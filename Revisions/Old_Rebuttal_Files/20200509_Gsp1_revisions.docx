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2435A" w14:textId="32BB02DA" w:rsidR="00CD34F4" w:rsidRPr="00115063" w:rsidDel="00115063" w:rsidRDefault="00BA2A08" w:rsidP="00437E2B">
      <w:pPr>
        <w:rPr>
          <w:del w:id="0" w:author="Perica, Tina" w:date="2020-05-09T18:13:00Z"/>
          <w:i/>
          <w:iCs/>
          <w:color w:val="000000" w:themeColor="text1"/>
          <w:shd w:val="clear" w:color="auto" w:fill="FFFFFF"/>
        </w:rPr>
      </w:pPr>
      <w:ins w:id="1" w:author="Perica, Tina" w:date="2020-05-10T15:12:00Z">
        <w:r>
          <w:rPr>
            <w:color w:val="000000" w:themeColor="text1"/>
            <w:shd w:val="clear" w:color="auto" w:fill="FFFFFF"/>
          </w:rPr>
          <w:t>For</w:t>
        </w:r>
      </w:ins>
      <w:ins w:id="2" w:author="Perica, Tina" w:date="2020-05-09T18:19:00Z">
        <w:r w:rsidR="003B0D35">
          <w:rPr>
            <w:color w:val="000000" w:themeColor="text1"/>
            <w:shd w:val="clear" w:color="auto" w:fill="FFFFFF"/>
          </w:rPr>
          <w:t xml:space="preserve"> consistency and easier reference, </w:t>
        </w:r>
      </w:ins>
      <w:del w:id="3" w:author="Perica, Tina" w:date="2020-05-09T18:13:00Z">
        <w:r w:rsidR="00CD34F4" w:rsidRPr="00115063" w:rsidDel="00115063">
          <w:rPr>
            <w:i/>
            <w:iCs/>
            <w:color w:val="000000" w:themeColor="text1"/>
            <w:shd w:val="clear" w:color="auto" w:fill="FFFFFF"/>
          </w:rPr>
          <w:delText>Referee comments are in italic.</w:delText>
        </w:r>
      </w:del>
    </w:p>
    <w:p w14:paraId="0B5ECC42" w14:textId="291296B7" w:rsidR="00CD34F4" w:rsidRPr="00115063" w:rsidDel="00115063" w:rsidRDefault="00CD34F4" w:rsidP="00437E2B">
      <w:pPr>
        <w:rPr>
          <w:del w:id="4" w:author="Perica, Tina" w:date="2020-05-09T18:13:00Z"/>
          <w:color w:val="000000" w:themeColor="text1"/>
          <w:shd w:val="clear" w:color="auto" w:fill="FFFFFF"/>
          <w:rPrChange w:id="5" w:author="Perica, Tina" w:date="2020-05-09T18:14:00Z">
            <w:rPr>
              <w:del w:id="6" w:author="Perica, Tina" w:date="2020-05-09T18:13:00Z"/>
              <w:color w:val="2F5496" w:themeColor="accent1" w:themeShade="BF"/>
              <w:shd w:val="clear" w:color="auto" w:fill="FFFFFF"/>
            </w:rPr>
          </w:rPrChange>
        </w:rPr>
      </w:pPr>
      <w:del w:id="7" w:author="Perica, Tina" w:date="2020-05-09T18:13:00Z">
        <w:r w:rsidRPr="00115063" w:rsidDel="00115063">
          <w:rPr>
            <w:color w:val="000000" w:themeColor="text1"/>
            <w:shd w:val="clear" w:color="auto" w:fill="FFFFFF"/>
            <w:rPrChange w:id="8" w:author="Perica, Tina" w:date="2020-05-09T18:14:00Z">
              <w:rPr>
                <w:color w:val="2F5496" w:themeColor="accent1" w:themeShade="BF"/>
                <w:shd w:val="clear" w:color="auto" w:fill="FFFFFF"/>
              </w:rPr>
            </w:rPrChange>
          </w:rPr>
          <w:delText>Our responses to the referees are in blue.</w:delText>
        </w:r>
      </w:del>
    </w:p>
    <w:p w14:paraId="4ECEBD6B" w14:textId="55BC2C3A" w:rsidR="006B4D01" w:rsidRPr="00115063" w:rsidDel="00115063" w:rsidRDefault="006B4D01" w:rsidP="00437E2B">
      <w:pPr>
        <w:rPr>
          <w:del w:id="9" w:author="Perica, Tina" w:date="2020-05-09T18:13:00Z"/>
          <w:color w:val="000000" w:themeColor="text1"/>
          <w:shd w:val="clear" w:color="auto" w:fill="FFFFFF"/>
          <w:rPrChange w:id="10" w:author="Perica, Tina" w:date="2020-05-09T18:14:00Z">
            <w:rPr>
              <w:del w:id="11" w:author="Perica, Tina" w:date="2020-05-09T18:13:00Z"/>
              <w:color w:val="FF0000"/>
              <w:shd w:val="clear" w:color="auto" w:fill="FFFFFF"/>
            </w:rPr>
          </w:rPrChange>
        </w:rPr>
      </w:pPr>
      <w:del w:id="12" w:author="Perica, Tina" w:date="2020-05-09T18:13:00Z">
        <w:r w:rsidRPr="00115063" w:rsidDel="00115063">
          <w:rPr>
            <w:color w:val="000000" w:themeColor="text1"/>
            <w:shd w:val="clear" w:color="auto" w:fill="FFFFFF"/>
            <w:rPrChange w:id="13" w:author="Perica, Tina" w:date="2020-05-09T18:14:00Z">
              <w:rPr>
                <w:color w:val="FF0000"/>
                <w:shd w:val="clear" w:color="auto" w:fill="FFFFFF"/>
              </w:rPr>
            </w:rPrChange>
          </w:rPr>
          <w:delText>Changes made to the manuscript are in red.</w:delText>
        </w:r>
      </w:del>
    </w:p>
    <w:p w14:paraId="6C45899C" w14:textId="0D5A07D8" w:rsidR="0068622B" w:rsidRDefault="003B0D35" w:rsidP="00437E2B">
      <w:pPr>
        <w:rPr>
          <w:ins w:id="14" w:author="Perica, Tina" w:date="2020-05-10T15:14:00Z"/>
          <w:color w:val="000000" w:themeColor="text1"/>
          <w:shd w:val="clear" w:color="auto" w:fill="FFFFFF"/>
        </w:rPr>
      </w:pPr>
      <w:ins w:id="15" w:author="Perica, Tina" w:date="2020-05-09T18:19:00Z">
        <w:r>
          <w:rPr>
            <w:color w:val="000000" w:themeColor="text1"/>
          </w:rPr>
          <w:t>w</w:t>
        </w:r>
      </w:ins>
      <w:del w:id="16" w:author="Perica, Tina" w:date="2020-05-09T18:19:00Z">
        <w:r w:rsidR="00891AFB" w:rsidRPr="00115063" w:rsidDel="003B0D35">
          <w:rPr>
            <w:color w:val="000000" w:themeColor="text1"/>
            <w:rPrChange w:id="17" w:author="Perica, Tina" w:date="2020-05-09T18:14:00Z">
              <w:rPr>
                <w:color w:val="2F5496" w:themeColor="accent1" w:themeShade="BF"/>
              </w:rPr>
            </w:rPrChange>
          </w:rPr>
          <w:delText>W</w:delText>
        </w:r>
      </w:del>
      <w:r w:rsidR="00891AFB" w:rsidRPr="00115063">
        <w:rPr>
          <w:color w:val="000000" w:themeColor="text1"/>
          <w:rPrChange w:id="18" w:author="Perica, Tina" w:date="2020-05-09T18:14:00Z">
            <w:rPr>
              <w:color w:val="2F5496" w:themeColor="accent1" w:themeShade="BF"/>
            </w:rPr>
          </w:rPrChange>
        </w:rPr>
        <w:t xml:space="preserve">e would first like to </w:t>
      </w:r>
      <w:r w:rsidR="00440314" w:rsidRPr="00115063">
        <w:rPr>
          <w:color w:val="000000" w:themeColor="text1"/>
          <w:rPrChange w:id="19" w:author="Perica, Tina" w:date="2020-05-09T18:14:00Z">
            <w:rPr>
              <w:color w:val="2F5496" w:themeColor="accent1" w:themeShade="BF"/>
            </w:rPr>
          </w:rPrChange>
        </w:rPr>
        <w:t>summarize our answers to</w:t>
      </w:r>
      <w:r w:rsidR="00891AFB" w:rsidRPr="00115063">
        <w:rPr>
          <w:color w:val="000000" w:themeColor="text1"/>
          <w:rPrChange w:id="20" w:author="Perica, Tina" w:date="2020-05-09T18:14:00Z">
            <w:rPr>
              <w:color w:val="2F5496" w:themeColor="accent1" w:themeShade="BF"/>
            </w:rPr>
          </w:rPrChange>
        </w:rPr>
        <w:t xml:space="preserve"> </w:t>
      </w:r>
      <w:del w:id="21" w:author="Perica, Tina" w:date="2020-05-09T17:57:00Z">
        <w:r w:rsidR="00891AFB" w:rsidRPr="00115063" w:rsidDel="00576BFA">
          <w:rPr>
            <w:color w:val="000000" w:themeColor="text1"/>
            <w:rPrChange w:id="22" w:author="Perica, Tina" w:date="2020-05-09T18:14:00Z">
              <w:rPr>
                <w:color w:val="2F5496" w:themeColor="accent1" w:themeShade="BF"/>
              </w:rPr>
            </w:rPrChange>
          </w:rPr>
          <w:delText xml:space="preserve">two </w:delText>
        </w:r>
      </w:del>
      <w:ins w:id="23" w:author="Perica, Tina" w:date="2020-05-09T18:19:00Z">
        <w:r>
          <w:rPr>
            <w:color w:val="000000" w:themeColor="text1"/>
          </w:rPr>
          <w:t>three</w:t>
        </w:r>
      </w:ins>
      <w:del w:id="24" w:author="Perica, Tina" w:date="2020-05-09T18:19:00Z">
        <w:r w:rsidR="00891AFB" w:rsidRPr="00115063" w:rsidDel="003B0D35">
          <w:rPr>
            <w:color w:val="000000" w:themeColor="text1"/>
            <w:rPrChange w:id="25" w:author="Perica, Tina" w:date="2020-05-09T18:14:00Z">
              <w:rPr>
                <w:color w:val="2F5496" w:themeColor="accent1" w:themeShade="BF"/>
              </w:rPr>
            </w:rPrChange>
          </w:rPr>
          <w:delText>general</w:delText>
        </w:r>
      </w:del>
      <w:r w:rsidR="00891AFB" w:rsidRPr="00115063">
        <w:rPr>
          <w:color w:val="000000" w:themeColor="text1"/>
          <w:rPrChange w:id="26" w:author="Perica, Tina" w:date="2020-05-09T18:14:00Z">
            <w:rPr>
              <w:color w:val="2F5496" w:themeColor="accent1" w:themeShade="BF"/>
            </w:rPr>
          </w:rPrChange>
        </w:rPr>
        <w:t xml:space="preserve"> </w:t>
      </w:r>
      <w:ins w:id="27" w:author="Perica, Tina" w:date="2020-05-10T15:13:00Z">
        <w:r w:rsidR="00BA2A08">
          <w:rPr>
            <w:color w:val="000000" w:themeColor="text1"/>
          </w:rPr>
          <w:t xml:space="preserve">general </w:t>
        </w:r>
      </w:ins>
      <w:r w:rsidR="00891AFB" w:rsidRPr="00115063">
        <w:rPr>
          <w:color w:val="000000" w:themeColor="text1"/>
          <w:rPrChange w:id="28" w:author="Perica, Tina" w:date="2020-05-09T18:14:00Z">
            <w:rPr>
              <w:color w:val="2F5496" w:themeColor="accent1" w:themeShade="BF"/>
            </w:rPr>
          </w:rPrChange>
        </w:rPr>
        <w:t>points</w:t>
      </w:r>
      <w:del w:id="29" w:author="Perica, Tina" w:date="2020-05-09T18:19:00Z">
        <w:r w:rsidR="00891AFB" w:rsidRPr="00115063" w:rsidDel="003B0D35">
          <w:rPr>
            <w:color w:val="000000" w:themeColor="text1"/>
            <w:rPrChange w:id="30" w:author="Perica, Tina" w:date="2020-05-09T18:14:00Z">
              <w:rPr>
                <w:color w:val="2F5496" w:themeColor="accent1" w:themeShade="BF"/>
              </w:rPr>
            </w:rPrChange>
          </w:rPr>
          <w:delText xml:space="preserve"> that were </w:delText>
        </w:r>
        <w:r w:rsidR="00440314" w:rsidRPr="00115063" w:rsidDel="003B0D35">
          <w:rPr>
            <w:color w:val="000000" w:themeColor="text1"/>
            <w:rPrChange w:id="31" w:author="Perica, Tina" w:date="2020-05-09T18:14:00Z">
              <w:rPr>
                <w:color w:val="2F5496" w:themeColor="accent1" w:themeShade="BF"/>
              </w:rPr>
            </w:rPrChange>
          </w:rPr>
          <w:delText>addressed</w:delText>
        </w:r>
        <w:r w:rsidR="00891AFB" w:rsidRPr="00115063" w:rsidDel="003B0D35">
          <w:rPr>
            <w:color w:val="000000" w:themeColor="text1"/>
            <w:rPrChange w:id="32" w:author="Perica, Tina" w:date="2020-05-09T18:14:00Z">
              <w:rPr>
                <w:color w:val="2F5496" w:themeColor="accent1" w:themeShade="BF"/>
              </w:rPr>
            </w:rPrChange>
          </w:rPr>
          <w:delText xml:space="preserve"> from various aspects by all three reviewers</w:delText>
        </w:r>
      </w:del>
      <w:ins w:id="33" w:author="Perica, Tina" w:date="2020-05-09T18:19:00Z">
        <w:r>
          <w:rPr>
            <w:color w:val="000000" w:themeColor="text1"/>
          </w:rPr>
          <w:t xml:space="preserve">, </w:t>
        </w:r>
      </w:ins>
      <w:ins w:id="34" w:author="Perica, Tina" w:date="2020-05-10T15:13:00Z">
        <w:r w:rsidR="00BA2A08">
          <w:rPr>
            <w:color w:val="000000" w:themeColor="text1"/>
          </w:rPr>
          <w:t>that have been raised by all the reviewers</w:t>
        </w:r>
      </w:ins>
      <w:ins w:id="35" w:author="Perica, Tina" w:date="2020-05-10T15:14:00Z">
        <w:r w:rsidR="00BA2A08">
          <w:rPr>
            <w:color w:val="000000" w:themeColor="text1"/>
          </w:rPr>
          <w:t>, as well as list the</w:t>
        </w:r>
        <w:r w:rsidR="00BA2A08" w:rsidRPr="001E37F1">
          <w:rPr>
            <w:color w:val="000000" w:themeColor="text1"/>
            <w:shd w:val="clear" w:color="auto" w:fill="FFFFFF"/>
          </w:rPr>
          <w:t xml:space="preserve"> combined changes</w:t>
        </w:r>
        <w:r w:rsidR="00BA2A08">
          <w:rPr>
            <w:color w:val="000000" w:themeColor="text1"/>
            <w:shd w:val="clear" w:color="auto" w:fill="FFFFFF"/>
          </w:rPr>
          <w:t xml:space="preserve"> we made</w:t>
        </w:r>
      </w:ins>
      <w:del w:id="36" w:author="Perica, Tina" w:date="2020-05-09T18:19:00Z">
        <w:r w:rsidR="00891AFB" w:rsidRPr="00115063" w:rsidDel="003B0D35">
          <w:rPr>
            <w:color w:val="000000" w:themeColor="text1"/>
            <w:rPrChange w:id="37" w:author="Perica, Tina" w:date="2020-05-09T18:14:00Z">
              <w:rPr>
                <w:color w:val="2F5496" w:themeColor="accent1" w:themeShade="BF"/>
              </w:rPr>
            </w:rPrChange>
          </w:rPr>
          <w:delText xml:space="preserve">. </w:delText>
        </w:r>
        <w:r w:rsidR="00891AFB" w:rsidRPr="00115063" w:rsidDel="003B0D35">
          <w:rPr>
            <w:color w:val="000000" w:themeColor="text1"/>
            <w:shd w:val="clear" w:color="auto" w:fill="FFFFFF"/>
            <w:rPrChange w:id="38" w:author="Perica, Tina" w:date="2020-05-09T18:14:00Z">
              <w:rPr>
                <w:color w:val="2F5496" w:themeColor="accent1" w:themeShade="BF"/>
                <w:shd w:val="clear" w:color="auto" w:fill="FFFFFF"/>
              </w:rPr>
            </w:rPrChange>
          </w:rPr>
          <w:delText xml:space="preserve">For consistency and easier reference, we are providing </w:delText>
        </w:r>
      </w:del>
      <w:del w:id="39" w:author="Perica, Tina" w:date="2020-05-10T15:13:00Z">
        <w:r w:rsidR="00891AFB" w:rsidRPr="00115063" w:rsidDel="00BA2A08">
          <w:rPr>
            <w:color w:val="000000" w:themeColor="text1"/>
            <w:shd w:val="clear" w:color="auto" w:fill="FFFFFF"/>
            <w:rPrChange w:id="40" w:author="Perica, Tina" w:date="2020-05-09T18:14:00Z">
              <w:rPr>
                <w:color w:val="2F5496" w:themeColor="accent1" w:themeShade="BF"/>
                <w:shd w:val="clear" w:color="auto" w:fill="FFFFFF"/>
              </w:rPr>
            </w:rPrChange>
          </w:rPr>
          <w:delText>the combined changes</w:delText>
        </w:r>
      </w:del>
      <w:r w:rsidR="00891AFB" w:rsidRPr="00115063">
        <w:rPr>
          <w:color w:val="000000" w:themeColor="text1"/>
          <w:shd w:val="clear" w:color="auto" w:fill="FFFFFF"/>
          <w:rPrChange w:id="41" w:author="Perica, Tina" w:date="2020-05-09T18:14:00Z">
            <w:rPr>
              <w:color w:val="2F5496" w:themeColor="accent1" w:themeShade="BF"/>
              <w:shd w:val="clear" w:color="auto" w:fill="FFFFFF"/>
            </w:rPr>
          </w:rPrChange>
        </w:rPr>
        <w:t xml:space="preserve"> </w:t>
      </w:r>
      <w:ins w:id="42" w:author="Perica, Tina" w:date="2020-05-10T15:14:00Z">
        <w:r w:rsidR="00BA2A08">
          <w:rPr>
            <w:color w:val="000000" w:themeColor="text1"/>
            <w:shd w:val="clear" w:color="auto" w:fill="FFFFFF"/>
          </w:rPr>
          <w:t>to the manuscript.</w:t>
        </w:r>
      </w:ins>
      <w:del w:id="43" w:author="Perica, Tina" w:date="2020-05-10T15:14:00Z">
        <w:r w:rsidR="00891AFB" w:rsidRPr="00115063" w:rsidDel="00BA2A08">
          <w:rPr>
            <w:color w:val="000000" w:themeColor="text1"/>
            <w:shd w:val="clear" w:color="auto" w:fill="FFFFFF"/>
            <w:rPrChange w:id="44" w:author="Perica, Tina" w:date="2020-05-09T18:14:00Z">
              <w:rPr>
                <w:color w:val="2F5496" w:themeColor="accent1" w:themeShade="BF"/>
                <w:shd w:val="clear" w:color="auto" w:fill="FFFFFF"/>
              </w:rPr>
            </w:rPrChange>
          </w:rPr>
          <w:delText>here.</w:delText>
        </w:r>
      </w:del>
    </w:p>
    <w:p w14:paraId="51EBAC01" w14:textId="77777777" w:rsidR="00BA2A08" w:rsidRPr="00115063" w:rsidRDefault="00BA2A08" w:rsidP="00437E2B">
      <w:pPr>
        <w:rPr>
          <w:color w:val="000000" w:themeColor="text1"/>
          <w:rPrChange w:id="45" w:author="Perica, Tina" w:date="2020-05-09T18:14:00Z">
            <w:rPr/>
          </w:rPrChange>
        </w:rPr>
      </w:pPr>
    </w:p>
    <w:p w14:paraId="42BD1A69" w14:textId="77777777" w:rsidR="00E047C6" w:rsidRPr="00115063" w:rsidRDefault="00891AFB" w:rsidP="00E047C6">
      <w:pPr>
        <w:rPr>
          <w:color w:val="000000" w:themeColor="text1"/>
          <w:shd w:val="clear" w:color="auto" w:fill="FFFFFF"/>
          <w:rPrChange w:id="46" w:author="Perica, Tina" w:date="2020-05-09T18:14:00Z">
            <w:rPr>
              <w:color w:val="2F5496" w:themeColor="accent1" w:themeShade="BF"/>
              <w:shd w:val="clear" w:color="auto" w:fill="FFFFFF"/>
            </w:rPr>
          </w:rPrChange>
        </w:rPr>
      </w:pPr>
      <w:r w:rsidRPr="00115063">
        <w:rPr>
          <w:b/>
          <w:bCs/>
          <w:color w:val="000000" w:themeColor="text1"/>
          <w:shd w:val="clear" w:color="auto" w:fill="FFFFFF"/>
          <w:rPrChange w:id="47" w:author="Perica, Tina" w:date="2020-05-09T18:14:00Z">
            <w:rPr>
              <w:b/>
              <w:bCs/>
              <w:color w:val="2F5496" w:themeColor="accent1" w:themeShade="BF"/>
              <w:shd w:val="clear" w:color="auto" w:fill="FFFFFF"/>
            </w:rPr>
          </w:rPrChange>
        </w:rPr>
        <w:t>POINT 1: R</w:t>
      </w:r>
      <w:r w:rsidR="00E047C6" w:rsidRPr="00115063">
        <w:rPr>
          <w:b/>
          <w:bCs/>
          <w:color w:val="000000" w:themeColor="text1"/>
          <w:shd w:val="clear" w:color="auto" w:fill="FFFFFF"/>
          <w:rPrChange w:id="48" w:author="Perica, Tina" w:date="2020-05-09T18:14:00Z">
            <w:rPr>
              <w:b/>
              <w:bCs/>
              <w:color w:val="2F5496" w:themeColor="accent1" w:themeShade="BF"/>
              <w:shd w:val="clear" w:color="auto" w:fill="FFFFFF"/>
            </w:rPr>
          </w:rPrChange>
        </w:rPr>
        <w:t>epresentation of the AP-MS data</w:t>
      </w:r>
      <w:r w:rsidRPr="00115063">
        <w:rPr>
          <w:b/>
          <w:bCs/>
          <w:color w:val="000000" w:themeColor="text1"/>
          <w:shd w:val="clear" w:color="auto" w:fill="FFFFFF"/>
          <w:rPrChange w:id="49" w:author="Perica, Tina" w:date="2020-05-09T18:14:00Z">
            <w:rPr>
              <w:b/>
              <w:bCs/>
              <w:color w:val="2F5496" w:themeColor="accent1" w:themeShade="BF"/>
              <w:shd w:val="clear" w:color="auto" w:fill="FFFFFF"/>
            </w:rPr>
          </w:rPrChange>
        </w:rPr>
        <w:t>.</w:t>
      </w:r>
      <w:r w:rsidRPr="00115063">
        <w:rPr>
          <w:color w:val="000000" w:themeColor="text1"/>
          <w:shd w:val="clear" w:color="auto" w:fill="FFFFFF"/>
          <w:rPrChange w:id="50" w:author="Perica, Tina" w:date="2020-05-09T18:14:00Z">
            <w:rPr>
              <w:color w:val="2F5496" w:themeColor="accent1" w:themeShade="BF"/>
              <w:shd w:val="clear" w:color="auto" w:fill="FFFFFF"/>
            </w:rPr>
          </w:rPrChange>
        </w:rPr>
        <w:t xml:space="preserve"> W</w:t>
      </w:r>
      <w:r w:rsidR="00E047C6" w:rsidRPr="00115063">
        <w:rPr>
          <w:color w:val="000000" w:themeColor="text1"/>
          <w:shd w:val="clear" w:color="auto" w:fill="FFFFFF"/>
          <w:rPrChange w:id="51" w:author="Perica, Tina" w:date="2020-05-09T18:14:00Z">
            <w:rPr>
              <w:color w:val="2F5496" w:themeColor="accent1" w:themeShade="BF"/>
              <w:shd w:val="clear" w:color="auto" w:fill="FFFFFF"/>
            </w:rPr>
          </w:rPrChange>
        </w:rPr>
        <w:t xml:space="preserve">e reworked the figures and text referring </w:t>
      </w:r>
      <w:r w:rsidR="00543C79" w:rsidRPr="00115063">
        <w:rPr>
          <w:color w:val="000000" w:themeColor="text1"/>
          <w:shd w:val="clear" w:color="auto" w:fill="FFFFFF"/>
          <w:rPrChange w:id="52" w:author="Perica, Tina" w:date="2020-05-09T18:14:00Z">
            <w:rPr>
              <w:color w:val="2F5496" w:themeColor="accent1" w:themeShade="BF"/>
              <w:shd w:val="clear" w:color="auto" w:fill="FFFFFF"/>
            </w:rPr>
          </w:rPrChange>
        </w:rPr>
        <w:t xml:space="preserve">to </w:t>
      </w:r>
      <w:r w:rsidR="00E047C6" w:rsidRPr="00115063">
        <w:rPr>
          <w:color w:val="000000" w:themeColor="text1"/>
          <w:shd w:val="clear" w:color="auto" w:fill="FFFFFF"/>
          <w:rPrChange w:id="53" w:author="Perica, Tina" w:date="2020-05-09T18:14:00Z">
            <w:rPr>
              <w:color w:val="2F5496" w:themeColor="accent1" w:themeShade="BF"/>
              <w:shd w:val="clear" w:color="auto" w:fill="FFFFFF"/>
            </w:rPr>
          </w:rPrChange>
        </w:rPr>
        <w:t>the rewiring of physical</w:t>
      </w:r>
      <w:r w:rsidR="00543C79" w:rsidRPr="00115063">
        <w:rPr>
          <w:color w:val="000000" w:themeColor="text1"/>
          <w:shd w:val="clear" w:color="auto" w:fill="FFFFFF"/>
          <w:rPrChange w:id="54" w:author="Perica, Tina" w:date="2020-05-09T18:14:00Z">
            <w:rPr>
              <w:color w:val="2F5496" w:themeColor="accent1" w:themeShade="BF"/>
              <w:shd w:val="clear" w:color="auto" w:fill="FFFFFF"/>
            </w:rPr>
          </w:rPrChange>
        </w:rPr>
        <w:t xml:space="preserve"> protein-protein</w:t>
      </w:r>
      <w:r w:rsidR="00E047C6" w:rsidRPr="00115063">
        <w:rPr>
          <w:color w:val="000000" w:themeColor="text1"/>
          <w:shd w:val="clear" w:color="auto" w:fill="FFFFFF"/>
          <w:rPrChange w:id="55" w:author="Perica, Tina" w:date="2020-05-09T18:14:00Z">
            <w:rPr>
              <w:color w:val="2F5496" w:themeColor="accent1" w:themeShade="BF"/>
              <w:shd w:val="clear" w:color="auto" w:fill="FFFFFF"/>
            </w:rPr>
          </w:rPrChange>
        </w:rPr>
        <w:t xml:space="preserve"> interactions</w:t>
      </w:r>
      <w:r w:rsidR="00543C79" w:rsidRPr="00115063">
        <w:rPr>
          <w:color w:val="000000" w:themeColor="text1"/>
          <w:shd w:val="clear" w:color="auto" w:fill="FFFFFF"/>
          <w:rPrChange w:id="56" w:author="Perica, Tina" w:date="2020-05-09T18:14:00Z">
            <w:rPr>
              <w:color w:val="2F5496" w:themeColor="accent1" w:themeShade="BF"/>
              <w:shd w:val="clear" w:color="auto" w:fill="FFFFFF"/>
            </w:rPr>
          </w:rPrChange>
        </w:rPr>
        <w:t>.</w:t>
      </w:r>
      <w:r w:rsidR="00E047C6" w:rsidRPr="00115063">
        <w:rPr>
          <w:color w:val="000000" w:themeColor="text1"/>
          <w:shd w:val="clear" w:color="auto" w:fill="FFFFFF"/>
          <w:rPrChange w:id="57" w:author="Perica, Tina" w:date="2020-05-09T18:14:00Z">
            <w:rPr>
              <w:color w:val="2F5496" w:themeColor="accent1" w:themeShade="BF"/>
              <w:shd w:val="clear" w:color="auto" w:fill="FFFFFF"/>
            </w:rPr>
          </w:rPrChange>
        </w:rPr>
        <w:t>:</w:t>
      </w:r>
    </w:p>
    <w:p w14:paraId="6BAB07FB" w14:textId="77777777" w:rsidR="00E047C6" w:rsidRPr="00115063" w:rsidRDefault="00543C79" w:rsidP="00E047C6">
      <w:pPr>
        <w:rPr>
          <w:color w:val="000000" w:themeColor="text1"/>
          <w:shd w:val="clear" w:color="auto" w:fill="FFFFFF"/>
          <w:rPrChange w:id="58" w:author="Perica, Tina" w:date="2020-05-09T18:14:00Z">
            <w:rPr>
              <w:color w:val="2F5496" w:themeColor="accent1" w:themeShade="BF"/>
              <w:shd w:val="clear" w:color="auto" w:fill="FFFFFF"/>
            </w:rPr>
          </w:rPrChange>
        </w:rPr>
      </w:pPr>
      <w:r w:rsidRPr="00115063">
        <w:rPr>
          <w:color w:val="000000" w:themeColor="text1"/>
          <w:shd w:val="clear" w:color="auto" w:fill="FFFFFF"/>
          <w:rPrChange w:id="59" w:author="Perica, Tina" w:date="2020-05-09T18:14:00Z">
            <w:rPr>
              <w:color w:val="2F5496" w:themeColor="accent1" w:themeShade="BF"/>
              <w:shd w:val="clear" w:color="auto" w:fill="FFFFFF"/>
            </w:rPr>
          </w:rPrChange>
        </w:rPr>
        <w:t>The main text Figure 2</w:t>
      </w:r>
      <w:r w:rsidR="00E469DE" w:rsidRPr="00115063">
        <w:rPr>
          <w:color w:val="000000" w:themeColor="text1"/>
          <w:shd w:val="clear" w:color="auto" w:fill="FFFFFF"/>
          <w:rPrChange w:id="60" w:author="Perica, Tina" w:date="2020-05-09T18:14:00Z">
            <w:rPr>
              <w:color w:val="2F5496" w:themeColor="accent1" w:themeShade="BF"/>
              <w:shd w:val="clear" w:color="auto" w:fill="FFFFFF"/>
            </w:rPr>
          </w:rPrChange>
        </w:rPr>
        <w:t>, Extended Data Figures 4 and 5</w:t>
      </w:r>
      <w:r w:rsidRPr="00115063">
        <w:rPr>
          <w:color w:val="000000" w:themeColor="text1"/>
          <w:shd w:val="clear" w:color="auto" w:fill="FFFFFF"/>
          <w:rPrChange w:id="61" w:author="Perica, Tina" w:date="2020-05-09T18:14:00Z">
            <w:rPr>
              <w:color w:val="2F5496" w:themeColor="accent1" w:themeShade="BF"/>
              <w:shd w:val="clear" w:color="auto" w:fill="FFFFFF"/>
            </w:rPr>
          </w:rPrChange>
        </w:rPr>
        <w:t>:</w:t>
      </w:r>
    </w:p>
    <w:p w14:paraId="1B5E2039" w14:textId="77777777" w:rsidR="00E047C6" w:rsidRPr="009E7DD9" w:rsidRDefault="00E047C6" w:rsidP="00E047C6">
      <w:pPr>
        <w:keepNext/>
      </w:pPr>
      <w:r>
        <w:rPr>
          <w:noProof/>
          <w:color w:val="4472C4" w:themeColor="accent1"/>
        </w:rPr>
        <w:drawing>
          <wp:inline distT="0" distB="0" distL="0" distR="0" wp14:anchorId="241AF16F" wp14:editId="108DFEC2">
            <wp:extent cx="4600952" cy="37108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_AP-M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0952" cy="3710849"/>
                    </a:xfrm>
                    <a:prstGeom prst="rect">
                      <a:avLst/>
                    </a:prstGeom>
                  </pic:spPr>
                </pic:pic>
              </a:graphicData>
            </a:graphic>
          </wp:inline>
        </w:drawing>
      </w:r>
    </w:p>
    <w:p w14:paraId="0506DDE3" w14:textId="77777777" w:rsidR="00E047C6" w:rsidRPr="007310B6" w:rsidRDefault="00E047C6" w:rsidP="00E047C6">
      <w:pPr>
        <w:keepNext/>
      </w:pPr>
      <w:r w:rsidRPr="006601D0">
        <w:rPr>
          <w:b/>
        </w:rPr>
        <w:t xml:space="preserve">Figure </w:t>
      </w:r>
      <w:r>
        <w:rPr>
          <w:b/>
        </w:rPr>
        <w:t>2</w:t>
      </w:r>
      <w:r w:rsidRPr="006601D0">
        <w:rPr>
          <w:b/>
        </w:rPr>
        <w:t xml:space="preserve"> </w:t>
      </w:r>
      <w:r w:rsidRPr="00112AC2">
        <w:rPr>
          <w:b/>
          <w:color w:val="FF0000"/>
        </w:rPr>
        <w:t>Gsp1 point mutations in the interfaces with protein partners globally rewire the interactions with the switch regulators GEF (Srm1) and GAP (Rna1).</w:t>
      </w:r>
      <w:r w:rsidRPr="00B83664">
        <w:t xml:space="preserve"> </w:t>
      </w:r>
      <w:r w:rsidRPr="006601D0">
        <w:rPr>
          <w:b/>
        </w:rPr>
        <w:t>a</w:t>
      </w:r>
      <w:r w:rsidRPr="009A41DF">
        <w:t>,</w:t>
      </w:r>
      <w:r>
        <w:t xml:space="preserve"> </w:t>
      </w:r>
      <w:r w:rsidRPr="000A65A5">
        <w:t xml:space="preserve">Schematic representation of the </w:t>
      </w:r>
      <w:r>
        <w:t xml:space="preserve">AP-MS </w:t>
      </w:r>
      <w:r w:rsidRPr="000A65A5">
        <w:t>experimental design.</w:t>
      </w:r>
      <w:r>
        <w:t xml:space="preserve"> </w:t>
      </w:r>
      <w:r w:rsidRPr="00316242">
        <w:rPr>
          <w:color w:val="FF0000"/>
        </w:rPr>
        <w:t>The change in abundance partner pulled down with Gsp1 mutants is represented as log</w:t>
      </w:r>
      <w:r w:rsidRPr="00316242">
        <w:rPr>
          <w:color w:val="FF0000"/>
          <w:vertAlign w:val="subscript"/>
        </w:rPr>
        <w:t>2</w:t>
      </w:r>
      <w:r w:rsidRPr="00316242">
        <w:rPr>
          <w:color w:val="FF0000"/>
        </w:rPr>
        <w:t>-transformed fold change between abundance pulled-down with mutant versus with the wild-type Gsp1.</w:t>
      </w:r>
      <w:r>
        <w:t xml:space="preserve"> </w:t>
      </w:r>
      <w:r w:rsidRPr="006A6FA7">
        <w:rPr>
          <w:b/>
          <w:color w:val="FF0000"/>
        </w:rPr>
        <w:t>b</w:t>
      </w:r>
      <w:r w:rsidRPr="006A6FA7">
        <w:rPr>
          <w:color w:val="FF0000"/>
        </w:rPr>
        <w:t xml:space="preserve">, </w:t>
      </w:r>
      <w:proofErr w:type="gramStart"/>
      <w:r w:rsidRPr="006A6FA7">
        <w:rPr>
          <w:bCs/>
          <w:color w:val="FF0000"/>
        </w:rPr>
        <w:t>Change</w:t>
      </w:r>
      <w:proofErr w:type="gramEnd"/>
      <w:r w:rsidRPr="006A6FA7">
        <w:rPr>
          <w:bCs/>
          <w:color w:val="FF0000"/>
        </w:rPr>
        <w:t xml:space="preserve"> in</w:t>
      </w:r>
      <w:r w:rsidRPr="006A6FA7">
        <w:rPr>
          <w:color w:val="FF0000"/>
        </w:rPr>
        <w:t xml:space="preserve"> abundance of pulled-down physical interaction </w:t>
      </w:r>
      <w:r w:rsidRPr="0059691B">
        <w:rPr>
          <w:color w:val="FF0000"/>
        </w:rPr>
        <w:t>partners for which there are co-complex X-ray crystal structures (Rna1, Srm1, Yrb1,</w:t>
      </w:r>
      <w:r>
        <w:rPr>
          <w:color w:val="FF0000"/>
        </w:rPr>
        <w:t xml:space="preserve"> Kap95,</w:t>
      </w:r>
      <w:r w:rsidRPr="0059691B">
        <w:rPr>
          <w:color w:val="FF0000"/>
        </w:rPr>
        <w:t xml:space="preserve"> Pse1, </w:t>
      </w:r>
      <w:r>
        <w:rPr>
          <w:color w:val="FF0000"/>
        </w:rPr>
        <w:t>Srp1</w:t>
      </w:r>
      <w:r w:rsidRPr="0059691B">
        <w:rPr>
          <w:color w:val="FF0000"/>
        </w:rPr>
        <w:t>).</w:t>
      </w:r>
      <w:r>
        <w:t xml:space="preserve"> </w:t>
      </w:r>
      <w:r w:rsidRPr="00325A9F">
        <w:rPr>
          <w:color w:val="FF0000"/>
        </w:rPr>
        <w:t>On average, when the point mutation is in the core of the interface with the partner mean</w:t>
      </w:r>
      <w:r>
        <w:rPr>
          <w:color w:val="FF0000"/>
        </w:rPr>
        <w:t xml:space="preserve"> </w:t>
      </w:r>
      <w:r w:rsidRPr="00325A9F">
        <w:rPr>
          <w:color w:val="FF0000"/>
        </w:rPr>
        <w:t>log</w:t>
      </w:r>
      <w:r w:rsidRPr="00325A9F">
        <w:rPr>
          <w:color w:val="FF0000"/>
          <w:vertAlign w:val="subscript"/>
        </w:rPr>
        <w:t>2</w:t>
      </w:r>
      <w:r>
        <w:rPr>
          <w:color w:val="FF0000"/>
        </w:rPr>
        <w:t>-transformed fold change of abundance is lower (</w:t>
      </w:r>
      <w:r w:rsidRPr="00325A9F">
        <w:rPr>
          <w:color w:val="FF0000"/>
        </w:rPr>
        <w:t xml:space="preserve"> </w:t>
      </w:r>
      <w:r>
        <w:rPr>
          <w:color w:val="FF0000"/>
        </w:rPr>
        <w:t>mean(</w:t>
      </w:r>
      <w:r w:rsidRPr="00325A9F">
        <w:rPr>
          <w:color w:val="FF0000"/>
        </w:rPr>
        <w:t>log</w:t>
      </w:r>
      <w:r w:rsidRPr="00325A9F">
        <w:rPr>
          <w:color w:val="FF0000"/>
          <w:vertAlign w:val="subscript"/>
        </w:rPr>
        <w:t>2</w:t>
      </w:r>
      <w:r>
        <w:rPr>
          <w:color w:val="FF0000"/>
        </w:rPr>
        <w:t xml:space="preserve">FC) </w:t>
      </w:r>
      <w:r w:rsidRPr="00325A9F">
        <w:rPr>
          <w:color w:val="FF0000"/>
        </w:rPr>
        <w:t>= -1), than when the mutation is not in the interface</w:t>
      </w:r>
      <w:r>
        <w:rPr>
          <w:color w:val="FF0000"/>
        </w:rPr>
        <w:t xml:space="preserve"> core</w:t>
      </w:r>
      <w:r w:rsidRPr="00325A9F">
        <w:rPr>
          <w:color w:val="FF0000"/>
        </w:rPr>
        <w:t xml:space="preserve"> with the pulled down partner (mean(log</w:t>
      </w:r>
      <w:r w:rsidRPr="00325A9F">
        <w:rPr>
          <w:color w:val="FF0000"/>
          <w:vertAlign w:val="subscript"/>
        </w:rPr>
        <w:t>2</w:t>
      </w:r>
      <w:r w:rsidRPr="00325A9F">
        <w:rPr>
          <w:color w:val="FF0000"/>
        </w:rPr>
        <w:t xml:space="preserve">FC) = </w:t>
      </w:r>
      <w:r>
        <w:rPr>
          <w:color w:val="FF0000"/>
        </w:rPr>
        <w:t>0.73</w:t>
      </w:r>
      <w:r w:rsidRPr="00325A9F">
        <w:rPr>
          <w:color w:val="FF0000"/>
        </w:rPr>
        <w:t xml:space="preserve">), t-test p-value = </w:t>
      </w:r>
      <w:r>
        <w:rPr>
          <w:color w:val="FF0000"/>
        </w:rPr>
        <w:t>1.6x</w:t>
      </w:r>
      <w:r w:rsidRPr="00325A9F">
        <w:rPr>
          <w:color w:val="FF0000"/>
        </w:rPr>
        <w:t>10</w:t>
      </w:r>
      <w:r w:rsidRPr="00325A9F">
        <w:rPr>
          <w:color w:val="FF0000"/>
          <w:vertAlign w:val="superscript"/>
        </w:rPr>
        <w:t>-</w:t>
      </w:r>
      <w:r>
        <w:rPr>
          <w:color w:val="FF0000"/>
          <w:vertAlign w:val="superscript"/>
        </w:rPr>
        <w:t>5</w:t>
      </w:r>
      <w:r w:rsidRPr="00325A9F">
        <w:rPr>
          <w:color w:val="FF0000"/>
        </w:rPr>
        <w:t>.</w:t>
      </w:r>
      <w:r>
        <w:t xml:space="preserve"> </w:t>
      </w:r>
      <w:r w:rsidRPr="007C0D71">
        <w:rPr>
          <w:b/>
          <w:color w:val="FF0000"/>
        </w:rPr>
        <w:t>c</w:t>
      </w:r>
      <w:r w:rsidRPr="007C0D71">
        <w:rPr>
          <w:color w:val="FF0000"/>
        </w:rPr>
        <w:t>,</w:t>
      </w:r>
      <w:r>
        <w:t xml:space="preserve"> </w:t>
      </w:r>
      <w:proofErr w:type="gramStart"/>
      <w:r w:rsidRPr="006A6FA7">
        <w:rPr>
          <w:bCs/>
          <w:color w:val="FF0000"/>
        </w:rPr>
        <w:t>Change</w:t>
      </w:r>
      <w:proofErr w:type="gramEnd"/>
      <w:r w:rsidRPr="006A6FA7">
        <w:rPr>
          <w:bCs/>
          <w:color w:val="FF0000"/>
        </w:rPr>
        <w:t xml:space="preserve"> in</w:t>
      </w:r>
      <w:r w:rsidRPr="006A6FA7">
        <w:rPr>
          <w:color w:val="FF0000"/>
        </w:rPr>
        <w:t xml:space="preserve"> abundance of pulled-down</w:t>
      </w:r>
      <w:r>
        <w:rPr>
          <w:color w:val="FF0000"/>
        </w:rPr>
        <w:t xml:space="preserve"> Rna1 (GAP) and Srm1 (GEF).</w:t>
      </w:r>
      <w:r w:rsidRPr="006A6FA7">
        <w:rPr>
          <w:color w:val="FF0000"/>
        </w:rPr>
        <w:t xml:space="preserve"> </w:t>
      </w:r>
      <w:r>
        <w:rPr>
          <w:color w:val="FF0000"/>
        </w:rPr>
        <w:t xml:space="preserve">There is significant change in abundance of pulled-down central regulators for most tested mutants, even when the mutations are not in the cores of GAP or GEF interfaces, for example for mutations at the Thr34 position. </w:t>
      </w:r>
      <w:r w:rsidRPr="007C0D71">
        <w:rPr>
          <w:b/>
          <w:bCs/>
          <w:color w:val="FF0000"/>
        </w:rPr>
        <w:t>d,</w:t>
      </w:r>
      <w:r>
        <w:rPr>
          <w:color w:val="FF0000"/>
        </w:rPr>
        <w:t xml:space="preserve"> Threonine 34 is neither in the interface with the Rna1 (GAP, PDB id: </w:t>
      </w:r>
      <w:r w:rsidRPr="00B11EA5">
        <w:rPr>
          <w:color w:val="FF0000"/>
        </w:rPr>
        <w:t>1k5d</w:t>
      </w:r>
      <w:r>
        <w:rPr>
          <w:color w:val="FF0000"/>
        </w:rPr>
        <w:t>), nor the Srm1 (GEF, PDB id: 2i1m).</w:t>
      </w:r>
    </w:p>
    <w:p w14:paraId="737B0343" w14:textId="77777777" w:rsidR="00E047C6" w:rsidRDefault="00E047C6" w:rsidP="00E047C6">
      <w:pPr>
        <w:rPr>
          <w:color w:val="2F5496" w:themeColor="accent1" w:themeShade="BF"/>
          <w:shd w:val="clear" w:color="auto" w:fill="FFFFFF"/>
        </w:rPr>
      </w:pPr>
    </w:p>
    <w:p w14:paraId="51390B36" w14:textId="77777777" w:rsidR="00E047C6" w:rsidRDefault="00E047C6" w:rsidP="00E047C6">
      <w:pPr>
        <w:rPr>
          <w:color w:val="2F5496" w:themeColor="accent1" w:themeShade="BF"/>
          <w:shd w:val="clear" w:color="auto" w:fill="FFFFFF"/>
        </w:rPr>
      </w:pPr>
    </w:p>
    <w:p w14:paraId="147009C9" w14:textId="77777777" w:rsidR="00E047C6" w:rsidRDefault="00E047C6" w:rsidP="00E047C6">
      <w:pPr>
        <w:keepNext/>
      </w:pPr>
      <w:r>
        <w:rPr>
          <w:noProof/>
          <w:color w:val="2F5496" w:themeColor="accent1" w:themeShade="BF"/>
          <w:shd w:val="clear" w:color="auto" w:fill="FFFFFF"/>
        </w:rPr>
        <w:lastRenderedPageBreak/>
        <w:drawing>
          <wp:inline distT="0" distB="0" distL="0" distR="0" wp14:anchorId="5C577AB4" wp14:editId="230B2ADA">
            <wp:extent cx="6492240" cy="51861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_Ext_Fig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2240" cy="5186183"/>
                    </a:xfrm>
                    <a:prstGeom prst="rect">
                      <a:avLst/>
                    </a:prstGeom>
                  </pic:spPr>
                </pic:pic>
              </a:graphicData>
            </a:graphic>
          </wp:inline>
        </w:drawing>
      </w:r>
    </w:p>
    <w:p w14:paraId="29341E77" w14:textId="77777777" w:rsidR="00E047C6" w:rsidRPr="00E047C6" w:rsidRDefault="00E047C6" w:rsidP="00E047C6">
      <w:pPr>
        <w:pStyle w:val="Caption"/>
        <w:rPr>
          <w:b/>
          <w:bCs w:val="0"/>
          <w:color w:val="2F5496" w:themeColor="accent1" w:themeShade="BF"/>
          <w:shd w:val="clear" w:color="auto" w:fill="FFFFFF"/>
        </w:rPr>
      </w:pPr>
      <w:r w:rsidRPr="00E047C6">
        <w:rPr>
          <w:b/>
          <w:bCs w:val="0"/>
        </w:rPr>
        <w:t xml:space="preserve">Extended Data Figure 4 </w:t>
      </w:r>
      <w:r w:rsidR="008F1AA4">
        <w:rPr>
          <w:b/>
        </w:rPr>
        <w:t>I</w:t>
      </w:r>
      <w:r w:rsidR="008F1AA4" w:rsidRPr="0089502B">
        <w:rPr>
          <w:b/>
        </w:rPr>
        <w:t>nterface point mutat</w:t>
      </w:r>
      <w:r w:rsidR="008F1AA4">
        <w:rPr>
          <w:b/>
        </w:rPr>
        <w:t>ion</w:t>
      </w:r>
      <w:r w:rsidR="008F1AA4" w:rsidRPr="0089502B">
        <w:rPr>
          <w:b/>
        </w:rPr>
        <w:t xml:space="preserve">s </w:t>
      </w:r>
      <w:r w:rsidR="008F1AA4">
        <w:rPr>
          <w:b/>
        </w:rPr>
        <w:t xml:space="preserve">in Gsp1 </w:t>
      </w:r>
      <w:r w:rsidR="008F1AA4" w:rsidRPr="0089502B">
        <w:rPr>
          <w:b/>
        </w:rPr>
        <w:t>rewire its physical interaction network</w:t>
      </w:r>
      <w:r w:rsidR="008F1AA4">
        <w:t xml:space="preserve">. </w:t>
      </w:r>
      <w:r w:rsidR="008F1AA4" w:rsidRPr="00564B15">
        <w:rPr>
          <w:b/>
        </w:rPr>
        <w:t>a,</w:t>
      </w:r>
      <w:r w:rsidR="008F1AA4">
        <w:t xml:space="preserve"> Amino- and </w:t>
      </w:r>
      <w:r w:rsidR="008F1AA4" w:rsidRPr="00702065">
        <w:rPr>
          <w:b/>
        </w:rPr>
        <w:t>b,</w:t>
      </w:r>
      <w:r w:rsidR="008F1AA4">
        <w:t xml:space="preserve"> -carboxy terminally 3xFLAG-tagged Gsp1 point mutants (rows) and prey proteins identified by AP-MS (columns) hierarchically clustered by the log</w:t>
      </w:r>
      <w:r w:rsidR="008F1AA4" w:rsidRPr="004818BD">
        <w:rPr>
          <w:vertAlign w:val="subscript"/>
        </w:rPr>
        <w:t>2</w:t>
      </w:r>
      <w:r w:rsidR="008F1AA4">
        <w:t>-transformed fold change in prey abundance pulled-down with either the mutant or wild-type Gsp1 with the corresponding 3xFLAG-tag (log</w:t>
      </w:r>
      <w:r w:rsidR="008F1AA4" w:rsidRPr="00D84A6E">
        <w:rPr>
          <w:vertAlign w:val="subscript"/>
        </w:rPr>
        <w:t>2</w:t>
      </w:r>
      <w:r w:rsidR="008F1AA4">
        <w:t>(abundance(PREY)</w:t>
      </w:r>
      <w:r w:rsidR="008F1AA4" w:rsidRPr="00D84A6E">
        <w:rPr>
          <w:vertAlign w:val="superscript"/>
        </w:rPr>
        <w:t>MUT</w:t>
      </w:r>
      <w:r w:rsidR="008F1AA4">
        <w:t>/abundance(PREY)</w:t>
      </w:r>
      <w:r w:rsidR="008F1AA4" w:rsidRPr="00D84A6E">
        <w:rPr>
          <w:vertAlign w:val="superscript"/>
        </w:rPr>
        <w:t>WT</w:t>
      </w:r>
      <w:r w:rsidR="008F1AA4">
        <w:t xml:space="preserve">)). </w:t>
      </w:r>
      <w:r w:rsidR="008F1AA4" w:rsidRPr="004818BD">
        <w:rPr>
          <w:b/>
        </w:rPr>
        <w:t>c</w:t>
      </w:r>
      <w:r w:rsidR="008F1AA4">
        <w:t>, Prey proteins pulled down by both amino- and carboxy-terminal tagged constructs. Left semi-circle represents an amino-terminal 3xFLAG-tagged Gsp1 point mutant, and right semi-circle represents carboxy-terminal 3xFLAG-tagged Gsp1 point mutant. Semi-circle size is proportional to the significance of the log</w:t>
      </w:r>
      <w:r w:rsidR="008F1AA4" w:rsidRPr="0054666A">
        <w:rPr>
          <w:vertAlign w:val="subscript"/>
        </w:rPr>
        <w:t>2</w:t>
      </w:r>
      <w:r w:rsidR="008F1AA4" w:rsidRPr="00733912">
        <w:t>-transformed</w:t>
      </w:r>
      <w:r w:rsidR="008F1AA4">
        <w:rPr>
          <w:vertAlign w:val="subscript"/>
        </w:rPr>
        <w:t xml:space="preserve"> </w:t>
      </w:r>
      <w:r w:rsidR="008F1AA4">
        <w:t xml:space="preserve">fold change (false discovery rate adjusted p-value) of the prey abundance in pulled-down complexes with a Gsp1 mutant compared to complexes with the wild-type Gsp1. </w:t>
      </w:r>
      <w:proofErr w:type="gramStart"/>
      <w:r w:rsidR="008F1AA4">
        <w:t>Overall</w:t>
      </w:r>
      <w:proofErr w:type="gramEnd"/>
      <w:r w:rsidR="008F1AA4">
        <w:t xml:space="preserve"> we identified 316 high-confidence prey partner proteins, with the amino- and carboxy-terminally tagged Gsp1 mutants pulling down 264 and 103 preys, respectively, including 51 overlapping preys. The difference in preys identified by experiments with N- or C-terminal tags illustrates the sensitivity of the interaction network to perturbation of Gsp1. To account for possible tag effects, we always computed the fold change in prey abundance only relative to the wild-type protein with the corresponding tag. In </w:t>
      </w:r>
      <w:r w:rsidR="008F1AA4" w:rsidRPr="00702065">
        <w:rPr>
          <w:b/>
        </w:rPr>
        <w:t>a, b,</w:t>
      </w:r>
      <w:r w:rsidR="008F1AA4">
        <w:t xml:space="preserve"> and </w:t>
      </w:r>
      <w:r w:rsidR="008F1AA4" w:rsidRPr="00702065">
        <w:rPr>
          <w:b/>
        </w:rPr>
        <w:t>c,</w:t>
      </w:r>
      <w:r w:rsidR="008F1AA4">
        <w:t xml:space="preserve"> decreased abundance compared to pull-down with wild-type Gsp1 is annotated in red and increased abundance in blue. The log</w:t>
      </w:r>
      <w:r w:rsidR="008F1AA4" w:rsidRPr="000B4E29">
        <w:rPr>
          <w:vertAlign w:val="subscript"/>
        </w:rPr>
        <w:t>2</w:t>
      </w:r>
      <w:r w:rsidR="008F1AA4">
        <w:t>-transformed fold change values are capped at +/- 4.</w:t>
      </w:r>
    </w:p>
    <w:p w14:paraId="4F8188C8" w14:textId="77777777" w:rsidR="00E047C6" w:rsidRDefault="00E047C6" w:rsidP="00E047C6">
      <w:pPr>
        <w:keepNext/>
      </w:pPr>
      <w:commentRangeStart w:id="62"/>
      <w:r>
        <w:rPr>
          <w:noProof/>
          <w:color w:val="4472C4" w:themeColor="accent1"/>
        </w:rPr>
        <w:lastRenderedPageBreak/>
        <w:drawing>
          <wp:inline distT="0" distB="0" distL="0" distR="0" wp14:anchorId="7E77B067" wp14:editId="50B75CFF">
            <wp:extent cx="3657161" cy="7251700"/>
            <wp:effectExtent l="0" t="0" r="63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EDF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161" cy="7251700"/>
                    </a:xfrm>
                    <a:prstGeom prst="rect">
                      <a:avLst/>
                    </a:prstGeom>
                  </pic:spPr>
                </pic:pic>
              </a:graphicData>
            </a:graphic>
          </wp:inline>
        </w:drawing>
      </w:r>
      <w:commentRangeEnd w:id="62"/>
      <w:r w:rsidR="00BA2A08">
        <w:rPr>
          <w:rStyle w:val="CommentReference"/>
        </w:rPr>
        <w:commentReference w:id="62"/>
      </w:r>
    </w:p>
    <w:p w14:paraId="37693A6C" w14:textId="77777777" w:rsidR="00E047C6" w:rsidRDefault="00E047C6" w:rsidP="00E047C6">
      <w:pPr>
        <w:pStyle w:val="Caption"/>
        <w:rPr>
          <w:b/>
        </w:rPr>
      </w:pPr>
      <w:r w:rsidRPr="00E047C6">
        <w:rPr>
          <w:b/>
          <w:bCs w:val="0"/>
          <w:color w:val="FF0000"/>
        </w:rPr>
        <w:t xml:space="preserve">Extended Data Figure 5 </w:t>
      </w:r>
      <w:r w:rsidRPr="00112AC2">
        <w:rPr>
          <w:b/>
          <w:bCs w:val="0"/>
          <w:color w:val="FF0000"/>
        </w:rPr>
        <w:t>Gsp1 interface mutations rewire the protein-protein interaction</w:t>
      </w:r>
      <w:r>
        <w:rPr>
          <w:b/>
          <w:bCs w:val="0"/>
          <w:color w:val="FF0000"/>
        </w:rPr>
        <w:t>s</w:t>
      </w:r>
      <w:r w:rsidRPr="00112AC2">
        <w:rPr>
          <w:b/>
          <w:bCs w:val="0"/>
          <w:color w:val="FF0000"/>
        </w:rPr>
        <w:t xml:space="preserve"> </w:t>
      </w:r>
      <w:r>
        <w:rPr>
          <w:b/>
          <w:bCs w:val="0"/>
          <w:color w:val="FF0000"/>
        </w:rPr>
        <w:t xml:space="preserve">with the partners of Gsp1 for which there are co-complex X-ray crystal structures (core regulators Srm1 and Rna1, and effectors Yrb1, Kap95, Pse1, and Srp1). </w:t>
      </w:r>
      <w:r w:rsidRPr="00E13DD8">
        <w:rPr>
          <w:b/>
          <w:bCs w:val="0"/>
          <w:color w:val="FF0000"/>
        </w:rPr>
        <w:t>a,</w:t>
      </w:r>
      <w:r>
        <w:rPr>
          <w:color w:val="FF0000"/>
        </w:rPr>
        <w:t xml:space="preserve"> Changes in pulled-down prey partner abundance when the point mutation is in the core of the Gsp1 interface with the prey partner. </w:t>
      </w:r>
      <w:r w:rsidRPr="00B36C9D">
        <w:rPr>
          <w:b/>
          <w:bCs w:val="0"/>
          <w:color w:val="FF0000"/>
        </w:rPr>
        <w:t>b,</w:t>
      </w:r>
      <w:r>
        <w:rPr>
          <w:color w:val="FF0000"/>
        </w:rPr>
        <w:t xml:space="preserve"> Changes in pulled-down prey partner abundance for </w:t>
      </w:r>
      <w:r w:rsidRPr="00B36C9D">
        <w:rPr>
          <w:color w:val="FF0000"/>
        </w:rPr>
        <w:t>core regulators Srm1 and Rna1, and effectors Yrb1, Kap95, Pse1, and Srp1</w:t>
      </w:r>
      <w:r>
        <w:rPr>
          <w:color w:val="FF0000"/>
        </w:rPr>
        <w:t>. Change in pulled-down prey partner abundance is expressed as log</w:t>
      </w:r>
      <w:r w:rsidRPr="00B36C9D">
        <w:rPr>
          <w:color w:val="FF0000"/>
          <w:vertAlign w:val="subscript"/>
        </w:rPr>
        <w:t>2</w:t>
      </w:r>
      <w:r>
        <w:rPr>
          <w:color w:val="FF0000"/>
        </w:rPr>
        <w:t xml:space="preserve">(PREY </w:t>
      </w:r>
      <w:proofErr w:type="spellStart"/>
      <w:r>
        <w:rPr>
          <w:color w:val="FF0000"/>
        </w:rPr>
        <w:t>abundance</w:t>
      </w:r>
      <w:r w:rsidRPr="00B36C9D">
        <w:rPr>
          <w:color w:val="FF0000"/>
          <w:vertAlign w:val="superscript"/>
        </w:rPr>
        <w:t>MUT</w:t>
      </w:r>
      <w:proofErr w:type="spellEnd"/>
      <w:r>
        <w:rPr>
          <w:color w:val="FF0000"/>
        </w:rPr>
        <w:t xml:space="preserve">/PREY </w:t>
      </w:r>
      <w:proofErr w:type="spellStart"/>
      <w:r>
        <w:rPr>
          <w:color w:val="FF0000"/>
        </w:rPr>
        <w:t>abundance</w:t>
      </w:r>
      <w:r w:rsidRPr="00B36C9D">
        <w:rPr>
          <w:color w:val="FF0000"/>
          <w:vertAlign w:val="superscript"/>
        </w:rPr>
        <w:t>WT</w:t>
      </w:r>
      <w:proofErr w:type="spellEnd"/>
      <w:r>
        <w:rPr>
          <w:color w:val="FF0000"/>
        </w:rPr>
        <w:t xml:space="preserve">)). N-3xFL and C-3xFL labelled mutants are tagged with an amino- or carboxy-terminal triple FLAG tag, respectively. </w:t>
      </w:r>
      <w:r w:rsidRPr="00E77852">
        <w:rPr>
          <w:b/>
          <w:bCs w:val="0"/>
          <w:color w:val="FF0000"/>
        </w:rPr>
        <w:t>c,</w:t>
      </w:r>
      <w:r>
        <w:rPr>
          <w:color w:val="FF0000"/>
        </w:rPr>
        <w:t xml:space="preserve"> </w:t>
      </w:r>
      <w:r>
        <w:t xml:space="preserve">Distribution showing the variation </w:t>
      </w:r>
      <w:r>
        <w:lastRenderedPageBreak/>
        <w:t>in log</w:t>
      </w:r>
      <w:r w:rsidRPr="0054666A">
        <w:rPr>
          <w:vertAlign w:val="subscript"/>
        </w:rPr>
        <w:t>2</w:t>
      </w:r>
      <w:r>
        <w:t xml:space="preserve">-transformed fold change in abundance of all prey proteins pulled down with the Gsp1 mutants, as defined by interquartile range (IQR) across mutants. Values for core partners shown as arrows (Rna1 orange, Srm1 teal, Yrb1 yellow, Kap95 green, Pse1 light green, Srp1 pink). Mean and +1 standard deviation of IQR values are highlighted with a dark gray and a light gray arrow, respectively. The extent to which the abundance of the two cycle regulators Rna1 and Srm1 changed across the Gsp1 point mutants was significantly larger than the change of an average prey protein. All IQR values are provided in </w:t>
      </w:r>
      <w:r w:rsidRPr="00336793">
        <w:rPr>
          <w:b/>
        </w:rPr>
        <w:t>Supplementary File 1 Table 5</w:t>
      </w:r>
      <w:r w:rsidR="007F53E2">
        <w:rPr>
          <w:b/>
        </w:rPr>
        <w:t>.</w:t>
      </w:r>
    </w:p>
    <w:p w14:paraId="5AF30BF0" w14:textId="77777777" w:rsidR="00E047C6" w:rsidRDefault="00E047C6" w:rsidP="00E047C6">
      <w:pPr>
        <w:rPr>
          <w:color w:val="2F5496" w:themeColor="accent1" w:themeShade="BF"/>
          <w:shd w:val="clear" w:color="auto" w:fill="FFFFFF"/>
        </w:rPr>
      </w:pPr>
    </w:p>
    <w:p w14:paraId="391DD3B3" w14:textId="77777777" w:rsidR="00543C79" w:rsidRPr="00115063" w:rsidRDefault="00267D85" w:rsidP="00267D85">
      <w:pPr>
        <w:rPr>
          <w:color w:val="000000" w:themeColor="text1"/>
          <w:shd w:val="clear" w:color="auto" w:fill="FFFFFF"/>
          <w:rPrChange w:id="63" w:author="Perica, Tina" w:date="2020-05-09T18:14:00Z">
            <w:rPr>
              <w:color w:val="2F5496" w:themeColor="accent1" w:themeShade="BF"/>
              <w:shd w:val="clear" w:color="auto" w:fill="FFFFFF"/>
            </w:rPr>
          </w:rPrChange>
        </w:rPr>
      </w:pPr>
      <w:r w:rsidRPr="00115063">
        <w:rPr>
          <w:color w:val="000000" w:themeColor="text1"/>
          <w:shd w:val="clear" w:color="auto" w:fill="FFFFFF"/>
          <w:rPrChange w:id="64" w:author="Perica, Tina" w:date="2020-05-09T18:14:00Z">
            <w:rPr>
              <w:color w:val="2F5496" w:themeColor="accent1" w:themeShade="BF"/>
              <w:shd w:val="clear" w:color="auto" w:fill="FFFFFF"/>
            </w:rPr>
          </w:rPrChange>
        </w:rPr>
        <w:t>We have also rewritten the text in the main manuscript to match the simplified, more streamlined version of Fig. 2</w:t>
      </w:r>
      <w:r w:rsidR="00E469DE" w:rsidRPr="00115063">
        <w:rPr>
          <w:color w:val="000000" w:themeColor="text1"/>
          <w:shd w:val="clear" w:color="auto" w:fill="FFFFFF"/>
          <w:rPrChange w:id="65" w:author="Perica, Tina" w:date="2020-05-09T18:14:00Z">
            <w:rPr>
              <w:color w:val="2F5496" w:themeColor="accent1" w:themeShade="BF"/>
              <w:shd w:val="clear" w:color="auto" w:fill="FFFFFF"/>
            </w:rPr>
          </w:rPrChange>
        </w:rPr>
        <w:t xml:space="preserve"> and Extended Data Figures 4 and 5</w:t>
      </w:r>
      <w:r w:rsidRPr="00115063">
        <w:rPr>
          <w:color w:val="000000" w:themeColor="text1"/>
          <w:shd w:val="clear" w:color="auto" w:fill="FFFFFF"/>
          <w:rPrChange w:id="66" w:author="Perica, Tina" w:date="2020-05-09T18:14:00Z">
            <w:rPr>
              <w:color w:val="2F5496" w:themeColor="accent1" w:themeShade="BF"/>
              <w:shd w:val="clear" w:color="auto" w:fill="FFFFFF"/>
            </w:rPr>
          </w:rPrChange>
        </w:rPr>
        <w:t>. The paragraph about the affinity purification mass spectrometry</w:t>
      </w:r>
      <w:r w:rsidR="00E469DE" w:rsidRPr="00115063">
        <w:rPr>
          <w:color w:val="000000" w:themeColor="text1"/>
          <w:shd w:val="clear" w:color="auto" w:fill="FFFFFF"/>
          <w:rPrChange w:id="67" w:author="Perica, Tina" w:date="2020-05-09T18:14:00Z">
            <w:rPr>
              <w:color w:val="2F5496" w:themeColor="accent1" w:themeShade="BF"/>
              <w:shd w:val="clear" w:color="auto" w:fill="FFFFFF"/>
            </w:rPr>
          </w:rPrChange>
        </w:rPr>
        <w:t xml:space="preserve"> and protein-protein interaction rewiring</w:t>
      </w:r>
      <w:r w:rsidRPr="00115063">
        <w:rPr>
          <w:color w:val="000000" w:themeColor="text1"/>
          <w:shd w:val="clear" w:color="auto" w:fill="FFFFFF"/>
          <w:rPrChange w:id="68" w:author="Perica, Tina" w:date="2020-05-09T18:14:00Z">
            <w:rPr>
              <w:color w:val="2F5496" w:themeColor="accent1" w:themeShade="BF"/>
              <w:shd w:val="clear" w:color="auto" w:fill="FFFFFF"/>
            </w:rPr>
          </w:rPrChange>
        </w:rPr>
        <w:t xml:space="preserve"> now reads:</w:t>
      </w:r>
    </w:p>
    <w:p w14:paraId="484F47E1" w14:textId="77777777" w:rsidR="00267D85" w:rsidRDefault="00267D85" w:rsidP="00267D85">
      <w:pPr>
        <w:rPr>
          <w:b/>
        </w:rPr>
      </w:pPr>
      <w:r w:rsidRPr="00E16CA1">
        <w:rPr>
          <w:b/>
        </w:rPr>
        <w:t>Physical interaction</w:t>
      </w:r>
      <w:r>
        <w:rPr>
          <w:b/>
        </w:rPr>
        <w:t>s</w:t>
      </w:r>
      <w:r w:rsidRPr="00E16CA1">
        <w:rPr>
          <w:b/>
        </w:rPr>
        <w:t xml:space="preserve"> of Gsp1 mutants.</w:t>
      </w:r>
    </w:p>
    <w:p w14:paraId="24855204" w14:textId="1D215355" w:rsidR="00267D85" w:rsidRDefault="00267D85" w:rsidP="00267D85">
      <w:pPr>
        <w:rPr>
          <w:ins w:id="69" w:author="Perica, Tina" w:date="2020-05-09T18:13:00Z"/>
          <w:sz w:val="22"/>
          <w:szCs w:val="22"/>
        </w:rPr>
      </w:pPr>
      <w:r w:rsidRPr="00543C79">
        <w:rPr>
          <w:sz w:val="22"/>
          <w:szCs w:val="22"/>
        </w:rPr>
        <w:t xml:space="preserve">To investigate further why the GI profiles of Gsp1 mutations did not group based on targeted specific physical interactions of Gsp1, we sought to determine </w:t>
      </w:r>
      <w:r w:rsidRPr="00543C79">
        <w:rPr>
          <w:color w:val="FF0000"/>
          <w:sz w:val="22"/>
          <w:szCs w:val="22"/>
        </w:rPr>
        <w:t>how the physical interaction network of Gsp1 changes in response to the interface point mutations</w:t>
      </w:r>
      <w:r w:rsidRPr="00543C79">
        <w:rPr>
          <w:sz w:val="22"/>
          <w:szCs w:val="22"/>
        </w:rPr>
        <w:t xml:space="preserve">. We tagged wild-type Gsp1 and 28 mutants covering all interface residues shown in </w:t>
      </w:r>
      <w:r w:rsidRPr="00543C79">
        <w:rPr>
          <w:b/>
          <w:sz w:val="22"/>
          <w:szCs w:val="22"/>
        </w:rPr>
        <w:t>Fig. 1e</w:t>
      </w:r>
      <w:r w:rsidRPr="00543C79">
        <w:rPr>
          <w:sz w:val="22"/>
          <w:szCs w:val="22"/>
        </w:rPr>
        <w:t xml:space="preserve"> with an amino- or carboxy-terminal 3xFLAG tag and quantified the abundance of each of the ‘prey’ partner proteins in complex with Gsp1 by AP-MS (</w:t>
      </w:r>
      <w:r w:rsidRPr="00543C79">
        <w:rPr>
          <w:b/>
          <w:sz w:val="22"/>
          <w:szCs w:val="22"/>
        </w:rPr>
        <w:t>Fig. 2a</w:t>
      </w:r>
      <w:r w:rsidRPr="00543C79">
        <w:rPr>
          <w:sz w:val="22"/>
          <w:szCs w:val="22"/>
        </w:rPr>
        <w:t xml:space="preserve">, </w:t>
      </w:r>
      <w:r w:rsidRPr="00543C79">
        <w:rPr>
          <w:b/>
          <w:sz w:val="22"/>
          <w:szCs w:val="22"/>
        </w:rPr>
        <w:t>Extended Data Fig. 4</w:t>
      </w:r>
      <w:r w:rsidRPr="00543C79">
        <w:rPr>
          <w:sz w:val="22"/>
          <w:szCs w:val="22"/>
        </w:rPr>
        <w:t xml:space="preserve">, </w:t>
      </w:r>
      <w:r w:rsidRPr="00543C79">
        <w:rPr>
          <w:b/>
          <w:sz w:val="22"/>
          <w:szCs w:val="22"/>
        </w:rPr>
        <w:t>Supplementary File 4</w:t>
      </w:r>
      <w:r w:rsidRPr="00543C79">
        <w:rPr>
          <w:sz w:val="22"/>
          <w:szCs w:val="22"/>
        </w:rPr>
        <w:t xml:space="preserve">). We refer to the prey partner protein abundance in the pulled-down Gsp1 complexes simply as “abundance” below. </w:t>
      </w:r>
      <w:ins w:id="70" w:author="Perica, Tina" w:date="2020-05-09T18:27:00Z">
        <w:r w:rsidR="00FE3A3C" w:rsidRPr="00FE3A3C">
          <w:rPr>
            <w:color w:val="FF0000"/>
            <w:sz w:val="22"/>
            <w:szCs w:val="22"/>
          </w:rPr>
          <w:t>In our AP-MS experiment, we quantified the abundance changes of the core regulators Rna1 (GAP) and Srm1 (GEF), as well as the effectors Yrb1, Kap95, Pse1 and Srp1.</w:t>
        </w:r>
      </w:ins>
      <w:del w:id="71" w:author="Perica, Tina" w:date="2020-05-09T18:27:00Z">
        <w:r w:rsidRPr="00543C79" w:rsidDel="00FE3A3C">
          <w:rPr>
            <w:color w:val="FF0000"/>
            <w:sz w:val="22"/>
            <w:szCs w:val="22"/>
          </w:rPr>
          <w:delText>In our AP-MS experiment, we could quantify the abundance changes of the core regulators Rna1 (GAP) and Srm1 (GEF), and effectors Yrb1, Kap95, Pse1 and Srp1.</w:delText>
        </w:r>
      </w:del>
      <w:r w:rsidRPr="00543C79">
        <w:rPr>
          <w:color w:val="FF0000"/>
          <w:sz w:val="22"/>
          <w:szCs w:val="22"/>
        </w:rPr>
        <w:t xml:space="preserve"> On average, when the Gsp1 mutation was in the interface core with the prey partner the abundance of the prey partner was decreased (</w:t>
      </w:r>
      <w:r w:rsidRPr="00543C79">
        <w:rPr>
          <w:b/>
          <w:bCs/>
          <w:color w:val="FF0000"/>
          <w:sz w:val="22"/>
          <w:szCs w:val="22"/>
        </w:rPr>
        <w:t>Fig. 2b, Extended Data Fig. 5a</w:t>
      </w:r>
      <w:r w:rsidRPr="00543C79">
        <w:rPr>
          <w:color w:val="FF0000"/>
          <w:sz w:val="22"/>
          <w:szCs w:val="22"/>
        </w:rPr>
        <w:t>). However, we can also see notable changes</w:t>
      </w:r>
      <w:r w:rsidRPr="00543C79">
        <w:rPr>
          <w:sz w:val="22"/>
          <w:szCs w:val="22"/>
        </w:rPr>
        <w:t xml:space="preserve"> in abundance with the two core GTPase cycle regulators, GAP (Rna1) and GEF (Srm1) (</w:t>
      </w:r>
      <w:r w:rsidRPr="00543C79">
        <w:rPr>
          <w:b/>
          <w:sz w:val="22"/>
          <w:szCs w:val="22"/>
        </w:rPr>
        <w:t>Fig. 2c</w:t>
      </w:r>
      <w:r w:rsidRPr="00543C79">
        <w:rPr>
          <w:sz w:val="22"/>
          <w:szCs w:val="22"/>
        </w:rPr>
        <w:t>,</w:t>
      </w:r>
      <w:r w:rsidRPr="00543C79">
        <w:rPr>
          <w:b/>
          <w:sz w:val="22"/>
          <w:szCs w:val="22"/>
        </w:rPr>
        <w:t xml:space="preserve"> Extended Data Fig. 5</w:t>
      </w:r>
      <w:r w:rsidRPr="00543C79">
        <w:rPr>
          <w:sz w:val="22"/>
          <w:szCs w:val="22"/>
        </w:rPr>
        <w:t>,</w:t>
      </w:r>
      <w:r w:rsidRPr="00543C79">
        <w:rPr>
          <w:b/>
          <w:sz w:val="22"/>
          <w:szCs w:val="22"/>
        </w:rPr>
        <w:t xml:space="preserve"> Supplementary File 1 Table 5</w:t>
      </w:r>
      <w:r w:rsidRPr="00543C79">
        <w:rPr>
          <w:sz w:val="22"/>
          <w:szCs w:val="22"/>
        </w:rPr>
        <w:t xml:space="preserve">), </w:t>
      </w:r>
      <w:r w:rsidRPr="00543C79">
        <w:rPr>
          <w:color w:val="FF0000"/>
          <w:sz w:val="22"/>
          <w:szCs w:val="22"/>
        </w:rPr>
        <w:t xml:space="preserve">even for the mutations that are outside either of the interfaces. For </w:t>
      </w:r>
      <w:proofErr w:type="gramStart"/>
      <w:r w:rsidRPr="00543C79">
        <w:rPr>
          <w:color w:val="FF0000"/>
          <w:sz w:val="22"/>
          <w:szCs w:val="22"/>
        </w:rPr>
        <w:t>example</w:t>
      </w:r>
      <w:proofErr w:type="gramEnd"/>
      <w:r w:rsidRPr="00543C79">
        <w:rPr>
          <w:color w:val="FF0000"/>
          <w:sz w:val="22"/>
          <w:szCs w:val="22"/>
        </w:rPr>
        <w:t xml:space="preserve"> mutations at the position 34, which is in the core of the interface with Yrb1, increase the levels of pulled-down GEF, and decrease the levels of pulled-down GAP, even though the residue is outside either of the interfaces (</w:t>
      </w:r>
      <w:r w:rsidRPr="00543C79">
        <w:rPr>
          <w:b/>
          <w:color w:val="FF0000"/>
          <w:sz w:val="22"/>
          <w:szCs w:val="22"/>
        </w:rPr>
        <w:t>Fig. 2c-d</w:t>
      </w:r>
      <w:r w:rsidRPr="00543C79">
        <w:rPr>
          <w:color w:val="FF0000"/>
          <w:sz w:val="22"/>
          <w:szCs w:val="22"/>
        </w:rPr>
        <w:t xml:space="preserve">). </w:t>
      </w:r>
      <w:r w:rsidRPr="00543C79">
        <w:rPr>
          <w:sz w:val="22"/>
          <w:szCs w:val="22"/>
        </w:rPr>
        <w:t xml:space="preserve">In summary, the AP-MS experiments confirm that the point mutations, </w:t>
      </w:r>
      <w:r w:rsidRPr="00543C79">
        <w:rPr>
          <w:color w:val="FF0000"/>
          <w:sz w:val="22"/>
          <w:szCs w:val="22"/>
        </w:rPr>
        <w:t xml:space="preserve">in addition to </w:t>
      </w:r>
      <w:r w:rsidRPr="00543C79">
        <w:rPr>
          <w:sz w:val="22"/>
          <w:szCs w:val="22"/>
        </w:rPr>
        <w:t xml:space="preserve">targeted interactions </w:t>
      </w:r>
      <w:r w:rsidRPr="00543C79">
        <w:rPr>
          <w:color w:val="FF0000"/>
          <w:sz w:val="22"/>
          <w:szCs w:val="22"/>
        </w:rPr>
        <w:t xml:space="preserve">also introduce </w:t>
      </w:r>
      <w:r w:rsidRPr="00543C79">
        <w:rPr>
          <w:sz w:val="22"/>
          <w:szCs w:val="22"/>
        </w:rPr>
        <w:t>extensive changes to the physical interaction network of Gsp1 that cannot simply be explained by the interface location of the mutations.</w:t>
      </w:r>
    </w:p>
    <w:p w14:paraId="75779084" w14:textId="06F00700" w:rsidR="00115063" w:rsidRDefault="00115063" w:rsidP="00267D85">
      <w:pPr>
        <w:rPr>
          <w:ins w:id="72" w:author="Perica, Tina" w:date="2020-05-09T18:13:00Z"/>
          <w:sz w:val="22"/>
          <w:szCs w:val="22"/>
        </w:rPr>
      </w:pPr>
    </w:p>
    <w:p w14:paraId="414945F8" w14:textId="77777777" w:rsidR="00115063" w:rsidRPr="00543C79" w:rsidRDefault="00115063" w:rsidP="00267D85">
      <w:pPr>
        <w:rPr>
          <w:color w:val="2F5496" w:themeColor="accent1" w:themeShade="BF"/>
          <w:sz w:val="22"/>
          <w:szCs w:val="22"/>
          <w:shd w:val="clear" w:color="auto" w:fill="FFFFFF"/>
        </w:rPr>
      </w:pPr>
    </w:p>
    <w:p w14:paraId="53F1EA04" w14:textId="77777777" w:rsidR="00576BFA" w:rsidRPr="00115063" w:rsidRDefault="00576BFA" w:rsidP="00E047C6">
      <w:pPr>
        <w:rPr>
          <w:ins w:id="73" w:author="Perica, Tina" w:date="2020-05-09T17:58:00Z"/>
          <w:b/>
          <w:bCs/>
          <w:color w:val="000000" w:themeColor="text1"/>
          <w:shd w:val="clear" w:color="auto" w:fill="FFFFFF"/>
          <w:rPrChange w:id="74" w:author="Perica, Tina" w:date="2020-05-09T18:15:00Z">
            <w:rPr>
              <w:ins w:id="75" w:author="Perica, Tina" w:date="2020-05-09T17:58:00Z"/>
              <w:b/>
              <w:bCs/>
              <w:color w:val="2F5496" w:themeColor="accent1" w:themeShade="BF"/>
              <w:shd w:val="clear" w:color="auto" w:fill="FFFFFF"/>
            </w:rPr>
          </w:rPrChange>
        </w:rPr>
      </w:pPr>
      <w:ins w:id="76" w:author="Perica, Tina" w:date="2020-05-09T17:56:00Z">
        <w:r w:rsidRPr="00115063">
          <w:rPr>
            <w:b/>
            <w:bCs/>
            <w:color w:val="000000" w:themeColor="text1"/>
            <w:shd w:val="clear" w:color="auto" w:fill="FFFFFF"/>
            <w:rPrChange w:id="77" w:author="Perica, Tina" w:date="2020-05-09T18:15:00Z">
              <w:rPr>
                <w:color w:val="2F5496" w:themeColor="accent1" w:themeShade="BF"/>
                <w:shd w:val="clear" w:color="auto" w:fill="FFFFFF"/>
              </w:rPr>
            </w:rPrChange>
          </w:rPr>
          <w:t xml:space="preserve">POINT 2: </w:t>
        </w:r>
      </w:ins>
      <w:ins w:id="78" w:author="Perica, Tina" w:date="2020-05-09T17:57:00Z">
        <w:r w:rsidRPr="00115063">
          <w:rPr>
            <w:b/>
            <w:bCs/>
            <w:color w:val="000000" w:themeColor="text1"/>
            <w:shd w:val="clear" w:color="auto" w:fill="FFFFFF"/>
            <w:rPrChange w:id="79" w:author="Perica, Tina" w:date="2020-05-09T18:15:00Z">
              <w:rPr>
                <w:b/>
                <w:bCs/>
                <w:color w:val="2F5496" w:themeColor="accent1" w:themeShade="BF"/>
                <w:shd w:val="clear" w:color="auto" w:fill="FFFFFF"/>
              </w:rPr>
            </w:rPrChange>
          </w:rPr>
          <w:t xml:space="preserve">Interpretation of </w:t>
        </w:r>
      </w:ins>
      <w:ins w:id="80" w:author="Perica, Tina" w:date="2020-05-09T17:58:00Z">
        <w:r w:rsidRPr="00115063">
          <w:rPr>
            <w:b/>
            <w:bCs/>
            <w:color w:val="000000" w:themeColor="text1"/>
            <w:shd w:val="clear" w:color="auto" w:fill="FFFFFF"/>
            <w:rPrChange w:id="81" w:author="Perica, Tina" w:date="2020-05-09T18:15:00Z">
              <w:rPr>
                <w:b/>
                <w:bCs/>
                <w:color w:val="2F5496" w:themeColor="accent1" w:themeShade="BF"/>
                <w:shd w:val="clear" w:color="auto" w:fill="FFFFFF"/>
              </w:rPr>
            </w:rPrChange>
          </w:rPr>
          <w:t>kinetics data on GAP-mediated GTP-hydrolysis and conformational differences between Gsp1 mutants.</w:t>
        </w:r>
      </w:ins>
    </w:p>
    <w:p w14:paraId="4E72B501" w14:textId="08CC9CA8" w:rsidR="001F2EEE" w:rsidRPr="00115063" w:rsidRDefault="001F2EEE" w:rsidP="00E047C6">
      <w:pPr>
        <w:rPr>
          <w:ins w:id="82" w:author="Perica, Tina" w:date="2020-05-09T18:12:00Z"/>
          <w:color w:val="000000" w:themeColor="text1"/>
          <w:shd w:val="clear" w:color="auto" w:fill="FFFFFF"/>
          <w:rPrChange w:id="83" w:author="Perica, Tina" w:date="2020-05-09T18:15:00Z">
            <w:rPr>
              <w:ins w:id="84" w:author="Perica, Tina" w:date="2020-05-09T18:12:00Z"/>
              <w:color w:val="2F5496" w:themeColor="accent1" w:themeShade="BF"/>
              <w:shd w:val="clear" w:color="auto" w:fill="FFFFFF"/>
            </w:rPr>
          </w:rPrChange>
        </w:rPr>
      </w:pPr>
      <w:ins w:id="85" w:author="Perica, Tina" w:date="2020-05-09T17:58:00Z">
        <w:r w:rsidRPr="00115063">
          <w:rPr>
            <w:color w:val="000000" w:themeColor="text1"/>
            <w:shd w:val="clear" w:color="auto" w:fill="FFFFFF"/>
            <w:rPrChange w:id="86" w:author="Perica, Tina" w:date="2020-05-09T18:15:00Z">
              <w:rPr>
                <w:b/>
                <w:bCs/>
                <w:color w:val="2F5496" w:themeColor="accent1" w:themeShade="BF"/>
                <w:shd w:val="clear" w:color="auto" w:fill="FFFFFF"/>
              </w:rPr>
            </w:rPrChange>
          </w:rPr>
          <w:t xml:space="preserve">We </w:t>
        </w:r>
      </w:ins>
      <w:ins w:id="87" w:author="Perica, Tina" w:date="2020-05-09T17:59:00Z">
        <w:r w:rsidRPr="00115063">
          <w:rPr>
            <w:color w:val="000000" w:themeColor="text1"/>
            <w:shd w:val="clear" w:color="auto" w:fill="FFFFFF"/>
            <w:rPrChange w:id="88" w:author="Perica, Tina" w:date="2020-05-09T18:15:00Z">
              <w:rPr>
                <w:b/>
                <w:bCs/>
                <w:color w:val="2F5496" w:themeColor="accent1" w:themeShade="BF"/>
                <w:shd w:val="clear" w:color="auto" w:fill="FFFFFF"/>
              </w:rPr>
            </w:rPrChange>
          </w:rPr>
          <w:t xml:space="preserve">changed </w:t>
        </w:r>
        <w:r w:rsidRPr="00115063">
          <w:rPr>
            <w:b/>
            <w:bCs/>
            <w:color w:val="000000" w:themeColor="text1"/>
            <w:shd w:val="clear" w:color="auto" w:fill="FFFFFF"/>
            <w:rPrChange w:id="89" w:author="Perica, Tina" w:date="2020-05-09T18:15:00Z">
              <w:rPr>
                <w:b/>
                <w:bCs/>
                <w:color w:val="2F5496" w:themeColor="accent1" w:themeShade="BF"/>
                <w:shd w:val="clear" w:color="auto" w:fill="FFFFFF"/>
              </w:rPr>
            </w:rPrChange>
          </w:rPr>
          <w:t>Fig. 3</w:t>
        </w:r>
      </w:ins>
      <w:ins w:id="90" w:author="Perica, Tina" w:date="2020-05-09T18:15:00Z">
        <w:r w:rsidR="00115063">
          <w:rPr>
            <w:color w:val="000000" w:themeColor="text1"/>
            <w:shd w:val="clear" w:color="auto" w:fill="FFFFFF"/>
          </w:rPr>
          <w:t xml:space="preserve"> where we now plot the K</w:t>
        </w:r>
        <w:r w:rsidR="00115063" w:rsidRPr="00115063">
          <w:rPr>
            <w:color w:val="000000" w:themeColor="text1"/>
            <w:shd w:val="clear" w:color="auto" w:fill="FFFFFF"/>
            <w:vertAlign w:val="subscript"/>
            <w:rPrChange w:id="91" w:author="Perica, Tina" w:date="2020-05-09T18:16:00Z">
              <w:rPr>
                <w:color w:val="000000" w:themeColor="text1"/>
                <w:shd w:val="clear" w:color="auto" w:fill="FFFFFF"/>
              </w:rPr>
            </w:rPrChange>
          </w:rPr>
          <w:t>m</w:t>
        </w:r>
      </w:ins>
      <w:ins w:id="92" w:author="Perica, Tina" w:date="2020-05-09T18:16:00Z">
        <w:r w:rsidR="00115063">
          <w:rPr>
            <w:color w:val="000000" w:themeColor="text1"/>
            <w:shd w:val="clear" w:color="auto" w:fill="FFFFFF"/>
          </w:rPr>
          <w:t xml:space="preserve"> instead of </w:t>
        </w:r>
        <w:proofErr w:type="spellStart"/>
        <w:r w:rsidR="00115063">
          <w:rPr>
            <w:color w:val="000000" w:themeColor="text1"/>
            <w:shd w:val="clear" w:color="auto" w:fill="FFFFFF"/>
          </w:rPr>
          <w:t>k</w:t>
        </w:r>
        <w:r w:rsidR="00115063" w:rsidRPr="00115063">
          <w:rPr>
            <w:color w:val="000000" w:themeColor="text1"/>
            <w:shd w:val="clear" w:color="auto" w:fill="FFFFFF"/>
            <w:vertAlign w:val="subscript"/>
            <w:rPrChange w:id="93" w:author="Perica, Tina" w:date="2020-05-09T18:16:00Z">
              <w:rPr>
                <w:color w:val="000000" w:themeColor="text1"/>
                <w:shd w:val="clear" w:color="auto" w:fill="FFFFFF"/>
              </w:rPr>
            </w:rPrChange>
          </w:rPr>
          <w:t>cat</w:t>
        </w:r>
        <w:proofErr w:type="spellEnd"/>
        <w:r w:rsidR="00115063">
          <w:rPr>
            <w:color w:val="000000" w:themeColor="text1"/>
            <w:shd w:val="clear" w:color="auto" w:fill="FFFFFF"/>
          </w:rPr>
          <w:t>/K</w:t>
        </w:r>
        <w:r w:rsidR="00115063" w:rsidRPr="00115063">
          <w:rPr>
            <w:color w:val="000000" w:themeColor="text1"/>
            <w:shd w:val="clear" w:color="auto" w:fill="FFFFFF"/>
            <w:vertAlign w:val="subscript"/>
            <w:rPrChange w:id="94" w:author="Perica, Tina" w:date="2020-05-09T18:16:00Z">
              <w:rPr>
                <w:color w:val="000000" w:themeColor="text1"/>
                <w:shd w:val="clear" w:color="auto" w:fill="FFFFFF"/>
              </w:rPr>
            </w:rPrChange>
          </w:rPr>
          <w:t>m</w:t>
        </w:r>
      </w:ins>
      <w:ins w:id="95" w:author="Perica, Tina" w:date="2020-05-09T18:15:00Z">
        <w:r w:rsidR="00115063">
          <w:rPr>
            <w:color w:val="000000" w:themeColor="text1"/>
            <w:shd w:val="clear" w:color="auto" w:fill="FFFFFF"/>
          </w:rPr>
          <w:t xml:space="preserve"> versus the percent </w:t>
        </w:r>
      </w:ins>
      <w:ins w:id="96" w:author="Perica, Tina" w:date="2020-05-09T18:16:00Z">
        <w:r w:rsidR="00115063">
          <w:rPr>
            <w:color w:val="000000" w:themeColor="text1"/>
            <w:shd w:val="clear" w:color="auto" w:fill="FFFFFF"/>
          </w:rPr>
          <w:t>of population in</w:t>
        </w:r>
      </w:ins>
      <w:ins w:id="97" w:author="Perica, Tina" w:date="2020-05-09T18:15:00Z">
        <w:r w:rsidR="00115063">
          <w:rPr>
            <w:color w:val="000000" w:themeColor="text1"/>
            <w:shd w:val="clear" w:color="auto" w:fill="FFFFFF"/>
          </w:rPr>
          <w:t xml:space="preserve"> </w:t>
        </w:r>
      </w:ins>
      <w:ins w:id="98" w:author="Perica, Tina" w:date="2020-05-09T18:16:00Z">
        <w:r w:rsidR="00115063">
          <w:rPr>
            <w:color w:val="000000" w:themeColor="text1"/>
            <w:shd w:val="clear" w:color="auto" w:fill="FFFFFF"/>
            <w:lang w:val="el-GR"/>
          </w:rPr>
          <w:t>γ</w:t>
        </w:r>
        <w:r w:rsidR="00115063">
          <w:rPr>
            <w:color w:val="000000" w:themeColor="text1"/>
            <w:shd w:val="clear" w:color="auto" w:fill="FFFFFF"/>
          </w:rPr>
          <w:t>2 conformation</w:t>
        </w:r>
      </w:ins>
      <w:ins w:id="99" w:author="Perica, Tina" w:date="2020-05-09T18:17:00Z">
        <w:r w:rsidR="00115063">
          <w:rPr>
            <w:color w:val="000000" w:themeColor="text1"/>
            <w:shd w:val="clear" w:color="auto" w:fill="FFFFFF"/>
          </w:rPr>
          <w:t xml:space="preserve">. We also rewrote </w:t>
        </w:r>
      </w:ins>
      <w:ins w:id="100" w:author="Perica, Tina" w:date="2020-05-09T17:59:00Z">
        <w:r w:rsidRPr="00115063">
          <w:rPr>
            <w:color w:val="000000" w:themeColor="text1"/>
            <w:shd w:val="clear" w:color="auto" w:fill="FFFFFF"/>
            <w:rPrChange w:id="101" w:author="Perica, Tina" w:date="2020-05-09T18:15:00Z">
              <w:rPr>
                <w:b/>
                <w:bCs/>
                <w:color w:val="2F5496" w:themeColor="accent1" w:themeShade="BF"/>
                <w:shd w:val="clear" w:color="auto" w:fill="FFFFFF"/>
              </w:rPr>
            </w:rPrChange>
          </w:rPr>
          <w:t>our interpretation of the kinetics and NMR data</w:t>
        </w:r>
      </w:ins>
      <w:ins w:id="102" w:author="Perica, Tina" w:date="2020-05-09T18:00:00Z">
        <w:r w:rsidRPr="00115063">
          <w:rPr>
            <w:color w:val="000000" w:themeColor="text1"/>
            <w:shd w:val="clear" w:color="auto" w:fill="FFFFFF"/>
            <w:rPrChange w:id="103" w:author="Perica, Tina" w:date="2020-05-09T18:15:00Z">
              <w:rPr>
                <w:color w:val="2F5496" w:themeColor="accent1" w:themeShade="BF"/>
                <w:shd w:val="clear" w:color="auto" w:fill="FFFFFF"/>
              </w:rPr>
            </w:rPrChange>
          </w:rPr>
          <w:t xml:space="preserve">. </w:t>
        </w:r>
      </w:ins>
      <w:ins w:id="104" w:author="Perica, Tina" w:date="2020-05-09T18:17:00Z">
        <w:r w:rsidR="00115063">
          <w:rPr>
            <w:color w:val="000000" w:themeColor="text1"/>
            <w:shd w:val="clear" w:color="auto" w:fill="FFFFFF"/>
          </w:rPr>
          <w:t>Finally, we</w:t>
        </w:r>
      </w:ins>
      <w:ins w:id="105" w:author="Perica, Tina" w:date="2020-05-09T18:00:00Z">
        <w:r w:rsidRPr="00115063">
          <w:rPr>
            <w:color w:val="000000" w:themeColor="text1"/>
            <w:shd w:val="clear" w:color="auto" w:fill="FFFFFF"/>
            <w:rPrChange w:id="106" w:author="Perica, Tina" w:date="2020-05-09T18:15:00Z">
              <w:rPr>
                <w:color w:val="2F5496" w:themeColor="accent1" w:themeShade="BF"/>
                <w:shd w:val="clear" w:color="auto" w:fill="FFFFFF"/>
              </w:rPr>
            </w:rPrChange>
          </w:rPr>
          <w:t xml:space="preserve"> </w:t>
        </w:r>
      </w:ins>
      <w:ins w:id="107" w:author="Perica, Tina" w:date="2020-05-09T17:59:00Z">
        <w:r w:rsidRPr="00115063">
          <w:rPr>
            <w:color w:val="000000" w:themeColor="text1"/>
            <w:shd w:val="clear" w:color="auto" w:fill="FFFFFF"/>
            <w:rPrChange w:id="108" w:author="Perica, Tina" w:date="2020-05-09T18:15:00Z">
              <w:rPr>
                <w:b/>
                <w:bCs/>
                <w:color w:val="2F5496" w:themeColor="accent1" w:themeShade="BF"/>
                <w:shd w:val="clear" w:color="auto" w:fill="FFFFFF"/>
              </w:rPr>
            </w:rPrChange>
          </w:rPr>
          <w:t xml:space="preserve">added </w:t>
        </w:r>
      </w:ins>
      <w:ins w:id="109" w:author="Perica, Tina" w:date="2020-05-09T18:17:00Z">
        <w:r w:rsidR="00115063">
          <w:rPr>
            <w:color w:val="000000" w:themeColor="text1"/>
            <w:shd w:val="clear" w:color="auto" w:fill="FFFFFF"/>
          </w:rPr>
          <w:t xml:space="preserve">a </w:t>
        </w:r>
      </w:ins>
      <w:ins w:id="110" w:author="Perica, Tina" w:date="2020-05-09T17:59:00Z">
        <w:r w:rsidRPr="00115063">
          <w:rPr>
            <w:color w:val="000000" w:themeColor="text1"/>
            <w:shd w:val="clear" w:color="auto" w:fill="FFFFFF"/>
            <w:rPrChange w:id="111" w:author="Perica, Tina" w:date="2020-05-09T18:15:00Z">
              <w:rPr>
                <w:b/>
                <w:bCs/>
                <w:color w:val="2F5496" w:themeColor="accent1" w:themeShade="BF"/>
                <w:shd w:val="clear" w:color="auto" w:fill="FFFFFF"/>
              </w:rPr>
            </w:rPrChange>
          </w:rPr>
          <w:t>detailed discussion about l</w:t>
        </w:r>
      </w:ins>
      <w:ins w:id="112" w:author="Perica, Tina" w:date="2020-05-09T18:00:00Z">
        <w:r w:rsidRPr="00115063">
          <w:rPr>
            <w:color w:val="000000" w:themeColor="text1"/>
            <w:shd w:val="clear" w:color="auto" w:fill="FFFFFF"/>
            <w:rPrChange w:id="113" w:author="Perica, Tina" w:date="2020-05-09T18:15:00Z">
              <w:rPr>
                <w:b/>
                <w:bCs/>
                <w:color w:val="2F5496" w:themeColor="accent1" w:themeShade="BF"/>
                <w:shd w:val="clear" w:color="auto" w:fill="FFFFFF"/>
              </w:rPr>
            </w:rPrChange>
          </w:rPr>
          <w:t xml:space="preserve">imitations of </w:t>
        </w:r>
      </w:ins>
      <w:ins w:id="114" w:author="Perica, Tina" w:date="2020-05-09T18:01:00Z">
        <w:r w:rsidRPr="00115063">
          <w:rPr>
            <w:color w:val="000000" w:themeColor="text1"/>
            <w:shd w:val="clear" w:color="auto" w:fill="FFFFFF"/>
            <w:rPrChange w:id="115" w:author="Perica, Tina" w:date="2020-05-09T18:15:00Z">
              <w:rPr>
                <w:color w:val="2F5496" w:themeColor="accent1" w:themeShade="BF"/>
                <w:shd w:val="clear" w:color="auto" w:fill="FFFFFF"/>
              </w:rPr>
            </w:rPrChange>
          </w:rPr>
          <w:t xml:space="preserve">using </w:t>
        </w:r>
      </w:ins>
      <w:ins w:id="116" w:author="Perica, Tina" w:date="2020-05-09T18:02:00Z">
        <w:r w:rsidRPr="00115063">
          <w:rPr>
            <w:color w:val="000000" w:themeColor="text1"/>
            <w:shd w:val="clear" w:color="auto" w:fill="FFFFFF"/>
            <w:rPrChange w:id="117" w:author="Perica, Tina" w:date="2020-05-09T18:15:00Z">
              <w:rPr>
                <w:color w:val="2F5496" w:themeColor="accent1" w:themeShade="BF"/>
                <w:shd w:val="clear" w:color="auto" w:fill="FFFFFF"/>
              </w:rPr>
            </w:rPrChange>
          </w:rPr>
          <w:t>a</w:t>
        </w:r>
      </w:ins>
      <w:ins w:id="118" w:author="Perica, Tina" w:date="2020-05-09T18:00:00Z">
        <w:r w:rsidRPr="00115063">
          <w:rPr>
            <w:color w:val="000000" w:themeColor="text1"/>
            <w:shd w:val="clear" w:color="auto" w:fill="FFFFFF"/>
            <w:rPrChange w:id="119" w:author="Perica, Tina" w:date="2020-05-09T18:15:00Z">
              <w:rPr>
                <w:color w:val="2F5496" w:themeColor="accent1" w:themeShade="BF"/>
                <w:shd w:val="clear" w:color="auto" w:fill="FFFFFF"/>
              </w:rPr>
            </w:rPrChange>
          </w:rPr>
          <w:t xml:space="preserve"> Michaelis-Menten</w:t>
        </w:r>
      </w:ins>
      <w:ins w:id="120" w:author="Perica, Tina" w:date="2020-05-09T18:01:00Z">
        <w:r w:rsidRPr="00115063">
          <w:rPr>
            <w:color w:val="000000" w:themeColor="text1"/>
            <w:shd w:val="clear" w:color="auto" w:fill="FFFFFF"/>
            <w:rPrChange w:id="121" w:author="Perica, Tina" w:date="2020-05-09T18:15:00Z">
              <w:rPr>
                <w:color w:val="2F5496" w:themeColor="accent1" w:themeShade="BF"/>
                <w:shd w:val="clear" w:color="auto" w:fill="FFFFFF"/>
              </w:rPr>
            </w:rPrChange>
          </w:rPr>
          <w:t xml:space="preserve"> model to </w:t>
        </w:r>
      </w:ins>
      <w:ins w:id="122" w:author="Perica, Tina" w:date="2020-05-11T14:39:00Z">
        <w:r w:rsidR="00B0641D">
          <w:rPr>
            <w:color w:val="000000" w:themeColor="text1"/>
            <w:shd w:val="clear" w:color="auto" w:fill="FFFFFF"/>
          </w:rPr>
          <w:t>for</w:t>
        </w:r>
      </w:ins>
      <w:ins w:id="123" w:author="Perica, Tina" w:date="2020-05-09T18:02:00Z">
        <w:r w:rsidRPr="00115063">
          <w:rPr>
            <w:color w:val="000000" w:themeColor="text1"/>
            <w:shd w:val="clear" w:color="auto" w:fill="FFFFFF"/>
            <w:rPrChange w:id="124" w:author="Perica, Tina" w:date="2020-05-09T18:15:00Z">
              <w:rPr>
                <w:color w:val="2F5496" w:themeColor="accent1" w:themeShade="BF"/>
                <w:shd w:val="clear" w:color="auto" w:fill="FFFFFF"/>
              </w:rPr>
            </w:rPrChange>
          </w:rPr>
          <w:t xml:space="preserve"> </w:t>
        </w:r>
      </w:ins>
      <w:ins w:id="125" w:author="Perica, Tina" w:date="2020-05-09T18:01:00Z">
        <w:r w:rsidRPr="00115063">
          <w:rPr>
            <w:color w:val="000000" w:themeColor="text1"/>
            <w:shd w:val="clear" w:color="auto" w:fill="FFFFFF"/>
            <w:rPrChange w:id="126" w:author="Perica, Tina" w:date="2020-05-09T18:15:00Z">
              <w:rPr>
                <w:color w:val="2F5496" w:themeColor="accent1" w:themeShade="BF"/>
                <w:shd w:val="clear" w:color="auto" w:fill="FFFFFF"/>
              </w:rPr>
            </w:rPrChange>
          </w:rPr>
          <w:t>small GTPas</w:t>
        </w:r>
      </w:ins>
      <w:ins w:id="127" w:author="Perica, Tina" w:date="2020-05-09T18:02:00Z">
        <w:r w:rsidRPr="00115063">
          <w:rPr>
            <w:color w:val="000000" w:themeColor="text1"/>
            <w:shd w:val="clear" w:color="auto" w:fill="FFFFFF"/>
            <w:rPrChange w:id="128" w:author="Perica, Tina" w:date="2020-05-09T18:15:00Z">
              <w:rPr>
                <w:color w:val="2F5496" w:themeColor="accent1" w:themeShade="BF"/>
                <w:shd w:val="clear" w:color="auto" w:fill="FFFFFF"/>
              </w:rPr>
            </w:rPrChange>
          </w:rPr>
          <w:t>es.</w:t>
        </w:r>
      </w:ins>
      <w:ins w:id="129" w:author="Perica, Tina" w:date="2020-05-09T18:00:00Z">
        <w:r w:rsidRPr="00115063">
          <w:rPr>
            <w:color w:val="000000" w:themeColor="text1"/>
            <w:shd w:val="clear" w:color="auto" w:fill="FFFFFF"/>
            <w:rPrChange w:id="130" w:author="Perica, Tina" w:date="2020-05-09T18:15:00Z">
              <w:rPr>
                <w:color w:val="2F5496" w:themeColor="accent1" w:themeShade="BF"/>
                <w:shd w:val="clear" w:color="auto" w:fill="FFFFFF"/>
              </w:rPr>
            </w:rPrChange>
          </w:rPr>
          <w:t xml:space="preserve"> </w:t>
        </w:r>
      </w:ins>
    </w:p>
    <w:p w14:paraId="4271411D" w14:textId="77777777" w:rsidR="00111594" w:rsidRDefault="00111594">
      <w:pPr>
        <w:keepNext/>
        <w:rPr>
          <w:ins w:id="131" w:author="Perica, Tina" w:date="2020-05-09T18:12:00Z"/>
        </w:rPr>
        <w:pPrChange w:id="132" w:author="Perica, Tina" w:date="2020-05-09T18:12:00Z">
          <w:pPr/>
        </w:pPrChange>
      </w:pPr>
      <w:ins w:id="133" w:author="Perica, Tina" w:date="2020-05-09T18:12:00Z">
        <w:r>
          <w:rPr>
            <w:noProof/>
            <w:color w:val="2F5496" w:themeColor="accent1" w:themeShade="BF"/>
            <w:shd w:val="clear" w:color="auto" w:fill="FFFFFF"/>
          </w:rPr>
          <w:lastRenderedPageBreak/>
          <w:drawing>
            <wp:inline distT="0" distB="0" distL="0" distR="0" wp14:anchorId="7CCFF3C1" wp14:editId="46A4EC44">
              <wp:extent cx="6489336" cy="37496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3_biophysic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9336" cy="3749675"/>
                      </a:xfrm>
                      <a:prstGeom prst="rect">
                        <a:avLst/>
                      </a:prstGeom>
                    </pic:spPr>
                  </pic:pic>
                </a:graphicData>
              </a:graphic>
            </wp:inline>
          </w:drawing>
        </w:r>
      </w:ins>
    </w:p>
    <w:p w14:paraId="18EC1CD4" w14:textId="3908C12B" w:rsidR="0063238E" w:rsidRPr="001F2EEE" w:rsidRDefault="00111594">
      <w:pPr>
        <w:pStyle w:val="Caption"/>
        <w:rPr>
          <w:ins w:id="134" w:author="Perica, Tina" w:date="2020-05-09T17:58:00Z"/>
          <w:bCs w:val="0"/>
          <w:color w:val="2F5496" w:themeColor="accent1" w:themeShade="BF"/>
          <w:shd w:val="clear" w:color="auto" w:fill="FFFFFF"/>
          <w:rPrChange w:id="135" w:author="Perica, Tina" w:date="2020-05-09T18:00:00Z">
            <w:rPr>
              <w:ins w:id="136" w:author="Perica, Tina" w:date="2020-05-09T17:58:00Z"/>
              <w:b/>
              <w:bCs/>
              <w:color w:val="2F5496" w:themeColor="accent1" w:themeShade="BF"/>
              <w:shd w:val="clear" w:color="auto" w:fill="FFFFFF"/>
            </w:rPr>
          </w:rPrChange>
        </w:rPr>
        <w:pPrChange w:id="137" w:author="Perica, Tina" w:date="2020-05-09T18:12:00Z">
          <w:pPr/>
        </w:pPrChange>
      </w:pPr>
      <w:ins w:id="138" w:author="Perica, Tina" w:date="2020-05-09T18:12:00Z">
        <w:r w:rsidRPr="00111594">
          <w:rPr>
            <w:b/>
            <w:bCs w:val="0"/>
            <w:rPrChange w:id="139" w:author="Perica, Tina" w:date="2020-05-09T18:13:00Z">
              <w:rPr>
                <w:bCs/>
              </w:rPr>
            </w:rPrChange>
          </w:rPr>
          <w:t>Figure 3</w:t>
        </w:r>
        <w:r>
          <w:t xml:space="preserve"> </w:t>
        </w:r>
      </w:ins>
      <w:ins w:id="140" w:author="Perica, Tina" w:date="2020-05-09T18:13:00Z">
        <w:r w:rsidRPr="006601D0">
          <w:rPr>
            <w:b/>
          </w:rPr>
          <w:t>Point mutations in Gsp1 interfaces allosterically modulate GTPase cycle parameters by tuning active site conformational distributions.</w:t>
        </w:r>
        <w:r w:rsidRPr="00C17FDD">
          <w:t xml:space="preserve"> </w:t>
        </w:r>
        <w:r w:rsidRPr="006601D0">
          <w:rPr>
            <w:b/>
          </w:rPr>
          <w:t>a</w:t>
        </w:r>
        <w:r w:rsidRPr="009A41DF">
          <w:t>,</w:t>
        </w:r>
        <w:r w:rsidRPr="00C17FDD">
          <w:t xml:space="preserve"> </w:t>
        </w:r>
        <w:r w:rsidRPr="0069732F">
          <w:t>Catalytic efficiency</w:t>
        </w:r>
        <w:r>
          <w:t xml:space="preserve"> </w:t>
        </w:r>
        <w:r w:rsidRPr="0069732F">
          <w:t>(</w:t>
        </w:r>
        <w:proofErr w:type="spellStart"/>
        <w:r>
          <w:t>k</w:t>
        </w:r>
        <w:r w:rsidRPr="0069732F">
          <w:rPr>
            <w:vertAlign w:val="subscript"/>
          </w:rPr>
          <w:t>cat</w:t>
        </w:r>
        <w:proofErr w:type="spellEnd"/>
        <w:r>
          <w:t>/K</w:t>
        </w:r>
        <w:r w:rsidRPr="0069732F">
          <w:rPr>
            <w:vertAlign w:val="subscript"/>
          </w:rPr>
          <w:t>m</w:t>
        </w:r>
        <w:r w:rsidRPr="0069732F">
          <w:t>)</w:t>
        </w:r>
        <w:r>
          <w:t xml:space="preserve"> of GAP-mediated</w:t>
        </w:r>
        <w:r w:rsidRPr="0069732F">
          <w:t xml:space="preserve"> GTP hydrolysis of</w:t>
        </w:r>
        <w:r>
          <w:t xml:space="preserve"> Gsp1 mutants. </w:t>
        </w:r>
        <w:r w:rsidRPr="00D7077E">
          <w:t xml:space="preserve">Each individual point represents the ratio of </w:t>
        </w:r>
        <w:proofErr w:type="spellStart"/>
        <w:r w:rsidRPr="00D7077E">
          <w:t>k</w:t>
        </w:r>
        <w:r w:rsidRPr="00D7077E">
          <w:rPr>
            <w:vertAlign w:val="subscript"/>
          </w:rPr>
          <w:t>cat</w:t>
        </w:r>
        <w:proofErr w:type="spellEnd"/>
        <w:r w:rsidRPr="00D7077E">
          <w:t xml:space="preserve"> and K</w:t>
        </w:r>
        <w:r w:rsidRPr="00D7077E">
          <w:rPr>
            <w:vertAlign w:val="subscript"/>
          </w:rPr>
          <w:t>m</w:t>
        </w:r>
        <w:r w:rsidRPr="00D7077E">
          <w:t xml:space="preserve"> from an individual GAP-mediated GTP hydrolysis </w:t>
        </w:r>
        <w:r>
          <w:t>experiment</w:t>
        </w:r>
        <w:r w:rsidRPr="00D7077E">
          <w:t xml:space="preserve"> fit to an integrated Michaelis-Menten equation. Error bars represent the </w:t>
        </w:r>
        <w:r>
          <w:t xml:space="preserve">value plus/minus </w:t>
        </w:r>
        <w:r w:rsidRPr="00D7077E">
          <w:t xml:space="preserve">standard </w:t>
        </w:r>
        <w:r w:rsidRPr="001E37F1">
          <w:rPr>
            <w:color w:val="FF0000"/>
          </w:rPr>
          <w:t xml:space="preserve">error of mean of estimated catalytic efficiency </w:t>
        </w:r>
        <w:proofErr w:type="spellStart"/>
        <w:r w:rsidRPr="001E37F1">
          <w:rPr>
            <w:color w:val="FF0000"/>
          </w:rPr>
          <w:t>k</w:t>
        </w:r>
        <w:r w:rsidRPr="001E37F1">
          <w:rPr>
            <w:color w:val="FF0000"/>
            <w:vertAlign w:val="subscript"/>
          </w:rPr>
          <w:t>cat</w:t>
        </w:r>
        <w:proofErr w:type="spellEnd"/>
        <w:r w:rsidRPr="001E37F1">
          <w:rPr>
            <w:color w:val="FF0000"/>
          </w:rPr>
          <w:t>/K</w:t>
        </w:r>
        <w:r w:rsidRPr="001E37F1">
          <w:rPr>
            <w:color w:val="FF0000"/>
            <w:vertAlign w:val="subscript"/>
          </w:rPr>
          <w:t>m</w:t>
        </w:r>
        <w:r w:rsidRPr="001E37F1">
          <w:rPr>
            <w:color w:val="FF0000"/>
          </w:rPr>
          <w:t xml:space="preserve"> </w:t>
        </w:r>
        <w:r w:rsidRPr="00D7077E">
          <w:t>from n ≥ 3 replicates (except for A180T which has two replicates). Dotted line indicates wild</w:t>
        </w:r>
        <w:r>
          <w:t>-</w:t>
        </w:r>
        <w:r w:rsidRPr="00D7077E">
          <w:t xml:space="preserve">type efficiency. </w:t>
        </w:r>
        <w:r w:rsidRPr="006601D0">
          <w:rPr>
            <w:b/>
          </w:rPr>
          <w:t>b</w:t>
        </w:r>
        <w:r w:rsidRPr="009A41DF">
          <w:t>,</w:t>
        </w:r>
        <w:r>
          <w:t xml:space="preserve"> Catalytic efficiency (</w:t>
        </w:r>
        <w:proofErr w:type="spellStart"/>
        <w:r>
          <w:t>k</w:t>
        </w:r>
        <w:r w:rsidRPr="0063672D">
          <w:rPr>
            <w:vertAlign w:val="subscript"/>
          </w:rPr>
          <w:t>cat</w:t>
        </w:r>
        <w:proofErr w:type="spellEnd"/>
        <w:r>
          <w:t>/K</w:t>
        </w:r>
        <w:r w:rsidRPr="0063672D">
          <w:rPr>
            <w:vertAlign w:val="subscript"/>
          </w:rPr>
          <w:t>m</w:t>
        </w:r>
        <w:r>
          <w:t xml:space="preserve">) of GEF-mediated nucleotide exchange of Gsp1 mutants. Error bars represent the value plus/minus the </w:t>
        </w:r>
        <w:r w:rsidRPr="001E37F1">
          <w:rPr>
            <w:color w:val="FF0000"/>
          </w:rPr>
          <w:t xml:space="preserve">standard error of mean </w:t>
        </w:r>
        <w:r>
          <w:t xml:space="preserve">of the Michaelis-Menten fit to data from n </w:t>
        </w:r>
        <w:r w:rsidRPr="009F5C05">
          <w:rPr>
            <w:rFonts w:ascii="MS Gothic" w:eastAsia="MS Gothic" w:hAnsi="MS Gothic"/>
            <w:color w:val="000000"/>
          </w:rPr>
          <w:t>≥</w:t>
        </w:r>
        <w:r w:rsidRPr="00E26311">
          <w:t xml:space="preserve"> </w:t>
        </w:r>
        <w:r>
          <w:t xml:space="preserve">17 measurements at different substrate concentrations. </w:t>
        </w:r>
        <w:r w:rsidRPr="006601D0">
          <w:rPr>
            <w:b/>
          </w:rPr>
          <w:t>c</w:t>
        </w:r>
        <w:r w:rsidRPr="009A41DF">
          <w:t>,</w:t>
        </w:r>
        <w:r>
          <w:t xml:space="preserve"> </w:t>
        </w:r>
        <w:r w:rsidRPr="004F4726">
          <w:rPr>
            <w:vertAlign w:val="superscript"/>
          </w:rPr>
          <w:t>31</w:t>
        </w:r>
        <w:r>
          <w:t xml:space="preserve">P NMR of GTP bound Gsp1 point mutants. NMR peak heights are normalized to the </w:t>
        </w:r>
        <w:r>
          <w:rPr>
            <w:lang w:val="el-GR"/>
          </w:rPr>
          <w:t>β</w:t>
        </w:r>
        <w:r w:rsidRPr="00354076">
          <w:t xml:space="preserve"> </w:t>
        </w:r>
        <w:r>
          <w:t>peak of the bound GTP (</w:t>
        </w:r>
        <w:r>
          <w:rPr>
            <w:lang w:val="el-GR"/>
          </w:rPr>
          <w:t>β</w:t>
        </w:r>
        <w:proofErr w:type="spellStart"/>
        <w:r w:rsidRPr="004F4726">
          <w:rPr>
            <w:vertAlign w:val="subscript"/>
          </w:rPr>
          <w:t>GTPb</w:t>
        </w:r>
        <w:proofErr w:type="spellEnd"/>
        <w:r>
          <w:t xml:space="preserve">). The two peaks of the γ phosphate of bound GTP are </w:t>
        </w:r>
        <w:r w:rsidRPr="00C56082">
          <w:rPr>
            <w:color w:val="FF0000"/>
          </w:rPr>
          <w:t>framed by a yellow box</w:t>
        </w:r>
        <w:r>
          <w:t xml:space="preserve">. The peak at approximately -7 ppm is defined as </w:t>
        </w:r>
        <w:r>
          <w:rPr>
            <w:lang w:val="el-GR"/>
          </w:rPr>
          <w:t>γ</w:t>
        </w:r>
        <w:r w:rsidRPr="00354076">
          <w:t xml:space="preserve">1 </w:t>
        </w:r>
        <w:r>
          <w:t xml:space="preserve">and the peak at approximately -8 ppm is defined as </w:t>
        </w:r>
        <w:r>
          <w:rPr>
            <w:lang w:val="el-GR"/>
          </w:rPr>
          <w:t>γ</w:t>
        </w:r>
        <w:r w:rsidRPr="00354076">
          <w:t xml:space="preserve">2. The </w:t>
        </w:r>
        <w:r>
          <w:t>percent</w:t>
        </w:r>
        <w:r w:rsidRPr="00354076">
          <w:t xml:space="preserve"> of </w:t>
        </w:r>
        <w:r>
          <w:rPr>
            <w:lang w:val="el-GR"/>
          </w:rPr>
          <w:t>γ</w:t>
        </w:r>
        <w:r w:rsidRPr="00354076">
          <w:t xml:space="preserve"> phosphate in </w:t>
        </w:r>
        <w:r>
          <w:rPr>
            <w:lang w:val="el-GR"/>
          </w:rPr>
          <w:t>γ</w:t>
        </w:r>
        <w:r w:rsidRPr="00354076">
          <w:t xml:space="preserve">2 is defined as a ratio of areas under the curve between the </w:t>
        </w:r>
        <w:r>
          <w:rPr>
            <w:lang w:val="el-GR"/>
          </w:rPr>
          <w:t>γ</w:t>
        </w:r>
        <w:r w:rsidRPr="00354076">
          <w:t>2 and the</w:t>
        </w:r>
        <w:r>
          <w:t xml:space="preserve"> sum of the</w:t>
        </w:r>
        <w:r w:rsidRPr="00354076">
          <w:t xml:space="preserve"> </w:t>
        </w:r>
        <w:r>
          <w:rPr>
            <w:lang w:val="el-GR"/>
          </w:rPr>
          <w:t>γ</w:t>
        </w:r>
        <w:r w:rsidRPr="00354076">
          <w:t>1</w:t>
        </w:r>
        <w:r>
          <w:t xml:space="preserve"> and </w:t>
        </w:r>
        <w:r>
          <w:rPr>
            <w:lang w:val="el-GR"/>
          </w:rPr>
          <w:t>γ</w:t>
        </w:r>
        <w:r w:rsidRPr="00354076">
          <w:t>2 peak</w:t>
        </w:r>
        <w:r>
          <w:t>s</w:t>
        </w:r>
        <w:r w:rsidRPr="00354076">
          <w:t xml:space="preserve">. </w:t>
        </w:r>
      </w:ins>
      <w:ins w:id="141" w:author="Perica, Tina" w:date="2020-05-10T16:42:00Z">
        <w:r w:rsidR="00FB0A9F">
          <w:rPr>
            <w:b/>
          </w:rPr>
          <w:t>d</w:t>
        </w:r>
        <w:r w:rsidR="00FB0A9F" w:rsidRPr="009A41DF">
          <w:t>,</w:t>
        </w:r>
        <w:r w:rsidR="00FB0A9F" w:rsidRPr="00354076">
          <w:t xml:space="preserve"> </w:t>
        </w:r>
        <w:r w:rsidR="00FB0A9F">
          <w:t xml:space="preserve">Percent population in </w:t>
        </w:r>
        <w:r w:rsidR="00FB0A9F">
          <w:rPr>
            <w:lang w:val="el-GR"/>
          </w:rPr>
          <w:t>γ</w:t>
        </w:r>
        <w:r w:rsidR="00FB0A9F" w:rsidRPr="00354076">
          <w:t>2</w:t>
        </w:r>
        <w:r w:rsidR="00FB0A9F">
          <w:t xml:space="preserve"> peak plotted against the r</w:t>
        </w:r>
        <w:r w:rsidR="00FB0A9F" w:rsidRPr="00354076">
          <w:t xml:space="preserve">elative </w:t>
        </w:r>
        <w:r w:rsidR="00FB0A9F" w:rsidRPr="001E37F1">
          <w:rPr>
            <w:color w:val="FF0000"/>
          </w:rPr>
          <w:t>Michaelis constant (K</w:t>
        </w:r>
        <w:r w:rsidR="00FB0A9F" w:rsidRPr="001E37F1">
          <w:rPr>
            <w:color w:val="FF0000"/>
            <w:vertAlign w:val="subscript"/>
          </w:rPr>
          <w:t>m</w:t>
        </w:r>
        <w:r w:rsidR="00FB0A9F" w:rsidRPr="001E37F1">
          <w:rPr>
            <w:color w:val="FF0000"/>
          </w:rPr>
          <w:t xml:space="preserve">) </w:t>
        </w:r>
        <w:r w:rsidR="00FB0A9F" w:rsidRPr="00354076">
          <w:t>of GAP</w:t>
        </w:r>
        <w:r w:rsidR="00FB0A9F">
          <w:t>-mediated</w:t>
        </w:r>
        <w:r w:rsidR="00FB0A9F" w:rsidRPr="00354076">
          <w:t xml:space="preserve"> GTP hydrolysis represented as the ratio of the mutant </w:t>
        </w:r>
        <w:r w:rsidR="00FB0A9F">
          <w:t>over</w:t>
        </w:r>
        <w:r w:rsidR="00FB0A9F" w:rsidRPr="00354076">
          <w:t xml:space="preserve"> wild</w:t>
        </w:r>
        <w:r w:rsidR="00FB0A9F">
          <w:t>-</w:t>
        </w:r>
        <w:r w:rsidR="00FB0A9F" w:rsidRPr="00354076">
          <w:t>type K</w:t>
        </w:r>
        <w:r w:rsidR="00FB0A9F" w:rsidRPr="00354076">
          <w:rPr>
            <w:vertAlign w:val="subscript"/>
          </w:rPr>
          <w:t>m</w:t>
        </w:r>
        <w:r w:rsidR="00FB0A9F" w:rsidRPr="00354076">
          <w:t xml:space="preserve">. </w:t>
        </w:r>
        <w:r w:rsidR="00FB0A9F">
          <w:t xml:space="preserve">Error bars represent the mean plus/minus standard error of mean across at least three replicates of individual GAP-mediated GTP hydrolysis measurements. </w:t>
        </w:r>
        <w:r w:rsidR="00FB0A9F" w:rsidRPr="001E37F1">
          <w:rPr>
            <w:color w:val="FF0000"/>
          </w:rPr>
          <w:t xml:space="preserve">The insert plot shows all mutants from </w:t>
        </w:r>
        <w:r w:rsidR="00FB0A9F" w:rsidRPr="001E37F1">
          <w:rPr>
            <w:b/>
            <w:bCs w:val="0"/>
            <w:color w:val="FF0000"/>
          </w:rPr>
          <w:t>c</w:t>
        </w:r>
        <w:r w:rsidR="00FB0A9F" w:rsidRPr="001E37F1">
          <w:rPr>
            <w:color w:val="FF0000"/>
          </w:rPr>
          <w:t>, and the main plot excludes the three outliers (K132H, R78K, and D79S). Red line shows the least-squares linear fit.</w:t>
        </w:r>
        <w:r w:rsidR="00FB0A9F">
          <w:rPr>
            <w:color w:val="FF0000"/>
          </w:rPr>
          <w:t xml:space="preserve"> </w:t>
        </w:r>
        <w:r w:rsidR="00FB0A9F">
          <w:rPr>
            <w:b/>
          </w:rPr>
          <w:t>e</w:t>
        </w:r>
        <w:r w:rsidR="00FB0A9F" w:rsidRPr="009A41DF">
          <w:t>,</w:t>
        </w:r>
        <w:r w:rsidR="00FB0A9F" w:rsidRPr="00354076">
          <w:t xml:space="preserve"> Residues </w:t>
        </w:r>
        <w:r w:rsidR="00FB0A9F">
          <w:t>Tyr</w:t>
        </w:r>
        <w:r w:rsidR="00FB0A9F" w:rsidRPr="00354076">
          <w:t>157, H</w:t>
        </w:r>
        <w:r w:rsidR="00FB0A9F">
          <w:t>is</w:t>
        </w:r>
        <w:r w:rsidR="00FB0A9F" w:rsidRPr="00354076">
          <w:t xml:space="preserve">141, and </w:t>
        </w:r>
        <w:r w:rsidR="00FB0A9F">
          <w:t>Gln</w:t>
        </w:r>
        <w:r w:rsidR="00FB0A9F" w:rsidRPr="00354076">
          <w:t>147 (</w:t>
        </w:r>
        <w:r w:rsidR="00FB0A9F">
          <w:t xml:space="preserve">pink </w:t>
        </w:r>
        <w:r w:rsidR="00FB0A9F" w:rsidRPr="00354076">
          <w:t>sphere</w:t>
        </w:r>
        <w:r w:rsidR="00FB0A9F">
          <w:t>s</w:t>
        </w:r>
        <w:r w:rsidR="00FB0A9F" w:rsidRPr="00354076">
          <w:t xml:space="preserve">) </w:t>
        </w:r>
        <w:r w:rsidR="00FB0A9F">
          <w:t>are</w:t>
        </w:r>
        <w:r w:rsidR="00FB0A9F" w:rsidRPr="00354076">
          <w:t xml:space="preserve"> in the interface with C</w:t>
        </w:r>
        <w:r w:rsidR="00FB0A9F">
          <w:t>rm</w:t>
        </w:r>
        <w:r w:rsidR="00FB0A9F" w:rsidRPr="00354076">
          <w:t>1 (</w:t>
        </w:r>
        <w:r w:rsidR="00FB0A9F">
          <w:t xml:space="preserve">gray </w:t>
        </w:r>
        <w:r w:rsidR="00FB0A9F" w:rsidRPr="00354076">
          <w:t>surface,</w:t>
        </w:r>
        <w:r w:rsidR="00FB0A9F">
          <w:t xml:space="preserve"> PDB ID: 3m1i</w:t>
        </w:r>
        <w:r w:rsidR="00FB0A9F" w:rsidRPr="00354076">
          <w:t>)</w:t>
        </w:r>
        <w:r w:rsidR="00FB0A9F">
          <w:t xml:space="preserve">. </w:t>
        </w:r>
        <w:r w:rsidR="00FB0A9F" w:rsidRPr="00354076">
          <w:t xml:space="preserve">Gsp1 </w:t>
        </w:r>
        <w:r w:rsidR="00FB0A9F">
          <w:t xml:space="preserve">is represented as a navy </w:t>
        </w:r>
        <w:r w:rsidR="00FB0A9F" w:rsidRPr="00354076">
          <w:t>cartoon</w:t>
        </w:r>
        <w:r w:rsidR="00FB0A9F">
          <w:t xml:space="preserve"> and the </w:t>
        </w:r>
        <w:r w:rsidR="00FB0A9F" w:rsidRPr="00354076">
          <w:t xml:space="preserve">GTP nucleotide </w:t>
        </w:r>
        <w:r w:rsidR="00FB0A9F">
          <w:t xml:space="preserve">is in yellow </w:t>
        </w:r>
        <w:r w:rsidR="00FB0A9F" w:rsidRPr="00354076">
          <w:t>stick</w:t>
        </w:r>
        <w:r w:rsidR="00FB0A9F">
          <w:t xml:space="preserve"> representation</w:t>
        </w:r>
        <w:r w:rsidR="00FB0A9F" w:rsidRPr="00354076">
          <w:t xml:space="preserve">. </w:t>
        </w:r>
        <w:r w:rsidR="00FB0A9F">
          <w:rPr>
            <w:b/>
          </w:rPr>
          <w:t>f</w:t>
        </w:r>
        <w:r w:rsidR="00FB0A9F" w:rsidRPr="009A41DF">
          <w:t>,</w:t>
        </w:r>
        <w:r w:rsidR="00FB0A9F">
          <w:t xml:space="preserve"> Residue Thr34 (pink spheres) is in the core of the interface with Yrb1 (gray surface, PDB ID: 1k5d). Distances from the</w:t>
        </w:r>
        <w:r w:rsidR="00FB0A9F" w:rsidRPr="00955687">
          <w:rPr>
            <w:lang w:val="en-GB"/>
          </w:rPr>
          <w:t xml:space="preserve"> </w:t>
        </w:r>
        <w:r w:rsidR="00FB0A9F">
          <w:rPr>
            <w:lang w:val="el-GR"/>
          </w:rPr>
          <w:t>γ</w:t>
        </w:r>
        <w:r w:rsidR="00FB0A9F" w:rsidRPr="00354076">
          <w:t xml:space="preserve"> phosphate of GTP</w:t>
        </w:r>
        <w:r w:rsidR="00FB0A9F">
          <w:t xml:space="preserve"> to the residue </w:t>
        </w:r>
        <w:r w:rsidR="00FB0A9F">
          <w:rPr>
            <w:lang w:val="el-GR"/>
          </w:rPr>
          <w:t>α</w:t>
        </w:r>
        <w:r w:rsidR="00FB0A9F">
          <w:t xml:space="preserve">-carbon are indicated below the residue numbers in </w:t>
        </w:r>
        <w:r w:rsidR="00FB0A9F">
          <w:rPr>
            <w:b/>
          </w:rPr>
          <w:t>e</w:t>
        </w:r>
        <w:r w:rsidR="00FB0A9F">
          <w:t xml:space="preserve"> and </w:t>
        </w:r>
        <w:r w:rsidR="00FB0A9F">
          <w:rPr>
            <w:b/>
          </w:rPr>
          <w:t>f</w:t>
        </w:r>
        <w:r w:rsidR="00FB0A9F" w:rsidRPr="0053097E">
          <w:t>.</w:t>
        </w:r>
      </w:ins>
    </w:p>
    <w:p w14:paraId="29A81DAD" w14:textId="348903AB" w:rsidR="00267D85" w:rsidRDefault="00267D85" w:rsidP="00E047C6">
      <w:pPr>
        <w:rPr>
          <w:ins w:id="142" w:author="Perica, Tina" w:date="2020-05-09T18:17:00Z"/>
          <w:b/>
          <w:bCs/>
          <w:color w:val="2F5496" w:themeColor="accent1" w:themeShade="BF"/>
          <w:shd w:val="clear" w:color="auto" w:fill="FFFFFF"/>
        </w:rPr>
      </w:pPr>
    </w:p>
    <w:p w14:paraId="075E86C6" w14:textId="41AF8C88" w:rsidR="005B4DD0" w:rsidRPr="000D1133" w:rsidRDefault="000D1133" w:rsidP="00E047C6">
      <w:pPr>
        <w:rPr>
          <w:ins w:id="143" w:author="Perica, Tina" w:date="2020-05-10T17:03:00Z"/>
          <w:color w:val="000000" w:themeColor="text1"/>
          <w:shd w:val="clear" w:color="auto" w:fill="FFFFFF"/>
          <w:rPrChange w:id="144" w:author="Perica, Tina" w:date="2020-05-10T17:03:00Z">
            <w:rPr>
              <w:ins w:id="145" w:author="Perica, Tina" w:date="2020-05-10T17:03:00Z"/>
              <w:b/>
              <w:bCs/>
              <w:color w:val="2F5496" w:themeColor="accent1" w:themeShade="BF"/>
              <w:shd w:val="clear" w:color="auto" w:fill="FFFFFF"/>
            </w:rPr>
          </w:rPrChange>
        </w:rPr>
      </w:pPr>
      <w:ins w:id="146" w:author="Perica, Tina" w:date="2020-05-10T17:03:00Z">
        <w:r w:rsidRPr="000D1133">
          <w:rPr>
            <w:color w:val="000000" w:themeColor="text1"/>
            <w:shd w:val="clear" w:color="auto" w:fill="FFFFFF"/>
            <w:rPrChange w:id="147" w:author="Perica, Tina" w:date="2020-05-10T17:03:00Z">
              <w:rPr>
                <w:b/>
                <w:bCs/>
                <w:color w:val="2F5496" w:themeColor="accent1" w:themeShade="BF"/>
                <w:shd w:val="clear" w:color="auto" w:fill="FFFFFF"/>
              </w:rPr>
            </w:rPrChange>
          </w:rPr>
          <w:t xml:space="preserve">In addition, we rewrote the paragraph </w:t>
        </w:r>
      </w:ins>
      <w:ins w:id="148" w:author="Perica, Tina" w:date="2020-05-10T17:04:00Z">
        <w:r w:rsidR="00183126">
          <w:rPr>
            <w:color w:val="000000" w:themeColor="text1"/>
            <w:shd w:val="clear" w:color="auto" w:fill="FFFFFF"/>
          </w:rPr>
          <w:t xml:space="preserve">that discusses the GAP-mediated GTP hydrolysis and </w:t>
        </w:r>
        <w:r w:rsidR="00183126" w:rsidRPr="00183126">
          <w:rPr>
            <w:color w:val="000000" w:themeColor="text1"/>
            <w:shd w:val="clear" w:color="auto" w:fill="FFFFFF"/>
            <w:vertAlign w:val="superscript"/>
            <w:rPrChange w:id="149" w:author="Perica, Tina" w:date="2020-05-10T17:04:00Z">
              <w:rPr>
                <w:color w:val="000000" w:themeColor="text1"/>
                <w:shd w:val="clear" w:color="auto" w:fill="FFFFFF"/>
              </w:rPr>
            </w:rPrChange>
          </w:rPr>
          <w:t>31</w:t>
        </w:r>
        <w:r w:rsidR="00183126">
          <w:rPr>
            <w:color w:val="000000" w:themeColor="text1"/>
            <w:shd w:val="clear" w:color="auto" w:fill="FFFFFF"/>
          </w:rPr>
          <w:t>P NMR.</w:t>
        </w:r>
      </w:ins>
    </w:p>
    <w:p w14:paraId="7420CDB7" w14:textId="037C1ACD" w:rsidR="000D1133" w:rsidRDefault="000D1133" w:rsidP="00E047C6">
      <w:pPr>
        <w:rPr>
          <w:ins w:id="150" w:author="Perica, Tina" w:date="2020-05-10T17:03:00Z"/>
          <w:color w:val="2F5496" w:themeColor="accent1" w:themeShade="BF"/>
          <w:shd w:val="clear" w:color="auto" w:fill="FFFFFF"/>
        </w:rPr>
      </w:pPr>
      <w:ins w:id="151" w:author="Perica, Tina" w:date="2020-05-10T17:03:00Z">
        <w:r w:rsidRPr="000D1133">
          <w:rPr>
            <w:color w:val="2F5496" w:themeColor="accent1" w:themeShade="BF"/>
            <w:shd w:val="clear" w:color="auto" w:fill="FFFFFF"/>
            <w:rPrChange w:id="152" w:author="Perica, Tina" w:date="2020-05-10T17:03:00Z">
              <w:rPr>
                <w:b/>
                <w:bCs/>
                <w:color w:val="2F5496" w:themeColor="accent1" w:themeShade="BF"/>
                <w:shd w:val="clear" w:color="auto" w:fill="FFFFFF"/>
              </w:rPr>
            </w:rPrChange>
          </w:rPr>
          <w:lastRenderedPageBreak/>
          <w:t>Prior work on human Ran</w:t>
        </w:r>
      </w:ins>
      <w:ins w:id="153" w:author="Perica, Tina" w:date="2020-05-10T17:04:00Z">
        <w:r w:rsidR="00183126">
          <w:rPr>
            <w:color w:val="2F5496" w:themeColor="accent1" w:themeShade="BF"/>
            <w:shd w:val="clear" w:color="auto" w:fill="FFFFFF"/>
          </w:rPr>
          <w:t xml:space="preserve"> (</w:t>
        </w:r>
      </w:ins>
      <w:ins w:id="154" w:author="Perica, Tina" w:date="2020-05-10T17:03:00Z">
        <w:r w:rsidRPr="000D1133">
          <w:rPr>
            <w:color w:val="2F5496" w:themeColor="accent1" w:themeShade="BF"/>
            <w:shd w:val="clear" w:color="auto" w:fill="FFFFFF"/>
            <w:rPrChange w:id="155" w:author="Perica, Tina" w:date="2020-05-10T17:03:00Z">
              <w:rPr>
                <w:b/>
                <w:bCs/>
                <w:color w:val="2F5496" w:themeColor="accent1" w:themeShade="BF"/>
                <w:shd w:val="clear" w:color="auto" w:fill="FFFFFF"/>
              </w:rPr>
            </w:rPrChange>
          </w:rPr>
          <w:t>Geyer, 1999</w:t>
        </w:r>
      </w:ins>
      <w:ins w:id="156" w:author="Perica, Tina" w:date="2020-05-10T17:05:00Z">
        <w:r w:rsidR="00183126">
          <w:rPr>
            <w:color w:val="2F5496" w:themeColor="accent1" w:themeShade="BF"/>
            <w:shd w:val="clear" w:color="auto" w:fill="FFFFFF"/>
          </w:rPr>
          <w:t>)</w:t>
        </w:r>
      </w:ins>
      <w:ins w:id="157" w:author="Perica, Tina" w:date="2020-05-10T17:03:00Z">
        <w:r w:rsidRPr="000D1133">
          <w:rPr>
            <w:color w:val="2F5496" w:themeColor="accent1" w:themeShade="BF"/>
            <w:shd w:val="clear" w:color="auto" w:fill="FFFFFF"/>
            <w:rPrChange w:id="158" w:author="Perica, Tina" w:date="2020-05-10T17:03:00Z">
              <w:rPr>
                <w:b/>
                <w:bCs/>
                <w:color w:val="2F5496" w:themeColor="accent1" w:themeShade="BF"/>
                <w:shd w:val="clear" w:color="auto" w:fill="FFFFFF"/>
              </w:rPr>
            </w:rPrChange>
          </w:rPr>
          <w:t xml:space="preserve"> and Ras</w:t>
        </w:r>
      </w:ins>
      <w:ins w:id="159" w:author="Perica, Tina" w:date="2020-05-10T17:05:00Z">
        <w:r w:rsidR="00183126">
          <w:rPr>
            <w:color w:val="2F5496" w:themeColor="accent1" w:themeShade="BF"/>
            <w:shd w:val="clear" w:color="auto" w:fill="FFFFFF"/>
          </w:rPr>
          <w:t xml:space="preserve"> (</w:t>
        </w:r>
      </w:ins>
      <w:ins w:id="160" w:author="Perica, Tina" w:date="2020-05-10T17:03:00Z">
        <w:r w:rsidRPr="000D1133">
          <w:rPr>
            <w:color w:val="2F5496" w:themeColor="accent1" w:themeShade="BF"/>
            <w:shd w:val="clear" w:color="auto" w:fill="FFFFFF"/>
            <w:rPrChange w:id="161" w:author="Perica, Tina" w:date="2020-05-10T17:03:00Z">
              <w:rPr>
                <w:b/>
                <w:bCs/>
                <w:color w:val="2F5496" w:themeColor="accent1" w:themeShade="BF"/>
                <w:shd w:val="clear" w:color="auto" w:fill="FFFFFF"/>
              </w:rPr>
            </w:rPrChange>
          </w:rPr>
          <w:t>Geyer, 1996</w:t>
        </w:r>
      </w:ins>
      <w:ins w:id="162" w:author="Perica, Tina" w:date="2020-05-10T17:05:00Z">
        <w:r w:rsidR="00183126">
          <w:rPr>
            <w:color w:val="2F5496" w:themeColor="accent1" w:themeShade="BF"/>
            <w:shd w:val="clear" w:color="auto" w:fill="FFFFFF"/>
          </w:rPr>
          <w:t>)</w:t>
        </w:r>
      </w:ins>
      <w:ins w:id="163" w:author="Perica, Tina" w:date="2020-05-10T17:03:00Z">
        <w:r w:rsidRPr="000D1133">
          <w:rPr>
            <w:color w:val="2F5496" w:themeColor="accent1" w:themeShade="BF"/>
            <w:shd w:val="clear" w:color="auto" w:fill="FFFFFF"/>
            <w:rPrChange w:id="164" w:author="Perica, Tina" w:date="2020-05-10T17:03:00Z">
              <w:rPr>
                <w:b/>
                <w:bCs/>
                <w:color w:val="2F5496" w:themeColor="accent1" w:themeShade="BF"/>
                <w:shd w:val="clear" w:color="auto" w:fill="FFFFFF"/>
              </w:rPr>
            </w:rPrChange>
          </w:rPr>
          <w:t xml:space="preserve"> had implicated the γ2 state conformation in effector binding. When we plot the </w:t>
        </w:r>
        <w:r w:rsidRPr="000D1133">
          <w:rPr>
            <w:color w:val="2F5496" w:themeColor="accent1" w:themeShade="BF"/>
            <w:shd w:val="clear" w:color="auto" w:fill="FFFFFF"/>
            <w:lang w:val="el-GR"/>
            <w:rPrChange w:id="165" w:author="Perica, Tina" w:date="2020-05-10T17:03:00Z">
              <w:rPr>
                <w:b/>
                <w:bCs/>
                <w:color w:val="2F5496" w:themeColor="accent1" w:themeShade="BF"/>
                <w:shd w:val="clear" w:color="auto" w:fill="FFFFFF"/>
                <w:lang w:val="el-GR"/>
              </w:rPr>
            </w:rPrChange>
          </w:rPr>
          <w:t>γ</w:t>
        </w:r>
        <w:r w:rsidRPr="000D1133">
          <w:rPr>
            <w:color w:val="2F5496" w:themeColor="accent1" w:themeShade="BF"/>
            <w:shd w:val="clear" w:color="auto" w:fill="FFFFFF"/>
            <w:rPrChange w:id="166" w:author="Perica, Tina" w:date="2020-05-10T17:03:00Z">
              <w:rPr>
                <w:b/>
                <w:bCs/>
                <w:color w:val="2F5496" w:themeColor="accent1" w:themeShade="BF"/>
                <w:shd w:val="clear" w:color="auto" w:fill="FFFFFF"/>
              </w:rPr>
            </w:rPrChange>
          </w:rPr>
          <w:t>2 state population against the Michaelis constant (K</w:t>
        </w:r>
        <w:r w:rsidRPr="000D1133">
          <w:rPr>
            <w:color w:val="2F5496" w:themeColor="accent1" w:themeShade="BF"/>
            <w:shd w:val="clear" w:color="auto" w:fill="FFFFFF"/>
            <w:vertAlign w:val="subscript"/>
            <w:rPrChange w:id="167" w:author="Perica, Tina" w:date="2020-05-10T17:03:00Z">
              <w:rPr>
                <w:b/>
                <w:bCs/>
                <w:color w:val="2F5496" w:themeColor="accent1" w:themeShade="BF"/>
                <w:shd w:val="clear" w:color="auto" w:fill="FFFFFF"/>
                <w:vertAlign w:val="subscript"/>
              </w:rPr>
            </w:rPrChange>
          </w:rPr>
          <w:t>m</w:t>
        </w:r>
        <w:r w:rsidRPr="000D1133">
          <w:rPr>
            <w:color w:val="2F5496" w:themeColor="accent1" w:themeShade="BF"/>
            <w:shd w:val="clear" w:color="auto" w:fill="FFFFFF"/>
            <w:rPrChange w:id="168" w:author="Perica, Tina" w:date="2020-05-10T17:03:00Z">
              <w:rPr>
                <w:b/>
                <w:bCs/>
                <w:color w:val="2F5496" w:themeColor="accent1" w:themeShade="BF"/>
                <w:shd w:val="clear" w:color="auto" w:fill="FFFFFF"/>
              </w:rPr>
            </w:rPrChange>
          </w:rPr>
          <w:t xml:space="preserve">) of the GAP-mediated GTP hydrolysis, most mutants show a linear dependence between the percent of population in the </w:t>
        </w:r>
        <w:r w:rsidRPr="000D1133">
          <w:rPr>
            <w:color w:val="2F5496" w:themeColor="accent1" w:themeShade="BF"/>
            <w:shd w:val="clear" w:color="auto" w:fill="FFFFFF"/>
            <w:lang w:val="el-GR"/>
            <w:rPrChange w:id="169" w:author="Perica, Tina" w:date="2020-05-10T17:03:00Z">
              <w:rPr>
                <w:b/>
                <w:bCs/>
                <w:color w:val="2F5496" w:themeColor="accent1" w:themeShade="BF"/>
                <w:shd w:val="clear" w:color="auto" w:fill="FFFFFF"/>
                <w:lang w:val="el-GR"/>
              </w:rPr>
            </w:rPrChange>
          </w:rPr>
          <w:t>γ</w:t>
        </w:r>
        <w:r w:rsidRPr="000D1133">
          <w:rPr>
            <w:color w:val="2F5496" w:themeColor="accent1" w:themeShade="BF"/>
            <w:shd w:val="clear" w:color="auto" w:fill="FFFFFF"/>
            <w:rPrChange w:id="170" w:author="Perica, Tina" w:date="2020-05-10T17:03:00Z">
              <w:rPr>
                <w:b/>
                <w:bCs/>
                <w:color w:val="2F5496" w:themeColor="accent1" w:themeShade="BF"/>
                <w:shd w:val="clear" w:color="auto" w:fill="FFFFFF"/>
              </w:rPr>
            </w:rPrChange>
          </w:rPr>
          <w:t>2 state and the reaction K</w:t>
        </w:r>
        <w:r w:rsidRPr="000D1133">
          <w:rPr>
            <w:color w:val="2F5496" w:themeColor="accent1" w:themeShade="BF"/>
            <w:shd w:val="clear" w:color="auto" w:fill="FFFFFF"/>
            <w:vertAlign w:val="subscript"/>
            <w:rPrChange w:id="171" w:author="Perica, Tina" w:date="2020-05-10T17:03:00Z">
              <w:rPr>
                <w:b/>
                <w:bCs/>
                <w:color w:val="2F5496" w:themeColor="accent1" w:themeShade="BF"/>
                <w:shd w:val="clear" w:color="auto" w:fill="FFFFFF"/>
                <w:vertAlign w:val="subscript"/>
              </w:rPr>
            </w:rPrChange>
          </w:rPr>
          <w:t xml:space="preserve">m </w:t>
        </w:r>
        <w:r w:rsidRPr="000D1133">
          <w:rPr>
            <w:color w:val="2F5496" w:themeColor="accent1" w:themeShade="BF"/>
            <w:shd w:val="clear" w:color="auto" w:fill="FFFFFF"/>
            <w:rPrChange w:id="172" w:author="Perica, Tina" w:date="2020-05-10T17:03:00Z">
              <w:rPr>
                <w:b/>
                <w:bCs/>
                <w:color w:val="2F5496" w:themeColor="accent1" w:themeShade="BF"/>
                <w:shd w:val="clear" w:color="auto" w:fill="FFFFFF"/>
              </w:rPr>
            </w:rPrChange>
          </w:rPr>
          <w:t xml:space="preserve">(Fig. 3d). From this relationship we can infer that the </w:t>
        </w:r>
        <w:r w:rsidRPr="000D1133">
          <w:rPr>
            <w:color w:val="2F5496" w:themeColor="accent1" w:themeShade="BF"/>
            <w:shd w:val="clear" w:color="auto" w:fill="FFFFFF"/>
            <w:lang w:val="el-GR"/>
            <w:rPrChange w:id="173" w:author="Perica, Tina" w:date="2020-05-10T17:03:00Z">
              <w:rPr>
                <w:b/>
                <w:bCs/>
                <w:color w:val="2F5496" w:themeColor="accent1" w:themeShade="BF"/>
                <w:shd w:val="clear" w:color="auto" w:fill="FFFFFF"/>
                <w:lang w:val="el-GR"/>
              </w:rPr>
            </w:rPrChange>
          </w:rPr>
          <w:t>γ</w:t>
        </w:r>
        <w:r w:rsidRPr="000D1133">
          <w:rPr>
            <w:color w:val="2F5496" w:themeColor="accent1" w:themeShade="BF"/>
            <w:shd w:val="clear" w:color="auto" w:fill="FFFFFF"/>
            <w:rPrChange w:id="174" w:author="Perica, Tina" w:date="2020-05-10T17:03:00Z">
              <w:rPr>
                <w:b/>
                <w:bCs/>
                <w:color w:val="2F5496" w:themeColor="accent1" w:themeShade="BF"/>
                <w:shd w:val="clear" w:color="auto" w:fill="FFFFFF"/>
              </w:rPr>
            </w:rPrChange>
          </w:rPr>
          <w:t>2 state represents the active site conformation of Gsp</w:t>
        </w:r>
        <w:proofErr w:type="gramStart"/>
        <w:r w:rsidRPr="000D1133">
          <w:rPr>
            <w:color w:val="2F5496" w:themeColor="accent1" w:themeShade="BF"/>
            <w:shd w:val="clear" w:color="auto" w:fill="FFFFFF"/>
            <w:rPrChange w:id="175" w:author="Perica, Tina" w:date="2020-05-10T17:03:00Z">
              <w:rPr>
                <w:b/>
                <w:bCs/>
                <w:color w:val="2F5496" w:themeColor="accent1" w:themeShade="BF"/>
                <w:shd w:val="clear" w:color="auto" w:fill="FFFFFF"/>
              </w:rPr>
            </w:rPrChange>
          </w:rPr>
          <w:t>1:GTP</w:t>
        </w:r>
        <w:proofErr w:type="gramEnd"/>
        <w:r w:rsidRPr="000D1133">
          <w:rPr>
            <w:color w:val="2F5496" w:themeColor="accent1" w:themeShade="BF"/>
            <w:shd w:val="clear" w:color="auto" w:fill="FFFFFF"/>
            <w:rPrChange w:id="176" w:author="Perica, Tina" w:date="2020-05-10T17:03:00Z">
              <w:rPr>
                <w:b/>
                <w:bCs/>
                <w:color w:val="2F5496" w:themeColor="accent1" w:themeShade="BF"/>
                <w:shd w:val="clear" w:color="auto" w:fill="FFFFFF"/>
              </w:rPr>
            </w:rPrChange>
          </w:rPr>
          <w:t xml:space="preserve"> that is more compatible with GAP-mediate GTP hydrolysis than the </w:t>
        </w:r>
        <w:r w:rsidRPr="000D1133">
          <w:rPr>
            <w:color w:val="2F5496" w:themeColor="accent1" w:themeShade="BF"/>
            <w:shd w:val="clear" w:color="auto" w:fill="FFFFFF"/>
            <w:lang w:val="el-GR"/>
            <w:rPrChange w:id="177" w:author="Perica, Tina" w:date="2020-05-10T17:03:00Z">
              <w:rPr>
                <w:b/>
                <w:bCs/>
                <w:color w:val="2F5496" w:themeColor="accent1" w:themeShade="BF"/>
                <w:shd w:val="clear" w:color="auto" w:fill="FFFFFF"/>
                <w:lang w:val="el-GR"/>
              </w:rPr>
            </w:rPrChange>
          </w:rPr>
          <w:t>γ</w:t>
        </w:r>
        <w:r w:rsidRPr="000D1133">
          <w:rPr>
            <w:color w:val="2F5496" w:themeColor="accent1" w:themeShade="BF"/>
            <w:shd w:val="clear" w:color="auto" w:fill="FFFFFF"/>
            <w:rPrChange w:id="178" w:author="Perica, Tina" w:date="2020-05-10T17:03:00Z">
              <w:rPr>
                <w:b/>
                <w:bCs/>
                <w:color w:val="2F5496" w:themeColor="accent1" w:themeShade="BF"/>
                <w:shd w:val="clear" w:color="auto" w:fill="FFFFFF"/>
              </w:rPr>
            </w:rPrChange>
          </w:rPr>
          <w:t xml:space="preserve">1 state. Remarkably, the mutated residues that tune the population of the </w:t>
        </w:r>
        <w:r w:rsidRPr="000D1133">
          <w:rPr>
            <w:color w:val="2F5496" w:themeColor="accent1" w:themeShade="BF"/>
            <w:shd w:val="clear" w:color="auto" w:fill="FFFFFF"/>
            <w:lang w:val="el-GR"/>
            <w:rPrChange w:id="179" w:author="Perica, Tina" w:date="2020-05-10T17:03:00Z">
              <w:rPr>
                <w:b/>
                <w:bCs/>
                <w:color w:val="2F5496" w:themeColor="accent1" w:themeShade="BF"/>
                <w:shd w:val="clear" w:color="auto" w:fill="FFFFFF"/>
                <w:lang w:val="el-GR"/>
              </w:rPr>
            </w:rPrChange>
          </w:rPr>
          <w:t>γ</w:t>
        </w:r>
        <w:r w:rsidRPr="000D1133">
          <w:rPr>
            <w:color w:val="2F5496" w:themeColor="accent1" w:themeShade="BF"/>
            <w:shd w:val="clear" w:color="auto" w:fill="FFFFFF"/>
            <w:rPrChange w:id="180" w:author="Perica, Tina" w:date="2020-05-10T17:03:00Z">
              <w:rPr>
                <w:b/>
                <w:bCs/>
                <w:color w:val="2F5496" w:themeColor="accent1" w:themeShade="BF"/>
                <w:shd w:val="clear" w:color="auto" w:fill="FFFFFF"/>
              </w:rPr>
            </w:rPrChange>
          </w:rPr>
          <w:t xml:space="preserve">2 state (T34, H141, Q147, and Y157) are all distal, affecting the chemical environment of the Gsp1-bound GTP </w:t>
        </w:r>
        <w:r w:rsidRPr="000D1133">
          <w:rPr>
            <w:color w:val="2F5496" w:themeColor="accent1" w:themeShade="BF"/>
            <w:shd w:val="clear" w:color="auto" w:fill="FFFFFF"/>
            <w:lang w:val="el-GR"/>
            <w:rPrChange w:id="181" w:author="Perica, Tina" w:date="2020-05-10T17:03:00Z">
              <w:rPr>
                <w:b/>
                <w:bCs/>
                <w:color w:val="2F5496" w:themeColor="accent1" w:themeShade="BF"/>
                <w:shd w:val="clear" w:color="auto" w:fill="FFFFFF"/>
                <w:lang w:val="el-GR"/>
              </w:rPr>
            </w:rPrChange>
          </w:rPr>
          <w:t>γ</w:t>
        </w:r>
        <w:r w:rsidRPr="000D1133">
          <w:rPr>
            <w:color w:val="2F5496" w:themeColor="accent1" w:themeShade="BF"/>
            <w:shd w:val="clear" w:color="auto" w:fill="FFFFFF"/>
            <w:rPrChange w:id="182" w:author="Perica, Tina" w:date="2020-05-10T17:03:00Z">
              <w:rPr>
                <w:b/>
                <w:bCs/>
                <w:color w:val="2F5496" w:themeColor="accent1" w:themeShade="BF"/>
                <w:shd w:val="clear" w:color="auto" w:fill="FFFFFF"/>
              </w:rPr>
            </w:rPrChange>
          </w:rPr>
          <w:t xml:space="preserve"> </w:t>
        </w:r>
        <w:proofErr w:type="gramStart"/>
        <w:r w:rsidRPr="000D1133">
          <w:rPr>
            <w:color w:val="2F5496" w:themeColor="accent1" w:themeShade="BF"/>
            <w:shd w:val="clear" w:color="auto" w:fill="FFFFFF"/>
            <w:rPrChange w:id="183" w:author="Perica, Tina" w:date="2020-05-10T17:03:00Z">
              <w:rPr>
                <w:b/>
                <w:bCs/>
                <w:color w:val="2F5496" w:themeColor="accent1" w:themeShade="BF"/>
                <w:shd w:val="clear" w:color="auto" w:fill="FFFFFF"/>
              </w:rPr>
            </w:rPrChange>
          </w:rPr>
          <w:t>phosphate  from</w:t>
        </w:r>
        <w:proofErr w:type="gramEnd"/>
        <w:r w:rsidRPr="000D1133">
          <w:rPr>
            <w:color w:val="2F5496" w:themeColor="accent1" w:themeShade="BF"/>
            <w:shd w:val="clear" w:color="auto" w:fill="FFFFFF"/>
            <w:rPrChange w:id="184" w:author="Perica, Tina" w:date="2020-05-10T17:03:00Z">
              <w:rPr>
                <w:b/>
                <w:bCs/>
                <w:color w:val="2F5496" w:themeColor="accent1" w:themeShade="BF"/>
                <w:shd w:val="clear" w:color="auto" w:fill="FFFFFF"/>
              </w:rPr>
            </w:rPrChange>
          </w:rPr>
          <w:t xml:space="preserve"> at least 18 </w:t>
        </w:r>
        <w:r w:rsidRPr="000D1133">
          <w:rPr>
            <w:color w:val="2F5496" w:themeColor="accent1" w:themeShade="BF"/>
            <w:shd w:val="clear" w:color="auto" w:fill="FFFFFF"/>
            <w:lang w:val="en-GB"/>
            <w:rPrChange w:id="185" w:author="Perica, Tina" w:date="2020-05-10T17:03:00Z">
              <w:rPr>
                <w:b/>
                <w:bCs/>
                <w:color w:val="2F5496" w:themeColor="accent1" w:themeShade="BF"/>
                <w:shd w:val="clear" w:color="auto" w:fill="FFFFFF"/>
                <w:lang w:val="en-GB"/>
              </w:rPr>
            </w:rPrChange>
          </w:rPr>
          <w:t>Å</w:t>
        </w:r>
        <w:r w:rsidRPr="000D1133">
          <w:rPr>
            <w:color w:val="2F5496" w:themeColor="accent1" w:themeShade="BF"/>
            <w:shd w:val="clear" w:color="auto" w:fill="FFFFFF"/>
            <w:rPrChange w:id="186" w:author="Perica, Tina" w:date="2020-05-10T17:03:00Z">
              <w:rPr>
                <w:b/>
                <w:bCs/>
                <w:color w:val="2F5496" w:themeColor="accent1" w:themeShade="BF"/>
                <w:shd w:val="clear" w:color="auto" w:fill="FFFFFF"/>
              </w:rPr>
            </w:rPrChange>
          </w:rPr>
          <w:t xml:space="preserve"> away (Fig. 3e, f). Furthermore, neither of these sites overlap with the allosteric inhibitor pockets successfully targeted by small molecule inhibitors in </w:t>
        </w:r>
        <w:proofErr w:type="gramStart"/>
        <w:r w:rsidRPr="000D1133">
          <w:rPr>
            <w:color w:val="2F5496" w:themeColor="accent1" w:themeShade="BF"/>
            <w:shd w:val="clear" w:color="auto" w:fill="FFFFFF"/>
            <w:rPrChange w:id="187" w:author="Perica, Tina" w:date="2020-05-10T17:03:00Z">
              <w:rPr>
                <w:b/>
                <w:bCs/>
                <w:color w:val="2F5496" w:themeColor="accent1" w:themeShade="BF"/>
                <w:shd w:val="clear" w:color="auto" w:fill="FFFFFF"/>
              </w:rPr>
            </w:rPrChange>
          </w:rPr>
          <w:t>Ras{</w:t>
        </w:r>
        <w:proofErr w:type="gramEnd"/>
        <w:r w:rsidRPr="000D1133">
          <w:rPr>
            <w:color w:val="2F5496" w:themeColor="accent1" w:themeShade="BF"/>
            <w:shd w:val="clear" w:color="auto" w:fill="FFFFFF"/>
            <w:rPrChange w:id="188" w:author="Perica, Tina" w:date="2020-05-10T17:03:00Z">
              <w:rPr>
                <w:b/>
                <w:bCs/>
                <w:color w:val="2F5496" w:themeColor="accent1" w:themeShade="BF"/>
                <w:shd w:val="clear" w:color="auto" w:fill="FFFFFF"/>
              </w:rPr>
            </w:rPrChange>
          </w:rPr>
          <w:t>Canon, 2019, r05670;Kessler, 2019, r05463;Ostrem, 2013, r05039}</w:t>
        </w:r>
        <w:r w:rsidRPr="000D1133" w:rsidDel="00F77F62">
          <w:rPr>
            <w:color w:val="2F5496" w:themeColor="accent1" w:themeShade="BF"/>
            <w:shd w:val="clear" w:color="auto" w:fill="FFFFFF"/>
            <w:rPrChange w:id="189" w:author="Perica, Tina" w:date="2020-05-10T17:03:00Z">
              <w:rPr>
                <w:b/>
                <w:bCs/>
                <w:color w:val="2F5496" w:themeColor="accent1" w:themeShade="BF"/>
                <w:shd w:val="clear" w:color="auto" w:fill="FFFFFF"/>
              </w:rPr>
            </w:rPrChange>
          </w:rPr>
          <w:t xml:space="preserve"> </w:t>
        </w:r>
        <w:r w:rsidRPr="000D1133">
          <w:rPr>
            <w:color w:val="2F5496" w:themeColor="accent1" w:themeShade="BF"/>
            <w:shd w:val="clear" w:color="auto" w:fill="FFFFFF"/>
            <w:rPrChange w:id="190" w:author="Perica, Tina" w:date="2020-05-10T17:03:00Z">
              <w:rPr>
                <w:b/>
                <w:bCs/>
                <w:color w:val="2F5496" w:themeColor="accent1" w:themeShade="BF"/>
                <w:shd w:val="clear" w:color="auto" w:fill="FFFFFF"/>
              </w:rPr>
            </w:rPrChange>
          </w:rPr>
          <w:t>(Extended Data Fig. 7d). Exceptions to the linear relationship are the K132H mutation, which is in the core of the GAP interface and is hence expected to directly affect the interaction with the GAP, and the D79S and R78K mutations, which are on the edge of the GTPase switch II region (from residues 69 to 77) and could lead to additional perturbations of the nucleotide binding site geometry.</w:t>
        </w:r>
      </w:ins>
    </w:p>
    <w:p w14:paraId="75617814" w14:textId="3509FB56" w:rsidR="000D1133" w:rsidRPr="00DC769D" w:rsidRDefault="00EC30A1" w:rsidP="00E047C6">
      <w:pPr>
        <w:rPr>
          <w:ins w:id="191" w:author="Perica, Tina" w:date="2020-05-10T17:05:00Z"/>
          <w:color w:val="2F5496" w:themeColor="accent1" w:themeShade="BF"/>
          <w:shd w:val="clear" w:color="auto" w:fill="FFFFFF"/>
          <w:lang w:val="fr-FR"/>
          <w:rPrChange w:id="192" w:author="Perica, Tina" w:date="2020-05-11T14:39:00Z">
            <w:rPr>
              <w:ins w:id="193" w:author="Perica, Tina" w:date="2020-05-10T17:05:00Z"/>
              <w:color w:val="2F5496" w:themeColor="accent1" w:themeShade="BF"/>
              <w:shd w:val="clear" w:color="auto" w:fill="FFFFFF"/>
            </w:rPr>
          </w:rPrChange>
        </w:rPr>
      </w:pPr>
      <w:proofErr w:type="spellStart"/>
      <w:proofErr w:type="gramStart"/>
      <w:ins w:id="194" w:author="Perica, Tina" w:date="2020-05-10T17:05:00Z">
        <w:r w:rsidRPr="00DC769D">
          <w:rPr>
            <w:b/>
            <w:bCs/>
            <w:color w:val="2F5496" w:themeColor="accent1" w:themeShade="BF"/>
            <w:shd w:val="clear" w:color="auto" w:fill="FFFFFF"/>
            <w:lang w:val="fr-FR"/>
            <w:rPrChange w:id="195" w:author="Perica, Tina" w:date="2020-05-11T14:39:00Z">
              <w:rPr>
                <w:color w:val="2F5496" w:themeColor="accent1" w:themeShade="BF"/>
                <w:shd w:val="clear" w:color="auto" w:fill="FFFFFF"/>
              </w:rPr>
            </w:rPrChange>
          </w:rPr>
          <w:t>References</w:t>
        </w:r>
        <w:proofErr w:type="spellEnd"/>
        <w:r w:rsidRPr="00DC769D">
          <w:rPr>
            <w:color w:val="2F5496" w:themeColor="accent1" w:themeShade="BF"/>
            <w:shd w:val="clear" w:color="auto" w:fill="FFFFFF"/>
            <w:lang w:val="fr-FR"/>
            <w:rPrChange w:id="196" w:author="Perica, Tina" w:date="2020-05-11T14:39:00Z">
              <w:rPr>
                <w:color w:val="2F5496" w:themeColor="accent1" w:themeShade="BF"/>
                <w:shd w:val="clear" w:color="auto" w:fill="FFFFFF"/>
              </w:rPr>
            </w:rPrChange>
          </w:rPr>
          <w:t>:</w:t>
        </w:r>
        <w:proofErr w:type="gramEnd"/>
      </w:ins>
    </w:p>
    <w:p w14:paraId="5AFBD2C1" w14:textId="302699D4" w:rsidR="00EC30A1" w:rsidRDefault="00F1290A" w:rsidP="00F1290A">
      <w:pPr>
        <w:rPr>
          <w:ins w:id="197" w:author="Perica, Tina" w:date="2020-05-10T17:05:00Z"/>
          <w:color w:val="2F5496" w:themeColor="accent1" w:themeShade="BF"/>
          <w:shd w:val="clear" w:color="auto" w:fill="FFFFFF"/>
          <w:lang w:val="en-GB"/>
        </w:rPr>
      </w:pPr>
      <w:ins w:id="198" w:author="Perica, Tina" w:date="2020-05-10T17:05:00Z">
        <w:r w:rsidRPr="00DC769D">
          <w:rPr>
            <w:color w:val="2F5496" w:themeColor="accent1" w:themeShade="BF"/>
            <w:shd w:val="clear" w:color="auto" w:fill="FFFFFF"/>
            <w:lang w:val="fr-FR"/>
            <w:rPrChange w:id="199" w:author="Perica, Tina" w:date="2020-05-11T14:39:00Z">
              <w:rPr>
                <w:color w:val="2F5496" w:themeColor="accent1" w:themeShade="BF"/>
                <w:shd w:val="clear" w:color="auto" w:fill="FFFFFF"/>
                <w:lang w:val="en-GB"/>
              </w:rPr>
            </w:rPrChange>
          </w:rPr>
          <w:t xml:space="preserve">Geyer, M. </w:t>
        </w:r>
        <w:r w:rsidRPr="00DC769D">
          <w:rPr>
            <w:i/>
            <w:iCs/>
            <w:color w:val="2F5496" w:themeColor="accent1" w:themeShade="BF"/>
            <w:shd w:val="clear" w:color="auto" w:fill="FFFFFF"/>
            <w:lang w:val="fr-FR"/>
            <w:rPrChange w:id="200" w:author="Perica, Tina" w:date="2020-05-11T14:39:00Z">
              <w:rPr>
                <w:i/>
                <w:iCs/>
                <w:color w:val="2F5496" w:themeColor="accent1" w:themeShade="BF"/>
                <w:shd w:val="clear" w:color="auto" w:fill="FFFFFF"/>
                <w:lang w:val="en-GB"/>
              </w:rPr>
            </w:rPrChange>
          </w:rPr>
          <w:t>et al.</w:t>
        </w:r>
        <w:r w:rsidRPr="00DC769D">
          <w:rPr>
            <w:color w:val="2F5496" w:themeColor="accent1" w:themeShade="BF"/>
            <w:shd w:val="clear" w:color="auto" w:fill="FFFFFF"/>
            <w:lang w:val="fr-FR"/>
            <w:rPrChange w:id="201" w:author="Perica, Tina" w:date="2020-05-11T14:39:00Z">
              <w:rPr>
                <w:color w:val="2F5496" w:themeColor="accent1" w:themeShade="BF"/>
                <w:shd w:val="clear" w:color="auto" w:fill="FFFFFF"/>
                <w:lang w:val="en-GB"/>
              </w:rPr>
            </w:rPrChange>
          </w:rPr>
          <w:t xml:space="preserve"> </w:t>
        </w:r>
        <w:r w:rsidRPr="00F1290A">
          <w:rPr>
            <w:color w:val="2F5496" w:themeColor="accent1" w:themeShade="BF"/>
            <w:shd w:val="clear" w:color="auto" w:fill="FFFFFF"/>
            <w:lang w:val="en-GB"/>
          </w:rPr>
          <w:t>Conformational States of the Nuclear GTP-Binding Protein Ran and Its Complexes with the Exchange Factor RCC1 and the Effector Protein RanBP1</w:t>
        </w:r>
        <w:r>
          <w:rPr>
            <w:color w:val="2F5496" w:themeColor="accent1" w:themeShade="BF"/>
            <w:shd w:val="clear" w:color="auto" w:fill="FFFFFF"/>
            <w:lang w:val="en-GB"/>
          </w:rPr>
          <w:t xml:space="preserve">, </w:t>
        </w:r>
        <w:r w:rsidRPr="00F1290A">
          <w:rPr>
            <w:i/>
            <w:iCs/>
            <w:color w:val="2F5496" w:themeColor="accent1" w:themeShade="BF"/>
            <w:shd w:val="clear" w:color="auto" w:fill="FFFFFF"/>
            <w:lang w:val="en-GB"/>
          </w:rPr>
          <w:t>Biochemistry</w:t>
        </w:r>
        <w:r w:rsidRPr="00F1290A">
          <w:rPr>
            <w:color w:val="2F5496" w:themeColor="accent1" w:themeShade="BF"/>
            <w:shd w:val="clear" w:color="auto" w:fill="FFFFFF"/>
            <w:lang w:val="en-GB"/>
          </w:rPr>
          <w:t xml:space="preserve"> </w:t>
        </w:r>
        <w:r w:rsidRPr="00F1290A">
          <w:rPr>
            <w:b/>
            <w:bCs/>
            <w:color w:val="2F5496" w:themeColor="accent1" w:themeShade="BF"/>
            <w:shd w:val="clear" w:color="auto" w:fill="FFFFFF"/>
            <w:lang w:val="en-GB"/>
          </w:rPr>
          <w:t>38,</w:t>
        </w:r>
        <w:r w:rsidRPr="00F1290A">
          <w:rPr>
            <w:color w:val="2F5496" w:themeColor="accent1" w:themeShade="BF"/>
            <w:shd w:val="clear" w:color="auto" w:fill="FFFFFF"/>
            <w:lang w:val="en-GB"/>
          </w:rPr>
          <w:t xml:space="preserve"> 11250–11260 (1999).</w:t>
        </w:r>
      </w:ins>
    </w:p>
    <w:p w14:paraId="53E8192E" w14:textId="4136E2EF" w:rsidR="00F1290A" w:rsidRDefault="00F1290A" w:rsidP="00F1290A">
      <w:pPr>
        <w:rPr>
          <w:ins w:id="202" w:author="Perica, Tina" w:date="2020-05-10T17:06:00Z"/>
          <w:color w:val="2F5496" w:themeColor="accent1" w:themeShade="BF"/>
          <w:shd w:val="clear" w:color="auto" w:fill="FFFFFF"/>
          <w:lang w:val="en-GB"/>
        </w:rPr>
      </w:pPr>
      <w:ins w:id="203" w:author="Perica, Tina" w:date="2020-05-10T17:06:00Z">
        <w:r w:rsidRPr="00F1290A">
          <w:rPr>
            <w:color w:val="2F5496" w:themeColor="accent1" w:themeShade="BF"/>
            <w:shd w:val="clear" w:color="auto" w:fill="FFFFFF"/>
            <w:lang w:val="en-GB"/>
          </w:rPr>
          <w:t xml:space="preserve">Geyer, M. </w:t>
        </w:r>
        <w:r w:rsidRPr="00F1290A">
          <w:rPr>
            <w:i/>
            <w:iCs/>
            <w:color w:val="2F5496" w:themeColor="accent1" w:themeShade="BF"/>
            <w:shd w:val="clear" w:color="auto" w:fill="FFFFFF"/>
            <w:lang w:val="en-GB"/>
          </w:rPr>
          <w:t>et al.</w:t>
        </w:r>
        <w:r w:rsidRPr="00F1290A">
          <w:rPr>
            <w:color w:val="2F5496" w:themeColor="accent1" w:themeShade="BF"/>
            <w:shd w:val="clear" w:color="auto" w:fill="FFFFFF"/>
            <w:lang w:val="en-GB"/>
          </w:rPr>
          <w:t xml:space="preserve"> Conformational transitions in p21ras and in its complexes with the effector protein Raf-RBD and the GTPase activating protein GAP. </w:t>
        </w:r>
        <w:r w:rsidRPr="00F1290A">
          <w:rPr>
            <w:i/>
            <w:iCs/>
            <w:color w:val="2F5496" w:themeColor="accent1" w:themeShade="BF"/>
            <w:shd w:val="clear" w:color="auto" w:fill="FFFFFF"/>
            <w:lang w:val="en-GB"/>
          </w:rPr>
          <w:t>Biochemistry</w:t>
        </w:r>
        <w:r w:rsidRPr="00F1290A">
          <w:rPr>
            <w:color w:val="2F5496" w:themeColor="accent1" w:themeShade="BF"/>
            <w:shd w:val="clear" w:color="auto" w:fill="FFFFFF"/>
            <w:lang w:val="en-GB"/>
          </w:rPr>
          <w:t xml:space="preserve"> </w:t>
        </w:r>
        <w:r w:rsidRPr="00F1290A">
          <w:rPr>
            <w:b/>
            <w:bCs/>
            <w:color w:val="2F5496" w:themeColor="accent1" w:themeShade="BF"/>
            <w:shd w:val="clear" w:color="auto" w:fill="FFFFFF"/>
            <w:lang w:val="en-GB"/>
          </w:rPr>
          <w:t>35,</w:t>
        </w:r>
        <w:r w:rsidRPr="00F1290A">
          <w:rPr>
            <w:color w:val="2F5496" w:themeColor="accent1" w:themeShade="BF"/>
            <w:shd w:val="clear" w:color="auto" w:fill="FFFFFF"/>
            <w:lang w:val="en-GB"/>
          </w:rPr>
          <w:t xml:space="preserve"> 10308–10320 (1996).</w:t>
        </w:r>
      </w:ins>
    </w:p>
    <w:p w14:paraId="71ACB706" w14:textId="77777777" w:rsidR="00F1290A" w:rsidRPr="00F1290A" w:rsidRDefault="00F1290A" w:rsidP="00F1290A">
      <w:pPr>
        <w:rPr>
          <w:color w:val="2F5496" w:themeColor="accent1" w:themeShade="BF"/>
          <w:shd w:val="clear" w:color="auto" w:fill="FFFFFF"/>
          <w:lang w:val="en-GB"/>
          <w:rPrChange w:id="204" w:author="Perica, Tina" w:date="2020-05-10T17:05:00Z">
            <w:rPr>
              <w:color w:val="2F5496" w:themeColor="accent1" w:themeShade="BF"/>
              <w:shd w:val="clear" w:color="auto" w:fill="FFFFFF"/>
            </w:rPr>
          </w:rPrChange>
        </w:rPr>
      </w:pPr>
    </w:p>
    <w:p w14:paraId="4A733040" w14:textId="77777777" w:rsidR="00F1290A" w:rsidRDefault="00F1290A" w:rsidP="00437E2B">
      <w:pPr>
        <w:rPr>
          <w:ins w:id="205" w:author="Perica, Tina" w:date="2020-05-10T17:07:00Z"/>
          <w:b/>
          <w:bCs/>
          <w:color w:val="000000" w:themeColor="text1"/>
        </w:rPr>
      </w:pPr>
    </w:p>
    <w:p w14:paraId="15682655" w14:textId="77777777" w:rsidR="00F1290A" w:rsidRDefault="00F1290A" w:rsidP="00437E2B">
      <w:pPr>
        <w:rPr>
          <w:ins w:id="206" w:author="Perica, Tina" w:date="2020-05-10T17:07:00Z"/>
          <w:b/>
          <w:bCs/>
          <w:color w:val="000000" w:themeColor="text1"/>
        </w:rPr>
      </w:pPr>
    </w:p>
    <w:p w14:paraId="31872E7F" w14:textId="400EDE04" w:rsidR="00DA3964" w:rsidRPr="00115063" w:rsidRDefault="00E469DE" w:rsidP="00437E2B">
      <w:pPr>
        <w:rPr>
          <w:b/>
          <w:bCs/>
          <w:color w:val="000000" w:themeColor="text1"/>
          <w:rPrChange w:id="207" w:author="Perica, Tina" w:date="2020-05-09T18:15:00Z">
            <w:rPr>
              <w:b/>
              <w:bCs/>
              <w:color w:val="2F5496" w:themeColor="accent1" w:themeShade="BF"/>
            </w:rPr>
          </w:rPrChange>
        </w:rPr>
      </w:pPr>
      <w:r w:rsidRPr="00115063">
        <w:rPr>
          <w:b/>
          <w:bCs/>
          <w:color w:val="000000" w:themeColor="text1"/>
          <w:rPrChange w:id="208" w:author="Perica, Tina" w:date="2020-05-09T18:15:00Z">
            <w:rPr>
              <w:b/>
              <w:bCs/>
              <w:color w:val="2F5496" w:themeColor="accent1" w:themeShade="BF"/>
            </w:rPr>
          </w:rPrChange>
        </w:rPr>
        <w:t xml:space="preserve">POINT </w:t>
      </w:r>
      <w:ins w:id="209" w:author="Perica, Tina" w:date="2020-05-09T17:56:00Z">
        <w:r w:rsidR="00576BFA" w:rsidRPr="00115063">
          <w:rPr>
            <w:b/>
            <w:bCs/>
            <w:color w:val="000000" w:themeColor="text1"/>
            <w:rPrChange w:id="210" w:author="Perica, Tina" w:date="2020-05-09T18:15:00Z">
              <w:rPr>
                <w:b/>
                <w:bCs/>
                <w:color w:val="2F5496" w:themeColor="accent1" w:themeShade="BF"/>
              </w:rPr>
            </w:rPrChange>
          </w:rPr>
          <w:t>3</w:t>
        </w:r>
      </w:ins>
      <w:del w:id="211" w:author="Perica, Tina" w:date="2020-05-09T17:56:00Z">
        <w:r w:rsidRPr="00115063" w:rsidDel="00576BFA">
          <w:rPr>
            <w:b/>
            <w:bCs/>
            <w:color w:val="000000" w:themeColor="text1"/>
            <w:rPrChange w:id="212" w:author="Perica, Tina" w:date="2020-05-09T18:15:00Z">
              <w:rPr>
                <w:b/>
                <w:bCs/>
                <w:color w:val="2F5496" w:themeColor="accent1" w:themeShade="BF"/>
              </w:rPr>
            </w:rPrChange>
          </w:rPr>
          <w:delText>2</w:delText>
        </w:r>
      </w:del>
      <w:r w:rsidRPr="00115063">
        <w:rPr>
          <w:b/>
          <w:bCs/>
          <w:color w:val="000000" w:themeColor="text1"/>
          <w:rPrChange w:id="213" w:author="Perica, Tina" w:date="2020-05-09T18:15:00Z">
            <w:rPr>
              <w:b/>
              <w:bCs/>
              <w:color w:val="2F5496" w:themeColor="accent1" w:themeShade="BF"/>
            </w:rPr>
          </w:rPrChange>
        </w:rPr>
        <w:t xml:space="preserve">: </w:t>
      </w:r>
      <w:r w:rsidR="00D419FF" w:rsidRPr="00115063">
        <w:rPr>
          <w:b/>
          <w:bCs/>
          <w:color w:val="000000" w:themeColor="text1"/>
          <w:rPrChange w:id="214" w:author="Perica, Tina" w:date="2020-05-09T18:15:00Z">
            <w:rPr>
              <w:b/>
              <w:bCs/>
              <w:color w:val="2F5496" w:themeColor="accent1" w:themeShade="BF"/>
            </w:rPr>
          </w:rPrChange>
        </w:rPr>
        <w:t>Our g</w:t>
      </w:r>
      <w:r w:rsidR="001F156F" w:rsidRPr="00115063">
        <w:rPr>
          <w:b/>
          <w:bCs/>
          <w:color w:val="000000" w:themeColor="text1"/>
          <w:rPrChange w:id="215" w:author="Perica, Tina" w:date="2020-05-09T18:15:00Z">
            <w:rPr>
              <w:b/>
              <w:bCs/>
              <w:color w:val="2F5496" w:themeColor="accent1" w:themeShade="BF"/>
            </w:rPr>
          </w:rPrChange>
        </w:rPr>
        <w:t>eneral framework for building models of systems level function by combining functional genomics with mechanistic biochemical measurements.</w:t>
      </w:r>
    </w:p>
    <w:p w14:paraId="2A0F7DE7" w14:textId="68D8E263" w:rsidR="00D419FF" w:rsidRDefault="00D419FF" w:rsidP="00437E2B">
      <w:pPr>
        <w:rPr>
          <w:b/>
          <w:bCs/>
          <w:color w:val="2F5496" w:themeColor="accent1" w:themeShade="BF"/>
        </w:rPr>
      </w:pPr>
      <w:del w:id="216" w:author="Perica, Tina" w:date="2020-05-11T11:30:00Z">
        <w:r w:rsidRPr="00D419FF" w:rsidDel="00002002">
          <w:rPr>
            <w:b/>
            <w:bCs/>
            <w:noProof/>
            <w:color w:val="2F5496" w:themeColor="accent1" w:themeShade="BF"/>
          </w:rPr>
          <w:drawing>
            <wp:inline distT="0" distB="0" distL="0" distR="0" wp14:anchorId="25778CF6" wp14:editId="6371D185">
              <wp:extent cx="2726846" cy="2174488"/>
              <wp:effectExtent l="0" t="0" r="381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0860" cy="2201612"/>
                      </a:xfrm>
                      <a:prstGeom prst="rect">
                        <a:avLst/>
                      </a:prstGeom>
                    </pic:spPr>
                  </pic:pic>
                </a:graphicData>
              </a:graphic>
            </wp:inline>
          </w:drawing>
        </w:r>
      </w:del>
    </w:p>
    <w:p w14:paraId="2F5DD080" w14:textId="77777777" w:rsidR="00EB01E4" w:rsidRDefault="0053074D" w:rsidP="00437E2B">
      <w:pPr>
        <w:rPr>
          <w:color w:val="2F5496" w:themeColor="accent1" w:themeShade="BF"/>
          <w:highlight w:val="yellow"/>
        </w:rPr>
      </w:pPr>
      <w:r w:rsidRPr="0053074D">
        <w:rPr>
          <w:color w:val="2F5496" w:themeColor="accent1" w:themeShade="BF"/>
          <w:highlight w:val="green"/>
        </w:rPr>
        <w:t xml:space="preserve">NOTE FOR TANJA and CHRIS: </w:t>
      </w:r>
      <w:r w:rsidR="00DA3964" w:rsidRPr="00DA3964">
        <w:rPr>
          <w:color w:val="2F5496" w:themeColor="accent1" w:themeShade="BF"/>
          <w:highlight w:val="yellow"/>
        </w:rPr>
        <w:t>Here, mainly for the editor, I want to have a general summary of our approach, from phenotype, and then choosing representative mutants, and doing follow up investigation that is following a path of discovery towards mechanistic details. Tanja said the editor liked that we present our work as a framework/platform to be followed. Maybe we can double down on this</w:t>
      </w:r>
      <w:r w:rsidR="007E0EA1">
        <w:rPr>
          <w:color w:val="2F5496" w:themeColor="accent1" w:themeShade="BF"/>
          <w:highlight w:val="yellow"/>
        </w:rPr>
        <w:t xml:space="preserve"> (I made a </w:t>
      </w:r>
      <w:r w:rsidR="00B5585B">
        <w:rPr>
          <w:color w:val="2F5496" w:themeColor="accent1" w:themeShade="BF"/>
          <w:highlight w:val="yellow"/>
        </w:rPr>
        <w:t xml:space="preserve">placeholder </w:t>
      </w:r>
      <w:r w:rsidR="007E0EA1">
        <w:rPr>
          <w:color w:val="2F5496" w:themeColor="accent1" w:themeShade="BF"/>
          <w:highlight w:val="yellow"/>
        </w:rPr>
        <w:t xml:space="preserve">cartoon </w:t>
      </w:r>
      <w:r w:rsidR="00B5585B">
        <w:rPr>
          <w:color w:val="2F5496" w:themeColor="accent1" w:themeShade="BF"/>
          <w:highlight w:val="yellow"/>
        </w:rPr>
        <w:t xml:space="preserve">for </w:t>
      </w:r>
      <w:r w:rsidR="007E0EA1">
        <w:rPr>
          <w:color w:val="2F5496" w:themeColor="accent1" w:themeShade="BF"/>
          <w:highlight w:val="yellow"/>
        </w:rPr>
        <w:t>this above</w:t>
      </w:r>
      <w:r w:rsidR="00B5585B">
        <w:rPr>
          <w:color w:val="2F5496" w:themeColor="accent1" w:themeShade="BF"/>
          <w:highlight w:val="yellow"/>
        </w:rPr>
        <w:t xml:space="preserve"> – cartoon needs work!</w:t>
      </w:r>
      <w:r w:rsidR="007E0EA1">
        <w:rPr>
          <w:color w:val="2F5496" w:themeColor="accent1" w:themeShade="BF"/>
          <w:highlight w:val="yellow"/>
        </w:rPr>
        <w:t>)</w:t>
      </w:r>
      <w:r w:rsidR="00DA3964" w:rsidRPr="00DA3964">
        <w:rPr>
          <w:color w:val="2F5496" w:themeColor="accent1" w:themeShade="BF"/>
          <w:highlight w:val="yellow"/>
        </w:rPr>
        <w:t>. That should address all the complaints from Reviewer 2 and 3 in one concise way. Even if those two schmucks don’t get it, the editor(s) might</w:t>
      </w:r>
      <w:r w:rsidR="00DA3964" w:rsidRPr="00EB01E4">
        <w:rPr>
          <w:color w:val="2F5496" w:themeColor="accent1" w:themeShade="BF"/>
          <w:highlight w:val="yellow"/>
        </w:rPr>
        <w:t xml:space="preserve">. </w:t>
      </w:r>
      <w:r w:rsidR="00EB01E4" w:rsidRPr="00EB01E4">
        <w:rPr>
          <w:color w:val="2F5496" w:themeColor="accent1" w:themeShade="BF"/>
          <w:highlight w:val="yellow"/>
        </w:rPr>
        <w:t xml:space="preserve">Points to hit: </w:t>
      </w:r>
    </w:p>
    <w:p w14:paraId="3D148036" w14:textId="77777777" w:rsidR="00EB01E4" w:rsidRDefault="00EB01E4" w:rsidP="00437E2B">
      <w:pPr>
        <w:rPr>
          <w:color w:val="2F5496" w:themeColor="accent1" w:themeShade="BF"/>
        </w:rPr>
      </w:pPr>
      <w:r>
        <w:rPr>
          <w:color w:val="2F5496" w:themeColor="accent1" w:themeShade="BF"/>
          <w:highlight w:val="yellow"/>
        </w:rPr>
        <w:t xml:space="preserve">1. </w:t>
      </w:r>
      <w:r w:rsidRPr="00EB01E4">
        <w:rPr>
          <w:color w:val="2F5496" w:themeColor="accent1" w:themeShade="BF"/>
          <w:highlight w:val="yellow"/>
        </w:rPr>
        <w:t>why it’s enough to do representative mutants, why we don’t have to measure all possible parameters of the GTPase cycle – because yes, they are broad strokes, but they explain a lot of the observed phenotype</w:t>
      </w:r>
    </w:p>
    <w:p w14:paraId="56877CEB" w14:textId="77777777" w:rsidR="00EB01E4" w:rsidRDefault="00EB01E4" w:rsidP="00437E2B">
      <w:pPr>
        <w:rPr>
          <w:color w:val="2F5496" w:themeColor="accent1" w:themeShade="BF"/>
        </w:rPr>
      </w:pPr>
      <w:r w:rsidRPr="00EB01E4">
        <w:rPr>
          <w:color w:val="2F5496" w:themeColor="accent1" w:themeShade="BF"/>
          <w:highlight w:val="yellow"/>
        </w:rPr>
        <w:t>2. our model is of how one switch can perform multiple cellular functions, not about predicting how individual point mutations in Gsp1 will affect the cell.</w:t>
      </w:r>
    </w:p>
    <w:p w14:paraId="26D03364" w14:textId="77777777" w:rsidR="00D419FF" w:rsidRDefault="00EB01E4" w:rsidP="00437E2B">
      <w:pPr>
        <w:rPr>
          <w:color w:val="2F5496" w:themeColor="accent1" w:themeShade="BF"/>
        </w:rPr>
      </w:pPr>
      <w:r w:rsidRPr="00EB01E4">
        <w:rPr>
          <w:color w:val="2F5496" w:themeColor="accent1" w:themeShade="BF"/>
          <w:highlight w:val="yellow"/>
        </w:rPr>
        <w:t xml:space="preserve">3. our </w:t>
      </w:r>
      <w:proofErr w:type="gramStart"/>
      <w:r w:rsidRPr="00EB01E4">
        <w:rPr>
          <w:color w:val="2F5496" w:themeColor="accent1" w:themeShade="BF"/>
          <w:highlight w:val="yellow"/>
        </w:rPr>
        <w:t>null-hypothesis</w:t>
      </w:r>
      <w:proofErr w:type="gramEnd"/>
      <w:r w:rsidRPr="00EB01E4">
        <w:rPr>
          <w:color w:val="2F5496" w:themeColor="accent1" w:themeShade="BF"/>
          <w:highlight w:val="yellow"/>
        </w:rPr>
        <w:t xml:space="preserve"> that we need to explicitly show can be discarded is that simply position in the interface can explain the phenotype</w:t>
      </w:r>
      <w:r>
        <w:rPr>
          <w:color w:val="2F5496" w:themeColor="accent1" w:themeShade="BF"/>
        </w:rPr>
        <w:t xml:space="preserve">: </w:t>
      </w:r>
    </w:p>
    <w:p w14:paraId="1C504C03" w14:textId="77777777" w:rsidR="00EB01E4" w:rsidRPr="0053074D" w:rsidRDefault="00EB01E4" w:rsidP="00437E2B">
      <w:pPr>
        <w:rPr>
          <w:color w:val="2F5496" w:themeColor="accent1" w:themeShade="BF"/>
          <w:highlight w:val="yellow"/>
        </w:rPr>
      </w:pPr>
      <w:r>
        <w:rPr>
          <w:color w:val="2F5496" w:themeColor="accent1" w:themeShade="BF"/>
        </w:rPr>
        <w:tab/>
      </w:r>
      <w:r w:rsidRPr="0053074D">
        <w:rPr>
          <w:color w:val="2F5496" w:themeColor="accent1" w:themeShade="BF"/>
          <w:highlight w:val="yellow"/>
        </w:rPr>
        <w:t>a) analysis of functional genomics data shows that residue position in the interface does not explain the data</w:t>
      </w:r>
    </w:p>
    <w:p w14:paraId="4F80C9E8" w14:textId="23C41BA5" w:rsidR="00EB01E4" w:rsidRDefault="00EB01E4" w:rsidP="00437E2B">
      <w:pPr>
        <w:rPr>
          <w:ins w:id="217" w:author="Perica, Tina" w:date="2020-05-11T11:23:00Z"/>
          <w:color w:val="2F5496" w:themeColor="accent1" w:themeShade="BF"/>
        </w:rPr>
      </w:pPr>
      <w:r w:rsidRPr="0053074D">
        <w:rPr>
          <w:color w:val="2F5496" w:themeColor="accent1" w:themeShade="BF"/>
          <w:highlight w:val="yellow"/>
        </w:rPr>
        <w:tab/>
        <w:t xml:space="preserve">b) even though the “signal” is stronger when instead of functional interactions we only look at physical interactions, and the mutations on average perturb (positively </w:t>
      </w:r>
      <w:proofErr w:type="spellStart"/>
      <w:r w:rsidRPr="0053074D">
        <w:rPr>
          <w:color w:val="2F5496" w:themeColor="accent1" w:themeShade="BF"/>
          <w:highlight w:val="yellow"/>
        </w:rPr>
        <w:t>of</w:t>
      </w:r>
      <w:proofErr w:type="spellEnd"/>
      <w:r w:rsidRPr="0053074D">
        <w:rPr>
          <w:color w:val="2F5496" w:themeColor="accent1" w:themeShade="BF"/>
          <w:highlight w:val="yellow"/>
        </w:rPr>
        <w:t xml:space="preserve"> negatively) the interface directly, we can also see the global rewiring in physical interactions, and among all the physical interactions rewired – rewiring with the two core GTPase cycle regulators stands out (IQR plot quantifies that they stand out, all other data also shows it qualitatively)</w:t>
      </w:r>
    </w:p>
    <w:p w14:paraId="35654615" w14:textId="1D6C8FE4" w:rsidR="00002002" w:rsidRPr="00DA3964" w:rsidRDefault="00002002" w:rsidP="00437E2B">
      <w:pPr>
        <w:rPr>
          <w:color w:val="2F5496" w:themeColor="accent1" w:themeShade="BF"/>
        </w:rPr>
      </w:pPr>
      <w:ins w:id="218" w:author="Perica, Tina" w:date="2020-05-11T11:23:00Z">
        <w:r w:rsidRPr="00002002">
          <w:rPr>
            <w:color w:val="2F5496" w:themeColor="accent1" w:themeShade="BF"/>
            <w:highlight w:val="green"/>
            <w:rPrChange w:id="219" w:author="Perica, Tina" w:date="2020-05-11T11:23:00Z">
              <w:rPr>
                <w:color w:val="2F5496" w:themeColor="accent1" w:themeShade="BF"/>
              </w:rPr>
            </w:rPrChange>
          </w:rPr>
          <w:lastRenderedPageBreak/>
          <w:t>Why it is not necessary to do all the mutants and do more detailed kinetics experiments.</w:t>
        </w:r>
      </w:ins>
    </w:p>
    <w:p w14:paraId="33E298E3" w14:textId="7F83319A" w:rsidR="00002002" w:rsidRPr="00B7444D" w:rsidRDefault="0053074D" w:rsidP="00417D41">
      <w:pPr>
        <w:rPr>
          <w:ins w:id="220" w:author="Perica, Tina" w:date="2020-05-11T11:45:00Z"/>
          <w:color w:val="000000" w:themeColor="text1"/>
          <w:highlight w:val="yellow"/>
          <w:rPrChange w:id="221" w:author="Perica, Tina" w:date="2020-05-11T12:00:00Z">
            <w:rPr>
              <w:ins w:id="222" w:author="Perica, Tina" w:date="2020-05-11T11:45:00Z"/>
              <w:color w:val="000000" w:themeColor="text1"/>
            </w:rPr>
          </w:rPrChange>
        </w:rPr>
      </w:pPr>
      <w:moveFromRangeStart w:id="223" w:author="Perica, Tina" w:date="2020-05-11T12:00:00Z" w:name="move40090862"/>
      <w:moveFrom w:id="224" w:author="Perica, Tina" w:date="2020-05-11T12:00:00Z">
        <w:r w:rsidRPr="00115063" w:rsidDel="00B7444D">
          <w:rPr>
            <w:color w:val="000000" w:themeColor="text1"/>
            <w:highlight w:val="green"/>
            <w:rPrChange w:id="225" w:author="Perica, Tina" w:date="2020-05-09T18:15:00Z">
              <w:rPr>
                <w:color w:val="2F5496" w:themeColor="accent1" w:themeShade="BF"/>
                <w:highlight w:val="green"/>
              </w:rPr>
            </w:rPrChange>
          </w:rPr>
          <w:t>CLEAN TEXT FOR THE EDITOR:</w:t>
        </w:r>
        <w:r w:rsidRPr="00115063" w:rsidDel="00B7444D">
          <w:rPr>
            <w:color w:val="000000" w:themeColor="text1"/>
            <w:rPrChange w:id="226" w:author="Perica, Tina" w:date="2020-05-09T18:15:00Z">
              <w:rPr>
                <w:color w:val="2F5496" w:themeColor="accent1" w:themeShade="BF"/>
              </w:rPr>
            </w:rPrChange>
          </w:rPr>
          <w:t xml:space="preserve"> </w:t>
        </w:r>
      </w:moveFrom>
      <w:moveFromRangeEnd w:id="223"/>
      <w:ins w:id="227" w:author="Perica, Tina" w:date="2020-05-11T11:44:00Z">
        <w:r w:rsidR="00002002" w:rsidRPr="00B7444D">
          <w:rPr>
            <w:color w:val="000000" w:themeColor="text1"/>
            <w:highlight w:val="yellow"/>
            <w:rPrChange w:id="228" w:author="Perica, Tina" w:date="2020-05-11T12:00:00Z">
              <w:rPr>
                <w:color w:val="000000" w:themeColor="text1"/>
              </w:rPr>
            </w:rPrChange>
          </w:rPr>
          <w:t>1. Measuri</w:t>
        </w:r>
      </w:ins>
      <w:ins w:id="229" w:author="Perica, Tina" w:date="2020-05-11T11:45:00Z">
        <w:r w:rsidR="00002002" w:rsidRPr="00B7444D">
          <w:rPr>
            <w:color w:val="000000" w:themeColor="text1"/>
            <w:highlight w:val="yellow"/>
            <w:rPrChange w:id="230" w:author="Perica, Tina" w:date="2020-05-11T12:00:00Z">
              <w:rPr>
                <w:color w:val="000000" w:themeColor="text1"/>
              </w:rPr>
            </w:rPrChange>
          </w:rPr>
          <w:t>ng the effects of mutations on the phenotype – in the most native like conditions – this increases the chance that the parameters we measure are biologically relevant</w:t>
        </w:r>
      </w:ins>
    </w:p>
    <w:p w14:paraId="36999A26" w14:textId="1061994B" w:rsidR="00002002" w:rsidRDefault="00002002" w:rsidP="00417D41">
      <w:pPr>
        <w:rPr>
          <w:ins w:id="231" w:author="Perica, Tina" w:date="2020-05-11T11:44:00Z"/>
          <w:color w:val="000000" w:themeColor="text1"/>
        </w:rPr>
      </w:pPr>
      <w:ins w:id="232" w:author="Perica, Tina" w:date="2020-05-11T11:46:00Z">
        <w:r w:rsidRPr="00B7444D">
          <w:rPr>
            <w:color w:val="000000" w:themeColor="text1"/>
            <w:highlight w:val="yellow"/>
            <w:rPrChange w:id="233" w:author="Perica, Tina" w:date="2020-05-11T12:00:00Z">
              <w:rPr>
                <w:color w:val="000000" w:themeColor="text1"/>
              </w:rPr>
            </w:rPrChange>
          </w:rPr>
          <w:t xml:space="preserve">The approach is to measure phenotype of many mutants, find that the </w:t>
        </w:r>
        <w:proofErr w:type="gramStart"/>
        <w:r w:rsidRPr="00B7444D">
          <w:rPr>
            <w:color w:val="000000" w:themeColor="text1"/>
            <w:highlight w:val="yellow"/>
            <w:rPrChange w:id="234" w:author="Perica, Tina" w:date="2020-05-11T12:00:00Z">
              <w:rPr>
                <w:color w:val="000000" w:themeColor="text1"/>
              </w:rPr>
            </w:rPrChange>
          </w:rPr>
          <w:t>mutants</w:t>
        </w:r>
        <w:proofErr w:type="gramEnd"/>
        <w:r w:rsidRPr="00B7444D">
          <w:rPr>
            <w:color w:val="000000" w:themeColor="text1"/>
            <w:highlight w:val="yellow"/>
            <w:rPrChange w:id="235" w:author="Perica, Tina" w:date="2020-05-11T12:00:00Z">
              <w:rPr>
                <w:color w:val="000000" w:themeColor="text1"/>
              </w:rPr>
            </w:rPrChange>
          </w:rPr>
          <w:t xml:space="preserve"> group, </w:t>
        </w:r>
        <w:proofErr w:type="spellStart"/>
        <w:r w:rsidRPr="00B7444D">
          <w:rPr>
            <w:color w:val="000000" w:themeColor="text1"/>
            <w:highlight w:val="yellow"/>
            <w:rPrChange w:id="236" w:author="Perica, Tina" w:date="2020-05-11T12:00:00Z">
              <w:rPr>
                <w:color w:val="000000" w:themeColor="text1"/>
              </w:rPr>
            </w:rPrChange>
          </w:rPr>
          <w:t>analyse</w:t>
        </w:r>
        <w:proofErr w:type="spellEnd"/>
        <w:r w:rsidRPr="00B7444D">
          <w:rPr>
            <w:color w:val="000000" w:themeColor="text1"/>
            <w:highlight w:val="yellow"/>
            <w:rPrChange w:id="237" w:author="Perica, Tina" w:date="2020-05-11T12:00:00Z">
              <w:rPr>
                <w:color w:val="000000" w:themeColor="text1"/>
              </w:rPr>
            </w:rPrChange>
          </w:rPr>
          <w:t xml:space="preserve"> representatives from each group in more detail, until you find </w:t>
        </w:r>
      </w:ins>
      <w:ins w:id="238" w:author="Perica, Tina" w:date="2020-05-11T11:47:00Z">
        <w:r w:rsidRPr="00B7444D">
          <w:rPr>
            <w:color w:val="000000" w:themeColor="text1"/>
            <w:highlight w:val="yellow"/>
            <w:rPrChange w:id="239" w:author="Perica, Tina" w:date="2020-05-11T12:00:00Z">
              <w:rPr>
                <w:color w:val="000000" w:themeColor="text1"/>
              </w:rPr>
            </w:rPrChange>
          </w:rPr>
          <w:t>mechanistic parameters that explain the groups. Of course, that does not mean that only those parameters matter, and that nothing else contributes to determining th</w:t>
        </w:r>
      </w:ins>
      <w:ins w:id="240" w:author="Perica, Tina" w:date="2020-05-11T11:48:00Z">
        <w:r w:rsidRPr="00B7444D">
          <w:rPr>
            <w:color w:val="000000" w:themeColor="text1"/>
            <w:highlight w:val="yellow"/>
            <w:rPrChange w:id="241" w:author="Perica, Tina" w:date="2020-05-11T12:00:00Z">
              <w:rPr>
                <w:color w:val="000000" w:themeColor="text1"/>
              </w:rPr>
            </w:rPrChange>
          </w:rPr>
          <w:t>e complex cellular phenotype, but we believe it is an important move forward from either measuring the global phenotype or measuring biochemical details and hypothesizing their imp</w:t>
        </w:r>
      </w:ins>
      <w:ins w:id="242" w:author="Perica, Tina" w:date="2020-05-11T11:49:00Z">
        <w:r w:rsidRPr="00B7444D">
          <w:rPr>
            <w:color w:val="000000" w:themeColor="text1"/>
            <w:highlight w:val="yellow"/>
            <w:rPrChange w:id="243" w:author="Perica, Tina" w:date="2020-05-11T12:00:00Z">
              <w:rPr>
                <w:color w:val="000000" w:themeColor="text1"/>
              </w:rPr>
            </w:rPrChange>
          </w:rPr>
          <w:t xml:space="preserve">ortance on cellular functions. For example, before this study, we were not able to answer whether a 5-fold change in Km between a GAP and </w:t>
        </w:r>
      </w:ins>
      <w:ins w:id="244" w:author="Perica, Tina" w:date="2020-05-11T11:50:00Z">
        <w:r w:rsidRPr="00B7444D">
          <w:rPr>
            <w:color w:val="000000" w:themeColor="text1"/>
            <w:highlight w:val="yellow"/>
            <w:rPrChange w:id="245" w:author="Perica, Tina" w:date="2020-05-11T12:00:00Z">
              <w:rPr>
                <w:color w:val="000000" w:themeColor="text1"/>
              </w:rPr>
            </w:rPrChange>
          </w:rPr>
          <w:t>Gsp1 would have functional consequences in a cell?</w:t>
        </w:r>
      </w:ins>
    </w:p>
    <w:p w14:paraId="582F392D" w14:textId="77777777" w:rsidR="00B7444D" w:rsidRDefault="00B7444D" w:rsidP="00417D41">
      <w:pPr>
        <w:rPr>
          <w:ins w:id="246" w:author="Perica, Tina" w:date="2020-05-11T12:00:00Z"/>
          <w:color w:val="000000" w:themeColor="text1"/>
        </w:rPr>
      </w:pPr>
    </w:p>
    <w:p w14:paraId="26B16098" w14:textId="77777777" w:rsidR="00B7444D" w:rsidRDefault="00B7444D" w:rsidP="00B7444D">
      <w:pPr>
        <w:rPr>
          <w:moveTo w:id="247" w:author="Perica, Tina" w:date="2020-05-11T12:00:00Z"/>
          <w:color w:val="000000" w:themeColor="text1"/>
        </w:rPr>
      </w:pPr>
      <w:moveToRangeStart w:id="248" w:author="Perica, Tina" w:date="2020-05-11T12:00:00Z" w:name="move40090862"/>
      <w:moveTo w:id="249" w:author="Perica, Tina" w:date="2020-05-11T12:00:00Z">
        <w:r w:rsidRPr="001E37F1">
          <w:rPr>
            <w:color w:val="000000" w:themeColor="text1"/>
            <w:highlight w:val="green"/>
          </w:rPr>
          <w:t>CLEAN TEXT FOR THE EDITOR:</w:t>
        </w:r>
        <w:r w:rsidRPr="001E37F1">
          <w:rPr>
            <w:color w:val="000000" w:themeColor="text1"/>
          </w:rPr>
          <w:t xml:space="preserve"> </w:t>
        </w:r>
      </w:moveTo>
    </w:p>
    <w:moveToRangeEnd w:id="248"/>
    <w:p w14:paraId="1ACEB9AD" w14:textId="5CB2F8E5" w:rsidR="00417D41" w:rsidRPr="00115063" w:rsidRDefault="001F156F" w:rsidP="00417D41">
      <w:pPr>
        <w:rPr>
          <w:color w:val="000000" w:themeColor="text1"/>
          <w:rPrChange w:id="250" w:author="Perica, Tina" w:date="2020-05-09T18:15:00Z">
            <w:rPr>
              <w:color w:val="2F5496" w:themeColor="accent1" w:themeShade="BF"/>
            </w:rPr>
          </w:rPrChange>
        </w:rPr>
      </w:pPr>
      <w:r w:rsidRPr="00115063">
        <w:rPr>
          <w:color w:val="000000" w:themeColor="text1"/>
          <w:rPrChange w:id="251" w:author="Perica, Tina" w:date="2020-05-09T18:15:00Z">
            <w:rPr>
              <w:color w:val="2F5496" w:themeColor="accent1" w:themeShade="BF"/>
            </w:rPr>
          </w:rPrChange>
        </w:rPr>
        <w:t xml:space="preserve">Several of the comments by reviewers 2 and 3 can be summarized as questioning </w:t>
      </w:r>
      <w:r w:rsidR="00D84CA4" w:rsidRPr="00115063">
        <w:rPr>
          <w:color w:val="000000" w:themeColor="text1"/>
          <w:rPrChange w:id="252" w:author="Perica, Tina" w:date="2020-05-09T18:15:00Z">
            <w:rPr>
              <w:color w:val="2F5496" w:themeColor="accent1" w:themeShade="BF"/>
            </w:rPr>
          </w:rPrChange>
        </w:rPr>
        <w:t>whether</w:t>
      </w:r>
      <w:r w:rsidRPr="00115063">
        <w:rPr>
          <w:color w:val="000000" w:themeColor="text1"/>
          <w:rPrChange w:id="253" w:author="Perica, Tina" w:date="2020-05-09T18:15:00Z">
            <w:rPr>
              <w:color w:val="2F5496" w:themeColor="accent1" w:themeShade="BF"/>
            </w:rPr>
          </w:rPrChange>
        </w:rPr>
        <w:t xml:space="preserve"> the completeness of our data limits our interpretation</w:t>
      </w:r>
      <w:r w:rsidR="00711672" w:rsidRPr="00115063">
        <w:rPr>
          <w:color w:val="000000" w:themeColor="text1"/>
          <w:rPrChange w:id="254" w:author="Perica, Tina" w:date="2020-05-09T18:15:00Z">
            <w:rPr>
              <w:color w:val="2F5496" w:themeColor="accent1" w:themeShade="BF"/>
            </w:rPr>
          </w:rPrChange>
        </w:rPr>
        <w:t>s</w:t>
      </w:r>
      <w:r w:rsidRPr="00115063">
        <w:rPr>
          <w:color w:val="000000" w:themeColor="text1"/>
          <w:rPrChange w:id="255" w:author="Perica, Tina" w:date="2020-05-09T18:15:00Z">
            <w:rPr>
              <w:color w:val="2F5496" w:themeColor="accent1" w:themeShade="BF"/>
            </w:rPr>
          </w:rPrChange>
        </w:rPr>
        <w:t xml:space="preserve">. </w:t>
      </w:r>
      <w:r w:rsidR="00711672" w:rsidRPr="00115063">
        <w:rPr>
          <w:color w:val="000000" w:themeColor="text1"/>
          <w:rPrChange w:id="256" w:author="Perica, Tina" w:date="2020-05-09T18:15:00Z">
            <w:rPr>
              <w:color w:val="2F5496" w:themeColor="accent1" w:themeShade="BF"/>
            </w:rPr>
          </w:rPrChange>
        </w:rPr>
        <w:t xml:space="preserve">We </w:t>
      </w:r>
      <w:del w:id="257" w:author="Perica, Tina" w:date="2020-05-11T14:42:00Z">
        <w:r w:rsidR="00711672" w:rsidRPr="00115063" w:rsidDel="00DC769D">
          <w:rPr>
            <w:color w:val="000000" w:themeColor="text1"/>
            <w:rPrChange w:id="258" w:author="Perica, Tina" w:date="2020-05-09T18:15:00Z">
              <w:rPr>
                <w:color w:val="2F5496" w:themeColor="accent1" w:themeShade="BF"/>
              </w:rPr>
            </w:rPrChange>
          </w:rPr>
          <w:delText>were surprised by th</w:delText>
        </w:r>
        <w:r w:rsidR="00417D41" w:rsidRPr="00115063" w:rsidDel="00DC769D">
          <w:rPr>
            <w:color w:val="000000" w:themeColor="text1"/>
            <w:rPrChange w:id="259" w:author="Perica, Tina" w:date="2020-05-09T18:15:00Z">
              <w:rPr>
                <w:color w:val="2F5496" w:themeColor="accent1" w:themeShade="BF"/>
              </w:rPr>
            </w:rPrChange>
          </w:rPr>
          <w:delText>e</w:delText>
        </w:r>
        <w:r w:rsidR="00711672" w:rsidRPr="00115063" w:rsidDel="00DC769D">
          <w:rPr>
            <w:color w:val="000000" w:themeColor="text1"/>
            <w:rPrChange w:id="260" w:author="Perica, Tina" w:date="2020-05-09T18:15:00Z">
              <w:rPr>
                <w:color w:val="2F5496" w:themeColor="accent1" w:themeShade="BF"/>
              </w:rPr>
            </w:rPrChange>
          </w:rPr>
          <w:delText>se comments</w:delText>
        </w:r>
        <w:r w:rsidR="00417D41" w:rsidRPr="00115063" w:rsidDel="00DC769D">
          <w:rPr>
            <w:color w:val="000000" w:themeColor="text1"/>
            <w:rPrChange w:id="261" w:author="Perica, Tina" w:date="2020-05-09T18:15:00Z">
              <w:rPr>
                <w:color w:val="2F5496" w:themeColor="accent1" w:themeShade="BF"/>
              </w:rPr>
            </w:rPrChange>
          </w:rPr>
          <w:delText>,</w:delText>
        </w:r>
        <w:r w:rsidR="00711672" w:rsidRPr="00115063" w:rsidDel="00DC769D">
          <w:rPr>
            <w:color w:val="000000" w:themeColor="text1"/>
            <w:rPrChange w:id="262" w:author="Perica, Tina" w:date="2020-05-09T18:15:00Z">
              <w:rPr>
                <w:color w:val="2F5496" w:themeColor="accent1" w:themeShade="BF"/>
              </w:rPr>
            </w:rPrChange>
          </w:rPr>
          <w:delText xml:space="preserve"> </w:delText>
        </w:r>
        <w:r w:rsidR="00D84CA4" w:rsidRPr="00115063" w:rsidDel="00DC769D">
          <w:rPr>
            <w:color w:val="000000" w:themeColor="text1"/>
            <w:rPrChange w:id="263" w:author="Perica, Tina" w:date="2020-05-09T18:15:00Z">
              <w:rPr>
                <w:color w:val="2F5496" w:themeColor="accent1" w:themeShade="BF"/>
              </w:rPr>
            </w:rPrChange>
          </w:rPr>
          <w:delText xml:space="preserve">but we </w:delText>
        </w:r>
      </w:del>
      <w:r w:rsidR="00D84CA4" w:rsidRPr="00115063">
        <w:rPr>
          <w:color w:val="000000" w:themeColor="text1"/>
          <w:rPrChange w:id="264" w:author="Perica, Tina" w:date="2020-05-09T18:15:00Z">
            <w:rPr>
              <w:color w:val="2F5496" w:themeColor="accent1" w:themeShade="BF"/>
            </w:rPr>
          </w:rPrChange>
        </w:rPr>
        <w:t>hope that</w:t>
      </w:r>
      <w:r w:rsidR="00711672" w:rsidRPr="00115063">
        <w:rPr>
          <w:color w:val="000000" w:themeColor="text1"/>
          <w:rPrChange w:id="265" w:author="Perica, Tina" w:date="2020-05-09T18:15:00Z">
            <w:rPr>
              <w:color w:val="2F5496" w:themeColor="accent1" w:themeShade="BF"/>
            </w:rPr>
          </w:rPrChange>
        </w:rPr>
        <w:t xml:space="preserve"> more explicit discussion of our research platform will help </w:t>
      </w:r>
      <w:r w:rsidR="00417D41" w:rsidRPr="00115063">
        <w:rPr>
          <w:color w:val="000000" w:themeColor="text1"/>
          <w:rPrChange w:id="266" w:author="Perica, Tina" w:date="2020-05-09T18:15:00Z">
            <w:rPr>
              <w:color w:val="2F5496" w:themeColor="accent1" w:themeShade="BF"/>
            </w:rPr>
          </w:rPrChange>
        </w:rPr>
        <w:t>clarify our results and remove</w:t>
      </w:r>
      <w:ins w:id="267" w:author="Perica, Tina" w:date="2020-05-11T11:50:00Z">
        <w:r w:rsidR="00002002">
          <w:rPr>
            <w:color w:val="000000" w:themeColor="text1"/>
          </w:rPr>
          <w:t xml:space="preserve"> these</w:t>
        </w:r>
      </w:ins>
      <w:r w:rsidR="00417D41" w:rsidRPr="00115063">
        <w:rPr>
          <w:color w:val="000000" w:themeColor="text1"/>
          <w:rPrChange w:id="268" w:author="Perica, Tina" w:date="2020-05-09T18:15:00Z">
            <w:rPr>
              <w:color w:val="2F5496" w:themeColor="accent1" w:themeShade="BF"/>
            </w:rPr>
          </w:rPrChange>
        </w:rPr>
        <w:t xml:space="preserve"> doubt</w:t>
      </w:r>
      <w:ins w:id="269" w:author="Perica, Tina" w:date="2020-05-11T11:50:00Z">
        <w:r w:rsidR="00002002">
          <w:rPr>
            <w:color w:val="000000" w:themeColor="text1"/>
          </w:rPr>
          <w:t>s</w:t>
        </w:r>
      </w:ins>
      <w:r w:rsidR="00711672" w:rsidRPr="00115063">
        <w:rPr>
          <w:color w:val="000000" w:themeColor="text1"/>
          <w:rPrChange w:id="270" w:author="Perica, Tina" w:date="2020-05-09T18:15:00Z">
            <w:rPr>
              <w:color w:val="2F5496" w:themeColor="accent1" w:themeShade="BF"/>
            </w:rPr>
          </w:rPrChange>
        </w:rPr>
        <w:t xml:space="preserve">. </w:t>
      </w:r>
    </w:p>
    <w:p w14:paraId="07B5E703" w14:textId="055FB369" w:rsidR="007E0EA1" w:rsidRPr="00115063" w:rsidRDefault="00711672" w:rsidP="00417D41">
      <w:pPr>
        <w:rPr>
          <w:color w:val="000000" w:themeColor="text1"/>
          <w:rPrChange w:id="271" w:author="Perica, Tina" w:date="2020-05-09T18:15:00Z">
            <w:rPr>
              <w:color w:val="2F5496" w:themeColor="accent1" w:themeShade="BF"/>
            </w:rPr>
          </w:rPrChange>
        </w:rPr>
      </w:pPr>
      <w:r w:rsidRPr="00115063">
        <w:rPr>
          <w:color w:val="000000" w:themeColor="text1"/>
          <w:rPrChange w:id="272" w:author="Perica, Tina" w:date="2020-05-09T18:15:00Z">
            <w:rPr>
              <w:color w:val="2F5496" w:themeColor="accent1" w:themeShade="BF"/>
            </w:rPr>
          </w:rPrChange>
        </w:rPr>
        <w:t>We believe</w:t>
      </w:r>
      <w:ins w:id="273" w:author="Perica, Tina" w:date="2020-05-11T14:42:00Z">
        <w:r w:rsidR="00DC769D">
          <w:rPr>
            <w:color w:val="000000" w:themeColor="text1"/>
          </w:rPr>
          <w:t xml:space="preserve"> that</w:t>
        </w:r>
      </w:ins>
      <w:r w:rsidRPr="00115063">
        <w:rPr>
          <w:color w:val="000000" w:themeColor="text1"/>
          <w:rPrChange w:id="274" w:author="Perica, Tina" w:date="2020-05-09T18:15:00Z">
            <w:rPr>
              <w:color w:val="2F5496" w:themeColor="accent1" w:themeShade="BF"/>
            </w:rPr>
          </w:rPrChange>
        </w:rPr>
        <w:t xml:space="preserve"> one of the main strengths of our work is the </w:t>
      </w:r>
      <w:del w:id="275" w:author="Perica, Tina" w:date="2020-05-11T11:57:00Z">
        <w:r w:rsidRPr="00115063" w:rsidDel="00002002">
          <w:rPr>
            <w:color w:val="000000" w:themeColor="text1"/>
            <w:rPrChange w:id="276" w:author="Perica, Tina" w:date="2020-05-09T18:15:00Z">
              <w:rPr>
                <w:color w:val="2F5496" w:themeColor="accent1" w:themeShade="BF"/>
              </w:rPr>
            </w:rPrChange>
          </w:rPr>
          <w:delText xml:space="preserve">discovery </w:delText>
        </w:r>
      </w:del>
      <w:r w:rsidRPr="00115063">
        <w:rPr>
          <w:color w:val="000000" w:themeColor="text1"/>
          <w:rPrChange w:id="277" w:author="Perica, Tina" w:date="2020-05-09T18:15:00Z">
            <w:rPr>
              <w:color w:val="2F5496" w:themeColor="accent1" w:themeShade="BF"/>
            </w:rPr>
          </w:rPrChange>
        </w:rPr>
        <w:t>approach</w:t>
      </w:r>
      <w:ins w:id="278" w:author="Perica, Tina" w:date="2020-05-11T11:57:00Z">
        <w:r w:rsidR="00002002">
          <w:rPr>
            <w:color w:val="000000" w:themeColor="text1"/>
          </w:rPr>
          <w:t xml:space="preserve"> to discovery</w:t>
        </w:r>
      </w:ins>
      <w:r w:rsidRPr="00115063">
        <w:rPr>
          <w:color w:val="000000" w:themeColor="text1"/>
          <w:rPrChange w:id="279" w:author="Perica, Tina" w:date="2020-05-09T18:15:00Z">
            <w:rPr>
              <w:color w:val="2F5496" w:themeColor="accent1" w:themeShade="BF"/>
            </w:rPr>
          </w:rPrChange>
        </w:rPr>
        <w:t xml:space="preserve"> we have taken</w:t>
      </w:r>
      <w:ins w:id="280" w:author="Perica, Tina" w:date="2020-05-11T11:57:00Z">
        <w:r w:rsidR="00002002">
          <w:rPr>
            <w:color w:val="000000" w:themeColor="text1"/>
          </w:rPr>
          <w:t>.</w:t>
        </w:r>
      </w:ins>
      <w:del w:id="281" w:author="Perica, Tina" w:date="2020-05-11T11:57:00Z">
        <w:r w:rsidRPr="00115063" w:rsidDel="00002002">
          <w:rPr>
            <w:color w:val="000000" w:themeColor="text1"/>
            <w:rPrChange w:id="282" w:author="Perica, Tina" w:date="2020-05-09T18:15:00Z">
              <w:rPr>
                <w:color w:val="2F5496" w:themeColor="accent1" w:themeShade="BF"/>
              </w:rPr>
            </w:rPrChange>
          </w:rPr>
          <w:delText xml:space="preserve">, </w:delText>
        </w:r>
        <w:r w:rsidR="00CD1ED2" w:rsidRPr="00115063" w:rsidDel="00002002">
          <w:rPr>
            <w:color w:val="000000" w:themeColor="text1"/>
            <w:rPrChange w:id="283" w:author="Perica, Tina" w:date="2020-05-09T18:15:00Z">
              <w:rPr>
                <w:color w:val="2F5496" w:themeColor="accent1" w:themeShade="BF"/>
              </w:rPr>
            </w:rPrChange>
          </w:rPr>
          <w:delText>where</w:delText>
        </w:r>
      </w:del>
      <w:r w:rsidR="00CD1ED2" w:rsidRPr="00115063">
        <w:rPr>
          <w:color w:val="000000" w:themeColor="text1"/>
          <w:rPrChange w:id="284" w:author="Perica, Tina" w:date="2020-05-09T18:15:00Z">
            <w:rPr>
              <w:color w:val="2F5496" w:themeColor="accent1" w:themeShade="BF"/>
            </w:rPr>
          </w:rPrChange>
        </w:rPr>
        <w:t xml:space="preserve"> </w:t>
      </w:r>
      <w:ins w:id="285" w:author="Perica, Tina" w:date="2020-05-11T11:57:00Z">
        <w:r w:rsidR="00002002">
          <w:rPr>
            <w:color w:val="000000" w:themeColor="text1"/>
          </w:rPr>
          <w:t>W</w:t>
        </w:r>
      </w:ins>
      <w:del w:id="286" w:author="Perica, Tina" w:date="2020-05-11T11:57:00Z">
        <w:r w:rsidR="00CD1ED2" w:rsidRPr="00115063" w:rsidDel="00002002">
          <w:rPr>
            <w:color w:val="000000" w:themeColor="text1"/>
            <w:rPrChange w:id="287" w:author="Perica, Tina" w:date="2020-05-09T18:15:00Z">
              <w:rPr>
                <w:color w:val="2F5496" w:themeColor="accent1" w:themeShade="BF"/>
              </w:rPr>
            </w:rPrChange>
          </w:rPr>
          <w:delText>w</w:delText>
        </w:r>
      </w:del>
      <w:r w:rsidR="00CD1ED2" w:rsidRPr="00115063">
        <w:rPr>
          <w:color w:val="000000" w:themeColor="text1"/>
          <w:rPrChange w:id="288" w:author="Perica, Tina" w:date="2020-05-09T18:15:00Z">
            <w:rPr>
              <w:color w:val="2F5496" w:themeColor="accent1" w:themeShade="BF"/>
            </w:rPr>
          </w:rPrChange>
        </w:rPr>
        <w:t xml:space="preserve">e first </w:t>
      </w:r>
      <w:del w:id="289" w:author="Perica, Tina" w:date="2020-05-11T11:52:00Z">
        <w:r w:rsidR="00CD1ED2" w:rsidRPr="00115063" w:rsidDel="00002002">
          <w:rPr>
            <w:color w:val="000000" w:themeColor="text1"/>
            <w:rPrChange w:id="290" w:author="Perica, Tina" w:date="2020-05-09T18:15:00Z">
              <w:rPr>
                <w:color w:val="2F5496" w:themeColor="accent1" w:themeShade="BF"/>
              </w:rPr>
            </w:rPrChange>
          </w:rPr>
          <w:delText xml:space="preserve">quantified </w:delText>
        </w:r>
      </w:del>
      <w:ins w:id="291" w:author="Perica, Tina" w:date="2020-05-11T11:58:00Z">
        <w:r w:rsidR="00002002">
          <w:rPr>
            <w:color w:val="000000" w:themeColor="text1"/>
          </w:rPr>
          <w:t>grouped the point mutants by</w:t>
        </w:r>
      </w:ins>
      <w:ins w:id="292" w:author="Perica, Tina" w:date="2020-05-11T11:52:00Z">
        <w:r w:rsidR="00002002" w:rsidRPr="00115063">
          <w:rPr>
            <w:color w:val="000000" w:themeColor="text1"/>
            <w:rPrChange w:id="293" w:author="Perica, Tina" w:date="2020-05-09T18:15:00Z">
              <w:rPr>
                <w:color w:val="2F5496" w:themeColor="accent1" w:themeShade="BF"/>
              </w:rPr>
            </w:rPrChange>
          </w:rPr>
          <w:t xml:space="preserve"> </w:t>
        </w:r>
      </w:ins>
      <w:r w:rsidR="00CD1ED2" w:rsidRPr="00115063">
        <w:rPr>
          <w:color w:val="000000" w:themeColor="text1"/>
          <w:rPrChange w:id="294" w:author="Perica, Tina" w:date="2020-05-09T18:15:00Z">
            <w:rPr>
              <w:color w:val="2F5496" w:themeColor="accent1" w:themeShade="BF"/>
            </w:rPr>
          </w:rPrChange>
        </w:rPr>
        <w:t>the</w:t>
      </w:r>
      <w:ins w:id="295" w:author="Perica, Tina" w:date="2020-05-11T11:59:00Z">
        <w:r w:rsidR="00002002">
          <w:rPr>
            <w:color w:val="000000" w:themeColor="text1"/>
          </w:rPr>
          <w:t>ir</w:t>
        </w:r>
      </w:ins>
      <w:r w:rsidR="00CD1ED2" w:rsidRPr="00115063">
        <w:rPr>
          <w:color w:val="000000" w:themeColor="text1"/>
          <w:rPrChange w:id="296" w:author="Perica, Tina" w:date="2020-05-09T18:15:00Z">
            <w:rPr>
              <w:color w:val="2F5496" w:themeColor="accent1" w:themeShade="BF"/>
            </w:rPr>
          </w:rPrChange>
        </w:rPr>
        <w:t xml:space="preserve"> </w:t>
      </w:r>
      <w:del w:id="297" w:author="Perica, Tina" w:date="2020-05-11T11:58:00Z">
        <w:r w:rsidR="00CD1ED2" w:rsidRPr="00115063" w:rsidDel="00002002">
          <w:rPr>
            <w:color w:val="000000" w:themeColor="text1"/>
            <w:rPrChange w:id="298" w:author="Perica, Tina" w:date="2020-05-09T18:15:00Z">
              <w:rPr>
                <w:color w:val="2F5496" w:themeColor="accent1" w:themeShade="BF"/>
              </w:rPr>
            </w:rPrChange>
          </w:rPr>
          <w:delText xml:space="preserve">effects of </w:delText>
        </w:r>
      </w:del>
      <w:del w:id="299" w:author="Perica, Tina" w:date="2020-05-11T11:51:00Z">
        <w:r w:rsidR="00CD1ED2" w:rsidRPr="00115063" w:rsidDel="00002002">
          <w:rPr>
            <w:color w:val="000000" w:themeColor="text1"/>
            <w:rPrChange w:id="300" w:author="Perica, Tina" w:date="2020-05-09T18:15:00Z">
              <w:rPr>
                <w:color w:val="2F5496" w:themeColor="accent1" w:themeShade="BF"/>
              </w:rPr>
            </w:rPrChange>
          </w:rPr>
          <w:delText>endogenous</w:delText>
        </w:r>
        <w:r w:rsidR="00B71288" w:rsidRPr="00115063" w:rsidDel="00002002">
          <w:rPr>
            <w:color w:val="000000" w:themeColor="text1"/>
            <w:rPrChange w:id="301" w:author="Perica, Tina" w:date="2020-05-09T18:15:00Z">
              <w:rPr>
                <w:color w:val="2F5496" w:themeColor="accent1" w:themeShade="BF"/>
              </w:rPr>
            </w:rPrChange>
          </w:rPr>
          <w:delText>ly expressed</w:delText>
        </w:r>
        <w:r w:rsidR="00CD1ED2" w:rsidRPr="00115063" w:rsidDel="00002002">
          <w:rPr>
            <w:color w:val="000000" w:themeColor="text1"/>
            <w:rPrChange w:id="302" w:author="Perica, Tina" w:date="2020-05-09T18:15:00Z">
              <w:rPr>
                <w:color w:val="2F5496" w:themeColor="accent1" w:themeShade="BF"/>
              </w:rPr>
            </w:rPrChange>
          </w:rPr>
          <w:delText xml:space="preserve"> </w:delText>
        </w:r>
      </w:del>
      <w:del w:id="303" w:author="Perica, Tina" w:date="2020-05-11T11:58:00Z">
        <w:r w:rsidR="00CD1ED2" w:rsidRPr="00115063" w:rsidDel="00002002">
          <w:rPr>
            <w:color w:val="000000" w:themeColor="text1"/>
            <w:rPrChange w:id="304" w:author="Perica, Tina" w:date="2020-05-09T18:15:00Z">
              <w:rPr>
                <w:color w:val="2F5496" w:themeColor="accent1" w:themeShade="BF"/>
              </w:rPr>
            </w:rPrChange>
          </w:rPr>
          <w:delText xml:space="preserve">mutations on the </w:delText>
        </w:r>
      </w:del>
      <w:r w:rsidR="00CD1ED2" w:rsidRPr="00115063">
        <w:rPr>
          <w:color w:val="000000" w:themeColor="text1"/>
          <w:rPrChange w:id="305" w:author="Perica, Tina" w:date="2020-05-09T18:15:00Z">
            <w:rPr>
              <w:color w:val="2F5496" w:themeColor="accent1" w:themeShade="BF"/>
            </w:rPr>
          </w:rPrChange>
        </w:rPr>
        <w:t>complex cellular phenotype</w:t>
      </w:r>
      <w:ins w:id="306" w:author="Perica, Tina" w:date="2020-05-11T11:59:00Z">
        <w:r w:rsidR="00002002">
          <w:rPr>
            <w:color w:val="000000" w:themeColor="text1"/>
          </w:rPr>
          <w:t>s determined by functional genomics</w:t>
        </w:r>
      </w:ins>
      <w:del w:id="307" w:author="Perica, Tina" w:date="2020-05-11T11:59:00Z">
        <w:r w:rsidR="00CD1ED2" w:rsidRPr="00115063" w:rsidDel="00002002">
          <w:rPr>
            <w:color w:val="000000" w:themeColor="text1"/>
            <w:rPrChange w:id="308" w:author="Perica, Tina" w:date="2020-05-09T18:15:00Z">
              <w:rPr>
                <w:color w:val="2F5496" w:themeColor="accent1" w:themeShade="BF"/>
              </w:rPr>
            </w:rPrChange>
          </w:rPr>
          <w:delText xml:space="preserve">, </w:delText>
        </w:r>
      </w:del>
      <w:ins w:id="309" w:author="Perica, Tina" w:date="2020-05-11T11:51:00Z">
        <w:r w:rsidR="00002002">
          <w:rPr>
            <w:color w:val="000000" w:themeColor="text1"/>
          </w:rPr>
          <w:t xml:space="preserve">, </w:t>
        </w:r>
      </w:ins>
      <w:ins w:id="310" w:author="Perica, Tina" w:date="2020-05-11T11:52:00Z">
        <w:r w:rsidR="00002002">
          <w:rPr>
            <w:color w:val="000000" w:themeColor="text1"/>
          </w:rPr>
          <w:t>and</w:t>
        </w:r>
      </w:ins>
      <w:ins w:id="311" w:author="Perica, Tina" w:date="2020-05-11T11:59:00Z">
        <w:r w:rsidR="00002002">
          <w:rPr>
            <w:color w:val="000000" w:themeColor="text1"/>
          </w:rPr>
          <w:t xml:space="preserve"> then</w:t>
        </w:r>
      </w:ins>
      <w:ins w:id="312" w:author="Perica, Tina" w:date="2020-05-11T11:52:00Z">
        <w:r w:rsidR="00002002">
          <w:rPr>
            <w:color w:val="000000" w:themeColor="text1"/>
          </w:rPr>
          <w:t xml:space="preserve"> </w:t>
        </w:r>
      </w:ins>
      <w:ins w:id="313" w:author="Perica, Tina" w:date="2020-05-11T11:53:00Z">
        <w:r w:rsidR="00002002">
          <w:rPr>
            <w:color w:val="000000" w:themeColor="text1"/>
          </w:rPr>
          <w:t xml:space="preserve">experimentally </w:t>
        </w:r>
        <w:proofErr w:type="spellStart"/>
        <w:r w:rsidR="00002002">
          <w:rPr>
            <w:color w:val="000000" w:themeColor="text1"/>
          </w:rPr>
          <w:t>characterise</w:t>
        </w:r>
      </w:ins>
      <w:ins w:id="314" w:author="Perica, Tina" w:date="2020-05-11T11:59:00Z">
        <w:r w:rsidR="00002002">
          <w:rPr>
            <w:color w:val="000000" w:themeColor="text1"/>
          </w:rPr>
          <w:t>d</w:t>
        </w:r>
      </w:ins>
      <w:proofErr w:type="spellEnd"/>
      <w:ins w:id="315" w:author="Perica, Tina" w:date="2020-05-11T11:52:00Z">
        <w:r w:rsidR="00002002">
          <w:rPr>
            <w:color w:val="000000" w:themeColor="text1"/>
          </w:rPr>
          <w:t xml:space="preserve"> representatives from each group </w:t>
        </w:r>
      </w:ins>
      <w:ins w:id="316" w:author="Perica, Tina" w:date="2020-05-11T11:53:00Z">
        <w:r w:rsidR="00002002" w:rsidRPr="001E37F1">
          <w:rPr>
            <w:color w:val="000000" w:themeColor="text1"/>
          </w:rPr>
          <w:t>with increasing resolution of mechanistic detail</w:t>
        </w:r>
        <w:r w:rsidR="00002002">
          <w:rPr>
            <w:color w:val="000000" w:themeColor="text1"/>
          </w:rPr>
          <w:t xml:space="preserve"> </w:t>
        </w:r>
      </w:ins>
      <w:ins w:id="317" w:author="Perica, Tina" w:date="2020-05-11T11:52:00Z">
        <w:r w:rsidR="00002002">
          <w:rPr>
            <w:color w:val="000000" w:themeColor="text1"/>
          </w:rPr>
          <w:t xml:space="preserve">until we found </w:t>
        </w:r>
      </w:ins>
      <w:ins w:id="318" w:author="Perica, Tina" w:date="2020-05-11T12:00:00Z">
        <w:r w:rsidR="00002002">
          <w:rPr>
            <w:color w:val="000000" w:themeColor="text1"/>
          </w:rPr>
          <w:t xml:space="preserve">a </w:t>
        </w:r>
        <w:r w:rsidR="00002002" w:rsidRPr="001E37F1">
          <w:rPr>
            <w:color w:val="000000" w:themeColor="text1"/>
          </w:rPr>
          <w:t xml:space="preserve">simple set of biophysical parameters that explain the complex phenotype to a </w:t>
        </w:r>
      </w:ins>
      <w:ins w:id="319" w:author="Perica, Tina" w:date="2020-05-11T14:42:00Z">
        <w:r w:rsidR="00DC769D">
          <w:rPr>
            <w:color w:val="000000" w:themeColor="text1"/>
          </w:rPr>
          <w:t>large</w:t>
        </w:r>
      </w:ins>
      <w:ins w:id="320" w:author="Perica, Tina" w:date="2020-05-11T12:00:00Z">
        <w:r w:rsidR="00002002" w:rsidRPr="001E37F1">
          <w:rPr>
            <w:color w:val="000000" w:themeColor="text1"/>
          </w:rPr>
          <w:t xml:space="preserve"> extent</w:t>
        </w:r>
      </w:ins>
      <w:ins w:id="321" w:author="Perica, Tina" w:date="2020-05-11T11:52:00Z">
        <w:r w:rsidR="00002002">
          <w:rPr>
            <w:color w:val="000000" w:themeColor="text1"/>
          </w:rPr>
          <w:t>.</w:t>
        </w:r>
      </w:ins>
      <w:del w:id="322" w:author="Perica, Tina" w:date="2020-05-11T12:00:00Z">
        <w:r w:rsidR="00CD1ED2" w:rsidRPr="00115063" w:rsidDel="00002002">
          <w:rPr>
            <w:color w:val="000000" w:themeColor="text1"/>
            <w:rPrChange w:id="323" w:author="Perica, Tina" w:date="2020-05-09T18:15:00Z">
              <w:rPr>
                <w:color w:val="2F5496" w:themeColor="accent1" w:themeShade="BF"/>
              </w:rPr>
            </w:rPrChange>
          </w:rPr>
          <w:delText xml:space="preserve">and then </w:delText>
        </w:r>
        <w:r w:rsidR="002B67C3" w:rsidRPr="00115063" w:rsidDel="00002002">
          <w:rPr>
            <w:color w:val="000000" w:themeColor="text1"/>
            <w:rPrChange w:id="324" w:author="Perica, Tina" w:date="2020-05-09T18:15:00Z">
              <w:rPr>
                <w:color w:val="2F5496" w:themeColor="accent1" w:themeShade="BF"/>
              </w:rPr>
            </w:rPrChange>
          </w:rPr>
          <w:delText xml:space="preserve">experimentally </w:delText>
        </w:r>
        <w:r w:rsidR="00CD1ED2" w:rsidRPr="00115063" w:rsidDel="00002002">
          <w:rPr>
            <w:color w:val="000000" w:themeColor="text1"/>
            <w:rPrChange w:id="325" w:author="Perica, Tina" w:date="2020-05-09T18:15:00Z">
              <w:rPr>
                <w:color w:val="2F5496" w:themeColor="accent1" w:themeShade="BF"/>
              </w:rPr>
            </w:rPrChange>
          </w:rPr>
          <w:delText>followed up groups of mutations</w:delText>
        </w:r>
        <w:r w:rsidR="00ED50B0" w:rsidRPr="00115063" w:rsidDel="00002002">
          <w:rPr>
            <w:color w:val="000000" w:themeColor="text1"/>
            <w:rPrChange w:id="326" w:author="Perica, Tina" w:date="2020-05-09T18:15:00Z">
              <w:rPr>
                <w:color w:val="2F5496" w:themeColor="accent1" w:themeShade="BF"/>
              </w:rPr>
            </w:rPrChange>
          </w:rPr>
          <w:delText xml:space="preserve"> with</w:delText>
        </w:r>
        <w:r w:rsidR="002B67C3" w:rsidRPr="00115063" w:rsidDel="00002002">
          <w:rPr>
            <w:color w:val="000000" w:themeColor="text1"/>
            <w:rPrChange w:id="327" w:author="Perica, Tina" w:date="2020-05-09T18:15:00Z">
              <w:rPr>
                <w:color w:val="2F5496" w:themeColor="accent1" w:themeShade="BF"/>
              </w:rPr>
            </w:rPrChange>
          </w:rPr>
          <w:delText xml:space="preserve"> </w:delText>
        </w:r>
        <w:r w:rsidR="00ED50B0" w:rsidRPr="00115063" w:rsidDel="00002002">
          <w:rPr>
            <w:color w:val="000000" w:themeColor="text1"/>
            <w:rPrChange w:id="328" w:author="Perica, Tina" w:date="2020-05-09T18:15:00Z">
              <w:rPr>
                <w:color w:val="2F5496" w:themeColor="accent1" w:themeShade="BF"/>
              </w:rPr>
            </w:rPrChange>
          </w:rPr>
          <w:delText>increasing resolution of mechanistic detail</w:delText>
        </w:r>
        <w:r w:rsidR="009C30B0" w:rsidRPr="00115063" w:rsidDel="00002002">
          <w:rPr>
            <w:color w:val="000000" w:themeColor="text1"/>
            <w:rPrChange w:id="329" w:author="Perica, Tina" w:date="2020-05-09T18:15:00Z">
              <w:rPr>
                <w:color w:val="2F5496" w:themeColor="accent1" w:themeShade="BF"/>
              </w:rPr>
            </w:rPrChange>
          </w:rPr>
          <w:delText>,</w:delText>
        </w:r>
        <w:r w:rsidR="007E0EA1" w:rsidRPr="00115063" w:rsidDel="00002002">
          <w:rPr>
            <w:color w:val="000000" w:themeColor="text1"/>
            <w:rPrChange w:id="330" w:author="Perica, Tina" w:date="2020-05-09T18:15:00Z">
              <w:rPr>
                <w:color w:val="2F5496" w:themeColor="accent1" w:themeShade="BF"/>
              </w:rPr>
            </w:rPrChange>
          </w:rPr>
          <w:delText xml:space="preserve"> </w:delText>
        </w:r>
        <w:r w:rsidR="00ED50B0" w:rsidRPr="00115063" w:rsidDel="00002002">
          <w:rPr>
            <w:color w:val="000000" w:themeColor="text1"/>
            <w:rPrChange w:id="331" w:author="Perica, Tina" w:date="2020-05-09T18:15:00Z">
              <w:rPr>
                <w:color w:val="2F5496" w:themeColor="accent1" w:themeShade="BF"/>
              </w:rPr>
            </w:rPrChange>
          </w:rPr>
          <w:delText xml:space="preserve">to </w:delText>
        </w:r>
        <w:r w:rsidR="009C30B0" w:rsidRPr="00115063" w:rsidDel="00002002">
          <w:rPr>
            <w:color w:val="000000" w:themeColor="text1"/>
            <w:rPrChange w:id="332" w:author="Perica, Tina" w:date="2020-05-09T18:15:00Z">
              <w:rPr>
                <w:color w:val="2F5496" w:themeColor="accent1" w:themeShade="BF"/>
              </w:rPr>
            </w:rPrChange>
          </w:rPr>
          <w:delText>finally</w:delText>
        </w:r>
        <w:r w:rsidR="00ED50B0" w:rsidRPr="00115063" w:rsidDel="00002002">
          <w:rPr>
            <w:color w:val="000000" w:themeColor="text1"/>
            <w:rPrChange w:id="333" w:author="Perica, Tina" w:date="2020-05-09T18:15:00Z">
              <w:rPr>
                <w:color w:val="2F5496" w:themeColor="accent1" w:themeShade="BF"/>
              </w:rPr>
            </w:rPrChange>
          </w:rPr>
          <w:delText xml:space="preserve"> arrive to a simple set of biophysical parameters that explain the complex phenotype</w:delText>
        </w:r>
        <w:r w:rsidR="00B71288" w:rsidRPr="00115063" w:rsidDel="00002002">
          <w:rPr>
            <w:color w:val="000000" w:themeColor="text1"/>
            <w:rPrChange w:id="334" w:author="Perica, Tina" w:date="2020-05-09T18:15:00Z">
              <w:rPr>
                <w:color w:val="2F5496" w:themeColor="accent1" w:themeShade="BF"/>
              </w:rPr>
            </w:rPrChange>
          </w:rPr>
          <w:delText xml:space="preserve"> to a surprising extent</w:delText>
        </w:r>
        <w:r w:rsidR="00ED50B0" w:rsidRPr="00115063" w:rsidDel="00002002">
          <w:rPr>
            <w:color w:val="000000" w:themeColor="text1"/>
            <w:rPrChange w:id="335" w:author="Perica, Tina" w:date="2020-05-09T18:15:00Z">
              <w:rPr>
                <w:color w:val="2F5496" w:themeColor="accent1" w:themeShade="BF"/>
              </w:rPr>
            </w:rPrChange>
          </w:rPr>
          <w:delText>.</w:delText>
        </w:r>
      </w:del>
    </w:p>
    <w:p w14:paraId="686C044D" w14:textId="020F2DCF" w:rsidR="0020657C" w:rsidRPr="00115063" w:rsidRDefault="006F1E5E" w:rsidP="00417D41">
      <w:pPr>
        <w:rPr>
          <w:color w:val="000000" w:themeColor="text1"/>
          <w:rPrChange w:id="336" w:author="Perica, Tina" w:date="2020-05-09T18:15:00Z">
            <w:rPr>
              <w:color w:val="2F5496" w:themeColor="accent1" w:themeShade="BF"/>
            </w:rPr>
          </w:rPrChange>
        </w:rPr>
      </w:pPr>
      <w:ins w:id="337" w:author="Perica, Tina" w:date="2020-05-11T14:44:00Z">
        <w:r>
          <w:rPr>
            <w:color w:val="000000" w:themeColor="text1"/>
          </w:rPr>
          <w:t xml:space="preserve">During this process, </w:t>
        </w:r>
      </w:ins>
      <w:del w:id="338" w:author="Perica, Tina" w:date="2020-05-11T14:44:00Z">
        <w:r w:rsidR="00B62E39" w:rsidRPr="00115063" w:rsidDel="006F1E5E">
          <w:rPr>
            <w:color w:val="000000" w:themeColor="text1"/>
            <w:rPrChange w:id="339" w:author="Perica, Tina" w:date="2020-05-09T18:15:00Z">
              <w:rPr>
                <w:color w:val="2F5496" w:themeColor="accent1" w:themeShade="BF"/>
              </w:rPr>
            </w:rPrChange>
          </w:rPr>
          <w:delText xml:space="preserve">From functional genomics experiments we saw that half of our mutants have rich phenotypes and half have very weak effects, comparable to wild type. Among the mutants with strong phenotype effects, we could see that they further group by their profile similarities with genes representing a handful of distinct cellular processes (gene sets from Supplementary File </w:delText>
        </w:r>
        <w:r w:rsidR="005156D1" w:rsidRPr="00115063" w:rsidDel="006F1E5E">
          <w:rPr>
            <w:color w:val="000000" w:themeColor="text1"/>
            <w:rPrChange w:id="340" w:author="Perica, Tina" w:date="2020-05-09T18:15:00Z">
              <w:rPr>
                <w:color w:val="2F5496" w:themeColor="accent1" w:themeShade="BF"/>
              </w:rPr>
            </w:rPrChange>
          </w:rPr>
          <w:delText>5</w:delText>
        </w:r>
        <w:r w:rsidR="00B62E39" w:rsidRPr="00115063" w:rsidDel="006F1E5E">
          <w:rPr>
            <w:color w:val="000000" w:themeColor="text1"/>
            <w:rPrChange w:id="341" w:author="Perica, Tina" w:date="2020-05-09T18:15:00Z">
              <w:rPr>
                <w:color w:val="2F5496" w:themeColor="accent1" w:themeShade="BF"/>
              </w:rPr>
            </w:rPrChange>
          </w:rPr>
          <w:delText>)</w:delText>
        </w:r>
        <w:r w:rsidR="00B16B1B" w:rsidRPr="00115063" w:rsidDel="006F1E5E">
          <w:rPr>
            <w:color w:val="000000" w:themeColor="text1"/>
            <w:rPrChange w:id="342" w:author="Perica, Tina" w:date="2020-05-09T18:15:00Z">
              <w:rPr>
                <w:color w:val="2F5496" w:themeColor="accent1" w:themeShade="BF"/>
              </w:rPr>
            </w:rPrChange>
          </w:rPr>
          <w:delText>.</w:delText>
        </w:r>
        <w:r w:rsidR="0020657C" w:rsidRPr="00115063" w:rsidDel="006F1E5E">
          <w:rPr>
            <w:color w:val="000000" w:themeColor="text1"/>
            <w:rPrChange w:id="343" w:author="Perica, Tina" w:date="2020-05-09T18:15:00Z">
              <w:rPr>
                <w:color w:val="2F5496" w:themeColor="accent1" w:themeShade="BF"/>
              </w:rPr>
            </w:rPrChange>
          </w:rPr>
          <w:delText xml:space="preserve"> But most importantly</w:delText>
        </w:r>
        <w:r w:rsidR="00D53F0B" w:rsidRPr="00115063" w:rsidDel="006F1E5E">
          <w:rPr>
            <w:color w:val="000000" w:themeColor="text1"/>
            <w:rPrChange w:id="344" w:author="Perica, Tina" w:date="2020-05-09T18:15:00Z">
              <w:rPr>
                <w:color w:val="2F5496" w:themeColor="accent1" w:themeShade="BF"/>
              </w:rPr>
            </w:rPrChange>
          </w:rPr>
          <w:delText xml:space="preserve"> </w:delText>
        </w:r>
      </w:del>
      <w:r w:rsidR="00D53F0B" w:rsidRPr="00115063">
        <w:rPr>
          <w:color w:val="000000" w:themeColor="text1"/>
          <w:rPrChange w:id="345" w:author="Perica, Tina" w:date="2020-05-09T18:15:00Z">
            <w:rPr>
              <w:color w:val="2F5496" w:themeColor="accent1" w:themeShade="BF"/>
            </w:rPr>
          </w:rPrChange>
        </w:rPr>
        <w:t xml:space="preserve">we </w:t>
      </w:r>
      <w:ins w:id="346" w:author="Perica, Tina" w:date="2020-05-11T14:44:00Z">
        <w:r>
          <w:rPr>
            <w:color w:val="000000" w:themeColor="text1"/>
          </w:rPr>
          <w:t>first found</w:t>
        </w:r>
      </w:ins>
      <w:del w:id="347" w:author="Perica, Tina" w:date="2020-05-11T14:44:00Z">
        <w:r w:rsidR="00D53F0B" w:rsidRPr="00115063" w:rsidDel="006F1E5E">
          <w:rPr>
            <w:color w:val="000000" w:themeColor="text1"/>
            <w:rPrChange w:id="348" w:author="Perica, Tina" w:date="2020-05-09T18:15:00Z">
              <w:rPr>
                <w:color w:val="2F5496" w:themeColor="accent1" w:themeShade="BF"/>
              </w:rPr>
            </w:rPrChange>
          </w:rPr>
          <w:delText>saw</w:delText>
        </w:r>
      </w:del>
      <w:r w:rsidR="00D53F0B" w:rsidRPr="00115063">
        <w:rPr>
          <w:color w:val="000000" w:themeColor="text1"/>
          <w:rPrChange w:id="349" w:author="Perica, Tina" w:date="2020-05-09T18:15:00Z">
            <w:rPr>
              <w:color w:val="2F5496" w:themeColor="accent1" w:themeShade="BF"/>
            </w:rPr>
          </w:rPrChange>
        </w:rPr>
        <w:t xml:space="preserve"> that</w:t>
      </w:r>
      <w:r w:rsidR="0020657C" w:rsidRPr="00115063">
        <w:rPr>
          <w:color w:val="000000" w:themeColor="text1"/>
          <w:rPrChange w:id="350" w:author="Perica, Tina" w:date="2020-05-09T18:15:00Z">
            <w:rPr>
              <w:color w:val="2F5496" w:themeColor="accent1" w:themeShade="BF"/>
            </w:rPr>
          </w:rPrChange>
        </w:rPr>
        <w:t xml:space="preserve"> </w:t>
      </w:r>
      <w:del w:id="351" w:author="Perica, Tina" w:date="2020-05-11T14:46:00Z">
        <w:r w:rsidR="0020657C" w:rsidRPr="00115063" w:rsidDel="006F1E5E">
          <w:rPr>
            <w:color w:val="000000" w:themeColor="text1"/>
            <w:rPrChange w:id="352" w:author="Perica, Tina" w:date="2020-05-09T18:15:00Z">
              <w:rPr>
                <w:color w:val="2F5496" w:themeColor="accent1" w:themeShade="BF"/>
              </w:rPr>
            </w:rPrChange>
          </w:rPr>
          <w:delText>the simplest hypothesis,</w:delText>
        </w:r>
      </w:del>
      <w:ins w:id="353" w:author="Perica, Tina" w:date="2020-05-11T14:46:00Z">
        <w:r>
          <w:rPr>
            <w:color w:val="000000" w:themeColor="text1"/>
          </w:rPr>
          <w:t>the hypothesis that</w:t>
        </w:r>
      </w:ins>
      <w:ins w:id="354" w:author="Perica, Tina" w:date="2020-05-11T14:44:00Z">
        <w:r>
          <w:rPr>
            <w:color w:val="000000" w:themeColor="text1"/>
          </w:rPr>
          <w:t xml:space="preserve"> would </w:t>
        </w:r>
      </w:ins>
      <w:ins w:id="355" w:author="Perica, Tina" w:date="2020-05-11T14:45:00Z">
        <w:r>
          <w:rPr>
            <w:color w:val="000000" w:themeColor="text1"/>
          </w:rPr>
          <w:t xml:space="preserve">be the best educated guess based on current literature, </w:t>
        </w:r>
      </w:ins>
      <w:del w:id="356" w:author="Perica, Tina" w:date="2020-05-11T14:46:00Z">
        <w:r w:rsidR="0020657C" w:rsidRPr="00115063" w:rsidDel="006F1E5E">
          <w:rPr>
            <w:color w:val="000000" w:themeColor="text1"/>
            <w:rPrChange w:id="357" w:author="Perica, Tina" w:date="2020-05-09T18:15:00Z">
              <w:rPr>
                <w:color w:val="2F5496" w:themeColor="accent1" w:themeShade="BF"/>
              </w:rPr>
            </w:rPrChange>
          </w:rPr>
          <w:delText xml:space="preserve"> </w:delText>
        </w:r>
      </w:del>
      <w:r w:rsidR="0020657C" w:rsidRPr="00115063">
        <w:rPr>
          <w:color w:val="000000" w:themeColor="text1"/>
          <w:rPrChange w:id="358" w:author="Perica, Tina" w:date="2020-05-09T18:15:00Z">
            <w:rPr>
              <w:color w:val="2F5496" w:themeColor="accent1" w:themeShade="BF"/>
            </w:rPr>
          </w:rPrChange>
        </w:rPr>
        <w:t>that position of the mutation in the</w:t>
      </w:r>
      <w:ins w:id="359" w:author="Perica, Tina" w:date="2020-05-11T14:46:00Z">
        <w:r>
          <w:rPr>
            <w:color w:val="000000" w:themeColor="text1"/>
          </w:rPr>
          <w:t xml:space="preserve"> different</w:t>
        </w:r>
      </w:ins>
      <w:r w:rsidR="0020657C" w:rsidRPr="00115063">
        <w:rPr>
          <w:color w:val="000000" w:themeColor="text1"/>
          <w:rPrChange w:id="360" w:author="Perica, Tina" w:date="2020-05-09T18:15:00Z">
            <w:rPr>
              <w:color w:val="2F5496" w:themeColor="accent1" w:themeShade="BF"/>
            </w:rPr>
          </w:rPrChange>
        </w:rPr>
        <w:t xml:space="preserve"> interface</w:t>
      </w:r>
      <w:ins w:id="361" w:author="Perica, Tina" w:date="2020-05-11T14:46:00Z">
        <w:r>
          <w:rPr>
            <w:color w:val="000000" w:themeColor="text1"/>
          </w:rPr>
          <w:t>s</w:t>
        </w:r>
      </w:ins>
      <w:r w:rsidR="0020657C" w:rsidRPr="00115063">
        <w:rPr>
          <w:color w:val="000000" w:themeColor="text1"/>
          <w:rPrChange w:id="362" w:author="Perica, Tina" w:date="2020-05-09T18:15:00Z">
            <w:rPr>
              <w:color w:val="2F5496" w:themeColor="accent1" w:themeShade="BF"/>
            </w:rPr>
          </w:rPrChange>
        </w:rPr>
        <w:t xml:space="preserve"> </w:t>
      </w:r>
      <w:del w:id="363" w:author="Perica, Tina" w:date="2020-05-11T14:46:00Z">
        <w:r w:rsidR="00D53F0B" w:rsidRPr="00115063" w:rsidDel="006F1E5E">
          <w:rPr>
            <w:color w:val="000000" w:themeColor="text1"/>
            <w:rPrChange w:id="364" w:author="Perica, Tina" w:date="2020-05-09T18:15:00Z">
              <w:rPr>
                <w:color w:val="2F5496" w:themeColor="accent1" w:themeShade="BF"/>
              </w:rPr>
            </w:rPrChange>
          </w:rPr>
          <w:delText xml:space="preserve">could </w:delText>
        </w:r>
      </w:del>
      <w:ins w:id="365" w:author="Perica, Tina" w:date="2020-05-11T14:46:00Z">
        <w:r>
          <w:rPr>
            <w:color w:val="000000" w:themeColor="text1"/>
          </w:rPr>
          <w:t>would</w:t>
        </w:r>
        <w:r w:rsidRPr="00115063">
          <w:rPr>
            <w:color w:val="000000" w:themeColor="text1"/>
            <w:rPrChange w:id="366" w:author="Perica, Tina" w:date="2020-05-09T18:15:00Z">
              <w:rPr>
                <w:color w:val="2F5496" w:themeColor="accent1" w:themeShade="BF"/>
              </w:rPr>
            </w:rPrChange>
          </w:rPr>
          <w:t xml:space="preserve"> </w:t>
        </w:r>
      </w:ins>
      <w:del w:id="367" w:author="Perica, Tina" w:date="2020-05-11T14:46:00Z">
        <w:r w:rsidR="0020657C" w:rsidRPr="00115063" w:rsidDel="006F1E5E">
          <w:rPr>
            <w:color w:val="000000" w:themeColor="text1"/>
            <w:rPrChange w:id="368" w:author="Perica, Tina" w:date="2020-05-09T18:15:00Z">
              <w:rPr>
                <w:color w:val="2F5496" w:themeColor="accent1" w:themeShade="BF"/>
              </w:rPr>
            </w:rPrChange>
          </w:rPr>
          <w:delText xml:space="preserve">sufficiently </w:delText>
        </w:r>
      </w:del>
      <w:r w:rsidR="0020657C" w:rsidRPr="00115063">
        <w:rPr>
          <w:color w:val="000000" w:themeColor="text1"/>
          <w:rPrChange w:id="369" w:author="Perica, Tina" w:date="2020-05-09T18:15:00Z">
            <w:rPr>
              <w:color w:val="2F5496" w:themeColor="accent1" w:themeShade="BF"/>
            </w:rPr>
          </w:rPrChange>
        </w:rPr>
        <w:t>explain the observed phenotype profiles</w:t>
      </w:r>
      <w:r w:rsidR="00D53F0B" w:rsidRPr="00115063">
        <w:rPr>
          <w:color w:val="000000" w:themeColor="text1"/>
          <w:rPrChange w:id="370" w:author="Perica, Tina" w:date="2020-05-09T18:15:00Z">
            <w:rPr>
              <w:color w:val="2F5496" w:themeColor="accent1" w:themeShade="BF"/>
            </w:rPr>
          </w:rPrChange>
        </w:rPr>
        <w:t>, did not hold true</w:t>
      </w:r>
      <w:r w:rsidR="0020657C" w:rsidRPr="00115063">
        <w:rPr>
          <w:color w:val="000000" w:themeColor="text1"/>
          <w:rPrChange w:id="371" w:author="Perica, Tina" w:date="2020-05-09T18:15:00Z">
            <w:rPr>
              <w:color w:val="2F5496" w:themeColor="accent1" w:themeShade="BF"/>
            </w:rPr>
          </w:rPrChange>
        </w:rPr>
        <w:t>.</w:t>
      </w:r>
    </w:p>
    <w:p w14:paraId="12EDF03E" w14:textId="77777777" w:rsidR="00B62E39" w:rsidRPr="00115063" w:rsidRDefault="00771300" w:rsidP="00417D41">
      <w:pPr>
        <w:rPr>
          <w:color w:val="000000" w:themeColor="text1"/>
          <w:rPrChange w:id="372" w:author="Perica, Tina" w:date="2020-05-09T18:15:00Z">
            <w:rPr>
              <w:color w:val="2F5496" w:themeColor="accent1" w:themeShade="BF"/>
            </w:rPr>
          </w:rPrChange>
        </w:rPr>
      </w:pPr>
      <w:r w:rsidRPr="00115063">
        <w:rPr>
          <w:color w:val="000000" w:themeColor="text1"/>
          <w:rPrChange w:id="373" w:author="Perica, Tina" w:date="2020-05-09T18:15:00Z">
            <w:rPr>
              <w:color w:val="2F5496" w:themeColor="accent1" w:themeShade="BF"/>
            </w:rPr>
          </w:rPrChange>
        </w:rPr>
        <w:t xml:space="preserve">We next sought to find the biophysical basis for the observed phenotype. As both AP-MS and kinetics experiments are extremely laborious and expensive, we </w:t>
      </w:r>
      <w:r w:rsidR="00D53F0B" w:rsidRPr="00115063">
        <w:rPr>
          <w:color w:val="000000" w:themeColor="text1"/>
          <w:rPrChange w:id="374" w:author="Perica, Tina" w:date="2020-05-09T18:15:00Z">
            <w:rPr>
              <w:color w:val="2F5496" w:themeColor="accent1" w:themeShade="BF"/>
            </w:rPr>
          </w:rPrChange>
        </w:rPr>
        <w:t>selected</w:t>
      </w:r>
      <w:r w:rsidR="0020657C" w:rsidRPr="00115063">
        <w:rPr>
          <w:color w:val="000000" w:themeColor="text1"/>
          <w:rPrChange w:id="375" w:author="Perica, Tina" w:date="2020-05-09T18:15:00Z">
            <w:rPr>
              <w:color w:val="2F5496" w:themeColor="accent1" w:themeShade="BF"/>
            </w:rPr>
          </w:rPrChange>
        </w:rPr>
        <w:t xml:space="preserve"> mutants from each of the phenotype categories</w:t>
      </w:r>
      <w:r w:rsidR="00D53F0B" w:rsidRPr="00115063">
        <w:rPr>
          <w:color w:val="000000" w:themeColor="text1"/>
          <w:rPrChange w:id="376" w:author="Perica, Tina" w:date="2020-05-09T18:15:00Z">
            <w:rPr>
              <w:color w:val="2F5496" w:themeColor="accent1" w:themeShade="BF"/>
            </w:rPr>
          </w:rPrChange>
        </w:rPr>
        <w:t xml:space="preserve"> for further characterization</w:t>
      </w:r>
      <w:r w:rsidRPr="00115063">
        <w:rPr>
          <w:color w:val="000000" w:themeColor="text1"/>
          <w:rPrChange w:id="377" w:author="Perica, Tina" w:date="2020-05-09T18:15:00Z">
            <w:rPr>
              <w:color w:val="2F5496" w:themeColor="accent1" w:themeShade="BF"/>
            </w:rPr>
          </w:rPrChange>
        </w:rPr>
        <w:t xml:space="preserve">: </w:t>
      </w:r>
      <w:r w:rsidR="0020657C" w:rsidRPr="00115063">
        <w:rPr>
          <w:color w:val="000000" w:themeColor="text1"/>
          <w:rPrChange w:id="378" w:author="Perica, Tina" w:date="2020-05-09T18:15:00Z">
            <w:rPr>
              <w:color w:val="2F5496" w:themeColor="accent1" w:themeShade="BF"/>
            </w:rPr>
          </w:rPrChange>
        </w:rPr>
        <w:t>weak and strong, as well as from each of the phenotypic groups of strong mutants.</w:t>
      </w:r>
    </w:p>
    <w:p w14:paraId="4D262E13" w14:textId="77777777" w:rsidR="00E469DE" w:rsidRDefault="00E469DE" w:rsidP="00437E2B"/>
    <w:p w14:paraId="4CC2678B" w14:textId="77777777" w:rsidR="00267D85" w:rsidRDefault="00267D85">
      <w:pPr>
        <w:spacing w:after="0"/>
        <w:jc w:val="left"/>
        <w:rPr>
          <w:b/>
          <w:bCs/>
          <w:shd w:val="clear" w:color="auto" w:fill="FFFFFF"/>
        </w:rPr>
      </w:pPr>
      <w:r>
        <w:rPr>
          <w:b/>
          <w:bCs/>
          <w:shd w:val="clear" w:color="auto" w:fill="FFFFFF"/>
        </w:rPr>
        <w:br w:type="page"/>
      </w:r>
    </w:p>
    <w:p w14:paraId="3776F646" w14:textId="6E7245C8" w:rsidR="00115063" w:rsidRDefault="00115063" w:rsidP="00437E2B">
      <w:pPr>
        <w:rPr>
          <w:ins w:id="379" w:author="Perica, Tina" w:date="2020-05-09T18:14:00Z"/>
          <w:b/>
          <w:bCs/>
          <w:shd w:val="clear" w:color="auto" w:fill="FFFFFF"/>
        </w:rPr>
      </w:pPr>
      <w:ins w:id="380" w:author="Perica, Tina" w:date="2020-05-09T18:13:00Z">
        <w:r>
          <w:rPr>
            <w:b/>
            <w:bCs/>
            <w:shd w:val="clear" w:color="auto" w:fill="FFFFFF"/>
          </w:rPr>
          <w:lastRenderedPageBreak/>
          <w:t>Point by point re</w:t>
        </w:r>
      </w:ins>
      <w:ins w:id="381" w:author="Perica, Tina" w:date="2020-05-09T18:14:00Z">
        <w:r>
          <w:rPr>
            <w:b/>
            <w:bCs/>
            <w:shd w:val="clear" w:color="auto" w:fill="FFFFFF"/>
          </w:rPr>
          <w:t>plies to reviewers</w:t>
        </w:r>
      </w:ins>
    </w:p>
    <w:p w14:paraId="04F7D0D5" w14:textId="77777777" w:rsidR="00115063" w:rsidRPr="00115063" w:rsidRDefault="00115063" w:rsidP="00115063">
      <w:pPr>
        <w:rPr>
          <w:ins w:id="382" w:author="Perica, Tina" w:date="2020-05-09T18:14:00Z"/>
          <w:b/>
          <w:bCs/>
          <w:i/>
          <w:iCs/>
          <w:shd w:val="clear" w:color="auto" w:fill="FFFFFF"/>
        </w:rPr>
      </w:pPr>
      <w:ins w:id="383" w:author="Perica, Tina" w:date="2020-05-09T18:14:00Z">
        <w:r w:rsidRPr="00115063">
          <w:rPr>
            <w:b/>
            <w:bCs/>
            <w:i/>
            <w:iCs/>
            <w:shd w:val="clear" w:color="auto" w:fill="FFFFFF"/>
          </w:rPr>
          <w:t>Referee comments are in italic.</w:t>
        </w:r>
      </w:ins>
    </w:p>
    <w:p w14:paraId="32132CE8" w14:textId="77777777" w:rsidR="00115063" w:rsidRPr="00115063" w:rsidRDefault="00115063" w:rsidP="00115063">
      <w:pPr>
        <w:rPr>
          <w:ins w:id="384" w:author="Perica, Tina" w:date="2020-05-09T18:14:00Z"/>
          <w:b/>
          <w:bCs/>
          <w:shd w:val="clear" w:color="auto" w:fill="FFFFFF"/>
        </w:rPr>
      </w:pPr>
      <w:ins w:id="385" w:author="Perica, Tina" w:date="2020-05-09T18:14:00Z">
        <w:r w:rsidRPr="00115063">
          <w:rPr>
            <w:b/>
            <w:bCs/>
            <w:shd w:val="clear" w:color="auto" w:fill="FFFFFF"/>
          </w:rPr>
          <w:t>Our responses to the referees are in blue.</w:t>
        </w:r>
      </w:ins>
    </w:p>
    <w:p w14:paraId="24AE9C98" w14:textId="77777777" w:rsidR="00115063" w:rsidRPr="00115063" w:rsidRDefault="00115063" w:rsidP="00115063">
      <w:pPr>
        <w:rPr>
          <w:ins w:id="386" w:author="Perica, Tina" w:date="2020-05-09T18:14:00Z"/>
          <w:b/>
          <w:bCs/>
          <w:shd w:val="clear" w:color="auto" w:fill="FFFFFF"/>
        </w:rPr>
      </w:pPr>
      <w:ins w:id="387" w:author="Perica, Tina" w:date="2020-05-09T18:14:00Z">
        <w:r w:rsidRPr="00115063">
          <w:rPr>
            <w:b/>
            <w:bCs/>
            <w:shd w:val="clear" w:color="auto" w:fill="FFFFFF"/>
          </w:rPr>
          <w:t>Changes made to the manuscript are in red.</w:t>
        </w:r>
      </w:ins>
    </w:p>
    <w:p w14:paraId="30EBF22F" w14:textId="77777777" w:rsidR="00115063" w:rsidRDefault="00115063" w:rsidP="00437E2B">
      <w:pPr>
        <w:rPr>
          <w:ins w:id="388" w:author="Perica, Tina" w:date="2020-05-09T18:13:00Z"/>
          <w:b/>
          <w:bCs/>
          <w:shd w:val="clear" w:color="auto" w:fill="FFFFFF"/>
        </w:rPr>
      </w:pPr>
    </w:p>
    <w:p w14:paraId="590B14C3" w14:textId="2EF99286" w:rsidR="00193E22" w:rsidRPr="00CD34F4" w:rsidRDefault="00A43B6B" w:rsidP="00437E2B">
      <w:pPr>
        <w:rPr>
          <w:b/>
          <w:bCs/>
        </w:rPr>
      </w:pPr>
      <w:r w:rsidRPr="00CD34F4">
        <w:rPr>
          <w:b/>
          <w:bCs/>
          <w:shd w:val="clear" w:color="auto" w:fill="FFFFFF"/>
        </w:rPr>
        <w:t>Referee #1:</w:t>
      </w:r>
    </w:p>
    <w:p w14:paraId="192871CE" w14:textId="77777777" w:rsidR="00437E2B" w:rsidRPr="00437E2B" w:rsidRDefault="00A43B6B" w:rsidP="00437E2B">
      <w:pPr>
        <w:rPr>
          <w:i/>
          <w:iCs/>
          <w:shd w:val="clear" w:color="auto" w:fill="FFFFFF"/>
        </w:rPr>
      </w:pPr>
      <w:r w:rsidRPr="00437E2B">
        <w:rPr>
          <w:i/>
          <w:iCs/>
          <w:shd w:val="clear" w:color="auto" w:fill="FFFFFF"/>
        </w:rPr>
        <w:t xml:space="preserve">In their manuscript, </w:t>
      </w:r>
      <w:proofErr w:type="spellStart"/>
      <w:r w:rsidRPr="00437E2B">
        <w:rPr>
          <w:i/>
          <w:iCs/>
          <w:shd w:val="clear" w:color="auto" w:fill="FFFFFF"/>
        </w:rPr>
        <w:t>Perica</w:t>
      </w:r>
      <w:proofErr w:type="spellEnd"/>
      <w:r w:rsidRPr="00437E2B">
        <w:rPr>
          <w:i/>
          <w:iCs/>
          <w:shd w:val="clear" w:color="auto" w:fill="FFFFFF"/>
        </w:rPr>
        <w:t xml:space="preserve"> and colleagues describe a detailed system-wide genetic, cellular and biophysical analysis of a molecular switch protein in order to </w:t>
      </w:r>
      <w:proofErr w:type="spellStart"/>
      <w:r w:rsidRPr="00437E2B">
        <w:rPr>
          <w:i/>
          <w:iCs/>
          <w:shd w:val="clear" w:color="auto" w:fill="FFFFFF"/>
        </w:rPr>
        <w:t>analyse</w:t>
      </w:r>
      <w:proofErr w:type="spellEnd"/>
      <w:r w:rsidRPr="00437E2B">
        <w:rPr>
          <w:i/>
          <w:iCs/>
          <w:shd w:val="clear" w:color="auto" w:fill="FFFFFF"/>
        </w:rPr>
        <w:t xml:space="preserv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14:paraId="3FA2B411" w14:textId="77777777" w:rsidR="00437E2B" w:rsidRPr="00437E2B" w:rsidRDefault="00A43B6B" w:rsidP="00437E2B">
      <w:pPr>
        <w:rPr>
          <w:i/>
          <w:iCs/>
        </w:rPr>
      </w:pPr>
      <w:r w:rsidRPr="00437E2B">
        <w:rPr>
          <w:i/>
          <w:iCs/>
          <w:shd w:val="clear" w:color="auto" w:fill="FFFFFF"/>
        </w:rPr>
        <w:t xml:space="preserve">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w:t>
      </w:r>
      <w:proofErr w:type="spellStart"/>
      <w:r w:rsidRPr="00437E2B">
        <w:rPr>
          <w:i/>
          <w:iCs/>
          <w:shd w:val="clear" w:color="auto" w:fill="FFFFFF"/>
        </w:rPr>
        <w:t>behaviour</w:t>
      </w:r>
      <w:proofErr w:type="spellEnd"/>
      <w:r w:rsidRPr="00437E2B">
        <w:rPr>
          <w:i/>
          <w:iCs/>
          <w:shd w:val="clear" w:color="auto" w:fill="FFFFFF"/>
        </w:rPr>
        <w:t xml:space="preserve"> of active site residues with respect to GTP status.</w:t>
      </w:r>
    </w:p>
    <w:p w14:paraId="5FE2CDE9" w14:textId="77777777" w:rsidR="001B3084" w:rsidRDefault="00A43B6B" w:rsidP="00437E2B">
      <w:pPr>
        <w:rPr>
          <w:shd w:val="clear" w:color="auto" w:fill="FFFFFF"/>
        </w:rPr>
      </w:pPr>
      <w:r w:rsidRPr="00437E2B">
        <w:rPr>
          <w:i/>
          <w:iCs/>
          <w:shd w:val="clear" w:color="auto" w:fill="FFFFFF"/>
        </w:rPr>
        <w:t>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437E2B">
        <w:rPr>
          <w:i/>
          <w:iCs/>
        </w:rPr>
        <w:t xml:space="preserve"> </w:t>
      </w:r>
      <w:r w:rsidRPr="00437E2B">
        <w:rPr>
          <w:i/>
          <w:iCs/>
          <w:shd w:val="clear" w:color="auto" w:fill="FFFFFF"/>
        </w:rPr>
        <w:t>mutations to disease and efforts to target their activity therapeutically.</w:t>
      </w:r>
    </w:p>
    <w:p w14:paraId="1B024667" w14:textId="77777777" w:rsidR="001B3084" w:rsidRDefault="001B3084" w:rsidP="00437E2B">
      <w:pPr>
        <w:rPr>
          <w:shd w:val="clear" w:color="auto" w:fill="FFFFFF"/>
        </w:rPr>
      </w:pPr>
    </w:p>
    <w:p w14:paraId="4153A054" w14:textId="77777777" w:rsidR="00F70F33" w:rsidRPr="00F70F33" w:rsidRDefault="001B3084" w:rsidP="00437E2B">
      <w:pPr>
        <w:rPr>
          <w:color w:val="2F5496" w:themeColor="accent1" w:themeShade="BF"/>
        </w:rPr>
      </w:pPr>
      <w:r w:rsidRPr="00F70F33">
        <w:rPr>
          <w:color w:val="2F5496" w:themeColor="accent1" w:themeShade="BF"/>
          <w:shd w:val="clear" w:color="auto" w:fill="FFFFFF"/>
        </w:rPr>
        <w:t>We would like to thank Reviewer 1 on this summary of our work and on the shared enthusiasm for our results. We especially appreciate this approval knowing that Revi</w:t>
      </w:r>
      <w:r w:rsidR="00437E2B" w:rsidRPr="00F70F33">
        <w:rPr>
          <w:color w:val="2F5496" w:themeColor="accent1" w:themeShade="BF"/>
          <w:shd w:val="clear" w:color="auto" w:fill="FFFFFF"/>
        </w:rPr>
        <w:t>e</w:t>
      </w:r>
      <w:r w:rsidRPr="00F70F33">
        <w:rPr>
          <w:color w:val="2F5496" w:themeColor="accent1" w:themeShade="BF"/>
          <w:shd w:val="clear" w:color="auto" w:fill="FFFFFF"/>
        </w:rPr>
        <w:t>wer 1 is an expert in small GTPases.</w:t>
      </w:r>
    </w:p>
    <w:p w14:paraId="403A9839" w14:textId="77777777" w:rsidR="00F70F33" w:rsidRDefault="00F70F33" w:rsidP="00437E2B">
      <w:pPr>
        <w:rPr>
          <w:color w:val="000000" w:themeColor="text1"/>
        </w:rPr>
      </w:pPr>
    </w:p>
    <w:p w14:paraId="22EE9727" w14:textId="77777777" w:rsidR="00437E2B" w:rsidRPr="00437E2B" w:rsidRDefault="00A43B6B" w:rsidP="00437E2B">
      <w:pPr>
        <w:rPr>
          <w:i/>
          <w:iCs/>
          <w:color w:val="000000" w:themeColor="text1"/>
          <w:shd w:val="clear" w:color="auto" w:fill="FFFFFF"/>
        </w:rPr>
      </w:pPr>
      <w:r w:rsidRPr="00437E2B">
        <w:rPr>
          <w:i/>
          <w:iCs/>
          <w:color w:val="000000" w:themeColor="text1"/>
          <w:shd w:val="clear" w:color="auto" w:fill="FFFFFF"/>
        </w:rPr>
        <w:t>Specific points:</w:t>
      </w:r>
    </w:p>
    <w:p w14:paraId="362981D8" w14:textId="77777777" w:rsidR="00437E2B" w:rsidRPr="00437E2B" w:rsidRDefault="00A43B6B" w:rsidP="00437E2B">
      <w:pPr>
        <w:rPr>
          <w:i/>
          <w:iCs/>
          <w:color w:val="000000" w:themeColor="text1"/>
        </w:rPr>
      </w:pPr>
      <w:r w:rsidRPr="00437E2B">
        <w:rPr>
          <w:i/>
          <w:iCs/>
          <w:color w:val="000000" w:themeColor="text1"/>
          <w:shd w:val="clear" w:color="auto" w:fill="FFFFFF"/>
        </w:rPr>
        <w:t>- Ext. Data Fig. 2</w:t>
      </w:r>
    </w:p>
    <w:p w14:paraId="71670AAA" w14:textId="77777777" w:rsidR="00437E2B" w:rsidRPr="00437E2B" w:rsidRDefault="00A43B6B" w:rsidP="00437E2B">
      <w:pPr>
        <w:rPr>
          <w:i/>
          <w:iCs/>
          <w:color w:val="000000" w:themeColor="text1"/>
          <w:shd w:val="clear" w:color="auto" w:fill="FFFFFF"/>
        </w:rPr>
      </w:pPr>
      <w:r w:rsidRPr="00437E2B">
        <w:rPr>
          <w:i/>
          <w:iCs/>
          <w:color w:val="000000" w:themeColor="text1"/>
          <w:shd w:val="clear" w:color="auto" w:fill="FFFFFF"/>
        </w:rPr>
        <w:t xml:space="preserve">Some mutants show </w:t>
      </w:r>
      <w:r w:rsidRPr="0058411B">
        <w:rPr>
          <w:i/>
          <w:iCs/>
          <w:color w:val="000000" w:themeColor="text1"/>
          <w:shd w:val="clear" w:color="auto" w:fill="FFFFFF"/>
        </w:rPr>
        <w:t>quite a lot of variation between replicates and differ up to 6-fold from WT</w:t>
      </w:r>
      <w:r w:rsidRPr="00437E2B">
        <w:rPr>
          <w:i/>
          <w:iCs/>
          <w:color w:val="000000" w:themeColor="text1"/>
          <w:shd w:val="clear" w:color="auto" w:fill="FFFFFF"/>
        </w:rPr>
        <w:t xml:space="preserve">. Is this really close to WT expression? How may this </w:t>
      </w:r>
      <w:r w:rsidRPr="0058411B">
        <w:rPr>
          <w:i/>
          <w:iCs/>
          <w:color w:val="000000" w:themeColor="text1"/>
          <w:shd w:val="clear" w:color="auto" w:fill="FFFFFF"/>
        </w:rPr>
        <w:t>effect the genetic interaction profiles</w:t>
      </w:r>
      <w:r w:rsidRPr="00437E2B">
        <w:rPr>
          <w:i/>
          <w:iCs/>
          <w:color w:val="000000" w:themeColor="text1"/>
          <w:shd w:val="clear" w:color="auto" w:fill="FFFFFF"/>
        </w:rPr>
        <w:t>?</w:t>
      </w:r>
    </w:p>
    <w:p w14:paraId="19111BBD" w14:textId="77777777" w:rsidR="00437E2B" w:rsidRDefault="00437E2B" w:rsidP="00437E2B">
      <w:pPr>
        <w:rPr>
          <w:color w:val="000000" w:themeColor="text1"/>
          <w:shd w:val="clear" w:color="auto" w:fill="FFFFFF"/>
        </w:rPr>
      </w:pPr>
    </w:p>
    <w:p w14:paraId="4061DE6D" w14:textId="77777777" w:rsidR="00CF4B4F" w:rsidRPr="00F70F33" w:rsidRDefault="00437E2B" w:rsidP="00437E2B">
      <w:pPr>
        <w:rPr>
          <w:color w:val="2F5496" w:themeColor="accent1" w:themeShade="BF"/>
          <w:shd w:val="clear" w:color="auto" w:fill="FFFFFF"/>
        </w:rPr>
      </w:pPr>
      <w:r w:rsidRPr="00F70F33">
        <w:rPr>
          <w:color w:val="2F5496" w:themeColor="accent1" w:themeShade="BF"/>
          <w:shd w:val="clear" w:color="auto" w:fill="FFFFFF"/>
        </w:rPr>
        <w:t>There are indeed 2 outlier</w:t>
      </w:r>
      <w:r w:rsidR="00E74C56" w:rsidRPr="00F70F33">
        <w:rPr>
          <w:color w:val="2F5496" w:themeColor="accent1" w:themeShade="BF"/>
          <w:shd w:val="clear" w:color="auto" w:fill="FFFFFF"/>
        </w:rPr>
        <w:t xml:space="preserve"> data points</w:t>
      </w:r>
      <w:r w:rsidRPr="00F70F33">
        <w:rPr>
          <w:color w:val="2F5496" w:themeColor="accent1" w:themeShade="BF"/>
          <w:shd w:val="clear" w:color="auto" w:fill="FFFFFF"/>
        </w:rPr>
        <w:t xml:space="preserve"> in our Western blot data that deviate 6-fold from the</w:t>
      </w:r>
      <w:r w:rsidR="00E74C56" w:rsidRPr="00F70F33">
        <w:rPr>
          <w:color w:val="2F5496" w:themeColor="accent1" w:themeShade="BF"/>
          <w:shd w:val="clear" w:color="auto" w:fill="FFFFFF"/>
        </w:rPr>
        <w:t xml:space="preserve"> mean</w:t>
      </w:r>
      <w:r w:rsidRPr="00F70F33">
        <w:rPr>
          <w:color w:val="2F5496" w:themeColor="accent1" w:themeShade="BF"/>
          <w:shd w:val="clear" w:color="auto" w:fill="FFFFFF"/>
        </w:rPr>
        <w:t xml:space="preserve"> WT expression</w:t>
      </w:r>
      <w:r w:rsidR="00E74C56" w:rsidRPr="00F70F33">
        <w:rPr>
          <w:color w:val="2F5496" w:themeColor="accent1" w:themeShade="BF"/>
          <w:shd w:val="clear" w:color="auto" w:fill="FFFFFF"/>
        </w:rPr>
        <w:t>, but also from the other replicates</w:t>
      </w:r>
      <w:r w:rsidR="00E75C24">
        <w:rPr>
          <w:color w:val="2F5496" w:themeColor="accent1" w:themeShade="BF"/>
          <w:shd w:val="clear" w:color="auto" w:fill="FFFFFF"/>
        </w:rPr>
        <w:t xml:space="preserve"> for those mutants</w:t>
      </w:r>
      <w:r w:rsidRPr="00F70F33">
        <w:rPr>
          <w:color w:val="2F5496" w:themeColor="accent1" w:themeShade="BF"/>
          <w:shd w:val="clear" w:color="auto" w:fill="FFFFFF"/>
        </w:rPr>
        <w:t xml:space="preserve">. </w:t>
      </w:r>
      <w:r w:rsidR="00E74C56" w:rsidRPr="00F70F33">
        <w:rPr>
          <w:color w:val="2F5496" w:themeColor="accent1" w:themeShade="BF"/>
          <w:shd w:val="clear" w:color="auto" w:fill="FFFFFF"/>
        </w:rPr>
        <w:t>O</w:t>
      </w:r>
      <w:r w:rsidRPr="00F70F33">
        <w:rPr>
          <w:color w:val="2F5496" w:themeColor="accent1" w:themeShade="BF"/>
          <w:shd w:val="clear" w:color="auto" w:fill="FFFFFF"/>
        </w:rPr>
        <w:t xml:space="preserve">ne of the mutants with an outlier point is K154M, which shows a weak phenotype in E-MAP screens, meaning it does not show significant genetic </w:t>
      </w:r>
      <w:r w:rsidRPr="00F70F33">
        <w:rPr>
          <w:color w:val="2F5496" w:themeColor="accent1" w:themeShade="BF"/>
          <w:shd w:val="clear" w:color="auto" w:fill="FFFFFF"/>
        </w:rPr>
        <w:lastRenderedPageBreak/>
        <w:t xml:space="preserve">interactions and we do not follow up on this mutant in other parts of this study. The second mutant with the outlier value is one of the strong mutants, R108G, however, for the other two replicates of R108G expression levels, expression is in the same range as the WT Gsp1. </w:t>
      </w:r>
    </w:p>
    <w:p w14:paraId="059EE15B" w14:textId="77777777" w:rsidR="00437E2B" w:rsidRPr="00F70F33" w:rsidRDefault="00437E2B" w:rsidP="00437E2B">
      <w:pPr>
        <w:rPr>
          <w:color w:val="2F5496" w:themeColor="accent1" w:themeShade="BF"/>
          <w:shd w:val="clear" w:color="auto" w:fill="FFFFFF"/>
        </w:rPr>
      </w:pPr>
      <w:r w:rsidRPr="00F70F33">
        <w:rPr>
          <w:color w:val="2F5496" w:themeColor="accent1" w:themeShade="BF"/>
          <w:shd w:val="clear" w:color="auto" w:fill="FFFFFF"/>
        </w:rPr>
        <w:t>We are convinced that these are deviations due to technical variations, but in the light of our efforts towards reproducibility and transparency</w:t>
      </w:r>
      <w:r w:rsidR="00E75C24">
        <w:rPr>
          <w:color w:val="2F5496" w:themeColor="accent1" w:themeShade="BF"/>
          <w:shd w:val="clear" w:color="auto" w:fill="FFFFFF"/>
        </w:rPr>
        <w:t xml:space="preserve"> of scientific research</w:t>
      </w:r>
      <w:r w:rsidRPr="00F70F33">
        <w:rPr>
          <w:color w:val="2F5496" w:themeColor="accent1" w:themeShade="BF"/>
          <w:shd w:val="clear" w:color="auto" w:fill="FFFFFF"/>
        </w:rPr>
        <w:t xml:space="preserve">, we chose not to exclude </w:t>
      </w:r>
      <w:r w:rsidR="00E43979" w:rsidRPr="00F70F33">
        <w:rPr>
          <w:color w:val="2F5496" w:themeColor="accent1" w:themeShade="BF"/>
          <w:shd w:val="clear" w:color="auto" w:fill="FFFFFF"/>
        </w:rPr>
        <w:t xml:space="preserve">any </w:t>
      </w:r>
      <w:r w:rsidRPr="00F70F33">
        <w:rPr>
          <w:color w:val="2F5496" w:themeColor="accent1" w:themeShade="BF"/>
          <w:shd w:val="clear" w:color="auto" w:fill="FFFFFF"/>
        </w:rPr>
        <w:t>data</w:t>
      </w:r>
      <w:r w:rsidR="00E43979" w:rsidRPr="00F70F33">
        <w:rPr>
          <w:color w:val="2F5496" w:themeColor="accent1" w:themeShade="BF"/>
          <w:shd w:val="clear" w:color="auto" w:fill="FFFFFF"/>
        </w:rPr>
        <w:t>points.</w:t>
      </w:r>
    </w:p>
    <w:p w14:paraId="3B3806CC" w14:textId="77777777" w:rsidR="00EE1E50" w:rsidRDefault="002C41F5" w:rsidP="00437E2B">
      <w:pPr>
        <w:rPr>
          <w:color w:val="2F5496" w:themeColor="accent1" w:themeShade="BF"/>
          <w:shd w:val="clear" w:color="auto" w:fill="FFFFFF"/>
        </w:rPr>
      </w:pPr>
      <w:r w:rsidRPr="00F70F33">
        <w:rPr>
          <w:color w:val="2F5496" w:themeColor="accent1" w:themeShade="BF"/>
          <w:shd w:val="clear" w:color="auto" w:fill="FFFFFF"/>
        </w:rPr>
        <w:t xml:space="preserve">However, the reviewer does raise a valid point we </w:t>
      </w:r>
      <w:r w:rsidR="00F17BAA" w:rsidRPr="00F70F33">
        <w:rPr>
          <w:color w:val="2F5496" w:themeColor="accent1" w:themeShade="BF"/>
          <w:shd w:val="clear" w:color="auto" w:fill="FFFFFF"/>
        </w:rPr>
        <w:t>should</w:t>
      </w:r>
      <w:r w:rsidRPr="00F70F33">
        <w:rPr>
          <w:color w:val="2F5496" w:themeColor="accent1" w:themeShade="BF"/>
          <w:shd w:val="clear" w:color="auto" w:fill="FFFFFF"/>
        </w:rPr>
        <w:t xml:space="preserve"> address in more detail in our manuscript. </w:t>
      </w:r>
      <w:r w:rsidR="00E34F31" w:rsidRPr="00F70F33">
        <w:rPr>
          <w:color w:val="2F5496" w:themeColor="accent1" w:themeShade="BF"/>
          <w:shd w:val="clear" w:color="auto" w:fill="FFFFFF"/>
        </w:rPr>
        <w:t xml:space="preserve">We added a </w:t>
      </w:r>
      <w:r w:rsidR="00EF7E2E">
        <w:rPr>
          <w:color w:val="2F5496" w:themeColor="accent1" w:themeShade="BF"/>
          <w:shd w:val="clear" w:color="auto" w:fill="FFFFFF"/>
        </w:rPr>
        <w:t xml:space="preserve">third </w:t>
      </w:r>
      <w:r w:rsidR="00E34F31" w:rsidRPr="00F70F33">
        <w:rPr>
          <w:color w:val="2F5496" w:themeColor="accent1" w:themeShade="BF"/>
          <w:shd w:val="clear" w:color="auto" w:fill="FFFFFF"/>
        </w:rPr>
        <w:t xml:space="preserve">panel to </w:t>
      </w:r>
      <w:r w:rsidR="00EF7E2E">
        <w:rPr>
          <w:color w:val="2F5496" w:themeColor="accent1" w:themeShade="BF"/>
          <w:shd w:val="clear" w:color="auto" w:fill="FFFFFF"/>
        </w:rPr>
        <w:t xml:space="preserve">the </w:t>
      </w:r>
      <w:r w:rsidR="00E34F31" w:rsidRPr="00F70F33">
        <w:rPr>
          <w:color w:val="2F5496" w:themeColor="accent1" w:themeShade="BF"/>
          <w:shd w:val="clear" w:color="auto" w:fill="FFFFFF"/>
        </w:rPr>
        <w:t>E</w:t>
      </w:r>
      <w:r w:rsidR="00EF7E2E">
        <w:rPr>
          <w:color w:val="2F5496" w:themeColor="accent1" w:themeShade="BF"/>
          <w:shd w:val="clear" w:color="auto" w:fill="FFFFFF"/>
        </w:rPr>
        <w:t>xtended Data Figure</w:t>
      </w:r>
      <w:r w:rsidR="00E34F31" w:rsidRPr="00F70F33">
        <w:rPr>
          <w:color w:val="2F5496" w:themeColor="accent1" w:themeShade="BF"/>
          <w:shd w:val="clear" w:color="auto" w:fill="FFFFFF"/>
        </w:rPr>
        <w:t xml:space="preserve"> 2, where w</w:t>
      </w:r>
      <w:r w:rsidRPr="00F70F33">
        <w:rPr>
          <w:color w:val="2F5496" w:themeColor="accent1" w:themeShade="BF"/>
          <w:shd w:val="clear" w:color="auto" w:fill="FFFFFF"/>
        </w:rPr>
        <w:t xml:space="preserve">e </w:t>
      </w:r>
      <w:r w:rsidR="00E74C56" w:rsidRPr="00F70F33">
        <w:rPr>
          <w:color w:val="2F5496" w:themeColor="accent1" w:themeShade="BF"/>
          <w:shd w:val="clear" w:color="auto" w:fill="FFFFFF"/>
        </w:rPr>
        <w:t>now show more explicitly that the variation in expression levels is not predictive of the differences between the mutants with strong and weak phenotype profiles.</w:t>
      </w:r>
    </w:p>
    <w:p w14:paraId="6F69966D" w14:textId="77777777" w:rsidR="001432F8" w:rsidRDefault="004C565C" w:rsidP="00437E2B">
      <w:pPr>
        <w:rPr>
          <w:color w:val="2F5496" w:themeColor="accent1" w:themeShade="BF"/>
          <w:shd w:val="clear" w:color="auto" w:fill="FFFFFF"/>
        </w:rPr>
      </w:pPr>
      <w:r>
        <w:rPr>
          <w:noProof/>
          <w:color w:val="2F5496" w:themeColor="accent1" w:themeShade="BF"/>
          <w:shd w:val="clear" w:color="auto" w:fill="FFFFFF"/>
        </w:rPr>
        <w:drawing>
          <wp:inline distT="0" distB="0" distL="0" distR="0" wp14:anchorId="7D145A9B" wp14:editId="10E4E6AB">
            <wp:extent cx="6400800" cy="3746500"/>
            <wp:effectExtent l="0" t="0" r="0" b="0"/>
            <wp:docPr id="12" name="Picture 12" descr="A picture containing light, sitting, black,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t_Fig2_Revis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3746500"/>
                    </a:xfrm>
                    <a:prstGeom prst="rect">
                      <a:avLst/>
                    </a:prstGeom>
                  </pic:spPr>
                </pic:pic>
              </a:graphicData>
            </a:graphic>
          </wp:inline>
        </w:drawing>
      </w:r>
    </w:p>
    <w:p w14:paraId="5A078E19" w14:textId="77777777" w:rsidR="00943FC4" w:rsidRDefault="00EE1E50" w:rsidP="00943FC4">
      <w:pPr>
        <w:pStyle w:val="NormalWeb"/>
        <w:jc w:val="both"/>
        <w:rPr>
          <w:color w:val="FF0000"/>
        </w:rPr>
      </w:pPr>
      <w:r>
        <w:rPr>
          <w:b/>
          <w:bCs/>
        </w:rPr>
        <w:t>Extended Data Figure 2.</w:t>
      </w:r>
      <w:r w:rsidRPr="00EE1E50">
        <w:rPr>
          <w:b/>
          <w:bCs/>
        </w:rPr>
        <w:t xml:space="preserve"> Expression levels of endogenously expressed Gsp1 protein in </w:t>
      </w:r>
      <w:r w:rsidRPr="00EE1E50">
        <w:rPr>
          <w:b/>
          <w:bCs/>
          <w:i/>
          <w:iCs/>
        </w:rPr>
        <w:t xml:space="preserve">S. cerevisiae </w:t>
      </w:r>
      <w:r w:rsidRPr="00EE1E50">
        <w:rPr>
          <w:b/>
          <w:bCs/>
        </w:rPr>
        <w:t xml:space="preserve">strains with </w:t>
      </w:r>
      <w:proofErr w:type="spellStart"/>
      <w:r w:rsidRPr="00EE1E50">
        <w:rPr>
          <w:b/>
          <w:bCs/>
        </w:rPr>
        <w:t>genomically</w:t>
      </w:r>
      <w:proofErr w:type="spellEnd"/>
      <w:r w:rsidRPr="00EE1E50">
        <w:rPr>
          <w:b/>
          <w:bCs/>
        </w:rPr>
        <w:t xml:space="preserve"> integrated Gsp1 point mutations profiled by Western Blot. </w:t>
      </w:r>
      <w:r w:rsidRPr="00EE1E50">
        <w:t xml:space="preserve">Expression levels are relative to the expression levels of wild-type Gsp1 protein. </w:t>
      </w:r>
      <w:r w:rsidRPr="00EE1E50">
        <w:rPr>
          <w:b/>
          <w:bCs/>
        </w:rPr>
        <w:t xml:space="preserve">a, </w:t>
      </w:r>
      <w:r w:rsidRPr="00EE1E50">
        <w:t xml:space="preserve">Expression data for strong mutants, defined as mutants with more than nine significant GIs. </w:t>
      </w:r>
      <w:r w:rsidRPr="00EE1E50">
        <w:rPr>
          <w:b/>
          <w:bCs/>
        </w:rPr>
        <w:t xml:space="preserve">b, </w:t>
      </w:r>
      <w:r w:rsidRPr="00EE1E50">
        <w:t xml:space="preserve">Expression data for weak mutants, defined as mutants with fewer than nine significant GIs. Bar heights indicate averages over 2 or more biological replicates (n) with error bars indicating one standard deviation for n &gt;= 3. Overlaid points indicate individual biological replicates (each an average over at least 12 technical replicates per biological replicate for wild-type and MAT-α strains, and between one and six technical replicates per biological replicate for mutant strains). Dashed red line indicates expression at the level of wild-type Gsp1 (fold change of 1). </w:t>
      </w:r>
      <w:r w:rsidR="004D1019" w:rsidRPr="00943FC4">
        <w:rPr>
          <w:b/>
          <w:bCs/>
          <w:color w:val="FF0000"/>
        </w:rPr>
        <w:t xml:space="preserve">c, </w:t>
      </w:r>
      <w:r w:rsidR="004C565C" w:rsidRPr="00943FC4">
        <w:rPr>
          <w:color w:val="FF0000"/>
        </w:rPr>
        <w:t xml:space="preserve">Distributions of relative expression changes for strong mutants and weak mutants, colored by biological replicate. </w:t>
      </w:r>
      <w:commentRangeStart w:id="389"/>
      <w:r w:rsidR="004C565C" w:rsidRPr="00943FC4">
        <w:rPr>
          <w:color w:val="FF0000"/>
        </w:rPr>
        <w:t xml:space="preserve">All strains </w:t>
      </w:r>
      <w:r w:rsidR="006E079E" w:rsidRPr="00943FC4">
        <w:rPr>
          <w:color w:val="FF0000"/>
        </w:rPr>
        <w:t>in</w:t>
      </w:r>
      <w:r w:rsidR="004C565C" w:rsidRPr="00943FC4">
        <w:rPr>
          <w:color w:val="FF0000"/>
        </w:rPr>
        <w:t xml:space="preserve"> a replicate were grown in</w:t>
      </w:r>
      <w:r w:rsidR="006E079E" w:rsidRPr="00943FC4">
        <w:rPr>
          <w:color w:val="FF0000"/>
        </w:rPr>
        <w:t xml:space="preserve"> parallel</w:t>
      </w:r>
      <w:commentRangeEnd w:id="389"/>
      <w:r w:rsidR="004C565C" w:rsidRPr="00943FC4">
        <w:rPr>
          <w:rStyle w:val="CommentReference"/>
          <w:rFonts w:eastAsiaTheme="minorHAnsi" w:cstheme="minorBidi"/>
          <w:color w:val="FF0000"/>
        </w:rPr>
        <w:commentReference w:id="389"/>
      </w:r>
      <w:r w:rsidR="004C565C" w:rsidRPr="00943FC4">
        <w:rPr>
          <w:color w:val="FF0000"/>
        </w:rPr>
        <w:t xml:space="preserve">. Larger circles indicate mean relative change of all strong </w:t>
      </w:r>
      <w:r w:rsidR="006E079E" w:rsidRPr="00943FC4">
        <w:rPr>
          <w:color w:val="FF0000"/>
        </w:rPr>
        <w:t>or</w:t>
      </w:r>
      <w:r w:rsidR="004C565C" w:rsidRPr="00943FC4">
        <w:rPr>
          <w:color w:val="FF0000"/>
        </w:rPr>
        <w:t xml:space="preserve"> all weak mutants</w:t>
      </w:r>
      <w:r w:rsidR="006E079E" w:rsidRPr="00943FC4">
        <w:rPr>
          <w:color w:val="FF0000"/>
        </w:rPr>
        <w:t xml:space="preserve"> from a given replicate.</w:t>
      </w:r>
    </w:p>
    <w:p w14:paraId="5B65485D" w14:textId="77777777" w:rsidR="00943FC4" w:rsidRDefault="00943FC4" w:rsidP="00943FC4">
      <w:pPr>
        <w:pStyle w:val="NormalWeb"/>
        <w:jc w:val="both"/>
        <w:rPr>
          <w:color w:val="FF0000"/>
        </w:rPr>
      </w:pPr>
    </w:p>
    <w:p w14:paraId="491AA2A2" w14:textId="3F5FDB1A" w:rsidR="00C275B6" w:rsidRPr="00943FC4" w:rsidRDefault="00E74C56" w:rsidP="00943FC4">
      <w:pPr>
        <w:pStyle w:val="NormalWeb"/>
        <w:jc w:val="both"/>
      </w:pPr>
      <w:r w:rsidRPr="00F70F33">
        <w:rPr>
          <w:color w:val="2F5496" w:themeColor="accent1" w:themeShade="BF"/>
          <w:shd w:val="clear" w:color="auto" w:fill="FFFFFF"/>
        </w:rPr>
        <w:lastRenderedPageBreak/>
        <w:t xml:space="preserve">Finally, we do observe up to 2-fold increase in expression levels of some of the strong mutants, and although we do not know </w:t>
      </w:r>
      <w:r w:rsidR="00E34F31" w:rsidRPr="00F70F33">
        <w:rPr>
          <w:color w:val="2F5496" w:themeColor="accent1" w:themeShade="BF"/>
          <w:shd w:val="clear" w:color="auto" w:fill="FFFFFF"/>
        </w:rPr>
        <w:t>how biologically significant</w:t>
      </w:r>
      <w:r w:rsidRPr="00F70F33">
        <w:rPr>
          <w:color w:val="2F5496" w:themeColor="accent1" w:themeShade="BF"/>
          <w:shd w:val="clear" w:color="auto" w:fill="FFFFFF"/>
        </w:rPr>
        <w:t xml:space="preserve"> this difference is, it might play a role</w:t>
      </w:r>
      <w:r w:rsidR="00E34F31" w:rsidRPr="00F70F33">
        <w:rPr>
          <w:color w:val="2F5496" w:themeColor="accent1" w:themeShade="BF"/>
          <w:shd w:val="clear" w:color="auto" w:fill="FFFFFF"/>
        </w:rPr>
        <w:t xml:space="preserve"> in defining the complex cellular phenotype. </w:t>
      </w:r>
      <w:r w:rsidR="00C275B6" w:rsidRPr="00F70F33">
        <w:rPr>
          <w:color w:val="2F5496" w:themeColor="accent1" w:themeShade="BF"/>
          <w:shd w:val="clear" w:color="auto" w:fill="FFFFFF"/>
        </w:rPr>
        <w:t xml:space="preserve">We have </w:t>
      </w:r>
      <w:r w:rsidR="00E75C24">
        <w:rPr>
          <w:color w:val="2F5496" w:themeColor="accent1" w:themeShade="BF"/>
          <w:shd w:val="clear" w:color="auto" w:fill="FFFFFF"/>
        </w:rPr>
        <w:t>modified</w:t>
      </w:r>
      <w:r w:rsidR="006A01DF" w:rsidRPr="00F70F33">
        <w:rPr>
          <w:color w:val="2F5496" w:themeColor="accent1" w:themeShade="BF"/>
          <w:shd w:val="clear" w:color="auto" w:fill="FFFFFF"/>
        </w:rPr>
        <w:t xml:space="preserve"> a sentence (in red)</w:t>
      </w:r>
      <w:r w:rsidR="00C275B6" w:rsidRPr="00F70F33">
        <w:rPr>
          <w:color w:val="2F5496" w:themeColor="accent1" w:themeShade="BF"/>
          <w:shd w:val="clear" w:color="auto" w:fill="FFFFFF"/>
        </w:rPr>
        <w:t xml:space="preserve"> </w:t>
      </w:r>
      <w:r w:rsidR="00E75C24">
        <w:rPr>
          <w:color w:val="2F5496" w:themeColor="accent1" w:themeShade="BF"/>
          <w:shd w:val="clear" w:color="auto" w:fill="FFFFFF"/>
        </w:rPr>
        <w:t>in</w:t>
      </w:r>
      <w:r w:rsidR="00C275B6" w:rsidRPr="00F70F33">
        <w:rPr>
          <w:color w:val="2F5496" w:themeColor="accent1" w:themeShade="BF"/>
          <w:shd w:val="clear" w:color="auto" w:fill="FFFFFF"/>
        </w:rPr>
        <w:t xml:space="preserve"> our Discussion section </w:t>
      </w:r>
      <w:r w:rsidR="00E75C24">
        <w:rPr>
          <w:color w:val="2F5496" w:themeColor="accent1" w:themeShade="BF"/>
          <w:shd w:val="clear" w:color="auto" w:fill="FFFFFF"/>
        </w:rPr>
        <w:t>which</w:t>
      </w:r>
      <w:r w:rsidR="00C275B6" w:rsidRPr="00F70F33">
        <w:rPr>
          <w:color w:val="2F5496" w:themeColor="accent1" w:themeShade="BF"/>
          <w:shd w:val="clear" w:color="auto" w:fill="FFFFFF"/>
        </w:rPr>
        <w:t xml:space="preserve"> now reads: </w:t>
      </w:r>
    </w:p>
    <w:p w14:paraId="1DDDF692" w14:textId="77777777" w:rsidR="00C275B6" w:rsidRDefault="00C275B6" w:rsidP="00437E2B">
      <w:pPr>
        <w:rPr>
          <w:color w:val="000000" w:themeColor="text1"/>
          <w:shd w:val="clear" w:color="auto" w:fill="FFFFFF"/>
        </w:rPr>
      </w:pPr>
      <w:r>
        <w:rPr>
          <w:color w:val="000000" w:themeColor="text1"/>
          <w:shd w:val="clear" w:color="auto" w:fill="FFFFFF"/>
        </w:rPr>
        <w:t>“</w:t>
      </w:r>
      <w:r w:rsidR="00512460" w:rsidRPr="00A7311D">
        <w:rPr>
          <w:color w:val="FF0000"/>
        </w:rPr>
        <w:t xml:space="preserve">Other effects such as direct perturbations of interactions, binding partner competition, and small changes in expression of Gsp1 or its partners undoubtedly also play a role in modulating the </w:t>
      </w:r>
      <w:r w:rsidR="00512460">
        <w:rPr>
          <w:color w:val="FF0000"/>
        </w:rPr>
        <w:t>phenotype</w:t>
      </w:r>
      <w:r w:rsidR="00512460" w:rsidRPr="00A7311D">
        <w:rPr>
          <w:color w:val="FF0000"/>
        </w:rPr>
        <w:t xml:space="preserve"> of </w:t>
      </w:r>
      <w:r w:rsidR="00512460">
        <w:rPr>
          <w:color w:val="FF0000"/>
        </w:rPr>
        <w:t xml:space="preserve">our </w:t>
      </w:r>
      <w:r w:rsidR="00512460" w:rsidRPr="00A7311D">
        <w:rPr>
          <w:color w:val="FF0000"/>
        </w:rPr>
        <w:t>Gsp1 mutations</w:t>
      </w:r>
      <w:r w:rsidRPr="00A7311D">
        <w:rPr>
          <w:color w:val="FF0000"/>
        </w:rPr>
        <w:t>.</w:t>
      </w:r>
      <w:r>
        <w:t xml:space="preserve"> Nevertheless, our model explains to a remarkable degree how a single molecular switch motif can differentially control subsets of biological processes by using one of the three functional modes.</w:t>
      </w:r>
      <w:r>
        <w:rPr>
          <w:color w:val="000000" w:themeColor="text1"/>
          <w:shd w:val="clear" w:color="auto" w:fill="FFFFFF"/>
        </w:rPr>
        <w:t>”</w:t>
      </w:r>
    </w:p>
    <w:p w14:paraId="67491115" w14:textId="77777777" w:rsidR="00F17BAA" w:rsidRDefault="00F17BAA" w:rsidP="00437E2B"/>
    <w:p w14:paraId="79214EDB" w14:textId="77777777" w:rsidR="00F17BAA" w:rsidRPr="00E75C24" w:rsidRDefault="00A43B6B" w:rsidP="00E75C24">
      <w:pPr>
        <w:rPr>
          <w:i/>
          <w:iCs/>
          <w:shd w:val="clear" w:color="auto" w:fill="FFFFFF"/>
        </w:rPr>
      </w:pPr>
      <w:r w:rsidRPr="00994C05">
        <w:rPr>
          <w:i/>
          <w:iCs/>
          <w:shd w:val="clear" w:color="auto" w:fill="FFFFFF"/>
        </w:rPr>
        <w:t xml:space="preserve">- The authors present an enormous amount of data in this manuscript, which has resulted in some of the figures being overloaded and difficult to follow.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w:t>
      </w:r>
      <w:r w:rsidRPr="0058411B">
        <w:rPr>
          <w:i/>
          <w:iCs/>
          <w:shd w:val="clear" w:color="auto" w:fill="FFFFFF"/>
        </w:rPr>
        <w:t xml:space="preserve">figures depicting protein structures. They are crucial to the manuscript as they </w:t>
      </w:r>
      <w:proofErr w:type="spellStart"/>
      <w:r w:rsidRPr="0058411B">
        <w:rPr>
          <w:i/>
          <w:iCs/>
          <w:shd w:val="clear" w:color="auto" w:fill="FFFFFF"/>
        </w:rPr>
        <w:t>visualise</w:t>
      </w:r>
      <w:proofErr w:type="spellEnd"/>
      <w:r w:rsidRPr="0058411B">
        <w:rPr>
          <w:i/>
          <w:iCs/>
          <w:shd w:val="clear" w:color="auto" w:fill="FFFFFF"/>
        </w:rPr>
        <w:t xml:space="preserve"> some of the key messages of this story.</w:t>
      </w:r>
      <w:r w:rsidRPr="00994C05">
        <w:rPr>
          <w:i/>
          <w:iCs/>
          <w:shd w:val="clear" w:color="auto" w:fill="FFFFFF"/>
        </w:rPr>
        <w:t xml:space="preserve"> Hence the authors should rethink how to illustrate these points and at least add additional structure figures to Supplementary.</w:t>
      </w:r>
    </w:p>
    <w:p w14:paraId="0DDB2DE9" w14:textId="77777777" w:rsidR="00F17BAA" w:rsidRPr="00994C05" w:rsidRDefault="00A43B6B" w:rsidP="00437E2B">
      <w:pPr>
        <w:rPr>
          <w:i/>
          <w:iCs/>
        </w:rPr>
      </w:pPr>
      <w:r w:rsidRPr="00994C05">
        <w:rPr>
          <w:i/>
          <w:iCs/>
          <w:shd w:val="clear" w:color="auto" w:fill="FFFFFF"/>
        </w:rPr>
        <w:t>Examples:</w:t>
      </w:r>
    </w:p>
    <w:p w14:paraId="2C7CEAFC" w14:textId="77777777" w:rsidR="00F17BAA" w:rsidRDefault="00A43B6B" w:rsidP="00437E2B">
      <w:pPr>
        <w:rPr>
          <w:i/>
          <w:iCs/>
          <w:shd w:val="clear" w:color="auto" w:fill="FFFFFF"/>
        </w:rPr>
      </w:pPr>
      <w:r w:rsidRPr="00994C05">
        <w:rPr>
          <w:i/>
          <w:iCs/>
          <w:shd w:val="clear" w:color="auto" w:fill="FFFFFF"/>
        </w:rPr>
        <w:t xml:space="preserve">- The structures shown in Fig. 1c are not sufficient to allow the reader to fully understand the special relationship of the different protein surfaces mutated and their importance in the interaction with binding partners. The authors should consider showing a surface representation in addition in which the different protein interfaces are highlighted, maybe </w:t>
      </w:r>
      <w:proofErr w:type="spellStart"/>
      <w:r w:rsidRPr="00994C05">
        <w:rPr>
          <w:i/>
          <w:iCs/>
          <w:shd w:val="clear" w:color="auto" w:fill="FFFFFF"/>
        </w:rPr>
        <w:t>coloured</w:t>
      </w:r>
      <w:proofErr w:type="spellEnd"/>
      <w:r w:rsidRPr="00994C05">
        <w:rPr>
          <w:i/>
          <w:iCs/>
          <w:shd w:val="clear" w:color="auto" w:fill="FFFFFF"/>
        </w:rPr>
        <w:t xml:space="preserve"> according to the number of times they have been detected in protein-protein interactions.</w:t>
      </w:r>
    </w:p>
    <w:p w14:paraId="4F4F86E2" w14:textId="77777777" w:rsidR="00951410" w:rsidRDefault="00951410" w:rsidP="00437E2B"/>
    <w:p w14:paraId="38F674ED" w14:textId="77777777" w:rsidR="00E75C24" w:rsidRDefault="00E75C24" w:rsidP="00E75C24">
      <w:pPr>
        <w:rPr>
          <w:color w:val="2F5496" w:themeColor="accent1" w:themeShade="BF"/>
          <w:shd w:val="clear" w:color="auto" w:fill="FFFFFF"/>
        </w:rPr>
      </w:pPr>
      <w:r w:rsidRPr="00E75C24">
        <w:rPr>
          <w:color w:val="2F5496" w:themeColor="accent1" w:themeShade="BF"/>
          <w:shd w:val="clear" w:color="auto" w:fill="FFFFFF"/>
        </w:rPr>
        <w:t>We agree with the reviewer</w:t>
      </w:r>
      <w:r w:rsidR="00B95404">
        <w:rPr>
          <w:color w:val="2F5496" w:themeColor="accent1" w:themeShade="BF"/>
          <w:shd w:val="clear" w:color="auto" w:fill="FFFFFF"/>
        </w:rPr>
        <w:t>,</w:t>
      </w:r>
      <w:r w:rsidRPr="00E75C24">
        <w:rPr>
          <w:color w:val="2F5496" w:themeColor="accent1" w:themeShade="BF"/>
          <w:shd w:val="clear" w:color="auto" w:fill="FFFFFF"/>
        </w:rPr>
        <w:t xml:space="preserve"> readers, especially those that are not used to looking at structures of small GTPases </w:t>
      </w:r>
      <w:r w:rsidR="00B10773">
        <w:rPr>
          <w:color w:val="2F5496" w:themeColor="accent1" w:themeShade="BF"/>
          <w:shd w:val="clear" w:color="auto" w:fill="FFFFFF"/>
        </w:rPr>
        <w:t>might</w:t>
      </w:r>
      <w:r w:rsidRPr="00E75C24">
        <w:rPr>
          <w:color w:val="2F5496" w:themeColor="accent1" w:themeShade="BF"/>
          <w:shd w:val="clear" w:color="auto" w:fill="FFFFFF"/>
        </w:rPr>
        <w:t xml:space="preserve"> need much more visual guidance to grasp the features of Gsp1 interfaces and conformations. We have therefore </w:t>
      </w:r>
      <w:r w:rsidR="00B960A0">
        <w:rPr>
          <w:color w:val="2F5496" w:themeColor="accent1" w:themeShade="BF"/>
          <w:shd w:val="clear" w:color="auto" w:fill="FFFFFF"/>
        </w:rPr>
        <w:t xml:space="preserve">replaced the </w:t>
      </w:r>
      <w:r w:rsidRPr="00E75C24">
        <w:rPr>
          <w:color w:val="2F5496" w:themeColor="accent1" w:themeShade="BF"/>
          <w:shd w:val="clear" w:color="auto" w:fill="FFFFFF"/>
        </w:rPr>
        <w:t>Extended Data Fig</w:t>
      </w:r>
      <w:r w:rsidR="003B44D7">
        <w:rPr>
          <w:color w:val="2F5496" w:themeColor="accent1" w:themeShade="BF"/>
          <w:shd w:val="clear" w:color="auto" w:fill="FFFFFF"/>
        </w:rPr>
        <w:t>.</w:t>
      </w:r>
      <w:r w:rsidR="00B960A0">
        <w:rPr>
          <w:color w:val="2F5496" w:themeColor="accent1" w:themeShade="BF"/>
          <w:shd w:val="clear" w:color="auto" w:fill="FFFFFF"/>
        </w:rPr>
        <w:t xml:space="preserve"> 1</w:t>
      </w:r>
      <w:r w:rsidR="00B10773">
        <w:rPr>
          <w:color w:val="2F5496" w:themeColor="accent1" w:themeShade="BF"/>
          <w:shd w:val="clear" w:color="auto" w:fill="FFFFFF"/>
        </w:rPr>
        <w:t xml:space="preserve"> panel a</w:t>
      </w:r>
      <w:r w:rsidR="00B960A0">
        <w:rPr>
          <w:color w:val="2F5496" w:themeColor="accent1" w:themeShade="BF"/>
          <w:shd w:val="clear" w:color="auto" w:fill="FFFFFF"/>
        </w:rPr>
        <w:t>, and instead of simply showing al</w:t>
      </w:r>
      <w:r w:rsidR="00C97936">
        <w:rPr>
          <w:color w:val="2F5496" w:themeColor="accent1" w:themeShade="BF"/>
          <w:shd w:val="clear" w:color="auto" w:fill="FFFFFF"/>
        </w:rPr>
        <w:t>l</w:t>
      </w:r>
      <w:r w:rsidR="00B960A0">
        <w:rPr>
          <w:color w:val="2F5496" w:themeColor="accent1" w:themeShade="BF"/>
          <w:shd w:val="clear" w:color="auto" w:fill="FFFFFF"/>
        </w:rPr>
        <w:t xml:space="preserve"> the RAN/Gsp1 complexes in the same orientation, we show the same representation of the GTPase in the GTP and GDP conformations as in </w:t>
      </w:r>
      <w:r w:rsidR="00C97936">
        <w:rPr>
          <w:color w:val="2F5496" w:themeColor="accent1" w:themeShade="BF"/>
          <w:shd w:val="clear" w:color="auto" w:fill="FFFFFF"/>
        </w:rPr>
        <w:t xml:space="preserve">the </w:t>
      </w:r>
      <w:r w:rsidR="00B960A0">
        <w:rPr>
          <w:color w:val="2F5496" w:themeColor="accent1" w:themeShade="BF"/>
          <w:shd w:val="clear" w:color="auto" w:fill="FFFFFF"/>
        </w:rPr>
        <w:t>main text Fig. 1c, with the C</w:t>
      </w:r>
      <w:r w:rsidR="00B960A0">
        <w:rPr>
          <w:color w:val="2F5496" w:themeColor="accent1" w:themeShade="BF"/>
          <w:shd w:val="clear" w:color="auto" w:fill="FFFFFF"/>
          <w:lang w:val="el-GR"/>
        </w:rPr>
        <w:t>α</w:t>
      </w:r>
      <w:r w:rsidR="00B960A0">
        <w:rPr>
          <w:color w:val="2F5496" w:themeColor="accent1" w:themeShade="BF"/>
          <w:shd w:val="clear" w:color="auto" w:fill="FFFFFF"/>
        </w:rPr>
        <w:t xml:space="preserve"> atoms of mutated residues in sphere representation</w:t>
      </w:r>
      <w:r w:rsidR="003B44D7">
        <w:rPr>
          <w:color w:val="2F5496" w:themeColor="accent1" w:themeShade="BF"/>
          <w:shd w:val="clear" w:color="auto" w:fill="FFFFFF"/>
        </w:rPr>
        <w:t xml:space="preserve">, </w:t>
      </w:r>
      <w:proofErr w:type="spellStart"/>
      <w:r w:rsidR="00C97936">
        <w:rPr>
          <w:color w:val="2F5496" w:themeColor="accent1" w:themeShade="BF"/>
          <w:shd w:val="clear" w:color="auto" w:fill="FFFFFF"/>
        </w:rPr>
        <w:t>coloured</w:t>
      </w:r>
      <w:proofErr w:type="spellEnd"/>
      <w:r w:rsidR="00C97936">
        <w:rPr>
          <w:color w:val="2F5496" w:themeColor="accent1" w:themeShade="BF"/>
          <w:shd w:val="clear" w:color="auto" w:fill="FFFFFF"/>
        </w:rPr>
        <w:t xml:space="preserve"> by the</w:t>
      </w:r>
      <w:r w:rsidR="003B44D7">
        <w:rPr>
          <w:color w:val="2F5496" w:themeColor="accent1" w:themeShade="BF"/>
          <w:shd w:val="clear" w:color="auto" w:fill="FFFFFF"/>
        </w:rPr>
        <w:t xml:space="preserve"> different interfaces</w:t>
      </w:r>
      <w:r w:rsidRPr="00E75C24">
        <w:rPr>
          <w:color w:val="2F5496" w:themeColor="accent1" w:themeShade="BF"/>
          <w:shd w:val="clear" w:color="auto" w:fill="FFFFFF"/>
        </w:rPr>
        <w:t>.</w:t>
      </w:r>
      <w:r>
        <w:rPr>
          <w:color w:val="2F5496" w:themeColor="accent1" w:themeShade="BF"/>
          <w:shd w:val="clear" w:color="auto" w:fill="FFFFFF"/>
        </w:rPr>
        <w:t xml:space="preserve"> </w:t>
      </w:r>
      <w:r w:rsidR="003B44D7">
        <w:rPr>
          <w:color w:val="2F5496" w:themeColor="accent1" w:themeShade="BF"/>
          <w:shd w:val="clear" w:color="auto" w:fill="FFFFFF"/>
        </w:rPr>
        <w:t>We have moved the panel with the complexes to the Supplementary File 1.</w:t>
      </w:r>
    </w:p>
    <w:p w14:paraId="61F0865B" w14:textId="77777777" w:rsidR="009C209B" w:rsidRPr="00E75C24" w:rsidRDefault="00625DFC" w:rsidP="00E75C24">
      <w:pPr>
        <w:rPr>
          <w:color w:val="2F5496" w:themeColor="accent1" w:themeShade="BF"/>
        </w:rPr>
      </w:pPr>
      <w:r>
        <w:rPr>
          <w:noProof/>
          <w:color w:val="2F5496" w:themeColor="accent1" w:themeShade="BF"/>
        </w:rPr>
        <w:lastRenderedPageBreak/>
        <w:drawing>
          <wp:inline distT="0" distB="0" distL="0" distR="0" wp14:anchorId="3871F96D" wp14:editId="077A9322">
            <wp:extent cx="4135034" cy="5675971"/>
            <wp:effectExtent l="0" t="0" r="5715" b="127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F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3751" cy="5687937"/>
                    </a:xfrm>
                    <a:prstGeom prst="rect">
                      <a:avLst/>
                    </a:prstGeom>
                  </pic:spPr>
                </pic:pic>
              </a:graphicData>
            </a:graphic>
          </wp:inline>
        </w:drawing>
      </w:r>
    </w:p>
    <w:p w14:paraId="635F3E3A" w14:textId="77777777" w:rsidR="00E75C24" w:rsidRDefault="00C97936" w:rsidP="00437E2B">
      <w:r>
        <w:t xml:space="preserve">Extended Data Figure 1 </w:t>
      </w:r>
      <w:bookmarkStart w:id="390" w:name="_Ref411434816"/>
      <w:r w:rsidR="003664F3" w:rsidRPr="003664F3">
        <w:rPr>
          <w:b/>
        </w:rPr>
        <w:t xml:space="preserve">Extended Data Figure </w:t>
      </w:r>
      <w:bookmarkEnd w:id="390"/>
      <w:r w:rsidR="003664F3" w:rsidRPr="003664F3">
        <w:rPr>
          <w:b/>
        </w:rPr>
        <w:t xml:space="preserve">1 Design of interface point mutations in </w:t>
      </w:r>
      <w:r w:rsidR="003664F3" w:rsidRPr="003664F3">
        <w:rPr>
          <w:b/>
          <w:i/>
        </w:rPr>
        <w:t>S. cerevisiae</w:t>
      </w:r>
      <w:r w:rsidR="003664F3" w:rsidRPr="003664F3">
        <w:rPr>
          <w:b/>
        </w:rPr>
        <w:t xml:space="preserve"> Gsp1.</w:t>
      </w:r>
      <w:r w:rsidR="003664F3" w:rsidRPr="003664F3">
        <w:t xml:space="preserve"> </w:t>
      </w:r>
      <w:r w:rsidR="003664F3" w:rsidRPr="003664F3">
        <w:rPr>
          <w:b/>
          <w:color w:val="FF0000"/>
        </w:rPr>
        <w:t>a-f,</w:t>
      </w:r>
      <w:r w:rsidR="003664F3" w:rsidRPr="003664F3">
        <w:rPr>
          <w:color w:val="FF0000"/>
        </w:rPr>
        <w:t xml:space="preserve"> Structures of Ran/Gsp1 in the GTP-bound (marine, PDB ID: 1ibr) and GDP-bound (gray, PDB ID: 3gj0) states. Mutated Gsp1 residues are shown as spheres. Interface residues are </w:t>
      </w:r>
      <w:proofErr w:type="spellStart"/>
      <w:r w:rsidR="003664F3" w:rsidRPr="003664F3">
        <w:rPr>
          <w:color w:val="FF0000"/>
        </w:rPr>
        <w:t>coloured</w:t>
      </w:r>
      <w:proofErr w:type="spellEnd"/>
      <w:r w:rsidR="003664F3" w:rsidRPr="003664F3">
        <w:rPr>
          <w:color w:val="FF0000"/>
        </w:rPr>
        <w:t xml:space="preserve"> by the type of partner protein: </w:t>
      </w:r>
      <w:r w:rsidR="003664F3" w:rsidRPr="003664F3">
        <w:rPr>
          <w:b/>
          <w:color w:val="FF0000"/>
        </w:rPr>
        <w:t>a,</w:t>
      </w:r>
      <w:r w:rsidR="003664F3" w:rsidRPr="003664F3">
        <w:rPr>
          <w:color w:val="FF0000"/>
        </w:rPr>
        <w:t xml:space="preserve"> Srm1 (GEF) interface core (dark teal) and interface rim and support (light teal); </w:t>
      </w:r>
      <w:r w:rsidR="003664F3" w:rsidRPr="003664F3">
        <w:rPr>
          <w:b/>
          <w:color w:val="FF0000"/>
        </w:rPr>
        <w:t xml:space="preserve">b, </w:t>
      </w:r>
      <w:r w:rsidR="003664F3" w:rsidRPr="003664F3">
        <w:rPr>
          <w:color w:val="FF0000"/>
        </w:rPr>
        <w:t xml:space="preserve">Rna1 (GAP) interface core (dark orange) and interface rim and support (light orange); </w:t>
      </w:r>
      <w:r w:rsidR="003664F3" w:rsidRPr="003664F3">
        <w:rPr>
          <w:b/>
          <w:color w:val="FF0000"/>
        </w:rPr>
        <w:t>c,</w:t>
      </w:r>
      <w:r w:rsidR="003664F3" w:rsidRPr="003664F3">
        <w:rPr>
          <w:color w:val="FF0000"/>
        </w:rPr>
        <w:t xml:space="preserve"> Ntf2 interface core (dark purple) and interface rim and support (light purple); </w:t>
      </w:r>
      <w:r w:rsidR="003664F3" w:rsidRPr="003664F3">
        <w:rPr>
          <w:b/>
          <w:color w:val="FF0000"/>
        </w:rPr>
        <w:t>d,</w:t>
      </w:r>
      <w:r w:rsidR="003664F3" w:rsidRPr="003664F3">
        <w:rPr>
          <w:color w:val="FF0000"/>
        </w:rPr>
        <w:t xml:space="preserve"> Residues that are in both the core of the Yrb1 and Yrb2 interfaces (dark yellow), and in only one of the two interfaces (light yellow); </w:t>
      </w:r>
      <w:r w:rsidR="003664F3" w:rsidRPr="003664F3">
        <w:rPr>
          <w:b/>
          <w:color w:val="FF0000"/>
        </w:rPr>
        <w:t>e,</w:t>
      </w:r>
      <w:r w:rsidR="003664F3" w:rsidRPr="003664F3">
        <w:rPr>
          <w:color w:val="FF0000"/>
        </w:rPr>
        <w:t xml:space="preserve"> Srp1 interface core (dark pink) and interface rim and support (light pink); f, Residues that are in the core of more than four (dark green), two to three (green) and one (light green) karyopherin interface. </w:t>
      </w:r>
      <w:proofErr w:type="spellStart"/>
      <w:r w:rsidR="003664F3" w:rsidRPr="003664F3">
        <w:rPr>
          <w:color w:val="FF0000"/>
        </w:rPr>
        <w:t>Karyopherins</w:t>
      </w:r>
      <w:proofErr w:type="spellEnd"/>
      <w:r w:rsidR="003664F3" w:rsidRPr="003664F3">
        <w:rPr>
          <w:color w:val="FF0000"/>
        </w:rPr>
        <w:t xml:space="preserve"> are: Kap95, Crm1, Los1, Kap104, Msn5, Cse1, Mtr10. </w:t>
      </w:r>
      <w:r w:rsidR="003664F3">
        <w:rPr>
          <w:b/>
        </w:rPr>
        <w:t>g,</w:t>
      </w:r>
      <w:r w:rsidR="003664F3">
        <w:t xml:space="preserve"> Location of Gsp1 residues in partner interfaces. I</w:t>
      </w:r>
      <w:r w:rsidR="003664F3" w:rsidRPr="008C575F">
        <w:t>nterface</w:t>
      </w:r>
      <w:r w:rsidR="003664F3">
        <w:t xml:space="preserve"> positions</w:t>
      </w:r>
      <w:r w:rsidR="003664F3" w:rsidRPr="008C575F">
        <w:t xml:space="preserve"> (core, rim</w:t>
      </w:r>
      <w:r w:rsidR="003664F3">
        <w:t>/</w:t>
      </w:r>
      <w:r w:rsidR="003664F3" w:rsidRPr="008C575F">
        <w:t xml:space="preserve">support) were defined </w:t>
      </w:r>
      <w:r w:rsidR="003664F3">
        <w:t>by the difference in relative surface accessible surface area (</w:t>
      </w:r>
      <w:r w:rsidR="003664F3">
        <w:rPr>
          <w:lang w:val="el-GR"/>
        </w:rPr>
        <w:t>Δ</w:t>
      </w:r>
      <w:proofErr w:type="spellStart"/>
      <w:r w:rsidR="003664F3">
        <w:t>rASA</w:t>
      </w:r>
      <w:proofErr w:type="spellEnd"/>
      <w:r w:rsidR="003664F3">
        <w:t xml:space="preserve">) between monomer and complex, </w:t>
      </w:r>
      <w:r w:rsidR="003664F3" w:rsidRPr="008C575F">
        <w:t xml:space="preserve">as </w:t>
      </w:r>
      <w:r w:rsidR="003664F3">
        <w:t xml:space="preserve">previously </w:t>
      </w:r>
      <w:proofErr w:type="gramStart"/>
      <w:r w:rsidR="003664F3">
        <w:t>described{</w:t>
      </w:r>
      <w:proofErr w:type="gramEnd"/>
      <w:r w:rsidR="003664F3">
        <w:t>Levy, 2010, p00824} (</w:t>
      </w:r>
      <w:r w:rsidR="003664F3" w:rsidRPr="00F374A4">
        <w:rPr>
          <w:b/>
        </w:rPr>
        <w:t>Supplementary File 1 Table 2</w:t>
      </w:r>
      <w:r w:rsidR="003664F3">
        <w:t>)</w:t>
      </w:r>
      <w:r w:rsidR="003664F3" w:rsidRPr="008C575F">
        <w:t xml:space="preserve">. </w:t>
      </w:r>
      <w:r w:rsidR="003664F3">
        <w:t>R</w:t>
      </w:r>
      <w:r w:rsidR="003664F3" w:rsidRPr="008C575F">
        <w:t>esidues within 5 Å of the nucleotide</w:t>
      </w:r>
      <w:r w:rsidR="003664F3">
        <w:t xml:space="preserve">, in the canonical P-loop, or in </w:t>
      </w:r>
      <w:r w:rsidR="003664F3" w:rsidRPr="008C575F">
        <w:t>the switch I or II regions</w:t>
      </w:r>
      <w:r w:rsidR="003664F3">
        <w:t xml:space="preserve"> are indicated and were not mutated. Chosen Gsp1 point mutation substitutions are provided in </w:t>
      </w:r>
      <w:r w:rsidR="003664F3" w:rsidRPr="00F374A4">
        <w:rPr>
          <w:b/>
        </w:rPr>
        <w:t>Supplementary File 1 Table 3</w:t>
      </w:r>
      <w:r w:rsidR="003664F3">
        <w:t>.</w:t>
      </w:r>
    </w:p>
    <w:p w14:paraId="57E329DC" w14:textId="77777777" w:rsidR="003664F3" w:rsidRDefault="003664F3" w:rsidP="00437E2B"/>
    <w:p w14:paraId="40C9C140" w14:textId="77777777" w:rsidR="003664F3" w:rsidRDefault="003664F3" w:rsidP="003664F3">
      <w:pPr>
        <w:rPr>
          <w:shd w:val="clear" w:color="auto" w:fill="FFFFFF"/>
        </w:rPr>
      </w:pPr>
      <w:r w:rsidRPr="00994C05">
        <w:rPr>
          <w:i/>
          <w:iCs/>
          <w:shd w:val="clear" w:color="auto" w:fill="FFFFFF"/>
        </w:rPr>
        <w:lastRenderedPageBreak/>
        <w:t>- Similarly, the structures shown in Fig. 2d-f are not intuitive and don’t sufficiently convey the message. It may help to add figures with Gsp1 in a surface representation with the position of the different residues described indicated.</w:t>
      </w:r>
    </w:p>
    <w:p w14:paraId="17079669" w14:textId="7F80533C" w:rsidR="00AD6731" w:rsidRDefault="00BE5A74" w:rsidP="00437E2B">
      <w:pPr>
        <w:rPr>
          <w:color w:val="2F5496" w:themeColor="accent1" w:themeShade="BF"/>
        </w:rPr>
      </w:pPr>
      <w:r w:rsidRPr="00BE5A74">
        <w:rPr>
          <w:color w:val="2F5496" w:themeColor="accent1" w:themeShade="BF"/>
        </w:rPr>
        <w:t xml:space="preserve">We appreciate the comments from Reviewer 1 and 2, </w:t>
      </w:r>
      <w:r w:rsidR="00943FC4">
        <w:rPr>
          <w:color w:val="2F5496" w:themeColor="accent1" w:themeShade="BF"/>
        </w:rPr>
        <w:t>as they</w:t>
      </w:r>
      <w:r w:rsidRPr="00BE5A74">
        <w:rPr>
          <w:color w:val="2F5496" w:themeColor="accent1" w:themeShade="BF"/>
        </w:rPr>
        <w:t xml:space="preserve"> made it clear to us that the previous version of Fig</w:t>
      </w:r>
      <w:r>
        <w:rPr>
          <w:color w:val="2F5496" w:themeColor="accent1" w:themeShade="BF"/>
        </w:rPr>
        <w:t>.</w:t>
      </w:r>
      <w:r w:rsidRPr="00BE5A74">
        <w:rPr>
          <w:color w:val="2F5496" w:themeColor="accent1" w:themeShade="BF"/>
        </w:rPr>
        <w:t xml:space="preserve"> 2 </w:t>
      </w:r>
      <w:r w:rsidR="00943FC4">
        <w:rPr>
          <w:color w:val="2F5496" w:themeColor="accent1" w:themeShade="BF"/>
        </w:rPr>
        <w:t>did</w:t>
      </w:r>
      <w:r w:rsidRPr="00BE5A74">
        <w:rPr>
          <w:color w:val="2F5496" w:themeColor="accent1" w:themeShade="BF"/>
        </w:rPr>
        <w:t xml:space="preserve"> not convey the message we wanted to present to the reader. We have now completely reworked </w:t>
      </w:r>
      <w:r>
        <w:rPr>
          <w:color w:val="2F5496" w:themeColor="accent1" w:themeShade="BF"/>
        </w:rPr>
        <w:t xml:space="preserve">the Fig. 2 and adjusted the text. </w:t>
      </w:r>
      <w:r w:rsidR="004F2EF6">
        <w:rPr>
          <w:color w:val="2F5496" w:themeColor="accent1" w:themeShade="BF"/>
        </w:rPr>
        <w:t>We think that the new, simplified version of Figure 2</w:t>
      </w:r>
      <w:r w:rsidR="00AD4C47">
        <w:rPr>
          <w:color w:val="2F5496" w:themeColor="accent1" w:themeShade="BF"/>
        </w:rPr>
        <w:t xml:space="preserve"> presented in the beginning of this letter</w:t>
      </w:r>
      <w:r w:rsidR="004F2EF6">
        <w:rPr>
          <w:color w:val="2F5496" w:themeColor="accent1" w:themeShade="BF"/>
        </w:rPr>
        <w:t xml:space="preserve"> </w:t>
      </w:r>
      <w:r w:rsidR="00943FC4">
        <w:rPr>
          <w:color w:val="2F5496" w:themeColor="accent1" w:themeShade="BF"/>
        </w:rPr>
        <w:t xml:space="preserve">better presents </w:t>
      </w:r>
      <w:r w:rsidR="004F2EF6">
        <w:rPr>
          <w:color w:val="2F5496" w:themeColor="accent1" w:themeShade="BF"/>
        </w:rPr>
        <w:t xml:space="preserve">the main points we </w:t>
      </w:r>
      <w:r w:rsidR="00943FC4">
        <w:rPr>
          <w:color w:val="2F5496" w:themeColor="accent1" w:themeShade="BF"/>
        </w:rPr>
        <w:t>aim</w:t>
      </w:r>
      <w:r w:rsidR="004F2EF6">
        <w:rPr>
          <w:color w:val="2F5496" w:themeColor="accent1" w:themeShade="BF"/>
        </w:rPr>
        <w:t xml:space="preserve"> to make with the AP-MS data.</w:t>
      </w:r>
    </w:p>
    <w:p w14:paraId="1921EBAD" w14:textId="77777777" w:rsidR="00AD6731" w:rsidRDefault="00AD6731" w:rsidP="00437E2B">
      <w:pPr>
        <w:rPr>
          <w:i/>
          <w:iCs/>
          <w:shd w:val="clear" w:color="auto" w:fill="FFFFFF"/>
        </w:rPr>
      </w:pPr>
    </w:p>
    <w:p w14:paraId="455B01CC" w14:textId="77777777" w:rsidR="00F17BAA" w:rsidRPr="00F17BAA" w:rsidRDefault="00A43B6B" w:rsidP="00437E2B">
      <w:pPr>
        <w:rPr>
          <w:i/>
          <w:iCs/>
        </w:rPr>
      </w:pPr>
      <w:r w:rsidRPr="00F17BAA">
        <w:rPr>
          <w:i/>
          <w:iCs/>
          <w:shd w:val="clear" w:color="auto" w:fill="FFFFFF"/>
        </w:rPr>
        <w:t>Minor points</w:t>
      </w:r>
    </w:p>
    <w:p w14:paraId="4F60C08E" w14:textId="77777777" w:rsidR="00F17BAA" w:rsidRPr="00F17BAA" w:rsidRDefault="00A43B6B" w:rsidP="00437E2B">
      <w:pPr>
        <w:rPr>
          <w:i/>
          <w:iCs/>
        </w:rPr>
      </w:pPr>
      <w:r w:rsidRPr="00F17BAA">
        <w:rPr>
          <w:i/>
          <w:iCs/>
          <w:shd w:val="clear" w:color="auto" w:fill="FFFFFF"/>
        </w:rPr>
        <w:t>- Suppl. Table 2 and Ext. Data Fig. 1:</w:t>
      </w:r>
    </w:p>
    <w:p w14:paraId="4DC7F26F" w14:textId="77777777" w:rsidR="00D02933" w:rsidRPr="00F17BAA" w:rsidRDefault="00A43B6B" w:rsidP="00437E2B">
      <w:pPr>
        <w:rPr>
          <w:i/>
          <w:iCs/>
          <w:shd w:val="clear" w:color="auto" w:fill="FFFFFF"/>
        </w:rPr>
      </w:pPr>
      <w:r w:rsidRPr="00F17BAA">
        <w:rPr>
          <w:i/>
          <w:iCs/>
          <w:shd w:val="clear" w:color="auto" w:fill="FFFFFF"/>
        </w:rPr>
        <w:t xml:space="preserve">Please provide the </w:t>
      </w:r>
      <w:r w:rsidRPr="00CE38C4">
        <w:rPr>
          <w:i/>
          <w:iCs/>
          <w:shd w:val="clear" w:color="auto" w:fill="FFFFFF"/>
        </w:rPr>
        <w:t>definition for rim and support</w:t>
      </w:r>
      <w:r w:rsidRPr="00F17BAA">
        <w:rPr>
          <w:i/>
          <w:iCs/>
          <w:shd w:val="clear" w:color="auto" w:fill="FFFFFF"/>
        </w:rPr>
        <w:t>.</w:t>
      </w:r>
    </w:p>
    <w:p w14:paraId="0AAC66EB" w14:textId="77777777" w:rsidR="00D02933" w:rsidRDefault="00F17BAA" w:rsidP="00437E2B">
      <w:pPr>
        <w:rPr>
          <w:color w:val="FF0000"/>
        </w:rPr>
      </w:pPr>
      <w:r>
        <w:t xml:space="preserve">We have added the definition of the support, rim and core interface residues (described in Levy, JMB, 2012) to the Methods section: </w:t>
      </w:r>
      <w:r w:rsidRPr="008A2EDD">
        <w:rPr>
          <w:color w:val="FF0000"/>
        </w:rPr>
        <w:t xml:space="preserve">In brief, the </w:t>
      </w:r>
      <w:r>
        <w:rPr>
          <w:color w:val="FF0000"/>
        </w:rPr>
        <w:t xml:space="preserve">three types of </w:t>
      </w:r>
      <w:r w:rsidRPr="008A2EDD">
        <w:rPr>
          <w:color w:val="FF0000"/>
        </w:rPr>
        <w:t xml:space="preserve">interface </w:t>
      </w:r>
      <w:r>
        <w:rPr>
          <w:color w:val="FF0000"/>
        </w:rPr>
        <w:t>residues</w:t>
      </w:r>
      <w:r w:rsidRPr="008A2EDD">
        <w:rPr>
          <w:color w:val="FF0000"/>
        </w:rPr>
        <w:t xml:space="preserve"> were defined as: SUPPORT residues have a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rASAmonomer</w:t>
      </w:r>
      <w:proofErr w:type="spellEnd"/>
      <w:r w:rsidRPr="008A2EDD">
        <w:rPr>
          <w:color w:val="FF0000"/>
        </w:rPr>
        <w:t xml:space="preserve"> &lt; 25%, RIM </w:t>
      </w:r>
      <w:r>
        <w:rPr>
          <w:color w:val="FF0000"/>
        </w:rPr>
        <w:t>residues have a</w:t>
      </w:r>
      <w:r w:rsidRPr="008A2EDD">
        <w:rPr>
          <w:color w:val="FF0000"/>
        </w:rPr>
        <w:t xml:space="preserve">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rASAcomplex</w:t>
      </w:r>
      <w:proofErr w:type="spellEnd"/>
      <w:r w:rsidRPr="008A2EDD">
        <w:rPr>
          <w:color w:val="FF0000"/>
        </w:rPr>
        <w:t xml:space="preserve"> &gt; 25%, </w:t>
      </w:r>
      <w:r>
        <w:rPr>
          <w:color w:val="FF0000"/>
        </w:rPr>
        <w:t xml:space="preserve">and </w:t>
      </w:r>
      <w:r w:rsidRPr="008A2EDD">
        <w:rPr>
          <w:color w:val="FF0000"/>
        </w:rPr>
        <w:t xml:space="preserve">CORE </w:t>
      </w:r>
      <w:r>
        <w:rPr>
          <w:color w:val="FF0000"/>
        </w:rPr>
        <w:t>residues have</w:t>
      </w:r>
      <w:r w:rsidRPr="008A2EDD">
        <w:rPr>
          <w:color w:val="FF0000"/>
        </w:rPr>
        <w:t xml:space="preserve">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rASAm</w:t>
      </w:r>
      <w:proofErr w:type="spellEnd"/>
      <w:r w:rsidRPr="008A2EDD">
        <w:rPr>
          <w:color w:val="FF0000"/>
        </w:rPr>
        <w:t xml:space="preserve"> &gt; 25% &amp; </w:t>
      </w:r>
      <w:proofErr w:type="spellStart"/>
      <w:r w:rsidRPr="008A2EDD">
        <w:rPr>
          <w:color w:val="FF0000"/>
        </w:rPr>
        <w:t>rASAcomplex</w:t>
      </w:r>
      <w:proofErr w:type="spellEnd"/>
      <w:r w:rsidRPr="008A2EDD">
        <w:rPr>
          <w:color w:val="FF0000"/>
        </w:rPr>
        <w:t xml:space="preserve"> &lt; 25%.</w:t>
      </w:r>
    </w:p>
    <w:p w14:paraId="12F4E9A4" w14:textId="77777777" w:rsidR="00252FA1" w:rsidRDefault="00252FA1" w:rsidP="00437E2B"/>
    <w:p w14:paraId="58B3E8C1" w14:textId="77777777" w:rsidR="00C275B6" w:rsidRPr="00994C05" w:rsidRDefault="00A43B6B" w:rsidP="00437E2B">
      <w:pPr>
        <w:rPr>
          <w:i/>
          <w:iCs/>
        </w:rPr>
      </w:pPr>
      <w:r w:rsidRPr="00994C05">
        <w:rPr>
          <w:i/>
          <w:iCs/>
          <w:shd w:val="clear" w:color="auto" w:fill="FFFFFF"/>
        </w:rPr>
        <w:t>- Page 46</w:t>
      </w:r>
    </w:p>
    <w:p w14:paraId="08F52C74" w14:textId="77777777" w:rsidR="009A5678" w:rsidRPr="00994C05" w:rsidRDefault="00A43B6B" w:rsidP="00437E2B">
      <w:pPr>
        <w:rPr>
          <w:i/>
          <w:iCs/>
          <w:shd w:val="clear" w:color="auto" w:fill="FFFFFF"/>
        </w:rPr>
      </w:pPr>
      <w:r w:rsidRPr="00994C05">
        <w:rPr>
          <w:i/>
          <w:iCs/>
          <w:shd w:val="clear" w:color="auto" w:fill="FFFFFF"/>
        </w:rPr>
        <w:t xml:space="preserve">The authors use the </w:t>
      </w:r>
      <w:r w:rsidRPr="00AD4C47">
        <w:rPr>
          <w:i/>
          <w:iCs/>
          <w:shd w:val="clear" w:color="auto" w:fill="FFFFFF"/>
        </w:rPr>
        <w:t>S. pombe homologue</w:t>
      </w:r>
      <w:r w:rsidRPr="00994C05">
        <w:rPr>
          <w:i/>
          <w:iCs/>
          <w:shd w:val="clear" w:color="auto" w:fill="FFFFFF"/>
        </w:rPr>
        <w:t xml:space="preserve"> of the Gsp1 GAP Rna1 for their kinetic experiments as the S. cerevisiae homologue forms soluble aggregates. They should provide a brief comment on how they think this may (or may not) affect the kinetic parameters determined.</w:t>
      </w:r>
    </w:p>
    <w:p w14:paraId="40B706AD" w14:textId="77777777" w:rsidR="00045C30" w:rsidRDefault="001571DE" w:rsidP="00815730">
      <w:pPr>
        <w:tabs>
          <w:tab w:val="left" w:pos="1826"/>
        </w:tabs>
        <w:rPr>
          <w:color w:val="2F5496" w:themeColor="accent1" w:themeShade="BF"/>
        </w:rPr>
      </w:pPr>
      <w:r w:rsidRPr="001571DE">
        <w:rPr>
          <w:color w:val="2F5496" w:themeColor="accent1" w:themeShade="BF"/>
        </w:rPr>
        <w:t xml:space="preserve">We put in </w:t>
      </w:r>
      <w:r w:rsidR="00953D58">
        <w:rPr>
          <w:color w:val="2F5496" w:themeColor="accent1" w:themeShade="BF"/>
        </w:rPr>
        <w:t xml:space="preserve">a </w:t>
      </w:r>
      <w:r w:rsidRPr="001571DE">
        <w:rPr>
          <w:color w:val="2F5496" w:themeColor="accent1" w:themeShade="BF"/>
        </w:rPr>
        <w:t xml:space="preserve">significant effort in optimizing a purification protocol for the </w:t>
      </w:r>
      <w:r w:rsidRPr="001571DE">
        <w:rPr>
          <w:i/>
          <w:iCs/>
          <w:color w:val="2F5496" w:themeColor="accent1" w:themeShade="BF"/>
        </w:rPr>
        <w:t>S. cerevisiae</w:t>
      </w:r>
      <w:r w:rsidRPr="001571DE">
        <w:rPr>
          <w:color w:val="2F5496" w:themeColor="accent1" w:themeShade="BF"/>
        </w:rPr>
        <w:t xml:space="preserve"> RNA1</w:t>
      </w:r>
      <w:r>
        <w:rPr>
          <w:color w:val="2F5496" w:themeColor="accent1" w:themeShade="BF"/>
        </w:rPr>
        <w:t xml:space="preserve">, but we were reluctant to perform kinetics measurements with an enzyme for which the effective concentration was so unclear. We ultimately chose </w:t>
      </w:r>
      <w:r w:rsidR="00A7218A">
        <w:rPr>
          <w:color w:val="2F5496" w:themeColor="accent1" w:themeShade="BF"/>
        </w:rPr>
        <w:t xml:space="preserve">to use </w:t>
      </w:r>
      <w:r>
        <w:rPr>
          <w:color w:val="2F5496" w:themeColor="accent1" w:themeShade="BF"/>
        </w:rPr>
        <w:t xml:space="preserve">the </w:t>
      </w:r>
      <w:r w:rsidR="00A7218A">
        <w:rPr>
          <w:color w:val="2F5496" w:themeColor="accent1" w:themeShade="BF"/>
        </w:rPr>
        <w:t xml:space="preserve">ortholog from </w:t>
      </w:r>
      <w:r w:rsidR="00A7218A" w:rsidRPr="00A7218A">
        <w:rPr>
          <w:i/>
          <w:iCs/>
          <w:color w:val="2F5496" w:themeColor="accent1" w:themeShade="BF"/>
        </w:rPr>
        <w:t>S. pombe</w:t>
      </w:r>
      <w:r w:rsidR="00A7218A">
        <w:rPr>
          <w:color w:val="2F5496" w:themeColor="accent1" w:themeShade="BF"/>
        </w:rPr>
        <w:t xml:space="preserve"> as that was the only </w:t>
      </w:r>
      <w:proofErr w:type="spellStart"/>
      <w:r w:rsidR="00A7218A">
        <w:rPr>
          <w:color w:val="2F5496" w:themeColor="accent1" w:themeShade="BF"/>
        </w:rPr>
        <w:t>RanGAP</w:t>
      </w:r>
      <w:proofErr w:type="spellEnd"/>
      <w:r w:rsidR="00A7218A">
        <w:rPr>
          <w:color w:val="2F5496" w:themeColor="accent1" w:themeShade="BF"/>
        </w:rPr>
        <w:t xml:space="preserve"> for which there is a structure in complex with (mammalian) Ran (PDB ids: 1k5d and 1k5g). </w:t>
      </w:r>
    </w:p>
    <w:p w14:paraId="4887FEF4" w14:textId="77777777" w:rsidR="00013C7F" w:rsidRDefault="00013C7F" w:rsidP="00815730">
      <w:pPr>
        <w:tabs>
          <w:tab w:val="left" w:pos="1826"/>
        </w:tabs>
        <w:rPr>
          <w:color w:val="2F5496" w:themeColor="accent1" w:themeShade="BF"/>
        </w:rPr>
      </w:pPr>
      <w:r>
        <w:rPr>
          <w:color w:val="2F5496" w:themeColor="accent1" w:themeShade="BF"/>
        </w:rPr>
        <w:t xml:space="preserve">We have now added a sequence alignment between yeast, </w:t>
      </w:r>
      <w:r w:rsidRPr="00013C7F">
        <w:rPr>
          <w:i/>
          <w:iCs/>
          <w:color w:val="2F5496" w:themeColor="accent1" w:themeShade="BF"/>
        </w:rPr>
        <w:t>S. pombe</w:t>
      </w:r>
      <w:r>
        <w:rPr>
          <w:color w:val="2F5496" w:themeColor="accent1" w:themeShade="BF"/>
        </w:rPr>
        <w:t xml:space="preserve"> and human GAP (Supplementary File 1 Fig. 14). </w:t>
      </w:r>
    </w:p>
    <w:p w14:paraId="244CA3E5" w14:textId="77777777" w:rsidR="00013C7F" w:rsidRDefault="00013C7F" w:rsidP="00013C7F">
      <w:pPr>
        <w:rPr>
          <w:color w:val="2F5496" w:themeColor="accent1" w:themeShade="BF"/>
        </w:rPr>
      </w:pPr>
      <w:r>
        <w:rPr>
          <w:noProof/>
          <w:color w:val="2F5496" w:themeColor="accent1" w:themeShade="BF"/>
        </w:rPr>
        <w:drawing>
          <wp:inline distT="0" distB="0" distL="0" distR="0" wp14:anchorId="046B2C3D" wp14:editId="1E8CCC12">
            <wp:extent cx="4856356" cy="2317979"/>
            <wp:effectExtent l="0" t="0" r="0" b="0"/>
            <wp:docPr id="5" name="Picture 5"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P_al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6356" cy="2317979"/>
                    </a:xfrm>
                    <a:prstGeom prst="rect">
                      <a:avLst/>
                    </a:prstGeom>
                  </pic:spPr>
                </pic:pic>
              </a:graphicData>
            </a:graphic>
          </wp:inline>
        </w:drawing>
      </w:r>
    </w:p>
    <w:p w14:paraId="2B384615" w14:textId="35CDD7FC" w:rsidR="00013C7F" w:rsidRPr="00013C7F" w:rsidRDefault="00013C7F" w:rsidP="00013C7F">
      <w:pPr>
        <w:pStyle w:val="Caption"/>
        <w:rPr>
          <w:color w:val="FF0000"/>
        </w:rPr>
      </w:pPr>
      <w:r w:rsidRPr="00013C7F">
        <w:rPr>
          <w:b/>
          <w:bCs w:val="0"/>
          <w:color w:val="FF0000"/>
        </w:rPr>
        <w:t xml:space="preserve">Supplementary Figure </w:t>
      </w:r>
      <w:r w:rsidRPr="00013C7F">
        <w:rPr>
          <w:b/>
          <w:bCs w:val="0"/>
          <w:color w:val="FF0000"/>
        </w:rPr>
        <w:fldChar w:fldCharType="begin"/>
      </w:r>
      <w:r w:rsidRPr="00013C7F">
        <w:rPr>
          <w:b/>
          <w:bCs w:val="0"/>
          <w:color w:val="FF0000"/>
        </w:rPr>
        <w:instrText xml:space="preserve"> SEQ Figure \* ARABIC </w:instrText>
      </w:r>
      <w:r w:rsidRPr="00013C7F">
        <w:rPr>
          <w:b/>
          <w:bCs w:val="0"/>
          <w:color w:val="FF0000"/>
        </w:rPr>
        <w:fldChar w:fldCharType="separate"/>
      </w:r>
      <w:ins w:id="391" w:author="Perica, Tina" w:date="2020-05-09T18:12:00Z">
        <w:r w:rsidR="00111594">
          <w:rPr>
            <w:b/>
            <w:bCs w:val="0"/>
            <w:noProof/>
            <w:color w:val="FF0000"/>
          </w:rPr>
          <w:t>2</w:t>
        </w:r>
      </w:ins>
      <w:del w:id="392" w:author="Perica, Tina" w:date="2020-05-09T17:54:00Z">
        <w:r w:rsidR="00E047C6" w:rsidDel="003A2798">
          <w:rPr>
            <w:b/>
            <w:bCs w:val="0"/>
            <w:noProof/>
            <w:color w:val="FF0000"/>
          </w:rPr>
          <w:delText>2</w:delText>
        </w:r>
      </w:del>
      <w:r w:rsidRPr="00013C7F">
        <w:rPr>
          <w:b/>
          <w:bCs w:val="0"/>
          <w:color w:val="FF0000"/>
        </w:rPr>
        <w:fldChar w:fldCharType="end"/>
      </w:r>
      <w:r w:rsidRPr="00013C7F">
        <w:rPr>
          <w:b/>
          <w:bCs w:val="0"/>
          <w:color w:val="FF0000"/>
        </w:rPr>
        <w:t xml:space="preserve"> Multiple sequence alignment between Rna1 from </w:t>
      </w:r>
      <w:r w:rsidRPr="00013C7F">
        <w:rPr>
          <w:b/>
          <w:bCs w:val="0"/>
          <w:i/>
          <w:iCs/>
          <w:color w:val="FF0000"/>
        </w:rPr>
        <w:t>S. cerevisiae</w:t>
      </w:r>
      <w:r w:rsidRPr="00013C7F">
        <w:rPr>
          <w:b/>
          <w:bCs w:val="0"/>
          <w:color w:val="FF0000"/>
        </w:rPr>
        <w:t xml:space="preserve"> (Rna1_yeast) and </w:t>
      </w:r>
      <w:r w:rsidRPr="00013C7F">
        <w:rPr>
          <w:b/>
          <w:bCs w:val="0"/>
          <w:i/>
          <w:iCs/>
          <w:color w:val="FF0000"/>
        </w:rPr>
        <w:t>S. pombe</w:t>
      </w:r>
      <w:r w:rsidRPr="00013C7F">
        <w:rPr>
          <w:b/>
          <w:bCs w:val="0"/>
          <w:color w:val="FF0000"/>
        </w:rPr>
        <w:t xml:space="preserve"> (Rna1_Schpo), as well as human </w:t>
      </w:r>
      <w:proofErr w:type="spellStart"/>
      <w:r w:rsidRPr="00013C7F">
        <w:rPr>
          <w:b/>
          <w:bCs w:val="0"/>
          <w:color w:val="FF0000"/>
        </w:rPr>
        <w:t>RanGAP</w:t>
      </w:r>
      <w:proofErr w:type="spellEnd"/>
      <w:r w:rsidRPr="00013C7F">
        <w:rPr>
          <w:b/>
          <w:bCs w:val="0"/>
          <w:color w:val="FF0000"/>
        </w:rPr>
        <w:t xml:space="preserve"> (RAGP1_human). </w:t>
      </w:r>
      <w:r w:rsidRPr="00013C7F">
        <w:rPr>
          <w:color w:val="FF0000"/>
        </w:rPr>
        <w:t xml:space="preserve">Interface core residues (based on the X-ray crystal structure between Rna1_Schpo and mammalian RAN, PDB ID: 1k5d) are highlighted in orange. All residues </w:t>
      </w:r>
      <w:r w:rsidRPr="00013C7F">
        <w:rPr>
          <w:color w:val="FF0000"/>
        </w:rPr>
        <w:lastRenderedPageBreak/>
        <w:t xml:space="preserve">except Pro108 in Rna1_Schpo, which corresponds to Leu122 in </w:t>
      </w:r>
      <w:proofErr w:type="spellStart"/>
      <w:r w:rsidRPr="00013C7F">
        <w:rPr>
          <w:color w:val="FF0000"/>
        </w:rPr>
        <w:t>Rna_yeast</w:t>
      </w:r>
      <w:proofErr w:type="spellEnd"/>
      <w:r w:rsidRPr="00013C7F">
        <w:rPr>
          <w:color w:val="FF0000"/>
        </w:rPr>
        <w:t xml:space="preserve"> </w:t>
      </w:r>
      <w:proofErr w:type="gramStart"/>
      <w:r w:rsidRPr="00013C7F">
        <w:rPr>
          <w:color w:val="FF0000"/>
        </w:rPr>
        <w:t>are</w:t>
      </w:r>
      <w:proofErr w:type="gramEnd"/>
      <w:r w:rsidRPr="00013C7F">
        <w:rPr>
          <w:color w:val="FF0000"/>
        </w:rPr>
        <w:t xml:space="preserve"> conserved in sequence between </w:t>
      </w:r>
      <w:r w:rsidRPr="00013C7F">
        <w:rPr>
          <w:i/>
          <w:iCs/>
          <w:color w:val="FF0000"/>
        </w:rPr>
        <w:t>S. cerevisiae</w:t>
      </w:r>
      <w:r w:rsidRPr="00013C7F">
        <w:rPr>
          <w:color w:val="FF0000"/>
        </w:rPr>
        <w:t xml:space="preserve"> and </w:t>
      </w:r>
      <w:r w:rsidRPr="00013C7F">
        <w:rPr>
          <w:i/>
          <w:iCs/>
          <w:color w:val="FF0000"/>
        </w:rPr>
        <w:t>S. pombe</w:t>
      </w:r>
      <w:r w:rsidRPr="00013C7F">
        <w:rPr>
          <w:color w:val="FF0000"/>
        </w:rPr>
        <w:t xml:space="preserve"> Rna1.</w:t>
      </w:r>
    </w:p>
    <w:p w14:paraId="28E56ED2" w14:textId="77777777" w:rsidR="00013C7F" w:rsidRDefault="00013C7F" w:rsidP="00815730">
      <w:pPr>
        <w:tabs>
          <w:tab w:val="left" w:pos="1826"/>
        </w:tabs>
        <w:rPr>
          <w:color w:val="2F5496" w:themeColor="accent1" w:themeShade="BF"/>
        </w:rPr>
      </w:pPr>
    </w:p>
    <w:p w14:paraId="04D923F1" w14:textId="77777777" w:rsidR="00F002FE" w:rsidRDefault="00013C7F" w:rsidP="00815730">
      <w:pPr>
        <w:tabs>
          <w:tab w:val="left" w:pos="1826"/>
        </w:tabs>
        <w:rPr>
          <w:color w:val="2F5496" w:themeColor="accent1" w:themeShade="BF"/>
        </w:rPr>
      </w:pPr>
      <w:r>
        <w:rPr>
          <w:color w:val="2F5496" w:themeColor="accent1" w:themeShade="BF"/>
        </w:rPr>
        <w:t xml:space="preserve">We also added as supplementary discussion about </w:t>
      </w:r>
      <w:r w:rsidR="00F002FE">
        <w:rPr>
          <w:color w:val="2F5496" w:themeColor="accent1" w:themeShade="BF"/>
        </w:rPr>
        <w:t>using a</w:t>
      </w:r>
      <w:r>
        <w:rPr>
          <w:color w:val="2F5496" w:themeColor="accent1" w:themeShade="BF"/>
        </w:rPr>
        <w:t>n</w:t>
      </w:r>
      <w:r w:rsidR="00F002FE">
        <w:rPr>
          <w:color w:val="2F5496" w:themeColor="accent1" w:themeShade="BF"/>
        </w:rPr>
        <w:t xml:space="preserve"> orthogonal</w:t>
      </w:r>
      <w:r w:rsidR="00AD4C47">
        <w:rPr>
          <w:color w:val="2F5496" w:themeColor="accent1" w:themeShade="BF"/>
        </w:rPr>
        <w:t xml:space="preserve"> GAP</w:t>
      </w:r>
      <w:r w:rsidR="00F002FE">
        <w:rPr>
          <w:color w:val="2F5496" w:themeColor="accent1" w:themeShade="BF"/>
        </w:rPr>
        <w:t xml:space="preserve"> to the Supplementary File 1</w:t>
      </w:r>
      <w:r w:rsidR="00CD34F4">
        <w:rPr>
          <w:color w:val="2F5496" w:themeColor="accent1" w:themeShade="BF"/>
        </w:rPr>
        <w:t xml:space="preserve"> Supplementary Discussion section</w:t>
      </w:r>
      <w:r>
        <w:rPr>
          <w:color w:val="2F5496" w:themeColor="accent1" w:themeShade="BF"/>
        </w:rPr>
        <w:t>:</w:t>
      </w:r>
    </w:p>
    <w:p w14:paraId="19448A21" w14:textId="77777777" w:rsidR="00013C7F" w:rsidRPr="00D724FB" w:rsidRDefault="00013C7F" w:rsidP="00013C7F">
      <w:pPr>
        <w:rPr>
          <w:b/>
          <w:bCs/>
          <w:i/>
          <w:iCs/>
          <w:color w:val="FF0000"/>
        </w:rPr>
      </w:pPr>
      <w:r w:rsidRPr="00D724FB">
        <w:rPr>
          <w:b/>
          <w:bCs/>
          <w:color w:val="FF0000"/>
        </w:rPr>
        <w:t xml:space="preserve">Caveats about using the GAP (Rna1) from </w:t>
      </w:r>
      <w:r w:rsidRPr="00D724FB">
        <w:rPr>
          <w:b/>
          <w:bCs/>
          <w:i/>
          <w:iCs/>
          <w:color w:val="FF0000"/>
        </w:rPr>
        <w:t>S. pombe.</w:t>
      </w:r>
    </w:p>
    <w:p w14:paraId="7573C297" w14:textId="77777777" w:rsidR="00013C7F" w:rsidRPr="007C534C" w:rsidRDefault="00013C7F" w:rsidP="00013C7F">
      <w:pPr>
        <w:tabs>
          <w:tab w:val="left" w:pos="1826"/>
        </w:tabs>
        <w:rPr>
          <w:color w:val="FF0000"/>
        </w:rPr>
      </w:pPr>
      <w:r w:rsidRPr="007C534C">
        <w:rPr>
          <w:color w:val="FF0000"/>
        </w:rPr>
        <w:t xml:space="preserve">All of our GAP-mediated GTP hydrolysis kinetics experiments were done using the wild type and mutant Gsp1 from </w:t>
      </w:r>
      <w:r w:rsidRPr="007C534C">
        <w:rPr>
          <w:i/>
          <w:iCs/>
          <w:color w:val="FF0000"/>
        </w:rPr>
        <w:t>S. cerevisiae</w:t>
      </w:r>
      <w:r w:rsidRPr="007C534C">
        <w:rPr>
          <w:color w:val="FF0000"/>
        </w:rPr>
        <w:t xml:space="preserve">, but Rna1 GAP from </w:t>
      </w:r>
      <w:r w:rsidRPr="007C534C">
        <w:rPr>
          <w:i/>
          <w:iCs/>
          <w:color w:val="FF0000"/>
        </w:rPr>
        <w:t>S. pombe</w:t>
      </w:r>
      <w:r w:rsidRPr="007C534C">
        <w:rPr>
          <w:color w:val="FF0000"/>
        </w:rPr>
        <w:t xml:space="preserve">. We chose to use the ortholog from </w:t>
      </w:r>
      <w:r w:rsidRPr="007C534C">
        <w:rPr>
          <w:i/>
          <w:iCs/>
          <w:color w:val="FF0000"/>
        </w:rPr>
        <w:t>S. pombe</w:t>
      </w:r>
      <w:r w:rsidRPr="007C534C">
        <w:rPr>
          <w:color w:val="FF0000"/>
        </w:rPr>
        <w:t xml:space="preserve"> as the </w:t>
      </w:r>
      <w:r w:rsidRPr="007C534C">
        <w:rPr>
          <w:i/>
          <w:iCs/>
          <w:color w:val="FF0000"/>
        </w:rPr>
        <w:t>S. cerevisiae</w:t>
      </w:r>
      <w:r w:rsidRPr="007C534C">
        <w:rPr>
          <w:color w:val="FF0000"/>
        </w:rPr>
        <w:t xml:space="preserve"> ortholog formed soluble aggregates and </w:t>
      </w:r>
      <w:r w:rsidRPr="007C534C">
        <w:rPr>
          <w:i/>
          <w:iCs/>
          <w:color w:val="FF0000"/>
        </w:rPr>
        <w:t>S. pombe</w:t>
      </w:r>
      <w:r w:rsidRPr="007C534C">
        <w:rPr>
          <w:color w:val="FF0000"/>
        </w:rPr>
        <w:t xml:space="preserve"> Rna1 was the only </w:t>
      </w:r>
      <w:proofErr w:type="spellStart"/>
      <w:r w:rsidRPr="007C534C">
        <w:rPr>
          <w:color w:val="FF0000"/>
        </w:rPr>
        <w:t>RanGAP</w:t>
      </w:r>
      <w:proofErr w:type="spellEnd"/>
      <w:r w:rsidRPr="007C534C">
        <w:rPr>
          <w:color w:val="FF0000"/>
        </w:rPr>
        <w:t xml:space="preserve"> for which there was a structure in complex with Ran (PDB IDs: 1k5d and 1k5g). </w:t>
      </w:r>
    </w:p>
    <w:p w14:paraId="74FD1A4E" w14:textId="77777777" w:rsidR="00013C7F" w:rsidRPr="00385C46" w:rsidRDefault="00013C7F" w:rsidP="00013C7F">
      <w:pPr>
        <w:tabs>
          <w:tab w:val="left" w:pos="1826"/>
        </w:tabs>
        <w:rPr>
          <w:color w:val="FF0000"/>
        </w:rPr>
      </w:pPr>
      <w:r w:rsidRPr="00385C46">
        <w:rPr>
          <w:color w:val="FF0000"/>
        </w:rPr>
        <w:t xml:space="preserve">As our GEF-mediated nucleotide exchange data are for a S. cerevisiae system, and our GAP-mediated GTP hydrolysis data are for a mixed orthogonal system there are three things to keep in mind when interpreting our results. </w:t>
      </w:r>
    </w:p>
    <w:p w14:paraId="2CE7217E" w14:textId="77777777" w:rsidR="00013C7F" w:rsidRPr="00385C46" w:rsidRDefault="00013C7F" w:rsidP="00013C7F">
      <w:pPr>
        <w:rPr>
          <w:color w:val="FF0000"/>
        </w:rPr>
      </w:pPr>
      <w:r w:rsidRPr="00385C46">
        <w:rPr>
          <w:color w:val="FF0000"/>
        </w:rPr>
        <w:t xml:space="preserve">1.) </w:t>
      </w:r>
      <w:r>
        <w:rPr>
          <w:b/>
          <w:bCs/>
          <w:color w:val="FF0000"/>
        </w:rPr>
        <w:t>Sequence c</w:t>
      </w:r>
      <w:r w:rsidRPr="00385C46">
        <w:rPr>
          <w:b/>
          <w:bCs/>
          <w:color w:val="FF0000"/>
        </w:rPr>
        <w:t xml:space="preserve">onservation </w:t>
      </w:r>
      <w:r>
        <w:rPr>
          <w:b/>
          <w:bCs/>
          <w:color w:val="FF0000"/>
        </w:rPr>
        <w:t xml:space="preserve">between </w:t>
      </w:r>
      <w:r w:rsidRPr="000543E7">
        <w:rPr>
          <w:b/>
          <w:bCs/>
          <w:i/>
          <w:iCs/>
          <w:color w:val="FF0000"/>
        </w:rPr>
        <w:t>S. cerevisiae</w:t>
      </w:r>
      <w:r>
        <w:rPr>
          <w:b/>
          <w:bCs/>
          <w:color w:val="FF0000"/>
        </w:rPr>
        <w:t xml:space="preserve"> and </w:t>
      </w:r>
      <w:r w:rsidRPr="000543E7">
        <w:rPr>
          <w:b/>
          <w:bCs/>
          <w:i/>
          <w:iCs/>
          <w:color w:val="FF0000"/>
        </w:rPr>
        <w:t>S. pombe</w:t>
      </w:r>
      <w:r>
        <w:rPr>
          <w:b/>
          <w:bCs/>
          <w:color w:val="FF0000"/>
        </w:rPr>
        <w:t xml:space="preserve"> </w:t>
      </w:r>
      <w:r w:rsidRPr="00385C46">
        <w:rPr>
          <w:b/>
          <w:bCs/>
          <w:color w:val="FF0000"/>
        </w:rPr>
        <w:t>GAP.</w:t>
      </w:r>
      <w:r w:rsidRPr="00385C46">
        <w:rPr>
          <w:color w:val="FF0000"/>
        </w:rPr>
        <w:t xml:space="preserve"> Although we cannot know for sure which residues from </w:t>
      </w:r>
      <w:r w:rsidRPr="00385C46">
        <w:rPr>
          <w:i/>
          <w:iCs/>
          <w:color w:val="FF0000"/>
        </w:rPr>
        <w:t>S. cerevisiae</w:t>
      </w:r>
      <w:r w:rsidRPr="00385C46">
        <w:rPr>
          <w:color w:val="FF0000"/>
        </w:rPr>
        <w:t xml:space="preserve"> R</w:t>
      </w:r>
      <w:r>
        <w:rPr>
          <w:color w:val="FF0000"/>
        </w:rPr>
        <w:t>na</w:t>
      </w:r>
      <w:r w:rsidRPr="00385C46">
        <w:rPr>
          <w:color w:val="FF0000"/>
        </w:rPr>
        <w:t xml:space="preserve">1 form the interface with </w:t>
      </w:r>
      <w:r w:rsidRPr="00385C46">
        <w:rPr>
          <w:i/>
          <w:iCs/>
          <w:color w:val="FF0000"/>
        </w:rPr>
        <w:t>S. cerevisiae</w:t>
      </w:r>
      <w:r w:rsidRPr="00385C46">
        <w:rPr>
          <w:color w:val="FF0000"/>
        </w:rPr>
        <w:t xml:space="preserve"> Gsp1, based on a sequence alignment between S</w:t>
      </w:r>
      <w:r w:rsidRPr="00385C46">
        <w:rPr>
          <w:i/>
          <w:iCs/>
          <w:color w:val="FF0000"/>
        </w:rPr>
        <w:t>. pombe</w:t>
      </w:r>
      <w:r w:rsidRPr="00385C46">
        <w:rPr>
          <w:color w:val="FF0000"/>
        </w:rPr>
        <w:t xml:space="preserve"> and </w:t>
      </w:r>
      <w:r w:rsidRPr="00385C46">
        <w:rPr>
          <w:i/>
          <w:iCs/>
          <w:color w:val="FF0000"/>
        </w:rPr>
        <w:t>S. cerevisiae</w:t>
      </w:r>
      <w:r w:rsidRPr="00385C46">
        <w:rPr>
          <w:color w:val="FF0000"/>
        </w:rPr>
        <w:t xml:space="preserve"> R</w:t>
      </w:r>
      <w:r>
        <w:rPr>
          <w:color w:val="FF0000"/>
        </w:rPr>
        <w:t>na</w:t>
      </w:r>
      <w:r w:rsidRPr="00385C46">
        <w:rPr>
          <w:color w:val="FF0000"/>
        </w:rPr>
        <w:t>1 the residues that form the interface in the PDB</w:t>
      </w:r>
      <w:r>
        <w:rPr>
          <w:color w:val="FF0000"/>
        </w:rPr>
        <w:t xml:space="preserve"> ID file </w:t>
      </w:r>
      <w:r w:rsidRPr="00385C46">
        <w:rPr>
          <w:color w:val="FF0000"/>
        </w:rPr>
        <w:t>1k5d structure are highly conserved. Overall</w:t>
      </w:r>
      <w:r>
        <w:rPr>
          <w:color w:val="FF0000"/>
        </w:rPr>
        <w:t xml:space="preserve"> sequence </w:t>
      </w:r>
      <w:r w:rsidRPr="00385C46">
        <w:rPr>
          <w:color w:val="FF0000"/>
        </w:rPr>
        <w:t xml:space="preserve">identity values can be seen in </w:t>
      </w:r>
      <w:r w:rsidRPr="00385C46">
        <w:rPr>
          <w:b/>
          <w:bCs/>
          <w:color w:val="FF0000"/>
        </w:rPr>
        <w:t>Supplementary File 1 Table 1</w:t>
      </w:r>
      <w:r w:rsidRPr="00385C46">
        <w:rPr>
          <w:color w:val="FF0000"/>
        </w:rPr>
        <w:t>.</w:t>
      </w:r>
    </w:p>
    <w:p w14:paraId="39FC9BB1" w14:textId="77777777" w:rsidR="00013C7F" w:rsidRPr="00385C46" w:rsidRDefault="00013C7F" w:rsidP="00013C7F">
      <w:pPr>
        <w:tabs>
          <w:tab w:val="left" w:pos="1826"/>
        </w:tabs>
        <w:rPr>
          <w:color w:val="FF0000"/>
          <w:lang w:val="en-GB"/>
        </w:rPr>
      </w:pPr>
      <w:r w:rsidRPr="00385C46">
        <w:rPr>
          <w:color w:val="FF0000"/>
        </w:rPr>
        <w:t xml:space="preserve">A sequence alignment between </w:t>
      </w:r>
      <w:r w:rsidRPr="00385C46">
        <w:rPr>
          <w:i/>
          <w:iCs/>
          <w:color w:val="FF0000"/>
        </w:rPr>
        <w:t>S. cerevisiae</w:t>
      </w:r>
      <w:r w:rsidRPr="00385C46">
        <w:rPr>
          <w:color w:val="FF0000"/>
        </w:rPr>
        <w:t xml:space="preserve">, </w:t>
      </w:r>
      <w:r w:rsidRPr="00385C46">
        <w:rPr>
          <w:i/>
          <w:iCs/>
          <w:color w:val="FF0000"/>
        </w:rPr>
        <w:t>S. pombe</w:t>
      </w:r>
      <w:r w:rsidRPr="00385C46">
        <w:rPr>
          <w:color w:val="FF0000"/>
        </w:rPr>
        <w:t xml:space="preserve"> and human GAP shows that all but one interface core residue is absolutely conserved in sequence (</w:t>
      </w:r>
      <w:r w:rsidRPr="00354BDA">
        <w:rPr>
          <w:b/>
          <w:bCs/>
          <w:color w:val="FF0000"/>
        </w:rPr>
        <w:t>Supplementary File 1 Supplementary Fig. 14</w:t>
      </w:r>
      <w:r w:rsidRPr="00385C46">
        <w:rPr>
          <w:color w:val="FF0000"/>
        </w:rPr>
        <w:t xml:space="preserve">). Overall, out of the 1290 </w:t>
      </w:r>
      <w:r w:rsidRPr="00385C46">
        <w:rPr>
          <w:color w:val="FF0000"/>
          <w:lang w:val="en-GB"/>
        </w:rPr>
        <w:t>Å</w:t>
      </w:r>
      <w:r w:rsidRPr="00385C46">
        <w:rPr>
          <w:color w:val="FF0000"/>
          <w:vertAlign w:val="superscript"/>
          <w:lang w:val="en-GB"/>
        </w:rPr>
        <w:t>2</w:t>
      </w:r>
      <w:r w:rsidRPr="00385C46">
        <w:rPr>
          <w:color w:val="FF0000"/>
          <w:lang w:val="en-GB"/>
        </w:rPr>
        <w:t xml:space="preserve"> buried by </w:t>
      </w:r>
      <w:r w:rsidRPr="00385C46">
        <w:rPr>
          <w:i/>
          <w:iCs/>
          <w:color w:val="FF0000"/>
          <w:lang w:val="en-GB"/>
        </w:rPr>
        <w:t>S. pombe</w:t>
      </w:r>
      <w:r w:rsidRPr="00385C46">
        <w:rPr>
          <w:color w:val="FF0000"/>
          <w:lang w:val="en-GB"/>
        </w:rPr>
        <w:t xml:space="preserve"> RNA1 upon interface formation with Gsp1 </w:t>
      </w:r>
      <w:r w:rsidRPr="00385C46">
        <w:rPr>
          <w:color w:val="FF0000"/>
        </w:rPr>
        <w:t>(PDB ID: 1k5d)</w:t>
      </w:r>
      <w:r w:rsidRPr="00385C46">
        <w:rPr>
          <w:color w:val="FF0000"/>
          <w:lang w:val="en-GB"/>
        </w:rPr>
        <w:t>, 997 Å</w:t>
      </w:r>
      <w:r w:rsidRPr="00385C46">
        <w:rPr>
          <w:color w:val="FF0000"/>
          <w:vertAlign w:val="superscript"/>
          <w:lang w:val="en-GB"/>
        </w:rPr>
        <w:t xml:space="preserve">2 </w:t>
      </w:r>
      <w:r w:rsidRPr="00385C46">
        <w:rPr>
          <w:color w:val="FF0000"/>
          <w:lang w:val="en-GB"/>
        </w:rPr>
        <w:t>(77%)</w:t>
      </w:r>
      <w:r w:rsidRPr="00385C46">
        <w:rPr>
          <w:color w:val="FF0000"/>
          <w:vertAlign w:val="superscript"/>
          <w:lang w:val="en-GB"/>
        </w:rPr>
        <w:t xml:space="preserve"> </w:t>
      </w:r>
      <w:r w:rsidRPr="00385C46">
        <w:rPr>
          <w:color w:val="FF0000"/>
          <w:lang w:val="en-GB"/>
        </w:rPr>
        <w:t xml:space="preserve">is buried by residues that are perfectly conserved in sequence between </w:t>
      </w:r>
      <w:r w:rsidRPr="00385C46">
        <w:rPr>
          <w:i/>
          <w:iCs/>
          <w:color w:val="FF0000"/>
          <w:lang w:val="en-GB"/>
        </w:rPr>
        <w:t>S. pombe</w:t>
      </w:r>
      <w:r w:rsidRPr="00385C46">
        <w:rPr>
          <w:color w:val="FF0000"/>
          <w:lang w:val="en-GB"/>
        </w:rPr>
        <w:t xml:space="preserve"> and </w:t>
      </w:r>
      <w:r w:rsidRPr="00385C46">
        <w:rPr>
          <w:i/>
          <w:iCs/>
          <w:color w:val="FF0000"/>
          <w:lang w:val="en-GB"/>
        </w:rPr>
        <w:t>S. cerevisiae</w:t>
      </w:r>
      <w:r w:rsidRPr="00385C46">
        <w:rPr>
          <w:color w:val="FF0000"/>
          <w:lang w:val="en-GB"/>
        </w:rPr>
        <w:t>.</w:t>
      </w:r>
    </w:p>
    <w:p w14:paraId="2AEDA2A1" w14:textId="77777777" w:rsidR="00013C7F" w:rsidRDefault="00013C7F" w:rsidP="00013C7F">
      <w:pPr>
        <w:rPr>
          <w:color w:val="FF0000"/>
        </w:rPr>
      </w:pPr>
      <w:r w:rsidRPr="009200B5">
        <w:rPr>
          <w:color w:val="FF0000"/>
        </w:rPr>
        <w:t xml:space="preserve">2.) </w:t>
      </w:r>
      <w:r w:rsidRPr="009200B5">
        <w:rPr>
          <w:b/>
          <w:bCs/>
          <w:color w:val="FF0000"/>
        </w:rPr>
        <w:t>Comparable kinetic values to the human RAN/RANGAP1 pair.</w:t>
      </w:r>
      <w:r w:rsidRPr="009200B5">
        <w:rPr>
          <w:color w:val="FF0000"/>
        </w:rPr>
        <w:t xml:space="preserve"> The kinetic values for our </w:t>
      </w:r>
      <w:r w:rsidRPr="009200B5">
        <w:rPr>
          <w:i/>
          <w:iCs/>
          <w:color w:val="FF0000"/>
        </w:rPr>
        <w:t>S. cerevisiae</w:t>
      </w:r>
      <w:r w:rsidRPr="009200B5">
        <w:rPr>
          <w:color w:val="FF0000"/>
        </w:rPr>
        <w:t xml:space="preserve"> Gsp1 and </w:t>
      </w:r>
      <w:r w:rsidRPr="009200B5">
        <w:rPr>
          <w:i/>
          <w:iCs/>
          <w:color w:val="FF0000"/>
        </w:rPr>
        <w:t>S. pombe</w:t>
      </w:r>
      <w:r w:rsidRPr="009200B5">
        <w:rPr>
          <w:color w:val="FF0000"/>
        </w:rPr>
        <w:t xml:space="preserve"> Rna1 GAP are comparable to the kinetic values for the human RAN and human RAGP1 reported by </w:t>
      </w:r>
      <w:proofErr w:type="spellStart"/>
      <w:r w:rsidRPr="009200B5">
        <w:rPr>
          <w:color w:val="FF0000"/>
        </w:rPr>
        <w:t>Klebe</w:t>
      </w:r>
      <w:proofErr w:type="spellEnd"/>
      <w:r w:rsidRPr="009200B5">
        <w:rPr>
          <w:color w:val="FF0000"/>
        </w:rPr>
        <w:t xml:space="preserve"> </w:t>
      </w:r>
      <w:r w:rsidRPr="009200B5">
        <w:rPr>
          <w:i/>
          <w:iCs/>
          <w:color w:val="FF0000"/>
        </w:rPr>
        <w:t>et al</w:t>
      </w:r>
      <w:r>
        <w:rPr>
          <w:i/>
          <w:iCs/>
          <w:color w:val="FF0000"/>
        </w:rPr>
        <w:t>.</w:t>
      </w:r>
      <w:hyperlink w:anchor="_ENREF_1" w:tooltip="Klebe, 1995 #117" w:history="1">
        <w:r>
          <w:rPr>
            <w:color w:val="FF0000"/>
          </w:rPr>
          <w:fldChar w:fldCharType="begin"/>
        </w:r>
        <w:r>
          <w:rPr>
            <w:color w:val="FF0000"/>
          </w:rPr>
          <w:instrText xml:space="preserve"> ADDIN EN.CITE &lt;EndNote&gt;&lt;Cite&gt;&lt;Author&gt;Klebe&lt;/Author&gt;&lt;Year&gt;1995&lt;/Year&gt;&lt;RecNum&gt;117&lt;/RecNum&gt;&lt;IDText&gt;r04255&lt;/IDText&gt;&lt;DisplayText&gt;&lt;style face="superscript"&gt;1&lt;/style&gt;&lt;/DisplayText&gt;&lt;record&gt;&lt;rec-number&gt;117&lt;/rec-number&gt;&lt;foreign-keys&gt;&lt;key app="EN" db-id="s0t9efdz32weade55d15pp2lx5teexss9wez" timestamp="1571464691"&gt;117&lt;/key&gt;&lt;/foreign-keys&gt;&lt;ref-type name="Journal Article"&gt;17&lt;/ref-type&gt;&lt;contributors&gt;&lt;authors&gt;&lt;author&gt;Klebe, C&lt;/author&gt;&lt;author&gt;Bischoff, F R&lt;/author&gt;&lt;author&gt;Ponstingl, H&lt;/author&gt;&lt;author&gt;Wittinghofer, A&lt;/author&gt;&lt;/authors&gt;&lt;/contributors&gt;&lt;auth-address&gt;Max-Planck-Institut für molekulare Physiologie, Dortmund, Germany.&lt;/auth-address&gt;&lt;titles&gt;&lt;title&gt;Interaction of the nuclear GTP-binding protein Ran with its regulatory proteins RCC1 and RanGAP1.&lt;/title&gt;&lt;secondary-title&gt;Biochemistry&lt;/secondary-title&gt;&lt;/titles&gt;&lt;periodical&gt;&lt;full-title&gt;Biochemistry&lt;/full-title&gt;&lt;/periodical&gt;&lt;pages&gt;639-647&lt;/pages&gt;&lt;volume&gt;34&lt;/volume&gt;&lt;number&gt;2&lt;/number&gt;&lt;dates&gt;&lt;year&gt;1995&lt;/year&gt;&lt;pub-dates&gt;&lt;date&gt;Feb 17&lt;/date&gt;&lt;/pub-dates&gt;&lt;/dates&gt;&lt;accession-num&gt;7819259&lt;/accession-num&gt;&lt;label&gt;r04255&lt;/label&gt;&lt;urls&gt;&lt;related-urls&gt;&lt;url&gt;http://eutils.ncbi.nlm.nih.gov/entrez/eutils/elink.fcgi?dbfrom=pubmed&amp;amp;amp;id=7819259&amp;amp;amp;retmode=ref&amp;amp;amp;cmd=prlinks&lt;/url&gt;&lt;/related-urls&gt;&lt;pdf-urls&gt;&lt;url&gt;file://localhost/localhost/Users/tperica/Documents/Papers2/Articles/1995/Klebe/Biochemistry%25201995%2520Klebe-1.pdf&lt;/url&gt;&lt;/pdf-urls&gt;&lt;/urls&gt;&lt;custom3&gt;papers2://publication/uuid/40EA1C7D-611B-4941-A142-6C74722D5389&lt;/custom3&gt;&lt;language&gt;English&lt;/language&gt;&lt;/record&gt;&lt;/Cite&gt;&lt;/EndNote&gt;</w:instrText>
        </w:r>
        <w:r>
          <w:rPr>
            <w:color w:val="FF0000"/>
          </w:rPr>
          <w:fldChar w:fldCharType="separate"/>
        </w:r>
        <w:r w:rsidRPr="0004775A">
          <w:rPr>
            <w:noProof/>
            <w:color w:val="FF0000"/>
            <w:vertAlign w:val="superscript"/>
          </w:rPr>
          <w:t>1</w:t>
        </w:r>
        <w:r>
          <w:rPr>
            <w:color w:val="FF0000"/>
          </w:rPr>
          <w:fldChar w:fldCharType="end"/>
        </w:r>
      </w:hyperlink>
      <w:r w:rsidRPr="009200B5">
        <w:rPr>
          <w:color w:val="FF0000"/>
        </w:rPr>
        <w:t>. They estimate the K</w:t>
      </w:r>
      <w:r w:rsidRPr="009200B5">
        <w:rPr>
          <w:color w:val="FF0000"/>
          <w:vertAlign w:val="subscript"/>
        </w:rPr>
        <w:t>m</w:t>
      </w:r>
      <w:r w:rsidRPr="009200B5">
        <w:rPr>
          <w:color w:val="FF0000"/>
        </w:rPr>
        <w:t xml:space="preserve"> of 0.45 </w:t>
      </w:r>
      <w:r w:rsidRPr="009200B5">
        <w:rPr>
          <w:color w:val="FF0000"/>
          <w:lang w:val="el-GR"/>
        </w:rPr>
        <w:t>μ</w:t>
      </w:r>
      <w:r w:rsidRPr="009200B5">
        <w:rPr>
          <w:color w:val="FF0000"/>
        </w:rPr>
        <w:t xml:space="preserve">M and </w:t>
      </w:r>
      <w:proofErr w:type="spellStart"/>
      <w:r w:rsidRPr="009200B5">
        <w:rPr>
          <w:color w:val="FF0000"/>
        </w:rPr>
        <w:t>k</w:t>
      </w:r>
      <w:r w:rsidRPr="009200B5">
        <w:rPr>
          <w:color w:val="FF0000"/>
          <w:vertAlign w:val="subscript"/>
        </w:rPr>
        <w:t>cat</w:t>
      </w:r>
      <w:proofErr w:type="spellEnd"/>
      <w:r w:rsidRPr="009200B5">
        <w:rPr>
          <w:color w:val="FF0000"/>
        </w:rPr>
        <w:t xml:space="preserve"> of 2.1 s</w:t>
      </w:r>
      <w:r w:rsidRPr="009200B5">
        <w:rPr>
          <w:color w:val="FF0000"/>
          <w:vertAlign w:val="superscript"/>
        </w:rPr>
        <w:t>-1</w:t>
      </w:r>
      <w:r w:rsidRPr="009200B5">
        <w:rPr>
          <w:color w:val="FF0000"/>
        </w:rPr>
        <w:t xml:space="preserve"> at 25</w:t>
      </w:r>
      <w:r w:rsidRPr="009200B5">
        <w:rPr>
          <w:rFonts w:ascii="Cambria Math" w:hAnsi="Cambria Math"/>
          <w:color w:val="FF0000"/>
        </w:rPr>
        <w:t>˚</w:t>
      </w:r>
      <w:r w:rsidRPr="009200B5">
        <w:rPr>
          <w:color w:val="FF0000"/>
        </w:rPr>
        <w:t>C</w:t>
      </w:r>
      <w:r w:rsidRPr="009200B5">
        <w:rPr>
          <w:color w:val="FF0000"/>
          <w:lang w:val="en-GB"/>
        </w:rPr>
        <w:t xml:space="preserve">, </w:t>
      </w:r>
      <w:r w:rsidRPr="009200B5">
        <w:rPr>
          <w:color w:val="FF0000"/>
        </w:rPr>
        <w:t xml:space="preserve">while our values for the wild type </w:t>
      </w:r>
      <w:r w:rsidRPr="009200B5">
        <w:rPr>
          <w:i/>
          <w:iCs/>
          <w:color w:val="FF0000"/>
        </w:rPr>
        <w:t>S. cerevisiae</w:t>
      </w:r>
      <w:r w:rsidRPr="009200B5">
        <w:rPr>
          <w:color w:val="FF0000"/>
        </w:rPr>
        <w:t xml:space="preserve"> Gsp1 and </w:t>
      </w:r>
      <w:r w:rsidRPr="009200B5">
        <w:rPr>
          <w:i/>
          <w:iCs/>
          <w:color w:val="FF0000"/>
        </w:rPr>
        <w:t>S. pombe</w:t>
      </w:r>
      <w:r w:rsidRPr="009200B5">
        <w:rPr>
          <w:color w:val="FF0000"/>
        </w:rPr>
        <w:t xml:space="preserve"> GAP at 30</w:t>
      </w:r>
      <w:r w:rsidRPr="009200B5">
        <w:rPr>
          <w:rFonts w:ascii="Cambria Math" w:hAnsi="Cambria Math"/>
          <w:color w:val="FF0000"/>
        </w:rPr>
        <w:t>˚</w:t>
      </w:r>
      <w:r w:rsidRPr="009200B5">
        <w:rPr>
          <w:color w:val="FF0000"/>
        </w:rPr>
        <w:t>C are K</w:t>
      </w:r>
      <w:r w:rsidRPr="009200B5">
        <w:rPr>
          <w:color w:val="FF0000"/>
          <w:vertAlign w:val="subscript"/>
        </w:rPr>
        <w:t>m</w:t>
      </w:r>
      <w:r w:rsidRPr="009200B5">
        <w:rPr>
          <w:color w:val="FF0000"/>
        </w:rPr>
        <w:t xml:space="preserve"> of 0.4 </w:t>
      </w:r>
      <w:r w:rsidRPr="009200B5">
        <w:rPr>
          <w:color w:val="FF0000"/>
          <w:lang w:val="el-GR"/>
        </w:rPr>
        <w:t>μ</w:t>
      </w:r>
      <w:r w:rsidRPr="009200B5">
        <w:rPr>
          <w:color w:val="FF0000"/>
        </w:rPr>
        <w:t xml:space="preserve">M and </w:t>
      </w:r>
      <w:proofErr w:type="spellStart"/>
      <w:r w:rsidRPr="009200B5">
        <w:rPr>
          <w:color w:val="FF0000"/>
        </w:rPr>
        <w:t>k</w:t>
      </w:r>
      <w:r w:rsidRPr="009200B5">
        <w:rPr>
          <w:color w:val="FF0000"/>
          <w:vertAlign w:val="subscript"/>
        </w:rPr>
        <w:t>cat</w:t>
      </w:r>
      <w:proofErr w:type="spellEnd"/>
      <w:r w:rsidRPr="009200B5">
        <w:rPr>
          <w:color w:val="FF0000"/>
        </w:rPr>
        <w:t xml:space="preserve"> of 8.9 s</w:t>
      </w:r>
      <w:r w:rsidRPr="009200B5">
        <w:rPr>
          <w:color w:val="FF0000"/>
          <w:vertAlign w:val="superscript"/>
        </w:rPr>
        <w:t>-1</w:t>
      </w:r>
      <w:r w:rsidRPr="009200B5">
        <w:rPr>
          <w:color w:val="FF0000"/>
        </w:rPr>
        <w:t>.</w:t>
      </w:r>
    </w:p>
    <w:p w14:paraId="7984BF58" w14:textId="77777777" w:rsidR="00013C7F" w:rsidRPr="00963A26" w:rsidRDefault="00013C7F" w:rsidP="00013C7F">
      <w:pPr>
        <w:rPr>
          <w:color w:val="FF0000"/>
        </w:rPr>
      </w:pPr>
      <w:r>
        <w:rPr>
          <w:color w:val="FF0000"/>
        </w:rPr>
        <w:t>3</w:t>
      </w:r>
      <w:r w:rsidRPr="00963A26">
        <w:rPr>
          <w:color w:val="FF0000"/>
        </w:rPr>
        <w:t xml:space="preserve">.) </w:t>
      </w:r>
      <w:r w:rsidRPr="00D724FB">
        <w:rPr>
          <w:b/>
          <w:bCs/>
          <w:color w:val="FF0000"/>
        </w:rPr>
        <w:t xml:space="preserve">Our conclusions are based on relative values between the </w:t>
      </w:r>
      <w:r>
        <w:rPr>
          <w:b/>
          <w:bCs/>
          <w:color w:val="FF0000"/>
        </w:rPr>
        <w:t xml:space="preserve">wild-type Gsp1 and its point mutants. </w:t>
      </w:r>
      <w:r>
        <w:rPr>
          <w:color w:val="FF0000"/>
        </w:rPr>
        <w:t>Although we report the absolute values of the kinetics parameters, when we compare the kinetics parameters with the phenotype (from functional genomics or proteomics) we always use the relative parameters as compared to the wild type. And even though there could be epistasis between the sequence variation in Rna1 and the point mutations in Gsp1, we do not expect it to have a significant effect, as the GAP-mediated GTP hydrolysis rates corelate with the intrinsic GTP hydrolysis rates.</w:t>
      </w:r>
    </w:p>
    <w:p w14:paraId="74AD9065" w14:textId="77777777" w:rsidR="00F17BAA" w:rsidRDefault="00F17BAA" w:rsidP="00437E2B">
      <w:pPr>
        <w:rPr>
          <w:color w:val="00B0F0"/>
        </w:rPr>
      </w:pPr>
    </w:p>
    <w:p w14:paraId="41897597" w14:textId="77777777" w:rsidR="00C275B6" w:rsidRPr="00994C05" w:rsidRDefault="00A43B6B" w:rsidP="00437E2B">
      <w:pPr>
        <w:rPr>
          <w:i/>
          <w:iCs/>
        </w:rPr>
      </w:pPr>
      <w:r w:rsidRPr="00362720">
        <w:rPr>
          <w:i/>
          <w:iCs/>
          <w:shd w:val="clear" w:color="auto" w:fill="FFFFFF"/>
        </w:rPr>
        <w:t>Suppl. Tables 6-8</w:t>
      </w:r>
    </w:p>
    <w:p w14:paraId="51710848" w14:textId="77777777" w:rsidR="009A5678" w:rsidRPr="00994C05" w:rsidRDefault="00A43B6B" w:rsidP="00437E2B">
      <w:pPr>
        <w:rPr>
          <w:i/>
          <w:iCs/>
          <w:shd w:val="clear" w:color="auto" w:fill="FFFFFF"/>
        </w:rPr>
      </w:pPr>
      <w:r w:rsidRPr="00994C05">
        <w:rPr>
          <w:i/>
          <w:iCs/>
          <w:shd w:val="clear" w:color="auto" w:fill="FFFFFF"/>
        </w:rPr>
        <w:t>Please rearrange these tables such that the order of mutants listed is the same across all tables to make a comparison between them easier, ideally in ascending aa sequence.</w:t>
      </w:r>
    </w:p>
    <w:p w14:paraId="7857979B" w14:textId="77777777" w:rsidR="009A5678" w:rsidRPr="00994C05" w:rsidRDefault="00EF7E2E" w:rsidP="00437E2B">
      <w:pPr>
        <w:rPr>
          <w:color w:val="2F5496" w:themeColor="accent1" w:themeShade="BF"/>
        </w:rPr>
      </w:pPr>
      <w:r w:rsidRPr="00994C05">
        <w:rPr>
          <w:color w:val="2F5496" w:themeColor="accent1" w:themeShade="BF"/>
        </w:rPr>
        <w:t xml:space="preserve">We agree with the reviewer about this suggestion. We originally ordered the mutants in these tables by the measured values, but relative ordering of the mutants by effects on the nucleotide exchange and hydrolysis is already clear from Fig. 3a-b, as well as Extended Data Figure 5. A reader would most likely </w:t>
      </w:r>
      <w:proofErr w:type="gramStart"/>
      <w:r w:rsidRPr="00994C05">
        <w:rPr>
          <w:color w:val="2F5496" w:themeColor="accent1" w:themeShade="BF"/>
        </w:rPr>
        <w:t>used</w:t>
      </w:r>
      <w:proofErr w:type="gramEnd"/>
      <w:r w:rsidRPr="00994C05">
        <w:rPr>
          <w:color w:val="2F5496" w:themeColor="accent1" w:themeShade="BF"/>
        </w:rPr>
        <w:t xml:space="preserve"> the Supplementary Data Tables for specific value lookup, for which an easy ordering of the mutants by residue number makes most sense. We have now changed the three tables accordingly.</w:t>
      </w:r>
    </w:p>
    <w:p w14:paraId="53601343" w14:textId="77777777" w:rsidR="00C275B6" w:rsidRPr="00CD34F4" w:rsidRDefault="00A43B6B" w:rsidP="00437E2B">
      <w:pPr>
        <w:rPr>
          <w:i/>
          <w:iCs/>
        </w:rPr>
      </w:pPr>
      <w:r w:rsidRPr="00CD34F4">
        <w:rPr>
          <w:i/>
          <w:iCs/>
          <w:shd w:val="clear" w:color="auto" w:fill="FFFFFF"/>
        </w:rPr>
        <w:t>- Suppl. Figs 2 and 3</w:t>
      </w:r>
    </w:p>
    <w:p w14:paraId="27CFD838" w14:textId="77777777" w:rsidR="009A5678" w:rsidRPr="00CD34F4" w:rsidRDefault="00A43B6B" w:rsidP="00437E2B">
      <w:pPr>
        <w:rPr>
          <w:i/>
          <w:iCs/>
          <w:color w:val="00B0F0"/>
        </w:rPr>
      </w:pPr>
      <w:r w:rsidRPr="00CD34F4">
        <w:rPr>
          <w:i/>
          <w:iCs/>
          <w:shd w:val="clear" w:color="auto" w:fill="FFFFFF"/>
        </w:rPr>
        <w:lastRenderedPageBreak/>
        <w:t xml:space="preserve">The authors should show </w:t>
      </w:r>
      <w:r w:rsidRPr="00362720">
        <w:rPr>
          <w:i/>
          <w:iCs/>
          <w:shd w:val="clear" w:color="auto" w:fill="FFFFFF"/>
        </w:rPr>
        <w:t>plots</w:t>
      </w:r>
      <w:r w:rsidRPr="00CD34F4">
        <w:rPr>
          <w:i/>
          <w:iCs/>
          <w:shd w:val="clear" w:color="auto" w:fill="FFFFFF"/>
        </w:rPr>
        <w:t xml:space="preserve"> for GAP-mediated GTP hydrolysis and GEF-mediated nucleotide exchange </w:t>
      </w:r>
      <w:r w:rsidRPr="00362720">
        <w:rPr>
          <w:i/>
          <w:iCs/>
          <w:shd w:val="clear" w:color="auto" w:fill="FFFFFF"/>
        </w:rPr>
        <w:t>for all their mutants</w:t>
      </w:r>
      <w:r w:rsidRPr="00CD34F4">
        <w:rPr>
          <w:i/>
          <w:iCs/>
          <w:shd w:val="clear" w:color="auto" w:fill="FFFFFF"/>
        </w:rPr>
        <w:t>.</w:t>
      </w:r>
    </w:p>
    <w:p w14:paraId="6BA69EE1" w14:textId="77777777" w:rsidR="009A5678" w:rsidRDefault="001A577C" w:rsidP="00437E2B">
      <w:r w:rsidRPr="001A577C">
        <w:rPr>
          <w:highlight w:val="yellow"/>
        </w:rPr>
        <w:t>STILL TO DO</w:t>
      </w:r>
    </w:p>
    <w:p w14:paraId="722A02F7" w14:textId="77777777" w:rsidR="00C275B6" w:rsidRPr="00CD34F4" w:rsidRDefault="00A43B6B" w:rsidP="00437E2B">
      <w:pPr>
        <w:rPr>
          <w:i/>
          <w:iCs/>
        </w:rPr>
      </w:pPr>
      <w:r w:rsidRPr="00CD34F4">
        <w:rPr>
          <w:i/>
          <w:iCs/>
          <w:shd w:val="clear" w:color="auto" w:fill="FFFFFF"/>
        </w:rPr>
        <w:t>- Page 11, line 213:</w:t>
      </w:r>
    </w:p>
    <w:p w14:paraId="50C0A6DB" w14:textId="77777777" w:rsidR="00222104" w:rsidRPr="00CD34F4" w:rsidRDefault="00A43B6B" w:rsidP="00437E2B">
      <w:pPr>
        <w:rPr>
          <w:i/>
          <w:iCs/>
          <w:shd w:val="clear" w:color="auto" w:fill="FFFFFF"/>
        </w:rPr>
      </w:pPr>
      <w:r w:rsidRPr="00CD34F4">
        <w:rPr>
          <w:i/>
          <w:iCs/>
          <w:shd w:val="clear" w:color="auto" w:fill="FFFFFF"/>
        </w:rPr>
        <w:t xml:space="preserve">Is anything known about </w:t>
      </w:r>
      <w:r w:rsidRPr="00362720">
        <w:rPr>
          <w:i/>
          <w:iCs/>
          <w:shd w:val="clear" w:color="auto" w:fill="FFFFFF"/>
        </w:rPr>
        <w:t>PTMs modifying K101 in yeast</w:t>
      </w:r>
      <w:r w:rsidRPr="00CD34F4">
        <w:rPr>
          <w:i/>
          <w:iCs/>
          <w:shd w:val="clear" w:color="auto" w:fill="FFFFFF"/>
        </w:rPr>
        <w:t>? Are any proteomic data sets available that may allow the authors to comment on this?</w:t>
      </w:r>
    </w:p>
    <w:p w14:paraId="09CDF368" w14:textId="77777777" w:rsidR="00B95404" w:rsidRDefault="00B95404" w:rsidP="00437E2B">
      <w:pPr>
        <w:rPr>
          <w:color w:val="2F5496" w:themeColor="accent1" w:themeShade="BF"/>
          <w:shd w:val="clear" w:color="auto" w:fill="FFFFFF"/>
        </w:rPr>
      </w:pPr>
      <w:r w:rsidRPr="00B95404">
        <w:rPr>
          <w:color w:val="2F5496" w:themeColor="accent1" w:themeShade="BF"/>
          <w:shd w:val="clear" w:color="auto" w:fill="FFFFFF"/>
        </w:rPr>
        <w:t>We would like to thank the reviewer, for, together with Reviewer 3 raising this point. We indeed did not do a</w:t>
      </w:r>
      <w:r w:rsidR="00D91796">
        <w:rPr>
          <w:color w:val="2F5496" w:themeColor="accent1" w:themeShade="BF"/>
          <w:shd w:val="clear" w:color="auto" w:fill="FFFFFF"/>
        </w:rPr>
        <w:t xml:space="preserve">n appropriate </w:t>
      </w:r>
      <w:r w:rsidRPr="00B95404">
        <w:rPr>
          <w:color w:val="2F5496" w:themeColor="accent1" w:themeShade="BF"/>
          <w:shd w:val="clear" w:color="auto" w:fill="FFFFFF"/>
        </w:rPr>
        <w:t xml:space="preserve">job backing </w:t>
      </w:r>
      <w:r w:rsidR="00001AEC">
        <w:rPr>
          <w:color w:val="2F5496" w:themeColor="accent1" w:themeShade="BF"/>
          <w:shd w:val="clear" w:color="auto" w:fill="FFFFFF"/>
        </w:rPr>
        <w:t xml:space="preserve">up </w:t>
      </w:r>
      <w:r w:rsidR="00D91796">
        <w:rPr>
          <w:color w:val="2F5496" w:themeColor="accent1" w:themeShade="BF"/>
          <w:shd w:val="clear" w:color="auto" w:fill="FFFFFF"/>
        </w:rPr>
        <w:t xml:space="preserve">our </w:t>
      </w:r>
      <w:r w:rsidR="00001AEC">
        <w:rPr>
          <w:color w:val="2F5496" w:themeColor="accent1" w:themeShade="BF"/>
          <w:shd w:val="clear" w:color="auto" w:fill="FFFFFF"/>
        </w:rPr>
        <w:t>explanation of the K101R,</w:t>
      </w:r>
      <w:r w:rsidR="0058334B">
        <w:rPr>
          <w:color w:val="2F5496" w:themeColor="accent1" w:themeShade="BF"/>
          <w:shd w:val="clear" w:color="auto" w:fill="FFFFFF"/>
        </w:rPr>
        <w:t xml:space="preserve"> an outlier</w:t>
      </w:r>
      <w:r w:rsidR="00001AEC">
        <w:rPr>
          <w:color w:val="2F5496" w:themeColor="accent1" w:themeShade="BF"/>
          <w:shd w:val="clear" w:color="auto" w:fill="FFFFFF"/>
        </w:rPr>
        <w:t xml:space="preserve"> that groups with GAP hydrolysis mutants, even though it clearly affects the GEF nucleotide exchange</w:t>
      </w:r>
      <w:r w:rsidR="00013C7F">
        <w:rPr>
          <w:color w:val="2F5496" w:themeColor="accent1" w:themeShade="BF"/>
          <w:shd w:val="clear" w:color="auto" w:fill="FFFFFF"/>
        </w:rPr>
        <w:t xml:space="preserve"> in our </w:t>
      </w:r>
      <w:r w:rsidR="00001AEC" w:rsidRPr="00001AEC">
        <w:rPr>
          <w:i/>
          <w:iCs/>
          <w:color w:val="2F5496" w:themeColor="accent1" w:themeShade="BF"/>
          <w:shd w:val="clear" w:color="auto" w:fill="FFFFFF"/>
        </w:rPr>
        <w:t>in vitro</w:t>
      </w:r>
      <w:r w:rsidR="00013C7F">
        <w:rPr>
          <w:i/>
          <w:iCs/>
          <w:color w:val="2F5496" w:themeColor="accent1" w:themeShade="BF"/>
          <w:shd w:val="clear" w:color="auto" w:fill="FFFFFF"/>
        </w:rPr>
        <w:t xml:space="preserve"> </w:t>
      </w:r>
      <w:r w:rsidR="00013C7F" w:rsidRPr="00013C7F">
        <w:rPr>
          <w:color w:val="2F5496" w:themeColor="accent1" w:themeShade="BF"/>
          <w:shd w:val="clear" w:color="auto" w:fill="FFFFFF"/>
        </w:rPr>
        <w:t>experiments</w:t>
      </w:r>
      <w:r w:rsidR="0058334B">
        <w:rPr>
          <w:i/>
          <w:iCs/>
          <w:color w:val="2F5496" w:themeColor="accent1" w:themeShade="BF"/>
          <w:shd w:val="clear" w:color="auto" w:fill="FFFFFF"/>
        </w:rPr>
        <w:t>,</w:t>
      </w:r>
      <w:r w:rsidR="0058334B">
        <w:rPr>
          <w:color w:val="2F5496" w:themeColor="accent1" w:themeShade="BF"/>
          <w:shd w:val="clear" w:color="auto" w:fill="FFFFFF"/>
        </w:rPr>
        <w:t xml:space="preserve"> </w:t>
      </w:r>
      <w:r w:rsidRPr="00B95404">
        <w:rPr>
          <w:color w:val="2F5496" w:themeColor="accent1" w:themeShade="BF"/>
          <w:shd w:val="clear" w:color="auto" w:fill="FFFFFF"/>
        </w:rPr>
        <w:t>with appropriate citations. Although we cited the work showing the corresponding residue</w:t>
      </w:r>
      <w:r w:rsidR="0058334B">
        <w:rPr>
          <w:color w:val="2F5496" w:themeColor="accent1" w:themeShade="BF"/>
          <w:shd w:val="clear" w:color="auto" w:fill="FFFFFF"/>
        </w:rPr>
        <w:t>, K99,</w:t>
      </w:r>
      <w:r w:rsidRPr="00B95404">
        <w:rPr>
          <w:color w:val="2F5496" w:themeColor="accent1" w:themeShade="BF"/>
          <w:shd w:val="clear" w:color="auto" w:fill="FFFFFF"/>
        </w:rPr>
        <w:t xml:space="preserve"> is acetylated in human RAN</w:t>
      </w:r>
      <w:r w:rsidR="00E1220B">
        <w:rPr>
          <w:color w:val="2F5496" w:themeColor="accent1" w:themeShade="BF"/>
          <w:shd w:val="clear" w:color="auto" w:fill="FFFFFF"/>
        </w:rPr>
        <w:t xml:space="preserve"> (</w:t>
      </w:r>
      <w:r w:rsidR="00E1220B" w:rsidRPr="00E1220B">
        <w:rPr>
          <w:color w:val="2F5496" w:themeColor="accent1" w:themeShade="BF"/>
          <w:shd w:val="clear" w:color="auto" w:fill="FFFFFF"/>
          <w:lang w:val="en-GB"/>
        </w:rPr>
        <w:t xml:space="preserve">Choudhary, C. </w:t>
      </w:r>
      <w:r w:rsidR="00E1220B" w:rsidRPr="00E1220B">
        <w:rPr>
          <w:i/>
          <w:iCs/>
          <w:color w:val="2F5496" w:themeColor="accent1" w:themeShade="BF"/>
          <w:shd w:val="clear" w:color="auto" w:fill="FFFFFF"/>
          <w:lang w:val="en-GB"/>
        </w:rPr>
        <w:t>et al.</w:t>
      </w:r>
      <w:r w:rsidR="005F7597">
        <w:rPr>
          <w:color w:val="2F5496" w:themeColor="accent1" w:themeShade="BF"/>
          <w:shd w:val="clear" w:color="auto" w:fill="FFFFFF"/>
          <w:lang w:val="en-GB"/>
        </w:rPr>
        <w:t xml:space="preserve">, </w:t>
      </w:r>
      <w:r w:rsidR="00E1220B" w:rsidRPr="00E1220B">
        <w:rPr>
          <w:color w:val="2F5496" w:themeColor="accent1" w:themeShade="BF"/>
          <w:shd w:val="clear" w:color="auto" w:fill="FFFFFF"/>
          <w:lang w:val="en-GB"/>
        </w:rPr>
        <w:t>2009</w:t>
      </w:r>
      <w:r w:rsidR="00E1220B">
        <w:rPr>
          <w:color w:val="2F5496" w:themeColor="accent1" w:themeShade="BF"/>
          <w:shd w:val="clear" w:color="auto" w:fill="FFFFFF"/>
        </w:rPr>
        <w:t>)</w:t>
      </w:r>
      <w:r w:rsidRPr="00B95404">
        <w:rPr>
          <w:color w:val="2F5496" w:themeColor="accent1" w:themeShade="BF"/>
          <w:shd w:val="clear" w:color="auto" w:fill="FFFFFF"/>
        </w:rPr>
        <w:t xml:space="preserve">, as well as that the acetylation of human Ran at the K99 position (corresponding to position K101 in Gsp1) perturbs GEF-mediated nucleotide exchange of human RAN </w:t>
      </w:r>
      <w:r w:rsidRPr="00B95404">
        <w:rPr>
          <w:i/>
          <w:iCs/>
          <w:color w:val="2F5496" w:themeColor="accent1" w:themeShade="BF"/>
          <w:shd w:val="clear" w:color="auto" w:fill="FFFFFF"/>
        </w:rPr>
        <w:t>in vitro</w:t>
      </w:r>
      <w:r w:rsidR="005F7597">
        <w:rPr>
          <w:i/>
          <w:iCs/>
          <w:color w:val="2F5496" w:themeColor="accent1" w:themeShade="BF"/>
          <w:shd w:val="clear" w:color="auto" w:fill="FFFFFF"/>
        </w:rPr>
        <w:t xml:space="preserve"> </w:t>
      </w:r>
      <w:r w:rsidR="005F7597" w:rsidRPr="005F7597">
        <w:rPr>
          <w:color w:val="2F5496" w:themeColor="accent1" w:themeShade="BF"/>
          <w:shd w:val="clear" w:color="auto" w:fill="FFFFFF"/>
        </w:rPr>
        <w:t>(</w:t>
      </w:r>
      <w:r w:rsidR="005F7597" w:rsidRPr="005F7597">
        <w:rPr>
          <w:color w:val="2F5496" w:themeColor="accent1" w:themeShade="BF"/>
          <w:shd w:val="clear" w:color="auto" w:fill="FFFFFF"/>
          <w:lang w:val="en-GB"/>
        </w:rPr>
        <w:t xml:space="preserve">de Boor, S. </w:t>
      </w:r>
      <w:r w:rsidR="005F7597" w:rsidRPr="005F7597">
        <w:rPr>
          <w:i/>
          <w:iCs/>
          <w:color w:val="2F5496" w:themeColor="accent1" w:themeShade="BF"/>
          <w:shd w:val="clear" w:color="auto" w:fill="FFFFFF"/>
          <w:lang w:val="en-GB"/>
        </w:rPr>
        <w:t>et al</w:t>
      </w:r>
      <w:r w:rsidR="005F7597">
        <w:rPr>
          <w:i/>
          <w:iCs/>
          <w:color w:val="2F5496" w:themeColor="accent1" w:themeShade="BF"/>
          <w:shd w:val="clear" w:color="auto" w:fill="FFFFFF"/>
          <w:lang w:val="en-GB"/>
        </w:rPr>
        <w:t xml:space="preserve">, </w:t>
      </w:r>
      <w:r w:rsidR="005F7597" w:rsidRPr="005F7597">
        <w:rPr>
          <w:color w:val="2F5496" w:themeColor="accent1" w:themeShade="BF"/>
          <w:shd w:val="clear" w:color="auto" w:fill="FFFFFF"/>
          <w:lang w:val="en-GB"/>
        </w:rPr>
        <w:t>2015</w:t>
      </w:r>
      <w:r w:rsidR="005F7597" w:rsidRPr="005F7597">
        <w:rPr>
          <w:color w:val="2F5496" w:themeColor="accent1" w:themeShade="BF"/>
          <w:shd w:val="clear" w:color="auto" w:fill="FFFFFF"/>
        </w:rPr>
        <w:t>)</w:t>
      </w:r>
      <w:r w:rsidRPr="00B95404">
        <w:rPr>
          <w:color w:val="2F5496" w:themeColor="accent1" w:themeShade="BF"/>
          <w:shd w:val="clear" w:color="auto" w:fill="FFFFFF"/>
        </w:rPr>
        <w:t xml:space="preserve">. </w:t>
      </w:r>
      <w:r w:rsidR="006105FA">
        <w:rPr>
          <w:color w:val="2F5496" w:themeColor="accent1" w:themeShade="BF"/>
          <w:shd w:val="clear" w:color="auto" w:fill="FFFFFF"/>
        </w:rPr>
        <w:t xml:space="preserve">We should have also cited </w:t>
      </w:r>
      <w:r w:rsidR="00130887">
        <w:rPr>
          <w:color w:val="2F5496" w:themeColor="accent1" w:themeShade="BF"/>
          <w:shd w:val="clear" w:color="auto" w:fill="FFFFFF"/>
        </w:rPr>
        <w:t>more recent</w:t>
      </w:r>
      <w:r w:rsidR="006105FA">
        <w:rPr>
          <w:color w:val="2F5496" w:themeColor="accent1" w:themeShade="BF"/>
          <w:shd w:val="clear" w:color="auto" w:fill="FFFFFF"/>
        </w:rPr>
        <w:t xml:space="preserve"> work by C. Choudhary and colleagues that shows K101 is also acetylated in </w:t>
      </w:r>
      <w:r w:rsidR="006105FA" w:rsidRPr="006105FA">
        <w:rPr>
          <w:i/>
          <w:iCs/>
          <w:color w:val="2F5496" w:themeColor="accent1" w:themeShade="BF"/>
          <w:shd w:val="clear" w:color="auto" w:fill="FFFFFF"/>
        </w:rPr>
        <w:t>S. cerevisiae</w:t>
      </w:r>
      <w:r w:rsidR="00130887">
        <w:rPr>
          <w:i/>
          <w:iCs/>
          <w:color w:val="2F5496" w:themeColor="accent1" w:themeShade="BF"/>
          <w:shd w:val="clear" w:color="auto" w:fill="FFFFFF"/>
        </w:rPr>
        <w:t xml:space="preserve"> </w:t>
      </w:r>
      <w:r w:rsidR="00130887" w:rsidRPr="00130887">
        <w:rPr>
          <w:color w:val="2F5496" w:themeColor="accent1" w:themeShade="BF"/>
          <w:shd w:val="clear" w:color="auto" w:fill="FFFFFF"/>
        </w:rPr>
        <w:t>(</w:t>
      </w:r>
      <w:r w:rsidR="00130887">
        <w:rPr>
          <w:color w:val="2F5496" w:themeColor="accent1" w:themeShade="BF"/>
          <w:shd w:val="clear" w:color="auto" w:fill="FFFFFF"/>
        </w:rPr>
        <w:t>Henriksen et al, Mol Cell Proteomics, 2012</w:t>
      </w:r>
      <w:r w:rsidR="00130887" w:rsidRPr="00130887">
        <w:rPr>
          <w:color w:val="2F5496" w:themeColor="accent1" w:themeShade="BF"/>
          <w:shd w:val="clear" w:color="auto" w:fill="FFFFFF"/>
        </w:rPr>
        <w:t>)</w:t>
      </w:r>
      <w:r w:rsidR="006105FA">
        <w:rPr>
          <w:color w:val="2F5496" w:themeColor="accent1" w:themeShade="BF"/>
          <w:shd w:val="clear" w:color="auto" w:fill="FFFFFF"/>
        </w:rPr>
        <w:t>.</w:t>
      </w:r>
    </w:p>
    <w:p w14:paraId="3CFF9A13" w14:textId="77777777" w:rsidR="00E66119" w:rsidRDefault="00E66119" w:rsidP="00437E2B">
      <w:pPr>
        <w:rPr>
          <w:color w:val="2F5496" w:themeColor="accent1" w:themeShade="BF"/>
          <w:shd w:val="clear" w:color="auto" w:fill="FFFFFF"/>
        </w:rPr>
      </w:pPr>
      <w:r>
        <w:rPr>
          <w:color w:val="2F5496" w:themeColor="accent1" w:themeShade="BF"/>
          <w:shd w:val="clear" w:color="auto" w:fill="FFFFFF"/>
        </w:rPr>
        <w:t>The modified section in the main text now read (changed sentence in red):</w:t>
      </w:r>
    </w:p>
    <w:p w14:paraId="34C694B5" w14:textId="77777777" w:rsidR="00E66119" w:rsidRDefault="00E66119" w:rsidP="00437E2B">
      <w:pPr>
        <w:rPr>
          <w:color w:val="2F5496" w:themeColor="accent1" w:themeShade="BF"/>
          <w:shd w:val="clear" w:color="auto" w:fill="FFFFFF"/>
        </w:rPr>
      </w:pPr>
      <w:r>
        <w:t xml:space="preserve">A clear outlier of this ordering is the K101R mutant, which primarily affects GEF-mediated nucleotide exchange </w:t>
      </w:r>
      <w:r w:rsidRPr="00857FE7">
        <w:rPr>
          <w:i/>
        </w:rPr>
        <w:t>in vitro</w:t>
      </w:r>
      <w:r w:rsidDel="00160EB3">
        <w:t xml:space="preserve"> </w:t>
      </w:r>
      <w:r>
        <w:t xml:space="preserve">but, by GI profiles, groups with mutations affecting the efficiency of GTP hydrolysis. </w:t>
      </w:r>
      <w:r w:rsidRPr="005D6B0C">
        <w:rPr>
          <w:color w:val="FF0000"/>
        </w:rPr>
        <w:t>Th</w:t>
      </w:r>
      <w:r>
        <w:rPr>
          <w:color w:val="FF0000"/>
        </w:rPr>
        <w:t>e</w:t>
      </w:r>
      <w:r w:rsidRPr="005D6B0C">
        <w:rPr>
          <w:color w:val="FF0000"/>
        </w:rPr>
        <w:t xml:space="preserve"> lysine</w:t>
      </w:r>
      <w:r>
        <w:rPr>
          <w:color w:val="FF0000"/>
        </w:rPr>
        <w:t xml:space="preserve"> at this position</w:t>
      </w:r>
      <w:r w:rsidRPr="005D6B0C">
        <w:rPr>
          <w:color w:val="FF0000"/>
        </w:rPr>
        <w:t xml:space="preserve"> </w:t>
      </w:r>
      <w:r>
        <w:rPr>
          <w:color w:val="FF0000"/>
        </w:rPr>
        <w:t>was</w:t>
      </w:r>
      <w:r w:rsidRPr="005D6B0C">
        <w:rPr>
          <w:color w:val="FF0000"/>
        </w:rPr>
        <w:t xml:space="preserve"> </w:t>
      </w:r>
      <w:r>
        <w:rPr>
          <w:color w:val="FF0000"/>
        </w:rPr>
        <w:t>found to be</w:t>
      </w:r>
      <w:r w:rsidRPr="005D6B0C">
        <w:rPr>
          <w:color w:val="FF0000"/>
        </w:rPr>
        <w:t xml:space="preserve"> acetylated in both </w:t>
      </w:r>
      <w:r w:rsidRPr="005D6B0C">
        <w:rPr>
          <w:i/>
          <w:iCs/>
          <w:color w:val="FF0000"/>
        </w:rPr>
        <w:t xml:space="preserve">S. </w:t>
      </w:r>
      <w:proofErr w:type="gramStart"/>
      <w:r w:rsidRPr="005D6B0C">
        <w:rPr>
          <w:i/>
          <w:iCs/>
          <w:color w:val="FF0000"/>
        </w:rPr>
        <w:t>cerevisiae</w:t>
      </w:r>
      <w:r>
        <w:rPr>
          <w:color w:val="FF0000"/>
        </w:rPr>
        <w:t>(</w:t>
      </w:r>
      <w:proofErr w:type="gramEnd"/>
      <w:r w:rsidRPr="005D6B0C">
        <w:rPr>
          <w:color w:val="FF0000"/>
        </w:rPr>
        <w:t>Henriksen, 2012</w:t>
      </w:r>
      <w:r>
        <w:rPr>
          <w:color w:val="FF0000"/>
        </w:rPr>
        <w:t>)</w:t>
      </w:r>
      <w:r w:rsidRPr="005D6B0C">
        <w:rPr>
          <w:color w:val="FF0000"/>
        </w:rPr>
        <w:t xml:space="preserve"> and human cells</w:t>
      </w:r>
      <w:r>
        <w:rPr>
          <w:color w:val="FF0000"/>
        </w:rPr>
        <w:t>(</w:t>
      </w:r>
      <w:r w:rsidRPr="005D6B0C">
        <w:rPr>
          <w:color w:val="FF0000"/>
        </w:rPr>
        <w:t>Choudhary</w:t>
      </w:r>
      <w:r w:rsidR="00013C7F">
        <w:rPr>
          <w:color w:val="FF0000"/>
        </w:rPr>
        <w:t>, 2009</w:t>
      </w:r>
      <w:r>
        <w:rPr>
          <w:color w:val="FF0000"/>
        </w:rPr>
        <w:t>). The</w:t>
      </w:r>
      <w:r>
        <w:t xml:space="preserve"> </w:t>
      </w:r>
      <w:r w:rsidRPr="005D6B0C">
        <w:rPr>
          <w:color w:val="FF0000"/>
        </w:rPr>
        <w:t xml:space="preserve">acetylation at this position in human RAN was shown to reduce the efficiency of nucleotide release from the </w:t>
      </w:r>
      <w:proofErr w:type="gramStart"/>
      <w:r w:rsidRPr="005D6B0C">
        <w:rPr>
          <w:color w:val="FF0000"/>
        </w:rPr>
        <w:t>RAN:GDP</w:t>
      </w:r>
      <w:proofErr w:type="gramEnd"/>
      <w:r w:rsidRPr="005D6B0C">
        <w:rPr>
          <w:color w:val="FF0000"/>
        </w:rPr>
        <w:t>:GEF complex</w:t>
      </w:r>
      <w:r w:rsidR="00A726B3">
        <w:rPr>
          <w:color w:val="FF0000"/>
        </w:rPr>
        <w:t>(</w:t>
      </w:r>
      <w:r w:rsidR="00A726B3" w:rsidRPr="00A726B3">
        <w:rPr>
          <w:color w:val="FF0000"/>
        </w:rPr>
        <w:t>de Boor, 2015</w:t>
      </w:r>
      <w:r w:rsidR="00A726B3">
        <w:rPr>
          <w:color w:val="FF0000"/>
        </w:rPr>
        <w:t>)</w:t>
      </w:r>
      <w:r w:rsidRPr="005D6B0C">
        <w:rPr>
          <w:color w:val="FF0000"/>
        </w:rPr>
        <w:t>.</w:t>
      </w:r>
      <w:r>
        <w:t xml:space="preserve"> We hypothesize that while our K101R mutation affected the interaction with the GEF, it also likely broke a critical mechanism by which the cell reduces GEF activity, phenocopying the mutants with reduced GTP hydrolysis activity. This observation suggests the possibility that the allosteric sites discovered here might be used to control cellular functions </w:t>
      </w:r>
      <w:r w:rsidRPr="00EF20DC">
        <w:rPr>
          <w:i/>
        </w:rPr>
        <w:t>via</w:t>
      </w:r>
      <w:r>
        <w:t xml:space="preserve"> posttranslational modifications.</w:t>
      </w:r>
    </w:p>
    <w:p w14:paraId="4143BA5F" w14:textId="77777777" w:rsidR="00E1220B" w:rsidRDefault="00E1220B" w:rsidP="00437E2B">
      <w:pPr>
        <w:rPr>
          <w:color w:val="2F5496" w:themeColor="accent1" w:themeShade="BF"/>
          <w:shd w:val="clear" w:color="auto" w:fill="FFFFFF"/>
        </w:rPr>
      </w:pPr>
      <w:r>
        <w:rPr>
          <w:color w:val="2F5496" w:themeColor="accent1" w:themeShade="BF"/>
          <w:shd w:val="clear" w:color="auto" w:fill="FFFFFF"/>
        </w:rPr>
        <w:t>REFERENCES</w:t>
      </w:r>
    </w:p>
    <w:p w14:paraId="5E51A773" w14:textId="77777777" w:rsidR="00E1220B" w:rsidRDefault="00E1220B" w:rsidP="00437E2B">
      <w:pPr>
        <w:rPr>
          <w:color w:val="2F5496" w:themeColor="accent1" w:themeShade="BF"/>
          <w:shd w:val="clear" w:color="auto" w:fill="FFFFFF"/>
          <w:lang w:val="en-GB"/>
        </w:rPr>
      </w:pPr>
      <w:r w:rsidRPr="00E1220B">
        <w:rPr>
          <w:color w:val="2F5496" w:themeColor="accent1" w:themeShade="BF"/>
          <w:shd w:val="clear" w:color="auto" w:fill="FFFFFF"/>
          <w:lang w:val="en-GB"/>
        </w:rPr>
        <w:t xml:space="preserve">Choudhary, C. </w:t>
      </w:r>
      <w:r w:rsidRPr="00E1220B">
        <w:rPr>
          <w:i/>
          <w:iCs/>
          <w:color w:val="2F5496" w:themeColor="accent1" w:themeShade="BF"/>
          <w:shd w:val="clear" w:color="auto" w:fill="FFFFFF"/>
          <w:lang w:val="en-GB"/>
        </w:rPr>
        <w:t>et al.</w:t>
      </w:r>
      <w:r w:rsidRPr="00E1220B">
        <w:rPr>
          <w:color w:val="2F5496" w:themeColor="accent1" w:themeShade="BF"/>
          <w:shd w:val="clear" w:color="auto" w:fill="FFFFFF"/>
          <w:lang w:val="en-GB"/>
        </w:rPr>
        <w:t xml:space="preserve"> Lysine acetylation targets protein complexes and co-regulates major cellular functions. </w:t>
      </w:r>
      <w:r w:rsidRPr="00E1220B">
        <w:rPr>
          <w:i/>
          <w:iCs/>
          <w:color w:val="2F5496" w:themeColor="accent1" w:themeShade="BF"/>
          <w:shd w:val="clear" w:color="auto" w:fill="FFFFFF"/>
          <w:lang w:val="en-GB"/>
        </w:rPr>
        <w:t>Science</w:t>
      </w:r>
      <w:r w:rsidRPr="00E1220B">
        <w:rPr>
          <w:color w:val="2F5496" w:themeColor="accent1" w:themeShade="BF"/>
          <w:shd w:val="clear" w:color="auto" w:fill="FFFFFF"/>
          <w:lang w:val="en-GB"/>
        </w:rPr>
        <w:t xml:space="preserve"> </w:t>
      </w:r>
      <w:r w:rsidRPr="00E1220B">
        <w:rPr>
          <w:b/>
          <w:bCs/>
          <w:color w:val="2F5496" w:themeColor="accent1" w:themeShade="BF"/>
          <w:shd w:val="clear" w:color="auto" w:fill="FFFFFF"/>
          <w:lang w:val="en-GB"/>
        </w:rPr>
        <w:t>325,</w:t>
      </w:r>
      <w:r w:rsidRPr="00E1220B">
        <w:rPr>
          <w:color w:val="2F5496" w:themeColor="accent1" w:themeShade="BF"/>
          <w:shd w:val="clear" w:color="auto" w:fill="FFFFFF"/>
          <w:lang w:val="en-GB"/>
        </w:rPr>
        <w:t xml:space="preserve"> 834–840 (2009).</w:t>
      </w:r>
    </w:p>
    <w:p w14:paraId="7D91D7EA" w14:textId="77777777" w:rsidR="005F7597" w:rsidRDefault="005F7597" w:rsidP="00437E2B">
      <w:pPr>
        <w:rPr>
          <w:color w:val="2F5496" w:themeColor="accent1" w:themeShade="BF"/>
          <w:shd w:val="clear" w:color="auto" w:fill="FFFFFF"/>
          <w:lang w:val="en-GB"/>
        </w:rPr>
      </w:pPr>
      <w:r w:rsidRPr="00FB0A9F">
        <w:rPr>
          <w:color w:val="2F5496" w:themeColor="accent1" w:themeShade="BF"/>
          <w:shd w:val="clear" w:color="auto" w:fill="FFFFFF"/>
          <w:lang w:val="en-GB"/>
          <w:rPrChange w:id="393" w:author="Perica, Tina" w:date="2020-05-10T16:42:00Z">
            <w:rPr>
              <w:color w:val="2F5496" w:themeColor="accent1" w:themeShade="BF"/>
              <w:shd w:val="clear" w:color="auto" w:fill="FFFFFF"/>
              <w:lang w:val="fr-FR"/>
            </w:rPr>
          </w:rPrChange>
        </w:rPr>
        <w:t xml:space="preserve">de Boor, S. </w:t>
      </w:r>
      <w:r w:rsidRPr="00FB0A9F">
        <w:rPr>
          <w:i/>
          <w:iCs/>
          <w:color w:val="2F5496" w:themeColor="accent1" w:themeShade="BF"/>
          <w:shd w:val="clear" w:color="auto" w:fill="FFFFFF"/>
          <w:lang w:val="en-GB"/>
          <w:rPrChange w:id="394" w:author="Perica, Tina" w:date="2020-05-10T16:42:00Z">
            <w:rPr>
              <w:i/>
              <w:iCs/>
              <w:color w:val="2F5496" w:themeColor="accent1" w:themeShade="BF"/>
              <w:shd w:val="clear" w:color="auto" w:fill="FFFFFF"/>
              <w:lang w:val="fr-FR"/>
            </w:rPr>
          </w:rPrChange>
        </w:rPr>
        <w:t>et al.</w:t>
      </w:r>
      <w:r w:rsidRPr="00FB0A9F">
        <w:rPr>
          <w:color w:val="2F5496" w:themeColor="accent1" w:themeShade="BF"/>
          <w:shd w:val="clear" w:color="auto" w:fill="FFFFFF"/>
          <w:lang w:val="en-GB"/>
          <w:rPrChange w:id="395" w:author="Perica, Tina" w:date="2020-05-10T16:42:00Z">
            <w:rPr>
              <w:color w:val="2F5496" w:themeColor="accent1" w:themeShade="BF"/>
              <w:shd w:val="clear" w:color="auto" w:fill="FFFFFF"/>
              <w:lang w:val="fr-FR"/>
            </w:rPr>
          </w:rPrChange>
        </w:rPr>
        <w:t xml:space="preserve"> </w:t>
      </w:r>
      <w:r w:rsidRPr="005F7597">
        <w:rPr>
          <w:color w:val="2F5496" w:themeColor="accent1" w:themeShade="BF"/>
          <w:shd w:val="clear" w:color="auto" w:fill="FFFFFF"/>
          <w:lang w:val="en-GB"/>
        </w:rPr>
        <w:t xml:space="preserve">Small GTP-binding protein Ran is regulated by posttranslational lysine acetylation. </w:t>
      </w:r>
      <w:r w:rsidRPr="005F7597">
        <w:rPr>
          <w:i/>
          <w:iCs/>
          <w:color w:val="2F5496" w:themeColor="accent1" w:themeShade="BF"/>
          <w:shd w:val="clear" w:color="auto" w:fill="FFFFFF"/>
          <w:lang w:val="en-GB"/>
        </w:rPr>
        <w:t>Proceedings of the National Academy of Sciences</w:t>
      </w:r>
      <w:r w:rsidRPr="005F7597">
        <w:rPr>
          <w:color w:val="2F5496" w:themeColor="accent1" w:themeShade="BF"/>
          <w:shd w:val="clear" w:color="auto" w:fill="FFFFFF"/>
          <w:lang w:val="en-GB"/>
        </w:rPr>
        <w:t xml:space="preserve"> </w:t>
      </w:r>
      <w:r w:rsidRPr="005F7597">
        <w:rPr>
          <w:b/>
          <w:bCs/>
          <w:color w:val="2F5496" w:themeColor="accent1" w:themeShade="BF"/>
          <w:shd w:val="clear" w:color="auto" w:fill="FFFFFF"/>
          <w:lang w:val="en-GB"/>
        </w:rPr>
        <w:t>112,</w:t>
      </w:r>
      <w:r w:rsidRPr="005F7597">
        <w:rPr>
          <w:color w:val="2F5496" w:themeColor="accent1" w:themeShade="BF"/>
          <w:shd w:val="clear" w:color="auto" w:fill="FFFFFF"/>
          <w:lang w:val="en-GB"/>
        </w:rPr>
        <w:t xml:space="preserve"> E3679–88 (2015).</w:t>
      </w:r>
    </w:p>
    <w:p w14:paraId="5F1536D9" w14:textId="77777777" w:rsidR="00130887" w:rsidRPr="00B95404" w:rsidRDefault="00130887" w:rsidP="00437E2B">
      <w:pPr>
        <w:rPr>
          <w:color w:val="2F5496" w:themeColor="accent1" w:themeShade="BF"/>
          <w:shd w:val="clear" w:color="auto" w:fill="FFFFFF"/>
        </w:rPr>
      </w:pPr>
      <w:r w:rsidRPr="00130887">
        <w:rPr>
          <w:color w:val="2F5496" w:themeColor="accent1" w:themeShade="BF"/>
          <w:shd w:val="clear" w:color="auto" w:fill="FFFFFF"/>
          <w:lang w:val="en-GB"/>
        </w:rPr>
        <w:t xml:space="preserve">Henriksen, P. </w:t>
      </w:r>
      <w:r w:rsidRPr="00130887">
        <w:rPr>
          <w:i/>
          <w:iCs/>
          <w:color w:val="2F5496" w:themeColor="accent1" w:themeShade="BF"/>
          <w:shd w:val="clear" w:color="auto" w:fill="FFFFFF"/>
          <w:lang w:val="en-GB"/>
        </w:rPr>
        <w:t>et al.</w:t>
      </w:r>
      <w:r w:rsidRPr="00130887">
        <w:rPr>
          <w:color w:val="2F5496" w:themeColor="accent1" w:themeShade="BF"/>
          <w:shd w:val="clear" w:color="auto" w:fill="FFFFFF"/>
          <w:lang w:val="en-GB"/>
        </w:rPr>
        <w:t xml:space="preserve"> Proteome-wide Analysis of Lysine Acetylation Suggests its Broad Regulatory Scope in Saccharomyces cerevisiae. </w:t>
      </w:r>
      <w:r w:rsidRPr="00130887">
        <w:rPr>
          <w:i/>
          <w:iCs/>
          <w:color w:val="2F5496" w:themeColor="accent1" w:themeShade="BF"/>
          <w:shd w:val="clear" w:color="auto" w:fill="FFFFFF"/>
          <w:lang w:val="en-GB"/>
        </w:rPr>
        <w:t>Mol. Cell Proteomics</w:t>
      </w:r>
      <w:r w:rsidRPr="00130887">
        <w:rPr>
          <w:color w:val="2F5496" w:themeColor="accent1" w:themeShade="BF"/>
          <w:shd w:val="clear" w:color="auto" w:fill="FFFFFF"/>
          <w:lang w:val="en-GB"/>
        </w:rPr>
        <w:t xml:space="preserve"> </w:t>
      </w:r>
      <w:r w:rsidRPr="00130887">
        <w:rPr>
          <w:b/>
          <w:bCs/>
          <w:color w:val="2F5496" w:themeColor="accent1" w:themeShade="BF"/>
          <w:shd w:val="clear" w:color="auto" w:fill="FFFFFF"/>
          <w:lang w:val="en-GB"/>
        </w:rPr>
        <w:t>11,</w:t>
      </w:r>
      <w:r w:rsidRPr="00130887">
        <w:rPr>
          <w:color w:val="2F5496" w:themeColor="accent1" w:themeShade="BF"/>
          <w:shd w:val="clear" w:color="auto" w:fill="FFFFFF"/>
          <w:lang w:val="en-GB"/>
        </w:rPr>
        <w:t xml:space="preserve"> 1510–1522 (2012).</w:t>
      </w:r>
    </w:p>
    <w:p w14:paraId="4BE61300" w14:textId="77777777" w:rsidR="000E34B4" w:rsidRDefault="000E34B4" w:rsidP="00437E2B"/>
    <w:p w14:paraId="5473BD9E" w14:textId="77777777" w:rsidR="00C275B6" w:rsidRPr="00CD34F4" w:rsidRDefault="00A43B6B" w:rsidP="00437E2B">
      <w:pPr>
        <w:rPr>
          <w:i/>
          <w:iCs/>
        </w:rPr>
      </w:pPr>
      <w:r w:rsidRPr="00CD34F4">
        <w:rPr>
          <w:i/>
          <w:iCs/>
          <w:shd w:val="clear" w:color="auto" w:fill="FFFFFF"/>
        </w:rPr>
        <w:t>Referee #2:</w:t>
      </w:r>
    </w:p>
    <w:p w14:paraId="773E2F56" w14:textId="77777777" w:rsidR="00C275B6" w:rsidRPr="00CD34F4" w:rsidRDefault="00A43B6B" w:rsidP="00437E2B">
      <w:pPr>
        <w:rPr>
          <w:i/>
          <w:iCs/>
        </w:rPr>
      </w:pPr>
      <w:r w:rsidRPr="00CD34F4">
        <w:rPr>
          <w:i/>
          <w:iCs/>
          <w:shd w:val="clear" w:color="auto" w:fill="FFFFFF"/>
        </w:rPr>
        <w:t xml:space="preserve">This manuscript by </w:t>
      </w:r>
      <w:proofErr w:type="spellStart"/>
      <w:r w:rsidRPr="00CD34F4">
        <w:rPr>
          <w:i/>
          <w:iCs/>
          <w:shd w:val="clear" w:color="auto" w:fill="FFFFFF"/>
        </w:rPr>
        <w:t>Kortemme</w:t>
      </w:r>
      <w:proofErr w:type="spellEnd"/>
      <w:r w:rsidRPr="00CD34F4">
        <w:rPr>
          <w:i/>
          <w:iCs/>
          <w:shd w:val="clear" w:color="auto" w:fill="FFFFFF"/>
        </w:rPr>
        <w:t xml:space="preserve">, </w:t>
      </w:r>
      <w:proofErr w:type="spellStart"/>
      <w:r w:rsidRPr="00CD34F4">
        <w:rPr>
          <w:i/>
          <w:iCs/>
          <w:shd w:val="clear" w:color="auto" w:fill="FFFFFF"/>
        </w:rPr>
        <w:t>Krogan</w:t>
      </w:r>
      <w:proofErr w:type="spellEnd"/>
      <w:r w:rsidRPr="00CD34F4">
        <w:rPr>
          <w:i/>
          <w:iCs/>
          <w:shd w:val="clear" w:color="auto" w:fill="FFFFFF"/>
        </w:rPr>
        <w:t xml:space="preserve">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processes to this particular switch. Overall, the manuscript is written </w:t>
      </w:r>
      <w:proofErr w:type="gramStart"/>
      <w:r w:rsidRPr="00CD34F4">
        <w:rPr>
          <w:i/>
          <w:iCs/>
          <w:shd w:val="clear" w:color="auto" w:fill="FFFFFF"/>
        </w:rPr>
        <w:t>clearly</w:t>
      </w:r>
      <w:proofErr w:type="gramEnd"/>
      <w:r w:rsidRPr="00CD34F4">
        <w:rPr>
          <w:i/>
          <w:iCs/>
          <w:shd w:val="clear" w:color="auto" w:fill="FFFFFF"/>
        </w:rPr>
        <w:t xml:space="preserve"> and the authors have made a commendable effort to catalogue the methodology underlying the numerous methods they have used. </w:t>
      </w:r>
    </w:p>
    <w:p w14:paraId="27AAE763" w14:textId="77777777" w:rsidR="00C275B6" w:rsidRPr="00CD34F4" w:rsidRDefault="00A43B6B" w:rsidP="00437E2B">
      <w:pPr>
        <w:rPr>
          <w:i/>
          <w:iCs/>
          <w:shd w:val="clear" w:color="auto" w:fill="FFFFFF"/>
        </w:rPr>
      </w:pPr>
      <w:r w:rsidRPr="00CD34F4">
        <w:rPr>
          <w:i/>
          <w:iCs/>
          <w:shd w:val="clear" w:color="auto" w:fill="FFFFFF"/>
        </w:rPr>
        <w:t>However, I have a number of major and minor reservations listed below that need to be addressed before the manuscript can be considered for publication.</w:t>
      </w:r>
    </w:p>
    <w:p w14:paraId="627B7F3A" w14:textId="77777777" w:rsidR="00C275B6" w:rsidRPr="00CD34F4" w:rsidRDefault="00A43B6B" w:rsidP="00437E2B">
      <w:pPr>
        <w:rPr>
          <w:i/>
          <w:iCs/>
        </w:rPr>
      </w:pPr>
      <w:r w:rsidRPr="00CD34F4">
        <w:rPr>
          <w:i/>
          <w:iCs/>
          <w:shd w:val="clear" w:color="auto" w:fill="FFFFFF"/>
        </w:rPr>
        <w:t>Major questions:</w:t>
      </w:r>
    </w:p>
    <w:p w14:paraId="36CCD21A" w14:textId="77777777" w:rsidR="00E15FE9" w:rsidRPr="00CD34F4" w:rsidRDefault="00A43B6B" w:rsidP="00437E2B">
      <w:pPr>
        <w:rPr>
          <w:i/>
          <w:iCs/>
        </w:rPr>
      </w:pPr>
      <w:r w:rsidRPr="00CD34F4">
        <w:rPr>
          <w:i/>
          <w:iCs/>
          <w:shd w:val="clear" w:color="auto" w:fill="FFFFFF"/>
        </w:rPr>
        <w:lastRenderedPageBreak/>
        <w:t xml:space="preserve">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However, this model has not been validated. The </w:t>
      </w:r>
      <w:r w:rsidRPr="0058411B">
        <w:rPr>
          <w:i/>
          <w:iCs/>
          <w:shd w:val="clear" w:color="auto" w:fill="FFFFFF"/>
        </w:rPr>
        <w:t>authors must now go the reverse direction, rationally design mutations to perturb the three aspects of the switch (cycling, activation and nucleotide exchange) and demonstrate that the model can successfully predict the effects of these mutations on downstream biological processes</w:t>
      </w:r>
      <w:r w:rsidRPr="00CD34F4">
        <w:rPr>
          <w:i/>
          <w:iCs/>
          <w:shd w:val="clear" w:color="auto" w:fill="FFFFFF"/>
        </w:rPr>
        <w:t>. Without this validation step, the predictive power of the model remains unclear and the manuscript remains one-sided. </w:t>
      </w:r>
    </w:p>
    <w:p w14:paraId="6AA4F6DA" w14:textId="605479F5" w:rsidR="000E34B4" w:rsidRDefault="00674159" w:rsidP="00437E2B">
      <w:pPr>
        <w:rPr>
          <w:color w:val="2F5496" w:themeColor="accent1" w:themeShade="BF"/>
        </w:rPr>
      </w:pPr>
      <w:r w:rsidRPr="00925C63">
        <w:rPr>
          <w:color w:val="2F5496" w:themeColor="accent1" w:themeShade="BF"/>
        </w:rPr>
        <w:t xml:space="preserve">While we think that the reviewer </w:t>
      </w:r>
      <w:r w:rsidR="002C0969">
        <w:rPr>
          <w:color w:val="2F5496" w:themeColor="accent1" w:themeShade="BF"/>
        </w:rPr>
        <w:t>r</w:t>
      </w:r>
      <w:r w:rsidRPr="00925C63">
        <w:rPr>
          <w:color w:val="2F5496" w:themeColor="accent1" w:themeShade="BF"/>
        </w:rPr>
        <w:t>ais</w:t>
      </w:r>
      <w:r w:rsidR="002C0969">
        <w:rPr>
          <w:color w:val="2F5496" w:themeColor="accent1" w:themeShade="BF"/>
        </w:rPr>
        <w:t xml:space="preserve">es </w:t>
      </w:r>
      <w:r w:rsidRPr="00925C63">
        <w:rPr>
          <w:color w:val="2F5496" w:themeColor="accent1" w:themeShade="BF"/>
        </w:rPr>
        <w:t>an interesting point, we would like to use this opportunity to discuss more precisely what exactly we mean when we use the word “model” in our manuscript.</w:t>
      </w:r>
    </w:p>
    <w:p w14:paraId="559EE701" w14:textId="77777777" w:rsidR="006B03D6" w:rsidRDefault="006945B9" w:rsidP="00437E2B">
      <w:pPr>
        <w:rPr>
          <w:color w:val="2F5496" w:themeColor="accent1" w:themeShade="BF"/>
        </w:rPr>
      </w:pPr>
      <w:r>
        <w:rPr>
          <w:color w:val="2F5496" w:themeColor="accent1" w:themeShade="BF"/>
        </w:rPr>
        <w:t>We would like to clarify</w:t>
      </w:r>
      <w:r w:rsidR="00E553F5">
        <w:rPr>
          <w:color w:val="2F5496" w:themeColor="accent1" w:themeShade="BF"/>
        </w:rPr>
        <w:t xml:space="preserve"> that based on our results we propose a model by which a single switch can regulate multiple cellular processes. </w:t>
      </w:r>
    </w:p>
    <w:p w14:paraId="4C10FB16" w14:textId="77777777" w:rsidR="00E553F5" w:rsidRDefault="005A5AB6" w:rsidP="00437E2B">
      <w:pPr>
        <w:rPr>
          <w:color w:val="2F5496" w:themeColor="accent1" w:themeShade="BF"/>
        </w:rPr>
      </w:pPr>
      <w:r>
        <w:rPr>
          <w:color w:val="2F5496" w:themeColor="accent1" w:themeShade="BF"/>
        </w:rPr>
        <w:t>Furthermore, o</w:t>
      </w:r>
      <w:r w:rsidR="00E553F5">
        <w:rPr>
          <w:color w:val="2F5496" w:themeColor="accent1" w:themeShade="BF"/>
        </w:rPr>
        <w:t>ne of the additional</w:t>
      </w:r>
      <w:r w:rsidR="00FA7CAE">
        <w:rPr>
          <w:color w:val="2F5496" w:themeColor="accent1" w:themeShade="BF"/>
        </w:rPr>
        <w:t xml:space="preserve"> important</w:t>
      </w:r>
      <w:r w:rsidR="00E553F5">
        <w:rPr>
          <w:color w:val="2F5496" w:themeColor="accent1" w:themeShade="BF"/>
        </w:rPr>
        <w:t xml:space="preserve"> points of our work is that </w:t>
      </w:r>
      <w:r>
        <w:rPr>
          <w:color w:val="2F5496" w:themeColor="accent1" w:themeShade="BF"/>
        </w:rPr>
        <w:t xml:space="preserve">due to the widespread </w:t>
      </w:r>
      <w:proofErr w:type="spellStart"/>
      <w:r>
        <w:rPr>
          <w:color w:val="2F5496" w:themeColor="accent1" w:themeShade="BF"/>
        </w:rPr>
        <w:t>allostery</w:t>
      </w:r>
      <w:proofErr w:type="spellEnd"/>
      <w:r>
        <w:rPr>
          <w:color w:val="2F5496" w:themeColor="accent1" w:themeShade="BF"/>
        </w:rPr>
        <w:t xml:space="preserve"> in small GTPases, </w:t>
      </w:r>
      <w:r w:rsidR="00FA7CAE">
        <w:rPr>
          <w:color w:val="2F5496" w:themeColor="accent1" w:themeShade="BF"/>
        </w:rPr>
        <w:t xml:space="preserve">we cannot rationally design </w:t>
      </w:r>
      <w:r w:rsidR="00E553F5">
        <w:rPr>
          <w:color w:val="2F5496" w:themeColor="accent1" w:themeShade="BF"/>
        </w:rPr>
        <w:t xml:space="preserve">mutations </w:t>
      </w:r>
      <w:r w:rsidR="00FA7CAE">
        <w:rPr>
          <w:color w:val="2F5496" w:themeColor="accent1" w:themeShade="BF"/>
        </w:rPr>
        <w:t>that will differentially</w:t>
      </w:r>
      <w:r w:rsidR="00E553F5">
        <w:rPr>
          <w:color w:val="2F5496" w:themeColor="accent1" w:themeShade="BF"/>
        </w:rPr>
        <w:t xml:space="preserve"> perturb the two sides of the GTPase cycl</w:t>
      </w:r>
      <w:r w:rsidR="00FA7CAE">
        <w:rPr>
          <w:color w:val="2F5496" w:themeColor="accent1" w:themeShade="BF"/>
        </w:rPr>
        <w:t>e, leading to a specific</w:t>
      </w:r>
      <w:r w:rsidR="00E553F5">
        <w:rPr>
          <w:color w:val="2F5496" w:themeColor="accent1" w:themeShade="BF"/>
        </w:rPr>
        <w:t xml:space="preserve"> ratio</w:t>
      </w:r>
      <w:r w:rsidR="00FA7CAE">
        <w:rPr>
          <w:color w:val="2F5496" w:themeColor="accent1" w:themeShade="BF"/>
        </w:rPr>
        <w:t xml:space="preserve"> of the two parameters and</w:t>
      </w:r>
      <w:r w:rsidR="006B03D6">
        <w:rPr>
          <w:color w:val="2F5496" w:themeColor="accent1" w:themeShade="BF"/>
        </w:rPr>
        <w:t>,</w:t>
      </w:r>
      <w:r w:rsidR="00FA7CAE">
        <w:rPr>
          <w:color w:val="2F5496" w:themeColor="accent1" w:themeShade="BF"/>
        </w:rPr>
        <w:t xml:space="preserve"> in turn specific functional consequences</w:t>
      </w:r>
      <w:r>
        <w:rPr>
          <w:color w:val="2F5496" w:themeColor="accent1" w:themeShade="BF"/>
        </w:rPr>
        <w:t xml:space="preserve">, with </w:t>
      </w:r>
      <w:r w:rsidR="00013C7F">
        <w:rPr>
          <w:color w:val="2F5496" w:themeColor="accent1" w:themeShade="BF"/>
        </w:rPr>
        <w:t>notable</w:t>
      </w:r>
      <w:r>
        <w:rPr>
          <w:color w:val="2F5496" w:themeColor="accent1" w:themeShade="BF"/>
        </w:rPr>
        <w:t xml:space="preserve"> success</w:t>
      </w:r>
      <w:r w:rsidR="00FA7CAE">
        <w:rPr>
          <w:color w:val="2F5496" w:themeColor="accent1" w:themeShade="BF"/>
        </w:rPr>
        <w:t>.</w:t>
      </w:r>
      <w:r w:rsidR="009E45E3">
        <w:rPr>
          <w:color w:val="2F5496" w:themeColor="accent1" w:themeShade="BF"/>
        </w:rPr>
        <w:t xml:space="preserve"> We thus, as </w:t>
      </w:r>
      <w:proofErr w:type="gramStart"/>
      <w:r w:rsidR="009E45E3">
        <w:rPr>
          <w:color w:val="2F5496" w:themeColor="accent1" w:themeShade="BF"/>
        </w:rPr>
        <w:t>is</w:t>
      </w:r>
      <w:proofErr w:type="gramEnd"/>
      <w:r w:rsidR="009E45E3">
        <w:rPr>
          <w:color w:val="2F5496" w:themeColor="accent1" w:themeShade="BF"/>
        </w:rPr>
        <w:t xml:space="preserve"> important to emphasize, </w:t>
      </w:r>
      <w:r w:rsidR="009E45E3" w:rsidRPr="00013C7F">
        <w:rPr>
          <w:b/>
          <w:bCs/>
          <w:color w:val="2F5496" w:themeColor="accent1" w:themeShade="BF"/>
        </w:rPr>
        <w:t>do not</w:t>
      </w:r>
      <w:r w:rsidR="009E45E3">
        <w:rPr>
          <w:color w:val="2F5496" w:themeColor="accent1" w:themeShade="BF"/>
        </w:rPr>
        <w:t xml:space="preserve"> propose that we can model the effects of point mutations in Gsp1 on cellular phenotype. </w:t>
      </w:r>
    </w:p>
    <w:p w14:paraId="427D6025" w14:textId="77777777" w:rsidR="00013C7F" w:rsidRDefault="00FA7CAE" w:rsidP="00437E2B">
      <w:pPr>
        <w:rPr>
          <w:color w:val="2F5496" w:themeColor="accent1" w:themeShade="BF"/>
        </w:rPr>
      </w:pPr>
      <w:r>
        <w:rPr>
          <w:color w:val="2F5496" w:themeColor="accent1" w:themeShade="BF"/>
        </w:rPr>
        <w:t xml:space="preserve">Any attempt to do what the reviewer suggests, would necessarily lead to designing a range of new mutants, some of which will </w:t>
      </w:r>
      <w:r w:rsidR="005A5AB6">
        <w:rPr>
          <w:color w:val="2F5496" w:themeColor="accent1" w:themeShade="BF"/>
        </w:rPr>
        <w:t xml:space="preserve">indeed behave as </w:t>
      </w:r>
      <w:r w:rsidR="006945B9">
        <w:rPr>
          <w:color w:val="2F5496" w:themeColor="accent1" w:themeShade="BF"/>
        </w:rPr>
        <w:t>predicted</w:t>
      </w:r>
      <w:r w:rsidR="005A5AB6">
        <w:rPr>
          <w:color w:val="2F5496" w:themeColor="accent1" w:themeShade="BF"/>
        </w:rPr>
        <w:t xml:space="preserve">, but many would either have weak effects on the phenotype, and many more would have </w:t>
      </w:r>
      <w:r w:rsidR="00013C7F">
        <w:rPr>
          <w:color w:val="2F5496" w:themeColor="accent1" w:themeShade="BF"/>
        </w:rPr>
        <w:t xml:space="preserve">(additional) </w:t>
      </w:r>
      <w:r w:rsidR="005A5AB6">
        <w:rPr>
          <w:color w:val="2F5496" w:themeColor="accent1" w:themeShade="BF"/>
        </w:rPr>
        <w:t xml:space="preserve">unpredicted allosteric effects. </w:t>
      </w:r>
      <w:r w:rsidR="006B03D6">
        <w:rPr>
          <w:color w:val="2F5496" w:themeColor="accent1" w:themeShade="BF"/>
        </w:rPr>
        <w:t xml:space="preserve">To reach that distinction, we would need to test both the kinetics parameters of those mutants </w:t>
      </w:r>
      <w:r w:rsidR="006B03D6" w:rsidRPr="00013C7F">
        <w:rPr>
          <w:i/>
          <w:iCs/>
          <w:color w:val="2F5496" w:themeColor="accent1" w:themeShade="BF"/>
        </w:rPr>
        <w:t>in vitro</w:t>
      </w:r>
      <w:r w:rsidR="006B03D6">
        <w:rPr>
          <w:color w:val="2F5496" w:themeColor="accent1" w:themeShade="BF"/>
        </w:rPr>
        <w:t xml:space="preserve">, as well as measure their effects on the phenotype by performing E-MAP screens. This would ultimately lead to the same manuscript we have now, just with more mutants tested. </w:t>
      </w:r>
    </w:p>
    <w:p w14:paraId="5EDE4D85" w14:textId="77777777" w:rsidR="00FA7CAE" w:rsidRDefault="006B03D6" w:rsidP="00437E2B">
      <w:pPr>
        <w:rPr>
          <w:color w:val="2F5496" w:themeColor="accent1" w:themeShade="BF"/>
        </w:rPr>
      </w:pPr>
      <w:r>
        <w:rPr>
          <w:color w:val="2F5496" w:themeColor="accent1" w:themeShade="BF"/>
        </w:rPr>
        <w:t xml:space="preserve">While it is of course hard to argue against more data that would support our findings, as indeed, more data always lead to increased confidence in a conclusion, we want to emphasize here that our study is already unprecedented in </w:t>
      </w:r>
      <w:r w:rsidR="00EB456E">
        <w:rPr>
          <w:color w:val="2F5496" w:themeColor="accent1" w:themeShade="BF"/>
        </w:rPr>
        <w:t>the</w:t>
      </w:r>
      <w:r>
        <w:rPr>
          <w:color w:val="2F5496" w:themeColor="accent1" w:themeShade="BF"/>
        </w:rPr>
        <w:t xml:space="preserve"> number of mutants</w:t>
      </w:r>
      <w:r w:rsidR="00EB456E">
        <w:rPr>
          <w:color w:val="2F5496" w:themeColor="accent1" w:themeShade="BF"/>
        </w:rPr>
        <w:t xml:space="preserve"> that were</w:t>
      </w:r>
      <w:r>
        <w:rPr>
          <w:color w:val="2F5496" w:themeColor="accent1" w:themeShade="BF"/>
        </w:rPr>
        <w:t xml:space="preserve"> tested </w:t>
      </w:r>
      <w:r w:rsidR="00EB456E">
        <w:rPr>
          <w:color w:val="2F5496" w:themeColor="accent1" w:themeShade="BF"/>
        </w:rPr>
        <w:t xml:space="preserve">both </w:t>
      </w:r>
      <w:r>
        <w:rPr>
          <w:color w:val="2F5496" w:themeColor="accent1" w:themeShade="BF"/>
        </w:rPr>
        <w:t xml:space="preserve">biochemically as well as endogenously </w:t>
      </w:r>
      <w:r w:rsidRPr="006B03D6">
        <w:rPr>
          <w:i/>
          <w:iCs/>
          <w:color w:val="2F5496" w:themeColor="accent1" w:themeShade="BF"/>
        </w:rPr>
        <w:t>in vivo</w:t>
      </w:r>
      <w:r>
        <w:rPr>
          <w:color w:val="2F5496" w:themeColor="accent1" w:themeShade="BF"/>
        </w:rPr>
        <w:t>.</w:t>
      </w:r>
      <w:r w:rsidR="002B7436">
        <w:rPr>
          <w:color w:val="2F5496" w:themeColor="accent1" w:themeShade="BF"/>
        </w:rPr>
        <w:t xml:space="preserve"> </w:t>
      </w:r>
      <w:r w:rsidR="00852CA2">
        <w:rPr>
          <w:color w:val="2F5496" w:themeColor="accent1" w:themeShade="BF"/>
        </w:rPr>
        <w:t>In addition, we would like to also emphasize that the</w:t>
      </w:r>
      <w:r w:rsidR="002B7436">
        <w:rPr>
          <w:color w:val="2F5496" w:themeColor="accent1" w:themeShade="BF"/>
        </w:rPr>
        <w:t xml:space="preserve"> financial cost and the time required to increase the scope of this study</w:t>
      </w:r>
      <w:r w:rsidR="00852CA2">
        <w:rPr>
          <w:color w:val="2F5496" w:themeColor="accent1" w:themeShade="BF"/>
        </w:rPr>
        <w:t xml:space="preserve"> in this manner</w:t>
      </w:r>
      <w:r w:rsidR="002B7436">
        <w:rPr>
          <w:color w:val="2F5496" w:themeColor="accent1" w:themeShade="BF"/>
        </w:rPr>
        <w:t xml:space="preserve"> would be significant.</w:t>
      </w:r>
    </w:p>
    <w:p w14:paraId="1150DE9B" w14:textId="2AE2DAA8" w:rsidR="005A5AB6" w:rsidRDefault="00FA7CAE" w:rsidP="00437E2B">
      <w:pPr>
        <w:rPr>
          <w:color w:val="2F5496" w:themeColor="accent1" w:themeShade="BF"/>
        </w:rPr>
      </w:pPr>
      <w:r>
        <w:rPr>
          <w:color w:val="2F5496" w:themeColor="accent1" w:themeShade="BF"/>
        </w:rPr>
        <w:t>One might assume we could use mutations that will directly affect the GTPase cycle, for example, by using mutations</w:t>
      </w:r>
      <w:r w:rsidR="00472200">
        <w:rPr>
          <w:color w:val="2F5496" w:themeColor="accent1" w:themeShade="BF"/>
        </w:rPr>
        <w:t xml:space="preserve"> to the catalytic residues</w:t>
      </w:r>
      <w:r>
        <w:rPr>
          <w:color w:val="2F5496" w:themeColor="accent1" w:themeShade="BF"/>
        </w:rPr>
        <w:t xml:space="preserve"> that break GTP hydrolysis, or mutations analogous to the constitutively active GTPase KRAS G12C mutants</w:t>
      </w:r>
      <w:r w:rsidR="005A5AB6">
        <w:rPr>
          <w:color w:val="2F5496" w:themeColor="accent1" w:themeShade="BF"/>
        </w:rPr>
        <w:t xml:space="preserve">. However, although we have not tested </w:t>
      </w:r>
      <w:r w:rsidR="00472200">
        <w:rPr>
          <w:color w:val="2F5496" w:themeColor="accent1" w:themeShade="BF"/>
        </w:rPr>
        <w:t>each</w:t>
      </w:r>
      <w:r w:rsidR="005A5AB6">
        <w:rPr>
          <w:color w:val="2F5496" w:themeColor="accent1" w:themeShade="BF"/>
        </w:rPr>
        <w:t xml:space="preserve"> of those mutants ourselves, based on our unsuccessful attempts in making endogenous mutations to the switch I and switch II regions, </w:t>
      </w:r>
      <w:r w:rsidR="00852CA2">
        <w:rPr>
          <w:color w:val="2F5496" w:themeColor="accent1" w:themeShade="BF"/>
        </w:rPr>
        <w:t>we are confident that those</w:t>
      </w:r>
      <w:r w:rsidR="005A5AB6">
        <w:rPr>
          <w:color w:val="2F5496" w:themeColor="accent1" w:themeShade="BF"/>
        </w:rPr>
        <w:t xml:space="preserve"> mutants would not be viable in </w:t>
      </w:r>
      <w:r w:rsidR="005A5AB6" w:rsidRPr="00472200">
        <w:rPr>
          <w:i/>
          <w:iCs/>
          <w:color w:val="2F5496" w:themeColor="accent1" w:themeShade="BF"/>
        </w:rPr>
        <w:t>S. cerevisiae</w:t>
      </w:r>
      <w:r w:rsidR="005A5AB6">
        <w:rPr>
          <w:color w:val="2F5496" w:themeColor="accent1" w:themeShade="BF"/>
        </w:rPr>
        <w:t>, and we would therefore not be able to perform the unbiased functional screens.</w:t>
      </w:r>
    </w:p>
    <w:p w14:paraId="66789A60" w14:textId="26675774" w:rsidR="006D18A4" w:rsidRDefault="005B29B6" w:rsidP="00437E2B">
      <w:pPr>
        <w:rPr>
          <w:color w:val="2F5496" w:themeColor="accent1" w:themeShade="BF"/>
        </w:rPr>
      </w:pPr>
      <w:r>
        <w:rPr>
          <w:color w:val="2F5496" w:themeColor="accent1" w:themeShade="BF"/>
        </w:rPr>
        <w:t>The experiment we believe would really address the Reviewer’s point</w:t>
      </w:r>
      <w:r w:rsidR="002C0969">
        <w:rPr>
          <w:color w:val="2F5496" w:themeColor="accent1" w:themeShade="BF"/>
        </w:rPr>
        <w:t xml:space="preserve"> </w:t>
      </w:r>
      <w:r>
        <w:rPr>
          <w:color w:val="2F5496" w:themeColor="accent1" w:themeShade="BF"/>
        </w:rPr>
        <w:t>would be to specifically perturb the two sides of the GTPase cycle by perturbing the GAP or the GEF</w:t>
      </w:r>
      <w:r w:rsidR="002C0969">
        <w:rPr>
          <w:color w:val="2F5496" w:themeColor="accent1" w:themeShade="BF"/>
        </w:rPr>
        <w:t xml:space="preserve"> directly</w:t>
      </w:r>
      <w:r>
        <w:rPr>
          <w:color w:val="2F5496" w:themeColor="accent1" w:themeShade="BF"/>
        </w:rPr>
        <w:t xml:space="preserve">. However, the genetics tools for doing that in a systematic way are not </w:t>
      </w:r>
      <w:r w:rsidR="002C0969">
        <w:rPr>
          <w:color w:val="2F5496" w:themeColor="accent1" w:themeShade="BF"/>
        </w:rPr>
        <w:t>established, and</w:t>
      </w:r>
      <w:r>
        <w:rPr>
          <w:color w:val="2F5496" w:themeColor="accent1" w:themeShade="BF"/>
        </w:rPr>
        <w:t xml:space="preserve"> </w:t>
      </w:r>
      <w:r w:rsidR="002C0969">
        <w:rPr>
          <w:color w:val="2F5496" w:themeColor="accent1" w:themeShade="BF"/>
        </w:rPr>
        <w:t>their development would</w:t>
      </w:r>
      <w:r>
        <w:rPr>
          <w:color w:val="2F5496" w:themeColor="accent1" w:themeShade="BF"/>
        </w:rPr>
        <w:t xml:space="preserve"> require</w:t>
      </w:r>
      <w:r w:rsidR="002C0969">
        <w:rPr>
          <w:color w:val="2F5496" w:themeColor="accent1" w:themeShade="BF"/>
        </w:rPr>
        <w:t xml:space="preserve"> </w:t>
      </w:r>
      <w:r>
        <w:rPr>
          <w:color w:val="2F5496" w:themeColor="accent1" w:themeShade="BF"/>
        </w:rPr>
        <w:t>a full study</w:t>
      </w:r>
      <w:r w:rsidR="006D18A4">
        <w:rPr>
          <w:color w:val="2F5496" w:themeColor="accent1" w:themeShade="BF"/>
        </w:rPr>
        <w:t xml:space="preserve"> that would</w:t>
      </w:r>
      <w:r>
        <w:rPr>
          <w:color w:val="2F5496" w:themeColor="accent1" w:themeShade="BF"/>
        </w:rPr>
        <w:t xml:space="preserve"> includ</w:t>
      </w:r>
      <w:r w:rsidR="006D18A4">
        <w:rPr>
          <w:color w:val="2F5496" w:themeColor="accent1" w:themeShade="BF"/>
        </w:rPr>
        <w:t>e</w:t>
      </w:r>
      <w:r>
        <w:rPr>
          <w:color w:val="2F5496" w:themeColor="accent1" w:themeShade="BF"/>
        </w:rPr>
        <w:t xml:space="preserve"> substantial methods development</w:t>
      </w:r>
      <w:r w:rsidR="006D18A4">
        <w:rPr>
          <w:color w:val="2F5496" w:themeColor="accent1" w:themeShade="BF"/>
        </w:rPr>
        <w:t xml:space="preserve"> and be similar to this one in its scope</w:t>
      </w:r>
      <w:r>
        <w:rPr>
          <w:color w:val="2F5496" w:themeColor="accent1" w:themeShade="BF"/>
        </w:rPr>
        <w:t>.</w:t>
      </w:r>
      <w:r w:rsidR="006D18A4">
        <w:rPr>
          <w:color w:val="2F5496" w:themeColor="accent1" w:themeShade="BF"/>
        </w:rPr>
        <w:t xml:space="preserve"> </w:t>
      </w:r>
    </w:p>
    <w:p w14:paraId="3BC74C50" w14:textId="77777777" w:rsidR="00674159" w:rsidRDefault="00674159" w:rsidP="00437E2B">
      <w:pPr>
        <w:rPr>
          <w:color w:val="2F5496" w:themeColor="accent1" w:themeShade="BF"/>
        </w:rPr>
      </w:pPr>
      <w:r w:rsidRPr="00925C63">
        <w:rPr>
          <w:color w:val="2F5496" w:themeColor="accent1" w:themeShade="BF"/>
        </w:rPr>
        <w:t>In any case</w:t>
      </w:r>
      <w:r w:rsidR="00A6610C" w:rsidRPr="00925C63">
        <w:rPr>
          <w:color w:val="2F5496" w:themeColor="accent1" w:themeShade="BF"/>
        </w:rPr>
        <w:t xml:space="preserve"> we would like to thank the reviewer, and</w:t>
      </w:r>
      <w:r w:rsidRPr="00925C63">
        <w:rPr>
          <w:color w:val="2F5496" w:themeColor="accent1" w:themeShade="BF"/>
        </w:rPr>
        <w:t xml:space="preserve"> we acknowledge the</w:t>
      </w:r>
      <w:r w:rsidR="00A6610C" w:rsidRPr="00925C63">
        <w:rPr>
          <w:color w:val="2F5496" w:themeColor="accent1" w:themeShade="BF"/>
        </w:rPr>
        <w:t>ir</w:t>
      </w:r>
      <w:r w:rsidRPr="00925C63">
        <w:rPr>
          <w:color w:val="2F5496" w:themeColor="accent1" w:themeShade="BF"/>
        </w:rPr>
        <w:t xml:space="preserve"> point and have therefore</w:t>
      </w:r>
      <w:r w:rsidR="00E553F5">
        <w:rPr>
          <w:color w:val="2F5496" w:themeColor="accent1" w:themeShade="BF"/>
        </w:rPr>
        <w:t xml:space="preserve">, </w:t>
      </w:r>
      <w:r w:rsidR="00E553F5" w:rsidRPr="00925C63">
        <w:rPr>
          <w:color w:val="2F5496" w:themeColor="accent1" w:themeShade="BF"/>
        </w:rPr>
        <w:t xml:space="preserve">to avoid this </w:t>
      </w:r>
      <w:r w:rsidR="00E553F5">
        <w:rPr>
          <w:color w:val="2F5496" w:themeColor="accent1" w:themeShade="BF"/>
        </w:rPr>
        <w:t>misconception with the readers,</w:t>
      </w:r>
      <w:r w:rsidRPr="00925C63">
        <w:rPr>
          <w:color w:val="2F5496" w:themeColor="accent1" w:themeShade="BF"/>
        </w:rPr>
        <w:t xml:space="preserve"> crafted some of our wording in the discussion more carefully</w:t>
      </w:r>
      <w:r w:rsidR="00E553F5">
        <w:rPr>
          <w:color w:val="2F5496" w:themeColor="accent1" w:themeShade="BF"/>
        </w:rPr>
        <w:t>.</w:t>
      </w:r>
    </w:p>
    <w:p w14:paraId="67C76111" w14:textId="77777777" w:rsidR="00E553F5" w:rsidRDefault="007F70BF" w:rsidP="00437E2B">
      <w:pPr>
        <w:rPr>
          <w:color w:val="2F5496" w:themeColor="accent1" w:themeShade="BF"/>
        </w:rPr>
      </w:pPr>
      <w:r>
        <w:rPr>
          <w:color w:val="2F5496" w:themeColor="accent1" w:themeShade="BF"/>
          <w:highlight w:val="yellow"/>
        </w:rPr>
        <w:t xml:space="preserve">TO DO </w:t>
      </w:r>
      <w:r w:rsidR="00F24A06">
        <w:rPr>
          <w:color w:val="2F5496" w:themeColor="accent1" w:themeShade="BF"/>
          <w:highlight w:val="yellow"/>
        </w:rPr>
        <w:t>Wording</w:t>
      </w:r>
      <w:r w:rsidR="00D05888" w:rsidRPr="00D05888">
        <w:rPr>
          <w:color w:val="2F5496" w:themeColor="accent1" w:themeShade="BF"/>
          <w:highlight w:val="yellow"/>
        </w:rPr>
        <w:t xml:space="preserve"> to change in the manuscript</w:t>
      </w:r>
      <w:r w:rsidR="00F24A06">
        <w:rPr>
          <w:color w:val="2F5496" w:themeColor="accent1" w:themeShade="BF"/>
          <w:highlight w:val="yellow"/>
        </w:rPr>
        <w:t>/added discussion points</w:t>
      </w:r>
      <w:r>
        <w:rPr>
          <w:color w:val="2F5496" w:themeColor="accent1" w:themeShade="BF"/>
          <w:highlight w:val="yellow"/>
        </w:rPr>
        <w:t xml:space="preserve"> to address this</w:t>
      </w:r>
      <w:r w:rsidR="000341A1">
        <w:rPr>
          <w:color w:val="2F5496" w:themeColor="accent1" w:themeShade="BF"/>
        </w:rPr>
        <w:t>?</w:t>
      </w:r>
    </w:p>
    <w:p w14:paraId="66E3B85E" w14:textId="77777777" w:rsidR="00FE17A0" w:rsidRDefault="00FE17A0" w:rsidP="00437E2B">
      <w:pPr>
        <w:rPr>
          <w:color w:val="FF0000"/>
        </w:rPr>
      </w:pPr>
    </w:p>
    <w:p w14:paraId="4924DD44" w14:textId="77777777" w:rsidR="00C275B6" w:rsidRPr="00CD34F4" w:rsidRDefault="00A43B6B" w:rsidP="00437E2B">
      <w:pPr>
        <w:rPr>
          <w:i/>
          <w:iCs/>
          <w:shd w:val="clear" w:color="auto" w:fill="FFFFFF"/>
        </w:rPr>
      </w:pPr>
      <w:r w:rsidRPr="00CD34F4">
        <w:rPr>
          <w:i/>
          <w:iCs/>
          <w:shd w:val="clear" w:color="auto" w:fill="FFFFFF"/>
        </w:rPr>
        <w:lastRenderedPageBreak/>
        <w:t xml:space="preserve">2) I have concerns listed below with the Michaelis-Menten data acquisition and analysis that </w:t>
      </w:r>
      <w:r w:rsidRPr="0058411B">
        <w:rPr>
          <w:i/>
          <w:iCs/>
          <w:shd w:val="clear" w:color="auto" w:fill="FFFFFF"/>
        </w:rPr>
        <w:t>need to be addressed because the enzyme data form a linchpin</w:t>
      </w:r>
      <w:r w:rsidRPr="00CD34F4">
        <w:rPr>
          <w:i/>
          <w:iCs/>
          <w:shd w:val="clear" w:color="auto" w:fill="FFFFFF"/>
        </w:rPr>
        <w:t xml:space="preserve"> for the correlations and the eventual model generated in this paper.</w:t>
      </w:r>
    </w:p>
    <w:p w14:paraId="264961DB" w14:textId="43BDF841" w:rsidR="00BF1804" w:rsidRDefault="00BF1804" w:rsidP="00437E2B">
      <w:pPr>
        <w:rPr>
          <w:color w:val="2F5496" w:themeColor="accent1" w:themeShade="BF"/>
          <w:shd w:val="clear" w:color="auto" w:fill="FFFFFF"/>
        </w:rPr>
      </w:pPr>
      <w:r w:rsidRPr="00BF1804">
        <w:rPr>
          <w:color w:val="2F5496" w:themeColor="accent1" w:themeShade="BF"/>
          <w:shd w:val="clear" w:color="auto" w:fill="FFFFFF"/>
        </w:rPr>
        <w:t>Although we share the reviewer</w:t>
      </w:r>
      <w:r w:rsidR="00897788">
        <w:rPr>
          <w:color w:val="2F5496" w:themeColor="accent1" w:themeShade="BF"/>
          <w:shd w:val="clear" w:color="auto" w:fill="FFFFFF"/>
        </w:rPr>
        <w:t>’</w:t>
      </w:r>
      <w:r w:rsidRPr="00BF1804">
        <w:rPr>
          <w:color w:val="2F5496" w:themeColor="accent1" w:themeShade="BF"/>
          <w:shd w:val="clear" w:color="auto" w:fill="FFFFFF"/>
        </w:rPr>
        <w:t xml:space="preserve">s enthusiasm for understanding </w:t>
      </w:r>
      <w:r w:rsidR="00743F68">
        <w:rPr>
          <w:color w:val="2F5496" w:themeColor="accent1" w:themeShade="BF"/>
          <w:shd w:val="clear" w:color="auto" w:fill="FFFFFF"/>
        </w:rPr>
        <w:t xml:space="preserve">the </w:t>
      </w:r>
      <w:r w:rsidRPr="00BF1804">
        <w:rPr>
          <w:color w:val="2F5496" w:themeColor="accent1" w:themeShade="BF"/>
          <w:shd w:val="clear" w:color="auto" w:fill="FFFFFF"/>
        </w:rPr>
        <w:t xml:space="preserve">enzyme kinetics of small GTPases, we </w:t>
      </w:r>
      <w:r w:rsidR="00897788">
        <w:rPr>
          <w:color w:val="2F5496" w:themeColor="accent1" w:themeShade="BF"/>
          <w:shd w:val="clear" w:color="auto" w:fill="FFFFFF"/>
        </w:rPr>
        <w:t xml:space="preserve">want to </w:t>
      </w:r>
      <w:r w:rsidR="00E80B3B">
        <w:rPr>
          <w:color w:val="2F5496" w:themeColor="accent1" w:themeShade="BF"/>
          <w:shd w:val="clear" w:color="auto" w:fill="FFFFFF"/>
        </w:rPr>
        <w:t>refine</w:t>
      </w:r>
      <w:r w:rsidR="00897788">
        <w:rPr>
          <w:color w:val="2F5496" w:themeColor="accent1" w:themeShade="BF"/>
          <w:shd w:val="clear" w:color="auto" w:fill="FFFFFF"/>
        </w:rPr>
        <w:t xml:space="preserve"> the claim</w:t>
      </w:r>
      <w:r w:rsidRPr="00BF1804">
        <w:rPr>
          <w:color w:val="2F5496" w:themeColor="accent1" w:themeShade="BF"/>
          <w:shd w:val="clear" w:color="auto" w:fill="FFFFFF"/>
        </w:rPr>
        <w:t xml:space="preserve"> that the kinetics data form the linchpin of our paper. </w:t>
      </w:r>
      <w:r w:rsidR="00E80B3B">
        <w:rPr>
          <w:color w:val="2F5496" w:themeColor="accent1" w:themeShade="BF"/>
          <w:shd w:val="clear" w:color="auto" w:fill="FFFFFF"/>
        </w:rPr>
        <w:t>Although we agree that the kinetics data are essential for the claims we make, our</w:t>
      </w:r>
      <w:r w:rsidR="00EE074D">
        <w:rPr>
          <w:color w:val="2F5496" w:themeColor="accent1" w:themeShade="BF"/>
          <w:shd w:val="clear" w:color="auto" w:fill="FFFFFF"/>
        </w:rPr>
        <w:t xml:space="preserve"> conclusions are not based on the fine-grained resolution of the complex kinetics of the GTPase cycling, but rather on combining </w:t>
      </w:r>
      <w:r w:rsidR="00915FB5">
        <w:rPr>
          <w:color w:val="2F5496" w:themeColor="accent1" w:themeShade="BF"/>
          <w:shd w:val="clear" w:color="auto" w:fill="FFFFFF"/>
        </w:rPr>
        <w:t>the</w:t>
      </w:r>
      <w:r w:rsidR="002C0969">
        <w:rPr>
          <w:color w:val="2F5496" w:themeColor="accent1" w:themeShade="BF"/>
          <w:shd w:val="clear" w:color="auto" w:fill="FFFFFF"/>
        </w:rPr>
        <w:t xml:space="preserve"> (</w:t>
      </w:r>
      <w:r w:rsidR="003679E2">
        <w:rPr>
          <w:color w:val="2F5496" w:themeColor="accent1" w:themeShade="BF"/>
          <w:shd w:val="clear" w:color="auto" w:fill="FFFFFF"/>
        </w:rPr>
        <w:t>approximate</w:t>
      </w:r>
      <w:r w:rsidR="002C0969">
        <w:rPr>
          <w:color w:val="2F5496" w:themeColor="accent1" w:themeShade="BF"/>
          <w:shd w:val="clear" w:color="auto" w:fill="FFFFFF"/>
        </w:rPr>
        <w:t>,</w:t>
      </w:r>
      <w:r w:rsidR="003679E2">
        <w:rPr>
          <w:color w:val="2F5496" w:themeColor="accent1" w:themeShade="BF"/>
          <w:shd w:val="clear" w:color="auto" w:fill="FFFFFF"/>
        </w:rPr>
        <w:t xml:space="preserve"> yet informative</w:t>
      </w:r>
      <w:r w:rsidR="002C0969">
        <w:rPr>
          <w:color w:val="2F5496" w:themeColor="accent1" w:themeShade="BF"/>
          <w:shd w:val="clear" w:color="auto" w:fill="FFFFFF"/>
        </w:rPr>
        <w:t>)</w:t>
      </w:r>
      <w:r w:rsidR="003679E2">
        <w:rPr>
          <w:color w:val="2F5496" w:themeColor="accent1" w:themeShade="BF"/>
          <w:shd w:val="clear" w:color="auto" w:fill="FFFFFF"/>
        </w:rPr>
        <w:t xml:space="preserve"> </w:t>
      </w:r>
      <w:r w:rsidR="00915FB5">
        <w:rPr>
          <w:color w:val="2F5496" w:themeColor="accent1" w:themeShade="BF"/>
          <w:shd w:val="clear" w:color="auto" w:fill="FFFFFF"/>
        </w:rPr>
        <w:t>GTPase cycle kinetics parameters</w:t>
      </w:r>
      <w:r w:rsidR="0057033E">
        <w:rPr>
          <w:color w:val="2F5496" w:themeColor="accent1" w:themeShade="BF"/>
          <w:shd w:val="clear" w:color="auto" w:fill="FFFFFF"/>
        </w:rPr>
        <w:t xml:space="preserve"> </w:t>
      </w:r>
      <w:r w:rsidR="00E80B3B">
        <w:rPr>
          <w:color w:val="2F5496" w:themeColor="accent1" w:themeShade="BF"/>
          <w:shd w:val="clear" w:color="auto" w:fill="FFFFFF"/>
        </w:rPr>
        <w:t>with the</w:t>
      </w:r>
      <w:r w:rsidR="0057033E">
        <w:rPr>
          <w:color w:val="2F5496" w:themeColor="accent1" w:themeShade="BF"/>
          <w:shd w:val="clear" w:color="auto" w:fill="FFFFFF"/>
        </w:rPr>
        <w:t xml:space="preserve"> functional genomics data for a</w:t>
      </w:r>
      <w:r w:rsidR="003679E2">
        <w:rPr>
          <w:color w:val="2F5496" w:themeColor="accent1" w:themeShade="BF"/>
          <w:shd w:val="clear" w:color="auto" w:fill="FFFFFF"/>
        </w:rPr>
        <w:t xml:space="preserve"> phenotypically diverse </w:t>
      </w:r>
      <w:r w:rsidR="0057033E">
        <w:rPr>
          <w:color w:val="2F5496" w:themeColor="accent1" w:themeShade="BF"/>
          <w:shd w:val="clear" w:color="auto" w:fill="FFFFFF"/>
        </w:rPr>
        <w:t xml:space="preserve">set of point mutants. </w:t>
      </w:r>
      <w:r w:rsidR="006565DD">
        <w:rPr>
          <w:color w:val="2F5496" w:themeColor="accent1" w:themeShade="BF"/>
          <w:shd w:val="clear" w:color="auto" w:fill="FFFFFF"/>
        </w:rPr>
        <w:t>This point may</w:t>
      </w:r>
      <w:r w:rsidRPr="00BF1804">
        <w:rPr>
          <w:color w:val="2F5496" w:themeColor="accent1" w:themeShade="BF"/>
          <w:shd w:val="clear" w:color="auto" w:fill="FFFFFF"/>
        </w:rPr>
        <w:t xml:space="preserve"> </w:t>
      </w:r>
      <w:r w:rsidR="006565DD">
        <w:rPr>
          <w:color w:val="2F5496" w:themeColor="accent1" w:themeShade="BF"/>
          <w:shd w:val="clear" w:color="auto" w:fill="FFFFFF"/>
        </w:rPr>
        <w:t>sound like an</w:t>
      </w:r>
      <w:r w:rsidRPr="00BF1804">
        <w:rPr>
          <w:color w:val="2F5496" w:themeColor="accent1" w:themeShade="BF"/>
          <w:shd w:val="clear" w:color="auto" w:fill="FFFFFF"/>
        </w:rPr>
        <w:t xml:space="preserve"> </w:t>
      </w:r>
      <w:r w:rsidR="006565DD">
        <w:rPr>
          <w:color w:val="2F5496" w:themeColor="accent1" w:themeShade="BF"/>
          <w:shd w:val="clear" w:color="auto" w:fill="FFFFFF"/>
        </w:rPr>
        <w:t>overly precise</w:t>
      </w:r>
      <w:r w:rsidRPr="00BF1804">
        <w:rPr>
          <w:color w:val="2F5496" w:themeColor="accent1" w:themeShade="BF"/>
          <w:shd w:val="clear" w:color="auto" w:fill="FFFFFF"/>
        </w:rPr>
        <w:t xml:space="preserve"> distinction, but we believe </w:t>
      </w:r>
      <w:r w:rsidR="006565DD">
        <w:rPr>
          <w:color w:val="2F5496" w:themeColor="accent1" w:themeShade="BF"/>
          <w:shd w:val="clear" w:color="auto" w:fill="FFFFFF"/>
        </w:rPr>
        <w:t xml:space="preserve">it is </w:t>
      </w:r>
      <w:r w:rsidRPr="00BF1804">
        <w:rPr>
          <w:color w:val="2F5496" w:themeColor="accent1" w:themeShade="BF"/>
          <w:shd w:val="clear" w:color="auto" w:fill="FFFFFF"/>
        </w:rPr>
        <w:t xml:space="preserve">an important one </w:t>
      </w:r>
      <w:r w:rsidR="00897788">
        <w:rPr>
          <w:color w:val="2F5496" w:themeColor="accent1" w:themeShade="BF"/>
          <w:shd w:val="clear" w:color="auto" w:fill="FFFFFF"/>
        </w:rPr>
        <w:t>to keep in mind when</w:t>
      </w:r>
      <w:r w:rsidRPr="00BF1804">
        <w:rPr>
          <w:color w:val="2F5496" w:themeColor="accent1" w:themeShade="BF"/>
          <w:shd w:val="clear" w:color="auto" w:fill="FFFFFF"/>
        </w:rPr>
        <w:t xml:space="preserve"> a</w:t>
      </w:r>
      <w:r w:rsidR="00897788">
        <w:rPr>
          <w:color w:val="2F5496" w:themeColor="accent1" w:themeShade="BF"/>
          <w:shd w:val="clear" w:color="auto" w:fill="FFFFFF"/>
        </w:rPr>
        <w:t>ssessing</w:t>
      </w:r>
      <w:r w:rsidRPr="00BF1804">
        <w:rPr>
          <w:color w:val="2F5496" w:themeColor="accent1" w:themeShade="BF"/>
          <w:shd w:val="clear" w:color="auto" w:fill="FFFFFF"/>
        </w:rPr>
        <w:t xml:space="preserve"> </w:t>
      </w:r>
      <w:r w:rsidR="00946D18">
        <w:rPr>
          <w:color w:val="2F5496" w:themeColor="accent1" w:themeShade="BF"/>
          <w:shd w:val="clear" w:color="auto" w:fill="FFFFFF"/>
        </w:rPr>
        <w:t xml:space="preserve">our responses to </w:t>
      </w:r>
      <w:r w:rsidR="0097460B">
        <w:rPr>
          <w:color w:val="2F5496" w:themeColor="accent1" w:themeShade="BF"/>
          <w:shd w:val="clear" w:color="auto" w:fill="FFFFFF"/>
        </w:rPr>
        <w:t>many</w:t>
      </w:r>
      <w:r>
        <w:rPr>
          <w:color w:val="2F5496" w:themeColor="accent1" w:themeShade="BF"/>
          <w:shd w:val="clear" w:color="auto" w:fill="FFFFFF"/>
        </w:rPr>
        <w:t xml:space="preserve"> of </w:t>
      </w:r>
      <w:r w:rsidR="0097460B">
        <w:rPr>
          <w:color w:val="2F5496" w:themeColor="accent1" w:themeShade="BF"/>
          <w:shd w:val="clear" w:color="auto" w:fill="FFFFFF"/>
        </w:rPr>
        <w:t>the</w:t>
      </w:r>
      <w:r>
        <w:rPr>
          <w:color w:val="2F5496" w:themeColor="accent1" w:themeShade="BF"/>
          <w:shd w:val="clear" w:color="auto" w:fill="FFFFFF"/>
        </w:rPr>
        <w:t xml:space="preserve"> points</w:t>
      </w:r>
      <w:r w:rsidR="0097460B">
        <w:rPr>
          <w:color w:val="2F5496" w:themeColor="accent1" w:themeShade="BF"/>
          <w:shd w:val="clear" w:color="auto" w:fill="FFFFFF"/>
        </w:rPr>
        <w:t xml:space="preserve"> made by Reviewer 2</w:t>
      </w:r>
      <w:r>
        <w:rPr>
          <w:color w:val="2F5496" w:themeColor="accent1" w:themeShade="BF"/>
          <w:shd w:val="clear" w:color="auto" w:fill="FFFFFF"/>
        </w:rPr>
        <w:t xml:space="preserve">. </w:t>
      </w:r>
    </w:p>
    <w:p w14:paraId="683BD477" w14:textId="77777777" w:rsidR="00897788" w:rsidRPr="00BF1804" w:rsidRDefault="00897788" w:rsidP="00437E2B">
      <w:pPr>
        <w:rPr>
          <w:color w:val="2F5496" w:themeColor="accent1" w:themeShade="BF"/>
        </w:rPr>
      </w:pPr>
    </w:p>
    <w:p w14:paraId="5A52C520" w14:textId="77777777" w:rsidR="00EC6D10" w:rsidRDefault="00A43B6B" w:rsidP="00437E2B">
      <w:pPr>
        <w:rPr>
          <w:i/>
          <w:iCs/>
          <w:shd w:val="clear" w:color="auto" w:fill="FFFFFF"/>
        </w:rPr>
      </w:pPr>
      <w:r w:rsidRPr="00CD34F4">
        <w:rPr>
          <w:i/>
          <w:iCs/>
          <w:shd w:val="clear" w:color="auto" w:fill="FFFFFF"/>
        </w:rPr>
        <w:t xml:space="preserve">a) As far as I could gather from the Methods section, the GAP-mediated GTP hydrolysis </w:t>
      </w:r>
      <w:proofErr w:type="spellStart"/>
      <w:r w:rsidRPr="00CD34F4">
        <w:rPr>
          <w:i/>
          <w:iCs/>
          <w:shd w:val="clear" w:color="auto" w:fill="FFFFFF"/>
        </w:rPr>
        <w:t>kcat</w:t>
      </w:r>
      <w:proofErr w:type="spellEnd"/>
      <w:r w:rsidRPr="00CD34F4">
        <w:rPr>
          <w:i/>
          <w:iCs/>
          <w:shd w:val="clear" w:color="auto" w:fill="FFFFFF"/>
        </w:rPr>
        <w:t xml:space="preserve">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w:t>
      </w:r>
      <w:proofErr w:type="spellStart"/>
      <w:r w:rsidRPr="00CD34F4">
        <w:rPr>
          <w:i/>
          <w:iCs/>
          <w:shd w:val="clear" w:color="auto" w:fill="FFFFFF"/>
        </w:rPr>
        <w:t>kcat</w:t>
      </w:r>
      <w:proofErr w:type="spellEnd"/>
      <w:r w:rsidRPr="00CD34F4">
        <w:rPr>
          <w:i/>
          <w:iCs/>
          <w:shd w:val="clear" w:color="auto" w:fill="FFFFFF"/>
        </w:rPr>
        <w:t xml:space="preserve"> and Km reliably. At high [S], only </w:t>
      </w:r>
      <w:proofErr w:type="spellStart"/>
      <w:r w:rsidRPr="00CD34F4">
        <w:rPr>
          <w:i/>
          <w:iCs/>
          <w:shd w:val="clear" w:color="auto" w:fill="FFFFFF"/>
        </w:rPr>
        <w:t>kcat</w:t>
      </w:r>
      <w:proofErr w:type="spellEnd"/>
      <w:r w:rsidRPr="00CD34F4">
        <w:rPr>
          <w:i/>
          <w:iCs/>
          <w:shd w:val="clear" w:color="auto" w:fill="FFFFFF"/>
        </w:rPr>
        <w:t xml:space="preserve"> can be obtained since the velocity of the reaction becomes independent of Km. If the velocity is forcibly fit to </w:t>
      </w:r>
      <w:proofErr w:type="spellStart"/>
      <w:r w:rsidRPr="00CD34F4">
        <w:rPr>
          <w:i/>
          <w:iCs/>
          <w:shd w:val="clear" w:color="auto" w:fill="FFFFFF"/>
        </w:rPr>
        <w:t>kcat</w:t>
      </w:r>
      <w:proofErr w:type="spellEnd"/>
      <w:r w:rsidRPr="00CD34F4">
        <w:rPr>
          <w:i/>
          <w:iCs/>
          <w:shd w:val="clear" w:color="auto" w:fill="FFFFFF"/>
        </w:rPr>
        <w:t xml:space="preserve"> and Km, Km and </w:t>
      </w:r>
      <w:proofErr w:type="spellStart"/>
      <w:r w:rsidRPr="00CD34F4">
        <w:rPr>
          <w:i/>
          <w:iCs/>
          <w:shd w:val="clear" w:color="auto" w:fill="FFFFFF"/>
        </w:rPr>
        <w:t>kcat</w:t>
      </w:r>
      <w:proofErr w:type="spellEnd"/>
      <w:r w:rsidRPr="00CD34F4">
        <w:rPr>
          <w:i/>
          <w:iCs/>
          <w:shd w:val="clear" w:color="auto" w:fill="FFFFFF"/>
        </w:rPr>
        <w:t xml:space="preserve">/Km values will be error-prone and this may explain why errors are larger in the GTP hydrolysis data than in GEF data (Extended data figure 5 panels </w:t>
      </w:r>
      <w:proofErr w:type="spellStart"/>
      <w:proofErr w:type="gramStart"/>
      <w:r w:rsidRPr="00CD34F4">
        <w:rPr>
          <w:i/>
          <w:iCs/>
          <w:shd w:val="clear" w:color="auto" w:fill="FFFFFF"/>
        </w:rPr>
        <w:t>a,b</w:t>
      </w:r>
      <w:proofErr w:type="spellEnd"/>
      <w:proofErr w:type="gramEnd"/>
      <w:r w:rsidRPr="00CD34F4">
        <w:rPr>
          <w:i/>
          <w:iCs/>
          <w:shd w:val="clear" w:color="auto" w:fill="FFFFFF"/>
        </w:rPr>
        <w:t xml:space="preserve"> vs </w:t>
      </w:r>
      <w:proofErr w:type="spellStart"/>
      <w:r w:rsidRPr="00CD34F4">
        <w:rPr>
          <w:i/>
          <w:iCs/>
          <w:shd w:val="clear" w:color="auto" w:fill="FFFFFF"/>
        </w:rPr>
        <w:t>c,d</w:t>
      </w:r>
      <w:proofErr w:type="spellEnd"/>
      <w:r w:rsidRPr="00CD34F4">
        <w:rPr>
          <w:i/>
          <w:iCs/>
          <w:shd w:val="clear" w:color="auto" w:fill="FFFFFF"/>
        </w:rPr>
        <w:t xml:space="preserve">). Since </w:t>
      </w:r>
      <w:proofErr w:type="spellStart"/>
      <w:r w:rsidRPr="00CD34F4">
        <w:rPr>
          <w:i/>
          <w:iCs/>
          <w:shd w:val="clear" w:color="auto" w:fill="FFFFFF"/>
        </w:rPr>
        <w:t>kcat</w:t>
      </w:r>
      <w:proofErr w:type="spellEnd"/>
      <w:r w:rsidRPr="00CD34F4">
        <w:rPr>
          <w:i/>
          <w:iCs/>
          <w:shd w:val="clear" w:color="auto" w:fill="FFFFFF"/>
        </w:rPr>
        <w:t xml:space="preserve">/Km values are central to their conclusions, </w:t>
      </w:r>
      <w:r w:rsidRPr="0058411B">
        <w:rPr>
          <w:i/>
          <w:iCs/>
          <w:shd w:val="clear" w:color="auto" w:fill="FFFFFF"/>
        </w:rPr>
        <w:t>the authors must determine Km reliably using multiple [S] data.</w:t>
      </w:r>
    </w:p>
    <w:p w14:paraId="34614C0B" w14:textId="77777777" w:rsidR="00CD34F4" w:rsidRPr="00CD34F4" w:rsidRDefault="00CD34F4" w:rsidP="00437E2B">
      <w:pPr>
        <w:rPr>
          <w:i/>
          <w:iCs/>
          <w:shd w:val="clear" w:color="auto" w:fill="FFFFFF"/>
        </w:rPr>
      </w:pPr>
    </w:p>
    <w:p w14:paraId="13AF1FA9" w14:textId="25BCA92F" w:rsidR="006934BD" w:rsidRDefault="00950FB5" w:rsidP="00437E2B">
      <w:pPr>
        <w:rPr>
          <w:color w:val="2F5496" w:themeColor="accent1" w:themeShade="BF"/>
        </w:rPr>
      </w:pPr>
      <w:r>
        <w:rPr>
          <w:color w:val="2F5496" w:themeColor="accent1" w:themeShade="BF"/>
        </w:rPr>
        <w:t>The</w:t>
      </w:r>
      <w:r w:rsidR="002644AC">
        <w:rPr>
          <w:color w:val="2F5496" w:themeColor="accent1" w:themeShade="BF"/>
        </w:rPr>
        <w:t xml:space="preserve"> review</w:t>
      </w:r>
      <w:r w:rsidR="00120ACD">
        <w:rPr>
          <w:color w:val="2F5496" w:themeColor="accent1" w:themeShade="BF"/>
        </w:rPr>
        <w:t>e</w:t>
      </w:r>
      <w:r w:rsidR="002644AC">
        <w:rPr>
          <w:color w:val="2F5496" w:themeColor="accent1" w:themeShade="BF"/>
        </w:rPr>
        <w:t>r</w:t>
      </w:r>
      <w:r w:rsidR="002C0969">
        <w:rPr>
          <w:color w:val="2F5496" w:themeColor="accent1" w:themeShade="BF"/>
        </w:rPr>
        <w:t>’</w:t>
      </w:r>
      <w:r>
        <w:rPr>
          <w:color w:val="2F5496" w:themeColor="accent1" w:themeShade="BF"/>
        </w:rPr>
        <w:t>s reading of our Methods section</w:t>
      </w:r>
      <w:r w:rsidR="002644AC">
        <w:rPr>
          <w:color w:val="2F5496" w:themeColor="accent1" w:themeShade="BF"/>
        </w:rPr>
        <w:t xml:space="preserve"> is correct, </w:t>
      </w:r>
      <w:r>
        <w:rPr>
          <w:color w:val="2F5496" w:themeColor="accent1" w:themeShade="BF"/>
        </w:rPr>
        <w:t xml:space="preserve">and indeed </w:t>
      </w:r>
      <w:r w:rsidR="002644AC">
        <w:rPr>
          <w:color w:val="2F5496" w:themeColor="accent1" w:themeShade="BF"/>
        </w:rPr>
        <w:t xml:space="preserve">the error bars for the GAP </w:t>
      </w:r>
      <w:r>
        <w:rPr>
          <w:color w:val="2F5496" w:themeColor="accent1" w:themeShade="BF"/>
        </w:rPr>
        <w:t>kinetics data</w:t>
      </w:r>
      <w:r w:rsidR="002644AC">
        <w:rPr>
          <w:color w:val="2F5496" w:themeColor="accent1" w:themeShade="BF"/>
        </w:rPr>
        <w:t xml:space="preserve"> are higher</w:t>
      </w:r>
      <w:r w:rsidR="00120ACD">
        <w:rPr>
          <w:color w:val="2F5496" w:themeColor="accent1" w:themeShade="BF"/>
        </w:rPr>
        <w:t>.</w:t>
      </w:r>
      <w:r w:rsidR="00DB5965">
        <w:rPr>
          <w:color w:val="2F5496" w:themeColor="accent1" w:themeShade="BF"/>
        </w:rPr>
        <w:t xml:space="preserve"> </w:t>
      </w:r>
      <w:r w:rsidR="006934BD">
        <w:rPr>
          <w:color w:val="2F5496" w:themeColor="accent1" w:themeShade="BF"/>
        </w:rPr>
        <w:t>We would like to discuss three, somewhat intertwined points about our GAP-mediated GTP hydrolysis assay and the review</w:t>
      </w:r>
      <w:r w:rsidR="002C0969">
        <w:rPr>
          <w:color w:val="2F5496" w:themeColor="accent1" w:themeShade="BF"/>
        </w:rPr>
        <w:t>e</w:t>
      </w:r>
      <w:r w:rsidR="006934BD">
        <w:rPr>
          <w:color w:val="2F5496" w:themeColor="accent1" w:themeShade="BF"/>
        </w:rPr>
        <w:t>r</w:t>
      </w:r>
      <w:r w:rsidR="002C0969">
        <w:rPr>
          <w:color w:val="2F5496" w:themeColor="accent1" w:themeShade="BF"/>
        </w:rPr>
        <w:t>’</w:t>
      </w:r>
      <w:r w:rsidR="006934BD">
        <w:rPr>
          <w:color w:val="2F5496" w:themeColor="accent1" w:themeShade="BF"/>
        </w:rPr>
        <w:t>s comments about its quality.</w:t>
      </w:r>
    </w:p>
    <w:p w14:paraId="405E4BD2" w14:textId="77777777" w:rsidR="0027243C" w:rsidRPr="006934BD" w:rsidRDefault="006934BD" w:rsidP="00437E2B">
      <w:pPr>
        <w:rPr>
          <w:b/>
          <w:bCs/>
          <w:color w:val="2F5496" w:themeColor="accent1" w:themeShade="BF"/>
        </w:rPr>
      </w:pPr>
      <w:r>
        <w:rPr>
          <w:b/>
          <w:bCs/>
          <w:color w:val="2F5496" w:themeColor="accent1" w:themeShade="BF"/>
        </w:rPr>
        <w:t xml:space="preserve">1. </w:t>
      </w:r>
      <w:r w:rsidRPr="006934BD">
        <w:rPr>
          <w:b/>
          <w:bCs/>
          <w:color w:val="2F5496" w:themeColor="accent1" w:themeShade="BF"/>
        </w:rPr>
        <w:t xml:space="preserve">Comparison of GEF and GAP assays. </w:t>
      </w:r>
    </w:p>
    <w:p w14:paraId="7C8F7E51" w14:textId="079663C3" w:rsidR="005518CD" w:rsidRDefault="0062495C" w:rsidP="00437E2B">
      <w:pPr>
        <w:rPr>
          <w:color w:val="2F5496" w:themeColor="accent1" w:themeShade="BF"/>
        </w:rPr>
      </w:pPr>
      <w:r>
        <w:rPr>
          <w:color w:val="2F5496" w:themeColor="accent1" w:themeShade="BF"/>
        </w:rPr>
        <w:t xml:space="preserve">A general difficulty with precise measurements of </w:t>
      </w:r>
      <w:r w:rsidR="005518CD">
        <w:rPr>
          <w:color w:val="2F5496" w:themeColor="accent1" w:themeShade="BF"/>
        </w:rPr>
        <w:t xml:space="preserve">both GAP and GEF </w:t>
      </w:r>
      <w:r>
        <w:rPr>
          <w:color w:val="2F5496" w:themeColor="accent1" w:themeShade="BF"/>
        </w:rPr>
        <w:t>GTPase kinetics of RAN/Gsp1 is the low K</w:t>
      </w:r>
      <w:r w:rsidRPr="0027243C">
        <w:rPr>
          <w:color w:val="2F5496" w:themeColor="accent1" w:themeShade="BF"/>
          <w:vertAlign w:val="subscript"/>
        </w:rPr>
        <w:t>m</w:t>
      </w:r>
      <w:r>
        <w:rPr>
          <w:color w:val="2F5496" w:themeColor="accent1" w:themeShade="BF"/>
        </w:rPr>
        <w:t xml:space="preserve"> and high </w:t>
      </w:r>
      <w:proofErr w:type="spellStart"/>
      <w:r>
        <w:rPr>
          <w:color w:val="2F5496" w:themeColor="accent1" w:themeShade="BF"/>
        </w:rPr>
        <w:t>k</w:t>
      </w:r>
      <w:r w:rsidRPr="0027243C">
        <w:rPr>
          <w:color w:val="2F5496" w:themeColor="accent1" w:themeShade="BF"/>
          <w:vertAlign w:val="subscript"/>
        </w:rPr>
        <w:t>cat</w:t>
      </w:r>
      <w:proofErr w:type="spellEnd"/>
      <w:r>
        <w:rPr>
          <w:color w:val="2F5496" w:themeColor="accent1" w:themeShade="BF"/>
        </w:rPr>
        <w:t xml:space="preserve"> values compared to </w:t>
      </w:r>
      <w:r w:rsidR="005518CD">
        <w:rPr>
          <w:color w:val="2F5496" w:themeColor="accent1" w:themeShade="BF"/>
        </w:rPr>
        <w:t xml:space="preserve">the </w:t>
      </w:r>
      <w:r w:rsidR="005518CD" w:rsidRPr="005518CD">
        <w:rPr>
          <w:i/>
          <w:iCs/>
          <w:color w:val="2F5496" w:themeColor="accent1" w:themeShade="BF"/>
        </w:rPr>
        <w:t>in vitro</w:t>
      </w:r>
      <w:r w:rsidR="005518CD">
        <w:rPr>
          <w:color w:val="2F5496" w:themeColor="accent1" w:themeShade="BF"/>
        </w:rPr>
        <w:t xml:space="preserve"> values for </w:t>
      </w:r>
      <w:r>
        <w:rPr>
          <w:color w:val="2F5496" w:themeColor="accent1" w:themeShade="BF"/>
        </w:rPr>
        <w:t xml:space="preserve">other </w:t>
      </w:r>
      <w:r w:rsidR="00F64537">
        <w:rPr>
          <w:color w:val="2F5496" w:themeColor="accent1" w:themeShade="BF"/>
        </w:rPr>
        <w:t>small</w:t>
      </w:r>
      <w:r>
        <w:rPr>
          <w:color w:val="2F5496" w:themeColor="accent1" w:themeShade="BF"/>
        </w:rPr>
        <w:t xml:space="preserve"> GTPases and their GAPs and GEFs.</w:t>
      </w:r>
      <w:r w:rsidR="005518CD">
        <w:rPr>
          <w:color w:val="2F5496" w:themeColor="accent1" w:themeShade="BF"/>
        </w:rPr>
        <w:t xml:space="preserve"> This is due to the fact that </w:t>
      </w:r>
      <w:r w:rsidR="005518CD" w:rsidRPr="00D21229">
        <w:rPr>
          <w:i/>
          <w:iCs/>
          <w:color w:val="2F5496" w:themeColor="accent1" w:themeShade="BF"/>
        </w:rPr>
        <w:t>in vitro</w:t>
      </w:r>
      <w:r w:rsidR="005518CD">
        <w:rPr>
          <w:color w:val="2F5496" w:themeColor="accent1" w:themeShade="BF"/>
        </w:rPr>
        <w:t xml:space="preserve"> conditions represent more biologically relevant values for the RAN cycle</w:t>
      </w:r>
      <w:r w:rsidR="00F846E6">
        <w:rPr>
          <w:color w:val="2F5496" w:themeColor="accent1" w:themeShade="BF"/>
        </w:rPr>
        <w:t xml:space="preserve"> (</w:t>
      </w:r>
      <w:r w:rsidR="005518CD">
        <w:rPr>
          <w:color w:val="2F5496" w:themeColor="accent1" w:themeShade="BF"/>
        </w:rPr>
        <w:t>RAN/Gsp1 is highly abundant and freely distributed in the cell</w:t>
      </w:r>
      <w:r w:rsidR="00F846E6">
        <w:rPr>
          <w:color w:val="2F5496" w:themeColor="accent1" w:themeShade="BF"/>
        </w:rPr>
        <w:t>)</w:t>
      </w:r>
      <w:r w:rsidR="005518CD">
        <w:rPr>
          <w:color w:val="2F5496" w:themeColor="accent1" w:themeShade="BF"/>
        </w:rPr>
        <w:t xml:space="preserve">, unlike </w:t>
      </w:r>
      <w:r w:rsidR="00F846E6">
        <w:rPr>
          <w:color w:val="2F5496" w:themeColor="accent1" w:themeShade="BF"/>
        </w:rPr>
        <w:t xml:space="preserve">for </w:t>
      </w:r>
      <w:r w:rsidR="005518CD">
        <w:rPr>
          <w:color w:val="2F5496" w:themeColor="accent1" w:themeShade="BF"/>
        </w:rPr>
        <w:t xml:space="preserve">other GTPases whose interactions with their GAPs and GEFs are facilitated by membrane interactions. </w:t>
      </w:r>
    </w:p>
    <w:p w14:paraId="27EDF11F" w14:textId="0061D3EC" w:rsidR="00CB59D8" w:rsidRDefault="0062495C" w:rsidP="00437E2B">
      <w:pPr>
        <w:rPr>
          <w:color w:val="2F5496" w:themeColor="accent1" w:themeShade="BF"/>
        </w:rPr>
      </w:pPr>
      <w:r>
        <w:rPr>
          <w:color w:val="2F5496" w:themeColor="accent1" w:themeShade="BF"/>
        </w:rPr>
        <w:t xml:space="preserve">For the GEF assay we could obtain </w:t>
      </w:r>
      <w:r w:rsidR="00CB59D8">
        <w:rPr>
          <w:color w:val="2F5496" w:themeColor="accent1" w:themeShade="BF"/>
        </w:rPr>
        <w:t xml:space="preserve">very </w:t>
      </w:r>
      <w:r>
        <w:rPr>
          <w:color w:val="2F5496" w:themeColor="accent1" w:themeShade="BF"/>
        </w:rPr>
        <w:t>reproducible measurements</w:t>
      </w:r>
      <w:r w:rsidR="00D21229">
        <w:rPr>
          <w:color w:val="2F5496" w:themeColor="accent1" w:themeShade="BF"/>
        </w:rPr>
        <w:t xml:space="preserve"> between biological replicates</w:t>
      </w:r>
      <w:r>
        <w:rPr>
          <w:color w:val="2F5496" w:themeColor="accent1" w:themeShade="BF"/>
        </w:rPr>
        <w:t xml:space="preserve"> </w:t>
      </w:r>
      <w:r w:rsidR="002C0969">
        <w:rPr>
          <w:color w:val="2F5496" w:themeColor="accent1" w:themeShade="BF"/>
        </w:rPr>
        <w:t>because we</w:t>
      </w:r>
      <w:r w:rsidR="00345001">
        <w:rPr>
          <w:color w:val="2F5496" w:themeColor="accent1" w:themeShade="BF"/>
        </w:rPr>
        <w:t xml:space="preserve"> avoid</w:t>
      </w:r>
      <w:r w:rsidR="002C0969">
        <w:rPr>
          <w:color w:val="2F5496" w:themeColor="accent1" w:themeShade="BF"/>
        </w:rPr>
        <w:t xml:space="preserve">ed </w:t>
      </w:r>
      <w:r w:rsidR="00345001">
        <w:rPr>
          <w:color w:val="2F5496" w:themeColor="accent1" w:themeShade="BF"/>
        </w:rPr>
        <w:t>the nucleotide loading step by</w:t>
      </w:r>
      <w:r>
        <w:rPr>
          <w:color w:val="2F5496" w:themeColor="accent1" w:themeShade="BF"/>
        </w:rPr>
        <w:t xml:space="preserve"> measuring the </w:t>
      </w:r>
      <w:r w:rsidR="009319F6">
        <w:rPr>
          <w:color w:val="2F5496" w:themeColor="accent1" w:themeShade="BF"/>
        </w:rPr>
        <w:t>decrease</w:t>
      </w:r>
      <w:r>
        <w:rPr>
          <w:color w:val="2F5496" w:themeColor="accent1" w:themeShade="BF"/>
        </w:rPr>
        <w:t xml:space="preserve"> in </w:t>
      </w:r>
      <w:proofErr w:type="spellStart"/>
      <w:r>
        <w:rPr>
          <w:color w:val="2F5496" w:themeColor="accent1" w:themeShade="BF"/>
        </w:rPr>
        <w:t>Trp</w:t>
      </w:r>
      <w:proofErr w:type="spellEnd"/>
      <w:r>
        <w:rPr>
          <w:color w:val="2F5496" w:themeColor="accent1" w:themeShade="BF"/>
        </w:rPr>
        <w:t xml:space="preserve"> fluorescence upon the tryptophan to </w:t>
      </w:r>
      <w:proofErr w:type="spellStart"/>
      <w:r>
        <w:rPr>
          <w:color w:val="2F5496" w:themeColor="accent1" w:themeShade="BF"/>
        </w:rPr>
        <w:t>mant</w:t>
      </w:r>
      <w:proofErr w:type="spellEnd"/>
      <w:r>
        <w:rPr>
          <w:color w:val="2F5496" w:themeColor="accent1" w:themeShade="BF"/>
        </w:rPr>
        <w:t xml:space="preserve">-group FRET (described in </w:t>
      </w:r>
      <w:proofErr w:type="spellStart"/>
      <w:r>
        <w:rPr>
          <w:color w:val="2F5496" w:themeColor="accent1" w:themeShade="BF"/>
        </w:rPr>
        <w:t>Klebe</w:t>
      </w:r>
      <w:proofErr w:type="spellEnd"/>
      <w:r>
        <w:rPr>
          <w:color w:val="2F5496" w:themeColor="accent1" w:themeShade="BF"/>
        </w:rPr>
        <w:t xml:space="preserve"> </w:t>
      </w:r>
      <w:r w:rsidRPr="0062495C">
        <w:rPr>
          <w:i/>
          <w:iCs/>
          <w:color w:val="2F5496" w:themeColor="accent1" w:themeShade="BF"/>
        </w:rPr>
        <w:t>et al</w:t>
      </w:r>
      <w:r>
        <w:rPr>
          <w:color w:val="2F5496" w:themeColor="accent1" w:themeShade="BF"/>
        </w:rPr>
        <w:t>. Biochemistry, 1995</w:t>
      </w:r>
      <w:r w:rsidR="00D154D1">
        <w:rPr>
          <w:color w:val="2F5496" w:themeColor="accent1" w:themeShade="BF"/>
        </w:rPr>
        <w:t>a</w:t>
      </w:r>
      <w:r>
        <w:rPr>
          <w:color w:val="2F5496" w:themeColor="accent1" w:themeShade="BF"/>
        </w:rPr>
        <w:t>)</w:t>
      </w:r>
      <w:r w:rsidR="00D21229">
        <w:rPr>
          <w:color w:val="2F5496" w:themeColor="accent1" w:themeShade="BF"/>
        </w:rPr>
        <w:t xml:space="preserve">. </w:t>
      </w:r>
    </w:p>
    <w:p w14:paraId="6E480A4D" w14:textId="47FBEAED" w:rsidR="00D154D1" w:rsidRDefault="00CB59D8" w:rsidP="00437E2B">
      <w:pPr>
        <w:rPr>
          <w:color w:val="2F5496" w:themeColor="accent1" w:themeShade="BF"/>
        </w:rPr>
      </w:pPr>
      <w:r>
        <w:rPr>
          <w:color w:val="2F5496" w:themeColor="accent1" w:themeShade="BF"/>
        </w:rPr>
        <w:t xml:space="preserve">Using intrinsic </w:t>
      </w:r>
      <w:proofErr w:type="spellStart"/>
      <w:r>
        <w:rPr>
          <w:color w:val="2F5496" w:themeColor="accent1" w:themeShade="BF"/>
        </w:rPr>
        <w:t>Trp</w:t>
      </w:r>
      <w:proofErr w:type="spellEnd"/>
      <w:r>
        <w:rPr>
          <w:color w:val="2F5496" w:themeColor="accent1" w:themeShade="BF"/>
        </w:rPr>
        <w:t xml:space="preserve"> fluorescence </w:t>
      </w:r>
      <w:r w:rsidR="00D154D1">
        <w:rPr>
          <w:color w:val="2F5496" w:themeColor="accent1" w:themeShade="BF"/>
        </w:rPr>
        <w:t xml:space="preserve">can in theory be used to measure GTP hydrolysis, as was used initially by </w:t>
      </w:r>
      <w:proofErr w:type="spellStart"/>
      <w:r w:rsidR="00D154D1">
        <w:rPr>
          <w:color w:val="2F5496" w:themeColor="accent1" w:themeShade="BF"/>
        </w:rPr>
        <w:t>Klebe</w:t>
      </w:r>
      <w:proofErr w:type="spellEnd"/>
      <w:r w:rsidR="00D154D1">
        <w:rPr>
          <w:color w:val="2F5496" w:themeColor="accent1" w:themeShade="BF"/>
        </w:rPr>
        <w:t xml:space="preserve"> et al, Biochemistry, 1995a, but the small change of fluorescence (10%, compared to 40% upon to </w:t>
      </w:r>
      <w:proofErr w:type="spellStart"/>
      <w:r w:rsidR="00D154D1">
        <w:rPr>
          <w:color w:val="2F5496" w:themeColor="accent1" w:themeShade="BF"/>
        </w:rPr>
        <w:t>Trp</w:t>
      </w:r>
      <w:proofErr w:type="spellEnd"/>
      <w:r w:rsidR="00D154D1">
        <w:rPr>
          <w:color w:val="2F5496" w:themeColor="accent1" w:themeShade="BF"/>
        </w:rPr>
        <w:t xml:space="preserve"> to </w:t>
      </w:r>
      <w:proofErr w:type="spellStart"/>
      <w:r w:rsidR="00D154D1">
        <w:rPr>
          <w:color w:val="2F5496" w:themeColor="accent1" w:themeShade="BF"/>
        </w:rPr>
        <w:t>mant</w:t>
      </w:r>
      <w:proofErr w:type="spellEnd"/>
      <w:r w:rsidR="00D154D1">
        <w:rPr>
          <w:color w:val="2F5496" w:themeColor="accent1" w:themeShade="BF"/>
        </w:rPr>
        <w:t xml:space="preserve"> FRET) is not compatible with a plate reader measurement, which was necessary for our large number of samples (for the GEF assay, we have measured more than 1000 nucleotide exchange curves). Tha</w:t>
      </w:r>
      <w:r w:rsidR="002C0969">
        <w:rPr>
          <w:color w:val="2F5496" w:themeColor="accent1" w:themeShade="BF"/>
        </w:rPr>
        <w:t>t</w:t>
      </w:r>
      <w:r w:rsidR="00D154D1">
        <w:rPr>
          <w:color w:val="2F5496" w:themeColor="accent1" w:themeShade="BF"/>
        </w:rPr>
        <w:t xml:space="preserve"> being said, we </w:t>
      </w:r>
      <w:r w:rsidR="002C0969">
        <w:rPr>
          <w:color w:val="2F5496" w:themeColor="accent1" w:themeShade="BF"/>
        </w:rPr>
        <w:t>note</w:t>
      </w:r>
      <w:r w:rsidR="00D154D1">
        <w:rPr>
          <w:color w:val="2F5496" w:themeColor="accent1" w:themeShade="BF"/>
        </w:rPr>
        <w:t xml:space="preserve"> that using the intrinsic </w:t>
      </w:r>
      <w:proofErr w:type="spellStart"/>
      <w:r w:rsidR="00D154D1">
        <w:rPr>
          <w:color w:val="2F5496" w:themeColor="accent1" w:themeShade="BF"/>
        </w:rPr>
        <w:t>Trp</w:t>
      </w:r>
      <w:proofErr w:type="spellEnd"/>
      <w:r w:rsidR="00D154D1">
        <w:rPr>
          <w:color w:val="2F5496" w:themeColor="accent1" w:themeShade="BF"/>
        </w:rPr>
        <w:t xml:space="preserve"> fluorescence </w:t>
      </w:r>
      <w:proofErr w:type="spellStart"/>
      <w:r w:rsidR="00D154D1">
        <w:rPr>
          <w:color w:val="2F5496" w:themeColor="accent1" w:themeShade="BF"/>
        </w:rPr>
        <w:t>Klebe</w:t>
      </w:r>
      <w:proofErr w:type="spellEnd"/>
      <w:r w:rsidR="00D154D1">
        <w:rPr>
          <w:color w:val="2F5496" w:themeColor="accent1" w:themeShade="BF"/>
        </w:rPr>
        <w:t xml:space="preserve"> et al </w:t>
      </w:r>
      <w:r w:rsidR="00D154D1" w:rsidRPr="00D154D1">
        <w:rPr>
          <w:color w:val="2F5496" w:themeColor="accent1" w:themeShade="BF"/>
        </w:rPr>
        <w:t>estimate the K</w:t>
      </w:r>
      <w:r w:rsidR="00D154D1" w:rsidRPr="00D154D1">
        <w:rPr>
          <w:color w:val="2F5496" w:themeColor="accent1" w:themeShade="BF"/>
          <w:vertAlign w:val="subscript"/>
        </w:rPr>
        <w:t>m</w:t>
      </w:r>
      <w:r w:rsidR="00D154D1" w:rsidRPr="00D154D1">
        <w:rPr>
          <w:color w:val="2F5496" w:themeColor="accent1" w:themeShade="BF"/>
        </w:rPr>
        <w:t xml:space="preserve"> of 0.45 </w:t>
      </w:r>
      <w:r w:rsidR="00D154D1" w:rsidRPr="00D154D1">
        <w:rPr>
          <w:color w:val="2F5496" w:themeColor="accent1" w:themeShade="BF"/>
          <w:lang w:val="el-GR"/>
        </w:rPr>
        <w:t>μ</w:t>
      </w:r>
      <w:r w:rsidR="00D154D1" w:rsidRPr="00D154D1">
        <w:rPr>
          <w:color w:val="2F5496" w:themeColor="accent1" w:themeShade="BF"/>
        </w:rPr>
        <w:t xml:space="preserve">M and </w:t>
      </w:r>
      <w:proofErr w:type="spellStart"/>
      <w:r w:rsidR="00D154D1" w:rsidRPr="00D154D1">
        <w:rPr>
          <w:color w:val="2F5496" w:themeColor="accent1" w:themeShade="BF"/>
        </w:rPr>
        <w:t>k</w:t>
      </w:r>
      <w:r w:rsidR="00D154D1" w:rsidRPr="00D154D1">
        <w:rPr>
          <w:color w:val="2F5496" w:themeColor="accent1" w:themeShade="BF"/>
          <w:vertAlign w:val="subscript"/>
        </w:rPr>
        <w:t>cat</w:t>
      </w:r>
      <w:proofErr w:type="spellEnd"/>
      <w:r w:rsidR="00D154D1" w:rsidRPr="00D154D1">
        <w:rPr>
          <w:color w:val="2F5496" w:themeColor="accent1" w:themeShade="BF"/>
        </w:rPr>
        <w:t xml:space="preserve"> of 2.1 s</w:t>
      </w:r>
      <w:r w:rsidR="00D154D1" w:rsidRPr="00D154D1">
        <w:rPr>
          <w:color w:val="2F5496" w:themeColor="accent1" w:themeShade="BF"/>
          <w:vertAlign w:val="superscript"/>
        </w:rPr>
        <w:t>-1</w:t>
      </w:r>
      <w:r w:rsidR="00D154D1" w:rsidRPr="00D154D1">
        <w:rPr>
          <w:color w:val="2F5496" w:themeColor="accent1" w:themeShade="BF"/>
        </w:rPr>
        <w:t xml:space="preserve"> at 25</w:t>
      </w:r>
      <w:r w:rsidR="00D154D1" w:rsidRPr="00D154D1">
        <w:rPr>
          <w:rFonts w:ascii="Cambria Math" w:hAnsi="Cambria Math"/>
          <w:color w:val="2F5496" w:themeColor="accent1" w:themeShade="BF"/>
        </w:rPr>
        <w:t>˚</w:t>
      </w:r>
      <w:r w:rsidR="00D154D1" w:rsidRPr="00D154D1">
        <w:rPr>
          <w:color w:val="2F5496" w:themeColor="accent1" w:themeShade="BF"/>
        </w:rPr>
        <w:t>C</w:t>
      </w:r>
      <w:r w:rsidR="00D154D1">
        <w:rPr>
          <w:color w:val="2F5496" w:themeColor="accent1" w:themeShade="BF"/>
        </w:rPr>
        <w:t xml:space="preserve"> for mammalian RAN and </w:t>
      </w:r>
      <w:r w:rsidR="00D154D1" w:rsidRPr="00D154D1">
        <w:rPr>
          <w:i/>
          <w:iCs/>
          <w:color w:val="2F5496" w:themeColor="accent1" w:themeShade="BF"/>
        </w:rPr>
        <w:t>S. pombe</w:t>
      </w:r>
      <w:r w:rsidR="00D154D1">
        <w:rPr>
          <w:color w:val="2F5496" w:themeColor="accent1" w:themeShade="BF"/>
        </w:rPr>
        <w:t xml:space="preserve"> GAP</w:t>
      </w:r>
      <w:r w:rsidR="00D154D1" w:rsidRPr="00D154D1">
        <w:rPr>
          <w:color w:val="2F5496" w:themeColor="accent1" w:themeShade="BF"/>
          <w:lang w:val="en-GB"/>
        </w:rPr>
        <w:t xml:space="preserve">, </w:t>
      </w:r>
      <w:r w:rsidR="00D154D1" w:rsidRPr="00D154D1">
        <w:rPr>
          <w:color w:val="2F5496" w:themeColor="accent1" w:themeShade="BF"/>
        </w:rPr>
        <w:t xml:space="preserve">while our values for the wild type </w:t>
      </w:r>
      <w:r w:rsidR="00D154D1" w:rsidRPr="00D154D1">
        <w:rPr>
          <w:i/>
          <w:iCs/>
          <w:color w:val="2F5496" w:themeColor="accent1" w:themeShade="BF"/>
        </w:rPr>
        <w:t>S. cerevisiae</w:t>
      </w:r>
      <w:r w:rsidR="00D154D1" w:rsidRPr="00D154D1">
        <w:rPr>
          <w:color w:val="2F5496" w:themeColor="accent1" w:themeShade="BF"/>
        </w:rPr>
        <w:t xml:space="preserve"> Gsp1 and </w:t>
      </w:r>
      <w:r w:rsidR="00D154D1" w:rsidRPr="00D154D1">
        <w:rPr>
          <w:i/>
          <w:iCs/>
          <w:color w:val="2F5496" w:themeColor="accent1" w:themeShade="BF"/>
        </w:rPr>
        <w:t>S. pombe</w:t>
      </w:r>
      <w:r w:rsidR="00D154D1" w:rsidRPr="00D154D1">
        <w:rPr>
          <w:color w:val="2F5496" w:themeColor="accent1" w:themeShade="BF"/>
        </w:rPr>
        <w:t xml:space="preserve"> GAP at 30</w:t>
      </w:r>
      <w:r w:rsidR="00D154D1" w:rsidRPr="00D154D1">
        <w:rPr>
          <w:rFonts w:ascii="Cambria Math" w:hAnsi="Cambria Math"/>
          <w:color w:val="2F5496" w:themeColor="accent1" w:themeShade="BF"/>
        </w:rPr>
        <w:t>˚</w:t>
      </w:r>
      <w:r w:rsidR="00D154D1" w:rsidRPr="00D154D1">
        <w:rPr>
          <w:color w:val="2F5496" w:themeColor="accent1" w:themeShade="BF"/>
        </w:rPr>
        <w:t>C are K</w:t>
      </w:r>
      <w:r w:rsidR="00D154D1" w:rsidRPr="00D154D1">
        <w:rPr>
          <w:color w:val="2F5496" w:themeColor="accent1" w:themeShade="BF"/>
          <w:vertAlign w:val="subscript"/>
        </w:rPr>
        <w:t>m</w:t>
      </w:r>
      <w:r w:rsidR="00D154D1" w:rsidRPr="00D154D1">
        <w:rPr>
          <w:color w:val="2F5496" w:themeColor="accent1" w:themeShade="BF"/>
        </w:rPr>
        <w:t xml:space="preserve"> of 0.4 </w:t>
      </w:r>
      <w:r w:rsidR="00D154D1" w:rsidRPr="00D154D1">
        <w:rPr>
          <w:color w:val="2F5496" w:themeColor="accent1" w:themeShade="BF"/>
          <w:lang w:val="el-GR"/>
        </w:rPr>
        <w:t>μ</w:t>
      </w:r>
      <w:r w:rsidR="00D154D1" w:rsidRPr="00D154D1">
        <w:rPr>
          <w:color w:val="2F5496" w:themeColor="accent1" w:themeShade="BF"/>
        </w:rPr>
        <w:t xml:space="preserve">M and </w:t>
      </w:r>
      <w:proofErr w:type="spellStart"/>
      <w:r w:rsidR="00D154D1" w:rsidRPr="00D154D1">
        <w:rPr>
          <w:color w:val="2F5496" w:themeColor="accent1" w:themeShade="BF"/>
        </w:rPr>
        <w:t>k</w:t>
      </w:r>
      <w:r w:rsidR="00D154D1" w:rsidRPr="00D154D1">
        <w:rPr>
          <w:color w:val="2F5496" w:themeColor="accent1" w:themeShade="BF"/>
          <w:vertAlign w:val="subscript"/>
        </w:rPr>
        <w:t>cat</w:t>
      </w:r>
      <w:proofErr w:type="spellEnd"/>
      <w:r w:rsidR="00D154D1" w:rsidRPr="00D154D1">
        <w:rPr>
          <w:color w:val="2F5496" w:themeColor="accent1" w:themeShade="BF"/>
        </w:rPr>
        <w:t xml:space="preserve"> of 8.9 s</w:t>
      </w:r>
      <w:r w:rsidR="00D154D1" w:rsidRPr="00D154D1">
        <w:rPr>
          <w:color w:val="2F5496" w:themeColor="accent1" w:themeShade="BF"/>
          <w:vertAlign w:val="superscript"/>
        </w:rPr>
        <w:t>-1</w:t>
      </w:r>
      <w:r w:rsidR="00D154D1" w:rsidRPr="00D154D1">
        <w:rPr>
          <w:color w:val="2F5496" w:themeColor="accent1" w:themeShade="BF"/>
        </w:rPr>
        <w:t>.</w:t>
      </w:r>
      <w:r w:rsidR="00D154D1">
        <w:rPr>
          <w:color w:val="2F5496" w:themeColor="accent1" w:themeShade="BF"/>
        </w:rPr>
        <w:t xml:space="preserve"> </w:t>
      </w:r>
    </w:p>
    <w:p w14:paraId="5CC01638" w14:textId="77777777" w:rsidR="00CA4A6B" w:rsidRDefault="00D21229" w:rsidP="00437E2B">
      <w:pPr>
        <w:rPr>
          <w:color w:val="2F5496" w:themeColor="accent1" w:themeShade="BF"/>
        </w:rPr>
      </w:pPr>
      <w:r>
        <w:rPr>
          <w:color w:val="2F5496" w:themeColor="accent1" w:themeShade="BF"/>
        </w:rPr>
        <w:t>The</w:t>
      </w:r>
      <w:r w:rsidR="0062495C">
        <w:rPr>
          <w:color w:val="2F5496" w:themeColor="accent1" w:themeShade="BF"/>
        </w:rPr>
        <w:t xml:space="preserve"> K</w:t>
      </w:r>
      <w:r w:rsidR="0062495C" w:rsidRPr="00F331D5">
        <w:rPr>
          <w:color w:val="2F5496" w:themeColor="accent1" w:themeShade="BF"/>
          <w:vertAlign w:val="subscript"/>
        </w:rPr>
        <w:t>m</w:t>
      </w:r>
      <w:r w:rsidR="0062495C">
        <w:rPr>
          <w:color w:val="2F5496" w:themeColor="accent1" w:themeShade="BF"/>
        </w:rPr>
        <w:t xml:space="preserve"> values of GEF-mediated exchange </w:t>
      </w:r>
      <w:r w:rsidR="009319F6">
        <w:rPr>
          <w:color w:val="2F5496" w:themeColor="accent1" w:themeShade="BF"/>
        </w:rPr>
        <w:t>were</w:t>
      </w:r>
      <w:r w:rsidR="0062495C">
        <w:rPr>
          <w:color w:val="2F5496" w:themeColor="accent1" w:themeShade="BF"/>
        </w:rPr>
        <w:t xml:space="preserve"> high enough for us to obtain the K</w:t>
      </w:r>
      <w:r w:rsidR="0062495C" w:rsidRPr="009319F6">
        <w:rPr>
          <w:color w:val="2F5496" w:themeColor="accent1" w:themeShade="BF"/>
          <w:vertAlign w:val="subscript"/>
        </w:rPr>
        <w:t>m</w:t>
      </w:r>
      <w:r w:rsidR="0062495C">
        <w:rPr>
          <w:color w:val="2F5496" w:themeColor="accent1" w:themeShade="BF"/>
        </w:rPr>
        <w:t xml:space="preserve"> and </w:t>
      </w:r>
      <w:proofErr w:type="spellStart"/>
      <w:r w:rsidR="0062495C">
        <w:rPr>
          <w:color w:val="2F5496" w:themeColor="accent1" w:themeShade="BF"/>
        </w:rPr>
        <w:t>k</w:t>
      </w:r>
      <w:r w:rsidR="0062495C" w:rsidRPr="009319F6">
        <w:rPr>
          <w:color w:val="2F5496" w:themeColor="accent1" w:themeShade="BF"/>
          <w:vertAlign w:val="subscript"/>
        </w:rPr>
        <w:t>cat</w:t>
      </w:r>
      <w:proofErr w:type="spellEnd"/>
      <w:r w:rsidR="0062495C">
        <w:rPr>
          <w:color w:val="2F5496" w:themeColor="accent1" w:themeShade="BF"/>
        </w:rPr>
        <w:t xml:space="preserve"> </w:t>
      </w:r>
      <w:r w:rsidR="00F331D5">
        <w:rPr>
          <w:color w:val="2F5496" w:themeColor="accent1" w:themeShade="BF"/>
        </w:rPr>
        <w:t>by fitting the data for a range of Gsp1 concentrations to the</w:t>
      </w:r>
      <w:r w:rsidR="00AE4904">
        <w:rPr>
          <w:color w:val="2F5496" w:themeColor="accent1" w:themeShade="BF"/>
        </w:rPr>
        <w:t xml:space="preserve"> exponential form of the</w:t>
      </w:r>
      <w:r w:rsidR="00F331D5">
        <w:rPr>
          <w:color w:val="2F5496" w:themeColor="accent1" w:themeShade="BF"/>
        </w:rPr>
        <w:t xml:space="preserve"> Michaelis-Menten</w:t>
      </w:r>
      <w:r w:rsidR="00AE4904">
        <w:rPr>
          <w:color w:val="2F5496" w:themeColor="accent1" w:themeShade="BF"/>
        </w:rPr>
        <w:t xml:space="preserve"> equation.</w:t>
      </w:r>
      <w:r w:rsidR="00D154D1">
        <w:rPr>
          <w:color w:val="2F5496" w:themeColor="accent1" w:themeShade="BF"/>
        </w:rPr>
        <w:t xml:space="preserve"> </w:t>
      </w:r>
      <w:r w:rsidR="00432445">
        <w:rPr>
          <w:color w:val="2F5496" w:themeColor="accent1" w:themeShade="BF"/>
        </w:rPr>
        <w:t>However, a</w:t>
      </w:r>
      <w:r w:rsidR="009652AA" w:rsidRPr="00C6615C">
        <w:rPr>
          <w:color w:val="2F5496" w:themeColor="accent1" w:themeShade="BF"/>
        </w:rPr>
        <w:t xml:space="preserve">s </w:t>
      </w:r>
      <w:r w:rsidR="00950FB5">
        <w:rPr>
          <w:color w:val="2F5496" w:themeColor="accent1" w:themeShade="BF"/>
        </w:rPr>
        <w:t>the</w:t>
      </w:r>
      <w:r w:rsidR="009652AA" w:rsidRPr="00C6615C">
        <w:rPr>
          <w:color w:val="2F5496" w:themeColor="accent1" w:themeShade="BF"/>
        </w:rPr>
        <w:t xml:space="preserve"> K</w:t>
      </w:r>
      <w:r w:rsidR="009652AA" w:rsidRPr="00AE4904">
        <w:rPr>
          <w:color w:val="2F5496" w:themeColor="accent1" w:themeShade="BF"/>
          <w:vertAlign w:val="subscript"/>
        </w:rPr>
        <w:t>m</w:t>
      </w:r>
      <w:r w:rsidR="009652AA" w:rsidRPr="00C6615C">
        <w:rPr>
          <w:color w:val="2F5496" w:themeColor="accent1" w:themeShade="BF"/>
        </w:rPr>
        <w:t xml:space="preserve"> </w:t>
      </w:r>
      <w:r w:rsidR="007914AB">
        <w:rPr>
          <w:color w:val="2F5496" w:themeColor="accent1" w:themeShade="BF"/>
        </w:rPr>
        <w:t xml:space="preserve">for the GAP-mediated hydrolysis </w:t>
      </w:r>
      <w:r w:rsidR="009652AA" w:rsidRPr="00C6615C">
        <w:rPr>
          <w:color w:val="2F5496" w:themeColor="accent1" w:themeShade="BF"/>
        </w:rPr>
        <w:t xml:space="preserve">for </w:t>
      </w:r>
      <w:r w:rsidR="00BB29F0">
        <w:rPr>
          <w:color w:val="2F5496" w:themeColor="accent1" w:themeShade="BF"/>
        </w:rPr>
        <w:t xml:space="preserve">many of the </w:t>
      </w:r>
      <w:r w:rsidR="007914AB">
        <w:rPr>
          <w:color w:val="2F5496" w:themeColor="accent1" w:themeShade="BF"/>
        </w:rPr>
        <w:t xml:space="preserve">Gsp1 </w:t>
      </w:r>
      <w:r w:rsidR="00BB29F0">
        <w:rPr>
          <w:color w:val="2F5496" w:themeColor="accent1" w:themeShade="BF"/>
        </w:rPr>
        <w:t xml:space="preserve">variants </w:t>
      </w:r>
      <w:r w:rsidR="009652AA" w:rsidRPr="00C6615C">
        <w:rPr>
          <w:color w:val="2F5496" w:themeColor="accent1" w:themeShade="BF"/>
        </w:rPr>
        <w:t xml:space="preserve">is </w:t>
      </w:r>
      <w:r w:rsidR="00BB29F0">
        <w:rPr>
          <w:color w:val="2F5496" w:themeColor="accent1" w:themeShade="BF"/>
        </w:rPr>
        <w:t>0.1-</w:t>
      </w:r>
      <w:r w:rsidR="009652AA" w:rsidRPr="00C6615C">
        <w:rPr>
          <w:color w:val="2F5496" w:themeColor="accent1" w:themeShade="BF"/>
        </w:rPr>
        <w:t xml:space="preserve">0.4 </w:t>
      </w:r>
      <w:r w:rsidR="009652AA" w:rsidRPr="00C6615C">
        <w:rPr>
          <w:color w:val="2F5496" w:themeColor="accent1" w:themeShade="BF"/>
          <w:lang w:val="el-GR"/>
        </w:rPr>
        <w:t>μ</w:t>
      </w:r>
      <w:r w:rsidR="009652AA" w:rsidRPr="00C6615C">
        <w:rPr>
          <w:color w:val="2F5496" w:themeColor="accent1" w:themeShade="BF"/>
        </w:rPr>
        <w:t xml:space="preserve">M, </w:t>
      </w:r>
      <w:r w:rsidR="007914AB">
        <w:rPr>
          <w:color w:val="2F5496" w:themeColor="accent1" w:themeShade="BF"/>
        </w:rPr>
        <w:t xml:space="preserve">to obtain the </w:t>
      </w:r>
      <w:proofErr w:type="spellStart"/>
      <w:r w:rsidR="007914AB">
        <w:rPr>
          <w:color w:val="2F5496" w:themeColor="accent1" w:themeShade="BF"/>
        </w:rPr>
        <w:t>kcat</w:t>
      </w:r>
      <w:proofErr w:type="spellEnd"/>
      <w:r w:rsidR="007914AB">
        <w:rPr>
          <w:color w:val="2F5496" w:themeColor="accent1" w:themeShade="BF"/>
        </w:rPr>
        <w:t xml:space="preserve"> and the Km from the fitting the data for a range of [Gsp1</w:t>
      </w:r>
      <w:r w:rsidR="00600FBD">
        <w:rPr>
          <w:color w:val="2F5496" w:themeColor="accent1" w:themeShade="BF"/>
        </w:rPr>
        <w:t>:GTP</w:t>
      </w:r>
      <w:r w:rsidR="007914AB">
        <w:rPr>
          <w:color w:val="2F5496" w:themeColor="accent1" w:themeShade="BF"/>
        </w:rPr>
        <w:t xml:space="preserve">] </w:t>
      </w:r>
      <w:r w:rsidR="009652AA" w:rsidRPr="00C6615C">
        <w:rPr>
          <w:color w:val="2F5496" w:themeColor="accent1" w:themeShade="BF"/>
        </w:rPr>
        <w:t xml:space="preserve">we </w:t>
      </w:r>
      <w:r w:rsidR="00C02301">
        <w:rPr>
          <w:color w:val="2F5496" w:themeColor="accent1" w:themeShade="BF"/>
        </w:rPr>
        <w:t>would</w:t>
      </w:r>
      <w:r w:rsidR="009652AA" w:rsidRPr="00C6615C">
        <w:rPr>
          <w:color w:val="2F5496" w:themeColor="accent1" w:themeShade="BF"/>
        </w:rPr>
        <w:t xml:space="preserve"> </w:t>
      </w:r>
      <w:r w:rsidR="00C02301">
        <w:rPr>
          <w:color w:val="2F5496" w:themeColor="accent1" w:themeShade="BF"/>
        </w:rPr>
        <w:t xml:space="preserve">need </w:t>
      </w:r>
      <w:r w:rsidR="009652AA" w:rsidRPr="00C6615C">
        <w:rPr>
          <w:color w:val="2F5496" w:themeColor="accent1" w:themeShade="BF"/>
        </w:rPr>
        <w:t xml:space="preserve">to measure GTP hydrolysis </w:t>
      </w:r>
      <w:r w:rsidR="00C02301">
        <w:rPr>
          <w:color w:val="2F5496" w:themeColor="accent1" w:themeShade="BF"/>
        </w:rPr>
        <w:t>at</w:t>
      </w:r>
      <w:r w:rsidR="009652AA" w:rsidRPr="00C6615C">
        <w:rPr>
          <w:color w:val="2F5496" w:themeColor="accent1" w:themeShade="BF"/>
        </w:rPr>
        <w:t xml:space="preserve"> concentration of Gsp1</w:t>
      </w:r>
      <w:r w:rsidR="00600FBD">
        <w:rPr>
          <w:color w:val="2F5496" w:themeColor="accent1" w:themeShade="BF"/>
        </w:rPr>
        <w:t>:GTP</w:t>
      </w:r>
      <w:r w:rsidR="009652AA" w:rsidRPr="00C6615C">
        <w:rPr>
          <w:color w:val="2F5496" w:themeColor="accent1" w:themeShade="BF"/>
        </w:rPr>
        <w:t xml:space="preserve"> </w:t>
      </w:r>
      <w:r w:rsidR="00C02301">
        <w:rPr>
          <w:color w:val="2F5496" w:themeColor="accent1" w:themeShade="BF"/>
        </w:rPr>
        <w:t>of</w:t>
      </w:r>
      <w:r w:rsidR="009652AA" w:rsidRPr="00C6615C">
        <w:rPr>
          <w:color w:val="2F5496" w:themeColor="accent1" w:themeShade="BF"/>
        </w:rPr>
        <w:t xml:space="preserve"> </w:t>
      </w:r>
      <w:r w:rsidR="00AE4904">
        <w:rPr>
          <w:color w:val="2F5496" w:themeColor="accent1" w:themeShade="BF"/>
        </w:rPr>
        <w:t>&lt;</w:t>
      </w:r>
      <w:r w:rsidR="00BB29F0">
        <w:rPr>
          <w:color w:val="2F5496" w:themeColor="accent1" w:themeShade="BF"/>
        </w:rPr>
        <w:t>5</w:t>
      </w:r>
      <w:r w:rsidR="00AE4904">
        <w:rPr>
          <w:color w:val="2F5496" w:themeColor="accent1" w:themeShade="BF"/>
        </w:rPr>
        <w:t>0</w:t>
      </w:r>
      <w:r w:rsidR="009652AA" w:rsidRPr="00C6615C">
        <w:rPr>
          <w:color w:val="2F5496" w:themeColor="accent1" w:themeShade="BF"/>
        </w:rPr>
        <w:t xml:space="preserve"> </w:t>
      </w:r>
      <w:proofErr w:type="spellStart"/>
      <w:r w:rsidR="009652AA" w:rsidRPr="00C6615C">
        <w:rPr>
          <w:color w:val="2F5496" w:themeColor="accent1" w:themeShade="BF"/>
        </w:rPr>
        <w:t>nM</w:t>
      </w:r>
      <w:proofErr w:type="spellEnd"/>
      <w:r w:rsidR="009652AA" w:rsidRPr="00C6615C">
        <w:rPr>
          <w:color w:val="2F5496" w:themeColor="accent1" w:themeShade="BF"/>
          <w:lang w:val="en-GB"/>
        </w:rPr>
        <w:t xml:space="preserve">, </w:t>
      </w:r>
      <w:r w:rsidR="009652AA" w:rsidRPr="00C6615C">
        <w:rPr>
          <w:color w:val="2F5496" w:themeColor="accent1" w:themeShade="BF"/>
        </w:rPr>
        <w:t xml:space="preserve">which </w:t>
      </w:r>
      <w:r w:rsidR="00C02301">
        <w:rPr>
          <w:color w:val="2F5496" w:themeColor="accent1" w:themeShade="BF"/>
        </w:rPr>
        <w:t>is</w:t>
      </w:r>
      <w:r w:rsidR="009652AA" w:rsidRPr="00C6615C">
        <w:rPr>
          <w:color w:val="2F5496" w:themeColor="accent1" w:themeShade="BF"/>
        </w:rPr>
        <w:t xml:space="preserve"> too low for </w:t>
      </w:r>
      <w:r w:rsidR="00950FB5">
        <w:rPr>
          <w:color w:val="2F5496" w:themeColor="accent1" w:themeShade="BF"/>
        </w:rPr>
        <w:t>reliable measurement</w:t>
      </w:r>
      <w:r w:rsidR="009652AA" w:rsidRPr="00C6615C">
        <w:rPr>
          <w:color w:val="2F5496" w:themeColor="accent1" w:themeShade="BF"/>
        </w:rPr>
        <w:t xml:space="preserve"> of </w:t>
      </w:r>
      <w:r w:rsidR="00AE4904">
        <w:rPr>
          <w:color w:val="2F5496" w:themeColor="accent1" w:themeShade="BF"/>
        </w:rPr>
        <w:t xml:space="preserve">fluorescence </w:t>
      </w:r>
      <w:r w:rsidR="009652AA" w:rsidRPr="00C6615C">
        <w:rPr>
          <w:color w:val="2F5496" w:themeColor="accent1" w:themeShade="BF"/>
        </w:rPr>
        <w:t>signal</w:t>
      </w:r>
      <w:r w:rsidR="00C02301">
        <w:rPr>
          <w:color w:val="2F5496" w:themeColor="accent1" w:themeShade="BF"/>
        </w:rPr>
        <w:t xml:space="preserve"> increase</w:t>
      </w:r>
      <w:r w:rsidR="009652AA" w:rsidRPr="00C6615C">
        <w:rPr>
          <w:color w:val="2F5496" w:themeColor="accent1" w:themeShade="BF"/>
        </w:rPr>
        <w:t xml:space="preserve"> by the phosphate sensor.</w:t>
      </w:r>
    </w:p>
    <w:p w14:paraId="50215210" w14:textId="77777777" w:rsidR="006934BD" w:rsidRPr="006934BD" w:rsidRDefault="00F92D7B" w:rsidP="00437E2B">
      <w:pPr>
        <w:rPr>
          <w:b/>
          <w:bCs/>
          <w:color w:val="2F5496" w:themeColor="accent1" w:themeShade="BF"/>
        </w:rPr>
      </w:pPr>
      <w:r>
        <w:rPr>
          <w:b/>
          <w:bCs/>
          <w:color w:val="2F5496" w:themeColor="accent1" w:themeShade="BF"/>
        </w:rPr>
        <w:lastRenderedPageBreak/>
        <w:t xml:space="preserve">2. </w:t>
      </w:r>
      <w:r w:rsidR="006934BD" w:rsidRPr="006934BD">
        <w:rPr>
          <w:b/>
          <w:bCs/>
          <w:color w:val="2F5496" w:themeColor="accent1" w:themeShade="BF"/>
        </w:rPr>
        <w:t xml:space="preserve">Estimating the </w:t>
      </w:r>
      <w:proofErr w:type="spellStart"/>
      <w:r w:rsidR="006934BD" w:rsidRPr="006934BD">
        <w:rPr>
          <w:b/>
          <w:bCs/>
          <w:color w:val="2F5496" w:themeColor="accent1" w:themeShade="BF"/>
        </w:rPr>
        <w:t>k</w:t>
      </w:r>
      <w:r w:rsidR="006934BD" w:rsidRPr="00F92D7B">
        <w:rPr>
          <w:b/>
          <w:bCs/>
          <w:color w:val="2F5496" w:themeColor="accent1" w:themeShade="BF"/>
          <w:vertAlign w:val="subscript"/>
        </w:rPr>
        <w:t>cat</w:t>
      </w:r>
      <w:proofErr w:type="spellEnd"/>
      <w:r w:rsidR="006934BD" w:rsidRPr="006934BD">
        <w:rPr>
          <w:b/>
          <w:bCs/>
          <w:color w:val="2F5496" w:themeColor="accent1" w:themeShade="BF"/>
        </w:rPr>
        <w:t xml:space="preserve"> and K</w:t>
      </w:r>
      <w:r w:rsidR="006934BD" w:rsidRPr="00F92D7B">
        <w:rPr>
          <w:b/>
          <w:bCs/>
          <w:color w:val="2F5496" w:themeColor="accent1" w:themeShade="BF"/>
          <w:vertAlign w:val="subscript"/>
        </w:rPr>
        <w:t>m</w:t>
      </w:r>
      <w:r w:rsidR="006934BD" w:rsidRPr="006934BD">
        <w:rPr>
          <w:b/>
          <w:bCs/>
          <w:color w:val="2F5496" w:themeColor="accent1" w:themeShade="BF"/>
        </w:rPr>
        <w:t xml:space="preserve"> parameters using an accurate solution to the integrated Michaelis-Menten equation. </w:t>
      </w:r>
    </w:p>
    <w:p w14:paraId="295602FC" w14:textId="77777777" w:rsidR="00D21229" w:rsidRDefault="00D21229" w:rsidP="00437E2B">
      <w:pPr>
        <w:rPr>
          <w:color w:val="2F5496" w:themeColor="accent1" w:themeShade="BF"/>
        </w:rPr>
      </w:pPr>
      <w:r>
        <w:rPr>
          <w:color w:val="2F5496" w:themeColor="accent1" w:themeShade="BF"/>
        </w:rPr>
        <w:t>Estimation</w:t>
      </w:r>
      <w:r w:rsidR="00CA4A6B">
        <w:rPr>
          <w:color w:val="2F5496" w:themeColor="accent1" w:themeShade="BF"/>
        </w:rPr>
        <w:t xml:space="preserve"> of the kinetics parameters by the </w:t>
      </w:r>
      <w:r w:rsidR="00D84B1C">
        <w:rPr>
          <w:color w:val="2F5496" w:themeColor="accent1" w:themeShade="BF"/>
        </w:rPr>
        <w:t xml:space="preserve">accurate solution of the integrated Michaelis-Menten equation by the Lambert </w:t>
      </w:r>
      <w:r w:rsidR="00CA4A6B">
        <w:rPr>
          <w:color w:val="2F5496" w:themeColor="accent1" w:themeShade="BF"/>
          <w:lang w:val="el-GR"/>
        </w:rPr>
        <w:t>ω</w:t>
      </w:r>
      <w:r w:rsidR="00CA4A6B" w:rsidRPr="00CA4A6B">
        <w:rPr>
          <w:color w:val="2F5496" w:themeColor="accent1" w:themeShade="BF"/>
          <w:lang w:val="en-GB"/>
        </w:rPr>
        <w:t xml:space="preserve"> </w:t>
      </w:r>
      <w:r w:rsidR="00D84B1C">
        <w:rPr>
          <w:color w:val="2F5496" w:themeColor="accent1" w:themeShade="BF"/>
        </w:rPr>
        <w:t>function</w:t>
      </w:r>
      <w:r w:rsidR="00CA4A6B">
        <w:rPr>
          <w:color w:val="2F5496" w:themeColor="accent1" w:themeShade="BF"/>
        </w:rPr>
        <w:t xml:space="preserve"> was shown to be precise</w:t>
      </w:r>
      <w:r>
        <w:rPr>
          <w:color w:val="2F5496" w:themeColor="accent1" w:themeShade="BF"/>
        </w:rPr>
        <w:t xml:space="preserve"> by others</w:t>
      </w:r>
      <w:r w:rsidR="00CA4A6B">
        <w:rPr>
          <w:color w:val="2F5496" w:themeColor="accent1" w:themeShade="BF"/>
        </w:rPr>
        <w:t xml:space="preserve"> (e.g. by </w:t>
      </w:r>
      <w:proofErr w:type="spellStart"/>
      <w:r w:rsidR="00CA4A6B">
        <w:rPr>
          <w:color w:val="2F5496" w:themeColor="accent1" w:themeShade="BF"/>
        </w:rPr>
        <w:t>Goudar</w:t>
      </w:r>
      <w:proofErr w:type="spellEnd"/>
      <w:r w:rsidR="00CA4A6B">
        <w:rPr>
          <w:color w:val="2F5496" w:themeColor="accent1" w:themeShade="BF"/>
        </w:rPr>
        <w:t xml:space="preserve"> et al, 1999), and</w:t>
      </w:r>
      <w:r>
        <w:rPr>
          <w:color w:val="2F5496" w:themeColor="accent1" w:themeShade="BF"/>
        </w:rPr>
        <w:t xml:space="preserve"> the reason</w:t>
      </w:r>
      <w:r w:rsidR="00CA4A6B">
        <w:rPr>
          <w:color w:val="2F5496" w:themeColor="accent1" w:themeShade="BF"/>
        </w:rPr>
        <w:t xml:space="preserve"> it was rarely used in the past </w:t>
      </w:r>
      <w:r w:rsidR="007914AB">
        <w:rPr>
          <w:color w:val="2F5496" w:themeColor="accent1" w:themeShade="BF"/>
        </w:rPr>
        <w:t>were</w:t>
      </w:r>
      <w:r w:rsidR="00CA4A6B">
        <w:rPr>
          <w:color w:val="2F5496" w:themeColor="accent1" w:themeShade="BF"/>
        </w:rPr>
        <w:t xml:space="preserve"> computational limitations.</w:t>
      </w:r>
    </w:p>
    <w:p w14:paraId="63BD48D9" w14:textId="77777777" w:rsidR="00CB59D8" w:rsidRPr="00CB59D8" w:rsidRDefault="00CB59D8" w:rsidP="00CB59D8">
      <w:pPr>
        <w:rPr>
          <w:color w:val="2F5496" w:themeColor="accent1" w:themeShade="BF"/>
        </w:rPr>
      </w:pPr>
      <w:r>
        <w:rPr>
          <w:color w:val="2F5496" w:themeColor="accent1" w:themeShade="BF"/>
        </w:rPr>
        <w:t>If the experiment is set up correctly</w:t>
      </w:r>
      <w:r w:rsidR="00D154D1">
        <w:rPr>
          <w:color w:val="2F5496" w:themeColor="accent1" w:themeShade="BF"/>
        </w:rPr>
        <w:t>: (</w:t>
      </w:r>
      <w:proofErr w:type="spellStart"/>
      <w:r w:rsidR="00D154D1">
        <w:rPr>
          <w:color w:val="2F5496" w:themeColor="accent1" w:themeShade="BF"/>
        </w:rPr>
        <w:t>i</w:t>
      </w:r>
      <w:proofErr w:type="spellEnd"/>
      <w:r w:rsidR="00D154D1">
        <w:rPr>
          <w:color w:val="2F5496" w:themeColor="accent1" w:themeShade="BF"/>
        </w:rPr>
        <w:t>) with the [Gsp1</w:t>
      </w:r>
      <w:r w:rsidR="00600FBD">
        <w:rPr>
          <w:color w:val="2F5496" w:themeColor="accent1" w:themeShade="BF"/>
        </w:rPr>
        <w:t>:GTP</w:t>
      </w:r>
      <w:r w:rsidR="00D154D1">
        <w:rPr>
          <w:color w:val="2F5496" w:themeColor="accent1" w:themeShade="BF"/>
        </w:rPr>
        <w:t>] &gt;&gt; K</w:t>
      </w:r>
      <w:r w:rsidR="00D154D1" w:rsidRPr="00D154D1">
        <w:rPr>
          <w:color w:val="2F5496" w:themeColor="accent1" w:themeShade="BF"/>
          <w:vertAlign w:val="subscript"/>
        </w:rPr>
        <w:t>m</w:t>
      </w:r>
      <w:r w:rsidR="00D154D1">
        <w:rPr>
          <w:color w:val="2F5496" w:themeColor="accent1" w:themeShade="BF"/>
        </w:rPr>
        <w:t>, (ii) [GAP] &lt;&lt;&lt; [Gsp1</w:t>
      </w:r>
      <w:r w:rsidR="00600FBD">
        <w:rPr>
          <w:color w:val="2F5496" w:themeColor="accent1" w:themeShade="BF"/>
        </w:rPr>
        <w:t>:GTP</w:t>
      </w:r>
      <w:r w:rsidR="00D154D1">
        <w:rPr>
          <w:color w:val="2F5496" w:themeColor="accent1" w:themeShade="BF"/>
        </w:rPr>
        <w:t xml:space="preserve">], and (iii) </w:t>
      </w:r>
      <w:r w:rsidRPr="00CB59D8">
        <w:rPr>
          <w:color w:val="2F5496" w:themeColor="accent1" w:themeShade="BF"/>
        </w:rPr>
        <w:t>the reaction time course F(t) was measured to completion (i.e. until it approached equilibrium)</w:t>
      </w:r>
      <w:r w:rsidR="00D154D1">
        <w:rPr>
          <w:color w:val="2F5496" w:themeColor="accent1" w:themeShade="BF"/>
        </w:rPr>
        <w:t>, as our experiments were</w:t>
      </w:r>
      <w:r w:rsidRPr="00CB59D8">
        <w:rPr>
          <w:color w:val="2F5496" w:themeColor="accent1" w:themeShade="BF"/>
        </w:rPr>
        <w:t>,</w:t>
      </w:r>
      <w:r w:rsidR="009E6D78">
        <w:rPr>
          <w:color w:val="2F5496" w:themeColor="accent1" w:themeShade="BF"/>
        </w:rPr>
        <w:t xml:space="preserve"> the</w:t>
      </w:r>
      <w:r w:rsidRPr="00CB59D8">
        <w:rPr>
          <w:color w:val="2F5496" w:themeColor="accent1" w:themeShade="BF"/>
        </w:rPr>
        <w:t xml:space="preserve"> F(t) sample</w:t>
      </w:r>
      <w:r w:rsidR="009E6D78">
        <w:rPr>
          <w:color w:val="2F5496" w:themeColor="accent1" w:themeShade="BF"/>
        </w:rPr>
        <w:t>s</w:t>
      </w:r>
      <w:r w:rsidRPr="00CB59D8">
        <w:rPr>
          <w:color w:val="2F5496" w:themeColor="accent1" w:themeShade="BF"/>
        </w:rPr>
        <w:t xml:space="preserve"> a concentration range from [</w:t>
      </w:r>
      <w:r w:rsidR="009E6D78">
        <w:rPr>
          <w:color w:val="2F5496" w:themeColor="accent1" w:themeShade="BF"/>
        </w:rPr>
        <w:t>Gsp1</w:t>
      </w:r>
      <w:r w:rsidR="00600FBD">
        <w:rPr>
          <w:color w:val="2F5496" w:themeColor="accent1" w:themeShade="BF"/>
        </w:rPr>
        <w:t>:GTP</w:t>
      </w:r>
      <w:r w:rsidRPr="00CB59D8">
        <w:rPr>
          <w:color w:val="2F5496" w:themeColor="accent1" w:themeShade="BF"/>
        </w:rPr>
        <w:t>] (at t</w:t>
      </w:r>
      <w:r w:rsidR="00F92D7B">
        <w:rPr>
          <w:color w:val="2F5496" w:themeColor="accent1" w:themeShade="BF"/>
        </w:rPr>
        <w:t xml:space="preserve"> </w:t>
      </w:r>
      <w:r w:rsidRPr="00CB59D8">
        <w:rPr>
          <w:color w:val="2F5496" w:themeColor="accent1" w:themeShade="BF"/>
        </w:rPr>
        <w:t>=</w:t>
      </w:r>
      <w:r w:rsidR="00F92D7B">
        <w:rPr>
          <w:color w:val="2F5496" w:themeColor="accent1" w:themeShade="BF"/>
        </w:rPr>
        <w:t xml:space="preserve"> </w:t>
      </w:r>
      <w:r w:rsidRPr="00CB59D8">
        <w:rPr>
          <w:color w:val="2F5496" w:themeColor="accent1" w:themeShade="BF"/>
        </w:rPr>
        <w:t>0) &gt;&gt; K</w:t>
      </w:r>
      <w:r w:rsidRPr="009E6D78">
        <w:rPr>
          <w:color w:val="2F5496" w:themeColor="accent1" w:themeShade="BF"/>
          <w:vertAlign w:val="subscript"/>
        </w:rPr>
        <w:t>m</w:t>
      </w:r>
      <w:r w:rsidRPr="00CB59D8">
        <w:rPr>
          <w:color w:val="2F5496" w:themeColor="accent1" w:themeShade="BF"/>
        </w:rPr>
        <w:t xml:space="preserve"> to [</w:t>
      </w:r>
      <w:r w:rsidR="009E6D78">
        <w:rPr>
          <w:color w:val="2F5496" w:themeColor="accent1" w:themeShade="BF"/>
        </w:rPr>
        <w:t>Gsp1</w:t>
      </w:r>
      <w:r w:rsidR="00600FBD">
        <w:rPr>
          <w:color w:val="2F5496" w:themeColor="accent1" w:themeShade="BF"/>
        </w:rPr>
        <w:t>:GTP</w:t>
      </w:r>
      <w:r w:rsidRPr="00CB59D8">
        <w:rPr>
          <w:color w:val="2F5496" w:themeColor="accent1" w:themeShade="BF"/>
        </w:rPr>
        <w:t>] (at t</w:t>
      </w:r>
      <w:r w:rsidR="009E6D78">
        <w:rPr>
          <w:color w:val="2F5496" w:themeColor="accent1" w:themeShade="BF"/>
        </w:rPr>
        <w:t xml:space="preserve"> </w:t>
      </w:r>
      <w:r w:rsidRPr="00CB59D8">
        <w:rPr>
          <w:color w:val="2F5496" w:themeColor="accent1" w:themeShade="BF"/>
        </w:rPr>
        <w:t>=</w:t>
      </w:r>
      <w:r w:rsidR="009E6D78">
        <w:rPr>
          <w:color w:val="2F5496" w:themeColor="accent1" w:themeShade="BF"/>
        </w:rPr>
        <w:t xml:space="preserve"> </w:t>
      </w:r>
      <w:r w:rsidRPr="00CB59D8">
        <w:rPr>
          <w:color w:val="2F5496" w:themeColor="accent1" w:themeShade="BF"/>
        </w:rPr>
        <w:t>final time) &lt;&lt; K</w:t>
      </w:r>
      <w:r w:rsidRPr="009E6D78">
        <w:rPr>
          <w:color w:val="2F5496" w:themeColor="accent1" w:themeShade="BF"/>
          <w:vertAlign w:val="subscript"/>
        </w:rPr>
        <w:t>m</w:t>
      </w:r>
      <w:r w:rsidR="009E6D78">
        <w:rPr>
          <w:color w:val="2F5496" w:themeColor="accent1" w:themeShade="BF"/>
        </w:rPr>
        <w:t>.</w:t>
      </w:r>
    </w:p>
    <w:p w14:paraId="6FA09BB9" w14:textId="77777777" w:rsidR="00CB59D8" w:rsidRPr="00600FBD" w:rsidRDefault="00F92D7B" w:rsidP="00CB59D8">
      <w:pPr>
        <w:rPr>
          <w:color w:val="2F5496" w:themeColor="accent1" w:themeShade="BF"/>
          <w:lang w:val="en-GB"/>
        </w:rPr>
      </w:pPr>
      <w:r>
        <w:rPr>
          <w:color w:val="2F5496" w:themeColor="accent1" w:themeShade="BF"/>
        </w:rPr>
        <w:t xml:space="preserve">The entire </w:t>
      </w:r>
      <w:r w:rsidR="00CB59D8" w:rsidRPr="00CB59D8">
        <w:rPr>
          <w:color w:val="2F5496" w:themeColor="accent1" w:themeShade="BF"/>
        </w:rPr>
        <w:t xml:space="preserve">F(t) </w:t>
      </w:r>
      <w:r>
        <w:rPr>
          <w:color w:val="2F5496" w:themeColor="accent1" w:themeShade="BF"/>
        </w:rPr>
        <w:t>can then be</w:t>
      </w:r>
      <w:r w:rsidR="00CB59D8" w:rsidRPr="00CB59D8">
        <w:rPr>
          <w:color w:val="2F5496" w:themeColor="accent1" w:themeShade="BF"/>
        </w:rPr>
        <w:t xml:space="preserve"> directly analyzed by a non-linear fit with the analytical solution for the integrated Michaelis-Menten equation</w:t>
      </w:r>
      <w:r>
        <w:rPr>
          <w:color w:val="2F5496" w:themeColor="accent1" w:themeShade="BF"/>
        </w:rPr>
        <w:t>. As t</w:t>
      </w:r>
      <w:r w:rsidR="00CB59D8" w:rsidRPr="00CB59D8">
        <w:rPr>
          <w:color w:val="2F5496" w:themeColor="accent1" w:themeShade="BF"/>
        </w:rPr>
        <w:t>he initial linear phase of the time course is well measured</w:t>
      </w:r>
      <w:r>
        <w:rPr>
          <w:color w:val="2F5496" w:themeColor="accent1" w:themeShade="BF"/>
        </w:rPr>
        <w:t xml:space="preserve">, </w:t>
      </w:r>
      <w:proofErr w:type="spellStart"/>
      <w:r w:rsidR="00CB59D8" w:rsidRPr="00CB59D8">
        <w:rPr>
          <w:color w:val="2F5496" w:themeColor="accent1" w:themeShade="BF"/>
        </w:rPr>
        <w:t>k</w:t>
      </w:r>
      <w:r w:rsidR="00CB59D8" w:rsidRPr="00F92D7B">
        <w:rPr>
          <w:color w:val="2F5496" w:themeColor="accent1" w:themeShade="BF"/>
          <w:vertAlign w:val="subscript"/>
        </w:rPr>
        <w:t>cat</w:t>
      </w:r>
      <w:proofErr w:type="spellEnd"/>
      <w:r w:rsidR="00CB59D8" w:rsidRPr="00CB59D8">
        <w:rPr>
          <w:color w:val="2F5496" w:themeColor="accent1" w:themeShade="BF"/>
        </w:rPr>
        <w:t xml:space="preserve"> </w:t>
      </w:r>
      <w:r>
        <w:rPr>
          <w:color w:val="2F5496" w:themeColor="accent1" w:themeShade="BF"/>
        </w:rPr>
        <w:t>can be</w:t>
      </w:r>
      <w:r w:rsidR="00CB59D8" w:rsidRPr="00CB59D8">
        <w:rPr>
          <w:color w:val="2F5496" w:themeColor="accent1" w:themeShade="BF"/>
        </w:rPr>
        <w:t xml:space="preserve"> well determined</w:t>
      </w:r>
      <w:r>
        <w:rPr>
          <w:color w:val="2F5496" w:themeColor="accent1" w:themeShade="BF"/>
        </w:rPr>
        <w:t xml:space="preserve">. As </w:t>
      </w:r>
      <w:r w:rsidR="00CB59D8" w:rsidRPr="00CB59D8">
        <w:rPr>
          <w:color w:val="2F5496" w:themeColor="accent1" w:themeShade="BF"/>
        </w:rPr>
        <w:t>the exponential phase and transition region of the time course are also well measured</w:t>
      </w:r>
      <w:r w:rsidR="00600FBD">
        <w:rPr>
          <w:color w:val="2F5496" w:themeColor="accent1" w:themeShade="BF"/>
        </w:rPr>
        <w:t xml:space="preserve"> the maximum likelihood</w:t>
      </w:r>
      <w:r w:rsidR="00CB59D8" w:rsidRPr="00CB59D8">
        <w:rPr>
          <w:color w:val="2F5496" w:themeColor="accent1" w:themeShade="BF"/>
        </w:rPr>
        <w:t xml:space="preserve"> K</w:t>
      </w:r>
      <w:r w:rsidR="00CB59D8" w:rsidRPr="00F92D7B">
        <w:rPr>
          <w:color w:val="2F5496" w:themeColor="accent1" w:themeShade="BF"/>
          <w:vertAlign w:val="subscript"/>
        </w:rPr>
        <w:t>m</w:t>
      </w:r>
      <w:r w:rsidR="00CB59D8" w:rsidRPr="00CB59D8">
        <w:rPr>
          <w:color w:val="2F5496" w:themeColor="accent1" w:themeShade="BF"/>
        </w:rPr>
        <w:t xml:space="preserve"> </w:t>
      </w:r>
      <w:r w:rsidR="00600FBD">
        <w:rPr>
          <w:color w:val="2F5496" w:themeColor="accent1" w:themeShade="BF"/>
        </w:rPr>
        <w:t>can be</w:t>
      </w:r>
      <w:r w:rsidR="00CB59D8" w:rsidRPr="00CB59D8">
        <w:rPr>
          <w:color w:val="2F5496" w:themeColor="accent1" w:themeShade="BF"/>
        </w:rPr>
        <w:t xml:space="preserve"> determined</w:t>
      </w:r>
      <w:r w:rsidR="00600FBD">
        <w:rPr>
          <w:color w:val="2F5496" w:themeColor="accent1" w:themeShade="BF"/>
        </w:rPr>
        <w:t>.</w:t>
      </w:r>
    </w:p>
    <w:p w14:paraId="7F8301D0" w14:textId="77777777" w:rsidR="00CB59D8" w:rsidRPr="006A7A7A" w:rsidRDefault="006A7A7A" w:rsidP="00437E2B">
      <w:pPr>
        <w:rPr>
          <w:b/>
          <w:bCs/>
          <w:color w:val="2F5496" w:themeColor="accent1" w:themeShade="BF"/>
        </w:rPr>
      </w:pPr>
      <w:r w:rsidRPr="006A7A7A">
        <w:rPr>
          <w:b/>
          <w:bCs/>
          <w:color w:val="2F5496" w:themeColor="accent1" w:themeShade="BF"/>
        </w:rPr>
        <w:t xml:space="preserve">3. Comparing the accuracy of the approaches to </w:t>
      </w:r>
      <w:r>
        <w:rPr>
          <w:b/>
          <w:bCs/>
          <w:color w:val="2F5496" w:themeColor="accent1" w:themeShade="BF"/>
        </w:rPr>
        <w:t>estimating the Michaelis-Menten parameters</w:t>
      </w:r>
      <w:r w:rsidR="006F4DC5">
        <w:rPr>
          <w:b/>
          <w:bCs/>
          <w:color w:val="2F5496" w:themeColor="accent1" w:themeShade="BF"/>
        </w:rPr>
        <w:t>.</w:t>
      </w:r>
    </w:p>
    <w:p w14:paraId="5FE98145" w14:textId="77777777" w:rsidR="00432445" w:rsidRDefault="00D21229" w:rsidP="00437E2B">
      <w:pPr>
        <w:rPr>
          <w:color w:val="2F5496" w:themeColor="accent1" w:themeShade="BF"/>
        </w:rPr>
      </w:pPr>
      <w:r>
        <w:rPr>
          <w:color w:val="2F5496" w:themeColor="accent1" w:themeShade="BF"/>
        </w:rPr>
        <w:t xml:space="preserve">While we do agree with the reviewer that there are limitations in the accuracy of the method, </w:t>
      </w:r>
      <w:r w:rsidR="00F92D7B">
        <w:rPr>
          <w:color w:val="2F5496" w:themeColor="accent1" w:themeShade="BF"/>
        </w:rPr>
        <w:t xml:space="preserve">and in the ideal case </w:t>
      </w:r>
      <w:r>
        <w:rPr>
          <w:color w:val="2F5496" w:themeColor="accent1" w:themeShade="BF"/>
        </w:rPr>
        <w:t>we</w:t>
      </w:r>
      <w:r w:rsidR="00F92D7B">
        <w:rPr>
          <w:color w:val="2F5496" w:themeColor="accent1" w:themeShade="BF"/>
        </w:rPr>
        <w:t xml:space="preserve"> would want to determine the </w:t>
      </w:r>
      <w:proofErr w:type="spellStart"/>
      <w:r w:rsidR="00F92D7B">
        <w:rPr>
          <w:color w:val="2F5496" w:themeColor="accent1" w:themeShade="BF"/>
        </w:rPr>
        <w:t>k</w:t>
      </w:r>
      <w:r w:rsidR="00F92D7B" w:rsidRPr="00600FBD">
        <w:rPr>
          <w:color w:val="2F5496" w:themeColor="accent1" w:themeShade="BF"/>
          <w:vertAlign w:val="subscript"/>
        </w:rPr>
        <w:t>cat</w:t>
      </w:r>
      <w:proofErr w:type="spellEnd"/>
      <w:r w:rsidR="00F92D7B">
        <w:rPr>
          <w:color w:val="2F5496" w:themeColor="accent1" w:themeShade="BF"/>
        </w:rPr>
        <w:t xml:space="preserve"> and the K</w:t>
      </w:r>
      <w:r w:rsidR="00F92D7B" w:rsidRPr="00600FBD">
        <w:rPr>
          <w:color w:val="2F5496" w:themeColor="accent1" w:themeShade="BF"/>
          <w:vertAlign w:val="subscript"/>
        </w:rPr>
        <w:t>m</w:t>
      </w:r>
      <w:r w:rsidR="00F92D7B">
        <w:rPr>
          <w:color w:val="2F5496" w:themeColor="accent1" w:themeShade="BF"/>
        </w:rPr>
        <w:t xml:space="preserve"> parameters by measuring initial velocity for a wide range of </w:t>
      </w:r>
      <w:r w:rsidR="006A7A7A">
        <w:rPr>
          <w:color w:val="2F5496" w:themeColor="accent1" w:themeShade="BF"/>
        </w:rPr>
        <w:t>[Gsp1:GTP], we</w:t>
      </w:r>
      <w:r>
        <w:rPr>
          <w:color w:val="2F5496" w:themeColor="accent1" w:themeShade="BF"/>
        </w:rPr>
        <w:t xml:space="preserve"> would argue that</w:t>
      </w:r>
      <w:r w:rsidR="00CB59D8">
        <w:rPr>
          <w:color w:val="2F5496" w:themeColor="accent1" w:themeShade="BF"/>
        </w:rPr>
        <w:t xml:space="preserve"> given</w:t>
      </w:r>
      <w:r w:rsidR="006A7A7A">
        <w:rPr>
          <w:color w:val="2F5496" w:themeColor="accent1" w:themeShade="BF"/>
        </w:rPr>
        <w:t xml:space="preserve"> </w:t>
      </w:r>
      <w:r w:rsidR="00CB59D8">
        <w:rPr>
          <w:color w:val="2F5496" w:themeColor="accent1" w:themeShade="BF"/>
        </w:rPr>
        <w:t>the low K</w:t>
      </w:r>
      <w:r w:rsidR="00CB59D8" w:rsidRPr="00CB59D8">
        <w:rPr>
          <w:color w:val="2F5496" w:themeColor="accent1" w:themeShade="BF"/>
          <w:vertAlign w:val="subscript"/>
        </w:rPr>
        <w:t>m</w:t>
      </w:r>
      <w:r w:rsidR="00CB59D8">
        <w:rPr>
          <w:color w:val="2F5496" w:themeColor="accent1" w:themeShade="BF"/>
        </w:rPr>
        <w:t xml:space="preserve"> values</w:t>
      </w:r>
      <w:r w:rsidR="006A7A7A">
        <w:rPr>
          <w:color w:val="2F5496" w:themeColor="accent1" w:themeShade="BF"/>
        </w:rPr>
        <w:t xml:space="preserve"> and accuracy limitations of other methods rather than using the phosphate sensor</w:t>
      </w:r>
      <w:r w:rsidR="00CB59D8">
        <w:rPr>
          <w:color w:val="2F5496" w:themeColor="accent1" w:themeShade="BF"/>
        </w:rPr>
        <w:t>,</w:t>
      </w:r>
      <w:r>
        <w:rPr>
          <w:color w:val="2F5496" w:themeColor="accent1" w:themeShade="BF"/>
        </w:rPr>
        <w:t xml:space="preserve"> </w:t>
      </w:r>
      <w:r w:rsidR="006A7A7A">
        <w:rPr>
          <w:color w:val="2F5496" w:themeColor="accent1" w:themeShade="BF"/>
        </w:rPr>
        <w:t xml:space="preserve">significant </w:t>
      </w:r>
      <w:r>
        <w:rPr>
          <w:color w:val="2F5496" w:themeColor="accent1" w:themeShade="BF"/>
        </w:rPr>
        <w:t>limitations exist even if we use the approach the reviewer suggest. For example, if we did a range of Gsp1 concentrations, in the cases where [Gsp1] is above K</w:t>
      </w:r>
      <w:r w:rsidRPr="00D21229">
        <w:rPr>
          <w:color w:val="2F5496" w:themeColor="accent1" w:themeShade="BF"/>
          <w:vertAlign w:val="subscript"/>
        </w:rPr>
        <w:t>m</w:t>
      </w:r>
      <w:r>
        <w:rPr>
          <w:color w:val="2F5496" w:themeColor="accent1" w:themeShade="BF"/>
        </w:rPr>
        <w:t xml:space="preserve"> the curve </w:t>
      </w:r>
      <w:r w:rsidR="007914AB">
        <w:rPr>
          <w:color w:val="2F5496" w:themeColor="accent1" w:themeShade="BF"/>
        </w:rPr>
        <w:t xml:space="preserve">cannot be fitted to an </w:t>
      </w:r>
      <w:r>
        <w:rPr>
          <w:color w:val="2F5496" w:themeColor="accent1" w:themeShade="BF"/>
        </w:rPr>
        <w:t xml:space="preserve">exponential (as can be seen in our Supplementary File 1 Figure 3) and </w:t>
      </w:r>
      <w:r w:rsidR="007914AB">
        <w:rPr>
          <w:color w:val="2F5496" w:themeColor="accent1" w:themeShade="BF"/>
        </w:rPr>
        <w:t>traditionally the</w:t>
      </w:r>
      <w:r>
        <w:rPr>
          <w:color w:val="2F5496" w:themeColor="accent1" w:themeShade="BF"/>
        </w:rPr>
        <w:t xml:space="preserve"> initial velocity </w:t>
      </w:r>
      <w:r w:rsidR="007914AB">
        <w:rPr>
          <w:color w:val="2F5496" w:themeColor="accent1" w:themeShade="BF"/>
        </w:rPr>
        <w:t>would</w:t>
      </w:r>
      <w:r>
        <w:rPr>
          <w:color w:val="2F5496" w:themeColor="accent1" w:themeShade="BF"/>
        </w:rPr>
        <w:t xml:space="preserve"> be estimated</w:t>
      </w:r>
      <w:r w:rsidR="007914AB">
        <w:rPr>
          <w:color w:val="2F5496" w:themeColor="accent1" w:themeShade="BF"/>
        </w:rPr>
        <w:t xml:space="preserve"> from those data</w:t>
      </w:r>
      <w:r>
        <w:rPr>
          <w:color w:val="2F5496" w:themeColor="accent1" w:themeShade="BF"/>
        </w:rPr>
        <w:t xml:space="preserve"> by a linear fit of the first 10% of the reaction. </w:t>
      </w:r>
      <w:r w:rsidR="00BB29F0">
        <w:rPr>
          <w:color w:val="2F5496" w:themeColor="accent1" w:themeShade="BF"/>
        </w:rPr>
        <w:t xml:space="preserve">And the accuracy of the linear fit to the initial data is </w:t>
      </w:r>
      <w:r w:rsidR="007914AB">
        <w:rPr>
          <w:color w:val="2F5496" w:themeColor="accent1" w:themeShade="BF"/>
        </w:rPr>
        <w:t>also imperfect for a number of reasons</w:t>
      </w:r>
      <w:r>
        <w:rPr>
          <w:color w:val="2F5496" w:themeColor="accent1" w:themeShade="BF"/>
        </w:rPr>
        <w:t>. The very beginning of the reaction is, for technical reasons</w:t>
      </w:r>
      <w:r w:rsidR="007914AB">
        <w:rPr>
          <w:color w:val="2F5496" w:themeColor="accent1" w:themeShade="BF"/>
        </w:rPr>
        <w:t>,</w:t>
      </w:r>
      <w:r>
        <w:rPr>
          <w:color w:val="2F5496" w:themeColor="accent1" w:themeShade="BF"/>
        </w:rPr>
        <w:t xml:space="preserve"> always missed and the very high rate in the beginning necessarily means that the ratio of time points to concentration change is low. </w:t>
      </w:r>
      <w:r w:rsidR="007914AB">
        <w:rPr>
          <w:color w:val="2F5496" w:themeColor="accent1" w:themeShade="BF"/>
        </w:rPr>
        <w:t xml:space="preserve">In many ways, using all of the collected data is more meaningful. </w:t>
      </w:r>
    </w:p>
    <w:p w14:paraId="1C1125E3" w14:textId="50C3B2DC" w:rsidR="00345001" w:rsidRDefault="00345001" w:rsidP="00437E2B">
      <w:pPr>
        <w:rPr>
          <w:color w:val="2F5496" w:themeColor="accent1" w:themeShade="BF"/>
        </w:rPr>
      </w:pPr>
      <w:r>
        <w:rPr>
          <w:color w:val="2F5496" w:themeColor="accent1" w:themeShade="BF"/>
        </w:rPr>
        <w:t xml:space="preserve">The confidence of the calculated </w:t>
      </w:r>
      <w:proofErr w:type="spellStart"/>
      <w:r>
        <w:rPr>
          <w:color w:val="2F5496" w:themeColor="accent1" w:themeShade="BF"/>
        </w:rPr>
        <w:t>k</w:t>
      </w:r>
      <w:r w:rsidRPr="00345001">
        <w:rPr>
          <w:color w:val="2F5496" w:themeColor="accent1" w:themeShade="BF"/>
          <w:vertAlign w:val="subscript"/>
        </w:rPr>
        <w:t>cat</w:t>
      </w:r>
      <w:proofErr w:type="spellEnd"/>
      <w:r>
        <w:rPr>
          <w:color w:val="2F5496" w:themeColor="accent1" w:themeShade="BF"/>
        </w:rPr>
        <w:t xml:space="preserve"> and K</w:t>
      </w:r>
      <w:r w:rsidRPr="00345001">
        <w:rPr>
          <w:color w:val="2F5496" w:themeColor="accent1" w:themeShade="BF"/>
          <w:vertAlign w:val="subscript"/>
        </w:rPr>
        <w:t>m</w:t>
      </w:r>
      <w:r>
        <w:rPr>
          <w:color w:val="2F5496" w:themeColor="accent1" w:themeShade="BF"/>
        </w:rPr>
        <w:t xml:space="preserve"> depend </w:t>
      </w:r>
      <w:r w:rsidR="008C0871">
        <w:rPr>
          <w:color w:val="2F5496" w:themeColor="accent1" w:themeShade="BF"/>
        </w:rPr>
        <w:t>primarily</w:t>
      </w:r>
      <w:r>
        <w:rPr>
          <w:color w:val="2F5496" w:themeColor="accent1" w:themeShade="BF"/>
        </w:rPr>
        <w:t xml:space="preserve"> on the accuracy of the enzyme </w:t>
      </w:r>
      <w:r w:rsidR="008C0871">
        <w:rPr>
          <w:color w:val="2F5496" w:themeColor="accent1" w:themeShade="BF"/>
        </w:rPr>
        <w:t>[</w:t>
      </w:r>
      <w:r>
        <w:rPr>
          <w:color w:val="2F5496" w:themeColor="accent1" w:themeShade="BF"/>
        </w:rPr>
        <w:t>GAP</w:t>
      </w:r>
      <w:r w:rsidR="008C0871">
        <w:rPr>
          <w:color w:val="2F5496" w:themeColor="accent1" w:themeShade="BF"/>
        </w:rPr>
        <w:t>]</w:t>
      </w:r>
      <w:r>
        <w:rPr>
          <w:color w:val="2F5496" w:themeColor="accent1" w:themeShade="BF"/>
        </w:rPr>
        <w:t xml:space="preserve"> and substrate </w:t>
      </w:r>
      <w:r w:rsidR="008C0871">
        <w:rPr>
          <w:color w:val="2F5496" w:themeColor="accent1" w:themeShade="BF"/>
        </w:rPr>
        <w:t>[</w:t>
      </w:r>
      <w:r>
        <w:rPr>
          <w:color w:val="2F5496" w:themeColor="accent1" w:themeShade="BF"/>
        </w:rPr>
        <w:t>Gsp1</w:t>
      </w:r>
      <w:r w:rsidR="008C0871">
        <w:rPr>
          <w:color w:val="2F5496" w:themeColor="accent1" w:themeShade="BF"/>
        </w:rPr>
        <w:t>]</w:t>
      </w:r>
      <w:r>
        <w:rPr>
          <w:color w:val="2F5496" w:themeColor="accent1" w:themeShade="BF"/>
        </w:rPr>
        <w:t xml:space="preserve"> concentrations. As the </w:t>
      </w:r>
      <w:proofErr w:type="spellStart"/>
      <w:r>
        <w:rPr>
          <w:color w:val="2F5496" w:themeColor="accent1" w:themeShade="BF"/>
        </w:rPr>
        <w:t>k</w:t>
      </w:r>
      <w:r w:rsidRPr="008C0871">
        <w:rPr>
          <w:color w:val="2F5496" w:themeColor="accent1" w:themeShade="BF"/>
          <w:vertAlign w:val="subscript"/>
        </w:rPr>
        <w:t>cat</w:t>
      </w:r>
      <w:proofErr w:type="spellEnd"/>
      <w:r>
        <w:rPr>
          <w:color w:val="2F5496" w:themeColor="accent1" w:themeShade="BF"/>
        </w:rPr>
        <w:t>/</w:t>
      </w:r>
      <w:r w:rsidR="008C0871">
        <w:rPr>
          <w:color w:val="2F5496" w:themeColor="accent1" w:themeShade="BF"/>
        </w:rPr>
        <w:t>K</w:t>
      </w:r>
      <w:r w:rsidRPr="008C0871">
        <w:rPr>
          <w:color w:val="2F5496" w:themeColor="accent1" w:themeShade="BF"/>
          <w:vertAlign w:val="subscript"/>
        </w:rPr>
        <w:t>m</w:t>
      </w:r>
      <w:r>
        <w:rPr>
          <w:color w:val="2F5496" w:themeColor="accent1" w:themeShade="BF"/>
        </w:rPr>
        <w:t xml:space="preserve"> values for the GAP-mediated GTP hydrolysis are relatively high, in order not to miss much of the initial hydrolysis we used picomolar concentrations of the enzyme which were below </w:t>
      </w:r>
      <w:r w:rsidR="007914AB">
        <w:rPr>
          <w:color w:val="2F5496" w:themeColor="accent1" w:themeShade="BF"/>
        </w:rPr>
        <w:t xml:space="preserve">the </w:t>
      </w:r>
      <w:r>
        <w:rPr>
          <w:color w:val="2F5496" w:themeColor="accent1" w:themeShade="BF"/>
        </w:rPr>
        <w:t xml:space="preserve">limit </w:t>
      </w:r>
      <w:r w:rsidR="007914AB">
        <w:rPr>
          <w:color w:val="2F5496" w:themeColor="accent1" w:themeShade="BF"/>
        </w:rPr>
        <w:t>for accurate</w:t>
      </w:r>
      <w:r>
        <w:rPr>
          <w:color w:val="2F5496" w:themeColor="accent1" w:themeShade="BF"/>
        </w:rPr>
        <w:t xml:space="preserve"> protein concentration measurements (</w:t>
      </w:r>
      <w:r w:rsidR="007914AB">
        <w:rPr>
          <w:color w:val="2F5496" w:themeColor="accent1" w:themeShade="BF"/>
        </w:rPr>
        <w:t xml:space="preserve">by </w:t>
      </w:r>
      <w:r>
        <w:rPr>
          <w:color w:val="2F5496" w:themeColor="accent1" w:themeShade="BF"/>
        </w:rPr>
        <w:t xml:space="preserve">Bradford or UV spectroscopy), meaning that there was necessarily some error in enzyme concentration estimate. Furthermore, </w:t>
      </w:r>
      <w:r w:rsidR="00CD34F4">
        <w:rPr>
          <w:color w:val="2F5496" w:themeColor="accent1" w:themeShade="BF"/>
        </w:rPr>
        <w:t xml:space="preserve">unlike for our nucleotide exchange experiments, each biological replicate measurement required loading the Gsp1 (mutant) with GTP. And even though we standardized the loading protocol </w:t>
      </w:r>
      <w:r w:rsidR="00AA10DF">
        <w:rPr>
          <w:color w:val="2F5496" w:themeColor="accent1" w:themeShade="BF"/>
        </w:rPr>
        <w:t>we could not avoid some</w:t>
      </w:r>
      <w:r w:rsidR="00CD34F4">
        <w:rPr>
          <w:color w:val="2F5496" w:themeColor="accent1" w:themeShade="BF"/>
        </w:rPr>
        <w:t xml:space="preserve"> variations in the loading </w:t>
      </w:r>
      <w:proofErr w:type="gramStart"/>
      <w:r w:rsidR="00CD34F4">
        <w:rPr>
          <w:color w:val="2F5496" w:themeColor="accent1" w:themeShade="BF"/>
        </w:rPr>
        <w:t>efficiency</w:t>
      </w:r>
      <w:r w:rsidR="00AA10DF">
        <w:rPr>
          <w:color w:val="2F5496" w:themeColor="accent1" w:themeShade="BF"/>
        </w:rPr>
        <w:t xml:space="preserve"> </w:t>
      </w:r>
      <w:r w:rsidR="00CD34F4">
        <w:rPr>
          <w:color w:val="2F5496" w:themeColor="accent1" w:themeShade="BF"/>
        </w:rPr>
        <w:t>,</w:t>
      </w:r>
      <w:proofErr w:type="gramEnd"/>
      <w:r w:rsidR="00CD34F4">
        <w:rPr>
          <w:color w:val="2F5496" w:themeColor="accent1" w:themeShade="BF"/>
        </w:rPr>
        <w:t xml:space="preserve"> which we have estimated </w:t>
      </w:r>
      <w:r w:rsidR="00AA10DF">
        <w:rPr>
          <w:color w:val="2F5496" w:themeColor="accent1" w:themeShade="BF"/>
        </w:rPr>
        <w:t>from</w:t>
      </w:r>
      <w:r w:rsidR="00CD34F4">
        <w:rPr>
          <w:color w:val="2F5496" w:themeColor="accent1" w:themeShade="BF"/>
        </w:rPr>
        <w:t xml:space="preserve"> the final phosphate amounts based on phosphate sensor fluorescence</w:t>
      </w:r>
      <w:r w:rsidR="00AA10DF">
        <w:rPr>
          <w:color w:val="2F5496" w:themeColor="accent1" w:themeShade="BF"/>
        </w:rPr>
        <w:t xml:space="preserve"> upon reaction completion</w:t>
      </w:r>
      <w:r w:rsidR="00CD34F4">
        <w:rPr>
          <w:color w:val="2F5496" w:themeColor="accent1" w:themeShade="BF"/>
        </w:rPr>
        <w:t xml:space="preserve">. That means that for each replicate there was also an associated error in effective concentration of GTP-bound Gsp1, which </w:t>
      </w:r>
      <w:r w:rsidR="00715FB1">
        <w:rPr>
          <w:color w:val="2F5496" w:themeColor="accent1" w:themeShade="BF"/>
        </w:rPr>
        <w:t>would</w:t>
      </w:r>
      <w:r w:rsidR="00CD34F4">
        <w:rPr>
          <w:color w:val="2F5496" w:themeColor="accent1" w:themeShade="BF"/>
        </w:rPr>
        <w:t xml:space="preserve"> propagate </w:t>
      </w:r>
      <w:r w:rsidR="00AC5CD6">
        <w:rPr>
          <w:color w:val="2F5496" w:themeColor="accent1" w:themeShade="BF"/>
        </w:rPr>
        <w:t>and contribute to</w:t>
      </w:r>
      <w:r w:rsidR="00715FB1">
        <w:rPr>
          <w:color w:val="2F5496" w:themeColor="accent1" w:themeShade="BF"/>
        </w:rPr>
        <w:t xml:space="preserve"> </w:t>
      </w:r>
      <w:r w:rsidR="00AC5CD6">
        <w:rPr>
          <w:color w:val="2F5496" w:themeColor="accent1" w:themeShade="BF"/>
        </w:rPr>
        <w:t xml:space="preserve">the error of the </w:t>
      </w:r>
      <w:r w:rsidR="00715FB1">
        <w:rPr>
          <w:color w:val="2F5496" w:themeColor="accent1" w:themeShade="BF"/>
        </w:rPr>
        <w:t xml:space="preserve">measured </w:t>
      </w:r>
      <w:r w:rsidR="00AC5CD6">
        <w:rPr>
          <w:color w:val="2F5496" w:themeColor="accent1" w:themeShade="BF"/>
        </w:rPr>
        <w:t>hydrolysis kinetics parameters</w:t>
      </w:r>
      <w:r w:rsidR="00CD34F4">
        <w:rPr>
          <w:color w:val="2F5496" w:themeColor="accent1" w:themeShade="BF"/>
        </w:rPr>
        <w:t>.</w:t>
      </w:r>
    </w:p>
    <w:p w14:paraId="58E72591" w14:textId="77777777" w:rsidR="00555F5D" w:rsidRDefault="00555F5D" w:rsidP="00437E2B">
      <w:pPr>
        <w:rPr>
          <w:color w:val="2F5496" w:themeColor="accent1" w:themeShade="BF"/>
        </w:rPr>
      </w:pPr>
      <w:r>
        <w:rPr>
          <w:color w:val="2F5496" w:themeColor="accent1" w:themeShade="BF"/>
        </w:rPr>
        <w:t xml:space="preserve">Also, </w:t>
      </w:r>
      <w:r w:rsidR="00AA10DF">
        <w:rPr>
          <w:color w:val="2F5496" w:themeColor="accent1" w:themeShade="BF"/>
        </w:rPr>
        <w:t xml:space="preserve">as we calculated the </w:t>
      </w:r>
      <w:proofErr w:type="spellStart"/>
      <w:r w:rsidR="00AA10DF">
        <w:rPr>
          <w:color w:val="2F5496" w:themeColor="accent1" w:themeShade="BF"/>
        </w:rPr>
        <w:t>k</w:t>
      </w:r>
      <w:r w:rsidR="00AA10DF" w:rsidRPr="00AA10DF">
        <w:rPr>
          <w:color w:val="2F5496" w:themeColor="accent1" w:themeShade="BF"/>
          <w:vertAlign w:val="subscript"/>
        </w:rPr>
        <w:t>cat</w:t>
      </w:r>
      <w:proofErr w:type="spellEnd"/>
      <w:r w:rsidR="00AA10DF">
        <w:rPr>
          <w:color w:val="2F5496" w:themeColor="accent1" w:themeShade="BF"/>
        </w:rPr>
        <w:t xml:space="preserve"> and the K</w:t>
      </w:r>
      <w:r w:rsidR="00AA10DF" w:rsidRPr="00AA10DF">
        <w:rPr>
          <w:color w:val="2F5496" w:themeColor="accent1" w:themeShade="BF"/>
          <w:vertAlign w:val="subscript"/>
        </w:rPr>
        <w:t>m</w:t>
      </w:r>
      <w:r w:rsidR="00AA10DF">
        <w:rPr>
          <w:color w:val="2F5496" w:themeColor="accent1" w:themeShade="BF"/>
        </w:rPr>
        <w:t xml:space="preserve"> from each individual curve, </w:t>
      </w:r>
      <w:r>
        <w:rPr>
          <w:color w:val="2F5496" w:themeColor="accent1" w:themeShade="BF"/>
        </w:rPr>
        <w:t xml:space="preserve">we reported the error bars by propagating the standard deviation of the individual </w:t>
      </w:r>
      <w:proofErr w:type="spellStart"/>
      <w:r>
        <w:rPr>
          <w:color w:val="2F5496" w:themeColor="accent1" w:themeShade="BF"/>
        </w:rPr>
        <w:t>k</w:t>
      </w:r>
      <w:r w:rsidRPr="00555F5D">
        <w:rPr>
          <w:color w:val="2F5496" w:themeColor="accent1" w:themeShade="BF"/>
          <w:vertAlign w:val="subscript"/>
        </w:rPr>
        <w:t>cat</w:t>
      </w:r>
      <w:proofErr w:type="spellEnd"/>
      <w:r>
        <w:rPr>
          <w:color w:val="2F5496" w:themeColor="accent1" w:themeShade="BF"/>
        </w:rPr>
        <w:t xml:space="preserve"> and K</w:t>
      </w:r>
      <w:r w:rsidRPr="00555F5D">
        <w:rPr>
          <w:color w:val="2F5496" w:themeColor="accent1" w:themeShade="BF"/>
          <w:vertAlign w:val="subscript"/>
        </w:rPr>
        <w:t>m</w:t>
      </w:r>
      <w:r>
        <w:rPr>
          <w:color w:val="2F5496" w:themeColor="accent1" w:themeShade="BF"/>
        </w:rPr>
        <w:t xml:space="preserve"> measurements, </w:t>
      </w:r>
      <w:r w:rsidR="00C520AD">
        <w:rPr>
          <w:color w:val="2F5496" w:themeColor="accent1" w:themeShade="BF"/>
        </w:rPr>
        <w:t xml:space="preserve">which </w:t>
      </w:r>
      <w:r w:rsidR="007C5D1D">
        <w:rPr>
          <w:color w:val="2F5496" w:themeColor="accent1" w:themeShade="BF"/>
        </w:rPr>
        <w:t xml:space="preserve">means that our error bars for </w:t>
      </w:r>
      <w:proofErr w:type="spellStart"/>
      <w:r w:rsidR="007C5D1D">
        <w:rPr>
          <w:color w:val="2F5496" w:themeColor="accent1" w:themeShade="BF"/>
        </w:rPr>
        <w:t>k</w:t>
      </w:r>
      <w:r w:rsidR="007C5D1D" w:rsidRPr="007C5D1D">
        <w:rPr>
          <w:color w:val="2F5496" w:themeColor="accent1" w:themeShade="BF"/>
          <w:vertAlign w:val="subscript"/>
        </w:rPr>
        <w:t>cat</w:t>
      </w:r>
      <w:proofErr w:type="spellEnd"/>
      <w:r w:rsidR="007C5D1D">
        <w:rPr>
          <w:color w:val="2F5496" w:themeColor="accent1" w:themeShade="BF"/>
        </w:rPr>
        <w:t>/K</w:t>
      </w:r>
      <w:r w:rsidR="007C5D1D" w:rsidRPr="007C5D1D">
        <w:rPr>
          <w:color w:val="2F5496" w:themeColor="accent1" w:themeShade="BF"/>
          <w:vertAlign w:val="subscript"/>
        </w:rPr>
        <w:t>m</w:t>
      </w:r>
      <w:r w:rsidR="007C5D1D">
        <w:rPr>
          <w:color w:val="2F5496" w:themeColor="accent1" w:themeShade="BF"/>
        </w:rPr>
        <w:t xml:space="preserve"> are often higher than the reproducibility of the </w:t>
      </w:r>
      <w:proofErr w:type="spellStart"/>
      <w:r w:rsidR="007C5D1D">
        <w:rPr>
          <w:color w:val="2F5496" w:themeColor="accent1" w:themeShade="BF"/>
        </w:rPr>
        <w:t>k</w:t>
      </w:r>
      <w:r w:rsidR="007C5D1D" w:rsidRPr="007C5D1D">
        <w:rPr>
          <w:color w:val="2F5496" w:themeColor="accent1" w:themeShade="BF"/>
          <w:vertAlign w:val="subscript"/>
        </w:rPr>
        <w:t>cat</w:t>
      </w:r>
      <w:proofErr w:type="spellEnd"/>
      <w:r w:rsidR="007C5D1D">
        <w:rPr>
          <w:color w:val="2F5496" w:themeColor="accent1" w:themeShade="BF"/>
        </w:rPr>
        <w:t>/K</w:t>
      </w:r>
      <w:r w:rsidR="007C5D1D" w:rsidRPr="007C5D1D">
        <w:rPr>
          <w:color w:val="2F5496" w:themeColor="accent1" w:themeShade="BF"/>
          <w:vertAlign w:val="subscript"/>
        </w:rPr>
        <w:t>m</w:t>
      </w:r>
      <w:r w:rsidR="007C5D1D">
        <w:rPr>
          <w:color w:val="2F5496" w:themeColor="accent1" w:themeShade="BF"/>
        </w:rPr>
        <w:t xml:space="preserve"> ratio (which we use for our downstream analyses).</w:t>
      </w:r>
    </w:p>
    <w:p w14:paraId="36991D0B" w14:textId="10A72694" w:rsidR="00A651D8" w:rsidRDefault="00715FB1" w:rsidP="00437E2B">
      <w:pPr>
        <w:rPr>
          <w:color w:val="2F5496" w:themeColor="accent1" w:themeShade="BF"/>
        </w:rPr>
      </w:pPr>
      <w:r>
        <w:rPr>
          <w:color w:val="2F5496" w:themeColor="accent1" w:themeShade="BF"/>
        </w:rPr>
        <w:t>F</w:t>
      </w:r>
      <w:r w:rsidR="00C520AD">
        <w:rPr>
          <w:color w:val="2F5496" w:themeColor="accent1" w:themeShade="BF"/>
        </w:rPr>
        <w:t xml:space="preserve">inally, </w:t>
      </w:r>
      <w:r w:rsidR="00AF64E2">
        <w:rPr>
          <w:color w:val="2F5496" w:themeColor="accent1" w:themeShade="BF"/>
        </w:rPr>
        <w:t xml:space="preserve">both our biophysical and our phenotype measurements (functional genomics as well as proteomics) measure small differences, but </w:t>
      </w:r>
      <w:r w:rsidR="00211144">
        <w:rPr>
          <w:color w:val="2F5496" w:themeColor="accent1" w:themeShade="BF"/>
        </w:rPr>
        <w:t>the conclusions we make are based on grouping the mutants by the measured effects</w:t>
      </w:r>
      <w:r>
        <w:rPr>
          <w:color w:val="2F5496" w:themeColor="accent1" w:themeShade="BF"/>
        </w:rPr>
        <w:t>. E</w:t>
      </w:r>
      <w:r w:rsidR="00211144">
        <w:rPr>
          <w:color w:val="2F5496" w:themeColor="accent1" w:themeShade="BF"/>
        </w:rPr>
        <w:t xml:space="preserve">ven though </w:t>
      </w:r>
      <w:r w:rsidR="00AF64E2">
        <w:rPr>
          <w:color w:val="2F5496" w:themeColor="accent1" w:themeShade="BF"/>
        </w:rPr>
        <w:t xml:space="preserve">each </w:t>
      </w:r>
      <w:r>
        <w:rPr>
          <w:color w:val="2F5496" w:themeColor="accent1" w:themeShade="BF"/>
        </w:rPr>
        <w:t>measurement has</w:t>
      </w:r>
      <w:r w:rsidR="00211144">
        <w:rPr>
          <w:color w:val="2F5496" w:themeColor="accent1" w:themeShade="BF"/>
        </w:rPr>
        <w:t xml:space="preserve"> different types of noise</w:t>
      </w:r>
      <w:r w:rsidR="00A651D8">
        <w:rPr>
          <w:color w:val="2F5496" w:themeColor="accent1" w:themeShade="BF"/>
        </w:rPr>
        <w:t xml:space="preserve"> associated with </w:t>
      </w:r>
      <w:r>
        <w:rPr>
          <w:color w:val="2F5496" w:themeColor="accent1" w:themeShade="BF"/>
        </w:rPr>
        <w:t>it</w:t>
      </w:r>
      <w:r w:rsidR="00A651D8">
        <w:rPr>
          <w:color w:val="2F5496" w:themeColor="accent1" w:themeShade="BF"/>
        </w:rPr>
        <w:t xml:space="preserve">, the signal </w:t>
      </w:r>
      <w:r w:rsidR="00AA10DF">
        <w:rPr>
          <w:color w:val="2F5496" w:themeColor="accent1" w:themeShade="BF"/>
        </w:rPr>
        <w:t>is</w:t>
      </w:r>
      <w:r w:rsidR="00A651D8">
        <w:rPr>
          <w:color w:val="2F5496" w:themeColor="accent1" w:themeShade="BF"/>
        </w:rPr>
        <w:t xml:space="preserve"> strong enough for us to see clear groupings, both in Fig. 4a and Fig. 4b</w:t>
      </w:r>
    </w:p>
    <w:p w14:paraId="2AFC0205" w14:textId="77777777" w:rsidR="00BB29F0" w:rsidRDefault="00211144" w:rsidP="00437E2B">
      <w:pPr>
        <w:rPr>
          <w:color w:val="2F5496" w:themeColor="accent1" w:themeShade="BF"/>
        </w:rPr>
      </w:pPr>
      <w:r>
        <w:rPr>
          <w:color w:val="2F5496" w:themeColor="accent1" w:themeShade="BF"/>
        </w:rPr>
        <w:lastRenderedPageBreak/>
        <w:t>As we want to be as forward about the limitations of our data, and as clear about the significance of our results, we have now added</w:t>
      </w:r>
      <w:r w:rsidR="00BB29F0">
        <w:rPr>
          <w:color w:val="2F5496" w:themeColor="accent1" w:themeShade="BF"/>
        </w:rPr>
        <w:t xml:space="preserve"> additional discussion about the limitations of our kinetics to the Supplementary File 1 Supplementary Discussion.</w:t>
      </w:r>
    </w:p>
    <w:p w14:paraId="20E6372F" w14:textId="77777777" w:rsidR="00674159" w:rsidRDefault="00674159" w:rsidP="00437E2B"/>
    <w:p w14:paraId="3ADFD6D9" w14:textId="77777777" w:rsidR="00C275B6" w:rsidRDefault="00A43B6B" w:rsidP="00437E2B">
      <w:pPr>
        <w:rPr>
          <w:i/>
          <w:iCs/>
          <w:shd w:val="clear" w:color="auto" w:fill="FFFFFF"/>
        </w:rPr>
      </w:pPr>
      <w:r w:rsidRPr="0026189A">
        <w:rPr>
          <w:i/>
          <w:iCs/>
          <w:shd w:val="clear" w:color="auto" w:fill="FFFFFF"/>
        </w:rPr>
        <w:t xml:space="preserve">b) Interpretation: Enzyme kinetics data in Gsp1 must be interpreted with care because there are multiple steps involved in each reaction. The authors are referred to work on the Hsp70 chaperone system which is very similar to this switch in having ATP hydrolysis-enhancing factors (J-proteins) and nucleotide exchange factors (NEFs) facilitating the cycle. Careful enzyme kinetics work by the groups of Philip Christen, Roger </w:t>
      </w:r>
      <w:proofErr w:type="spellStart"/>
      <w:r w:rsidRPr="0026189A">
        <w:rPr>
          <w:i/>
          <w:iCs/>
          <w:shd w:val="clear" w:color="auto" w:fill="FFFFFF"/>
        </w:rPr>
        <w:t>McMacken</w:t>
      </w:r>
      <w:proofErr w:type="spellEnd"/>
      <w:r w:rsidRPr="0026189A">
        <w:rPr>
          <w:i/>
          <w:iCs/>
          <w:shd w:val="clear" w:color="auto" w:fill="FFFFFF"/>
        </w:rPr>
        <w:t xml:space="preserve">, Bernd </w:t>
      </w:r>
      <w:proofErr w:type="spellStart"/>
      <w:r w:rsidRPr="0026189A">
        <w:rPr>
          <w:i/>
          <w:iCs/>
          <w:shd w:val="clear" w:color="auto" w:fill="FFFFFF"/>
        </w:rPr>
        <w:t>Bukau</w:t>
      </w:r>
      <w:proofErr w:type="spellEnd"/>
      <w:r w:rsidRPr="0026189A">
        <w:rPr>
          <w:i/>
          <w:iCs/>
          <w:shd w:val="clear" w:color="auto" w:fill="FFFFFF"/>
        </w:rPr>
        <w:t xml:space="preserve"> and others show </w:t>
      </w:r>
      <w:r w:rsidRPr="0058411B">
        <w:rPr>
          <w:i/>
          <w:iCs/>
          <w:shd w:val="clear" w:color="auto" w:fill="FFFFFF"/>
        </w:rPr>
        <w:t>that multiple steps must be considered in building a model</w:t>
      </w:r>
      <w:r w:rsidRPr="0026189A">
        <w:rPr>
          <w:i/>
          <w:iCs/>
          <w:shd w:val="clear" w:color="auto" w:fill="FFFFFF"/>
        </w:rPr>
        <w:t xml:space="preserve"> (Hu, Mayer and Tomita, </w:t>
      </w:r>
      <w:proofErr w:type="spellStart"/>
      <w:r w:rsidRPr="0026189A">
        <w:rPr>
          <w:i/>
          <w:iCs/>
          <w:shd w:val="clear" w:color="auto" w:fill="FFFFFF"/>
        </w:rPr>
        <w:t>BiophysJ</w:t>
      </w:r>
      <w:proofErr w:type="spellEnd"/>
      <w:r w:rsidRPr="0026189A">
        <w:rPr>
          <w:i/>
          <w:iCs/>
          <w:shd w:val="clear" w:color="auto" w:fill="FFFFFF"/>
        </w:rPr>
        <w:t xml:space="preserve"> 2006). Some of the questions that authors need to consider are:</w:t>
      </w:r>
    </w:p>
    <w:p w14:paraId="38421554" w14:textId="77777777" w:rsidR="007E5AD9" w:rsidRDefault="007E5AD9" w:rsidP="00437E2B">
      <w:pPr>
        <w:rPr>
          <w:i/>
          <w:iCs/>
          <w:shd w:val="clear" w:color="auto" w:fill="FFFFFF"/>
        </w:rPr>
      </w:pPr>
    </w:p>
    <w:p w14:paraId="5A3910D4" w14:textId="77777777" w:rsidR="008D30CB" w:rsidRDefault="007E5AD9" w:rsidP="00437E2B">
      <w:pPr>
        <w:rPr>
          <w:color w:val="2F5496" w:themeColor="accent1" w:themeShade="BF"/>
          <w:shd w:val="clear" w:color="auto" w:fill="FFFFFF"/>
        </w:rPr>
      </w:pPr>
      <w:r w:rsidRPr="007E5AD9">
        <w:rPr>
          <w:color w:val="2F5496" w:themeColor="accent1" w:themeShade="BF"/>
          <w:shd w:val="clear" w:color="auto" w:fill="FFFFFF"/>
        </w:rPr>
        <w:t xml:space="preserve">The reviewer is correct, the </w:t>
      </w:r>
      <w:r>
        <w:rPr>
          <w:color w:val="2F5496" w:themeColor="accent1" w:themeShade="BF"/>
          <w:shd w:val="clear" w:color="auto" w:fill="FFFFFF"/>
        </w:rPr>
        <w:t xml:space="preserve">GTPase cycle is only approximated by the two reactions forming the two sides of the cycle (exchange and hydrolysis) represented as simple enzyme-substrate Michaelis-Menten reactions. Especially the GEF-mediated nucleotide exchange is a multi-step reaction, and the individual steps for the RAN GTPase were worked out by </w:t>
      </w:r>
      <w:proofErr w:type="spellStart"/>
      <w:r w:rsidR="008D30CB">
        <w:rPr>
          <w:color w:val="2F5496" w:themeColor="accent1" w:themeShade="BF"/>
          <w:shd w:val="clear" w:color="auto" w:fill="FFFFFF"/>
        </w:rPr>
        <w:t>Klebe</w:t>
      </w:r>
      <w:proofErr w:type="spellEnd"/>
      <w:r w:rsidR="008D30CB">
        <w:rPr>
          <w:color w:val="2F5496" w:themeColor="accent1" w:themeShade="BF"/>
          <w:shd w:val="clear" w:color="auto" w:fill="FFFFFF"/>
        </w:rPr>
        <w:t xml:space="preserve"> </w:t>
      </w:r>
      <w:r w:rsidR="008D30CB" w:rsidRPr="008D30CB">
        <w:rPr>
          <w:i/>
          <w:iCs/>
          <w:color w:val="2F5496" w:themeColor="accent1" w:themeShade="BF"/>
          <w:shd w:val="clear" w:color="auto" w:fill="FFFFFF"/>
        </w:rPr>
        <w:t>et al</w:t>
      </w:r>
      <w:r w:rsidR="008D30CB">
        <w:rPr>
          <w:color w:val="2F5496" w:themeColor="accent1" w:themeShade="BF"/>
          <w:shd w:val="clear" w:color="auto" w:fill="FFFFFF"/>
        </w:rPr>
        <w:t>. (</w:t>
      </w:r>
      <w:proofErr w:type="spellStart"/>
      <w:r w:rsidR="0017613F">
        <w:rPr>
          <w:color w:val="2F5496" w:themeColor="accent1" w:themeShade="BF"/>
          <w:shd w:val="clear" w:color="auto" w:fill="FFFFFF"/>
        </w:rPr>
        <w:t>Klebe</w:t>
      </w:r>
      <w:proofErr w:type="spellEnd"/>
      <w:r w:rsidR="0017613F">
        <w:rPr>
          <w:color w:val="2F5496" w:themeColor="accent1" w:themeShade="BF"/>
          <w:shd w:val="clear" w:color="auto" w:fill="FFFFFF"/>
        </w:rPr>
        <w:t xml:space="preserve"> et al., </w:t>
      </w:r>
      <w:r w:rsidR="008D30CB">
        <w:rPr>
          <w:color w:val="2F5496" w:themeColor="accent1" w:themeShade="BF"/>
          <w:shd w:val="clear" w:color="auto" w:fill="FFFFFF"/>
        </w:rPr>
        <w:t>Biochemistry, 1995</w:t>
      </w:r>
      <w:r w:rsidR="0017613F">
        <w:rPr>
          <w:color w:val="2F5496" w:themeColor="accent1" w:themeShade="BF"/>
          <w:shd w:val="clear" w:color="auto" w:fill="FFFFFF"/>
        </w:rPr>
        <w:t>a</w:t>
      </w:r>
      <w:r w:rsidR="008D30CB">
        <w:rPr>
          <w:color w:val="2F5496" w:themeColor="accent1" w:themeShade="BF"/>
          <w:shd w:val="clear" w:color="auto" w:fill="FFFFFF"/>
        </w:rPr>
        <w:t>).</w:t>
      </w:r>
    </w:p>
    <w:p w14:paraId="5A4782A2" w14:textId="77777777" w:rsidR="008D30CB" w:rsidRDefault="0017613F" w:rsidP="00437E2B">
      <w:pPr>
        <w:rPr>
          <w:color w:val="2F5496" w:themeColor="accent1" w:themeShade="BF"/>
          <w:shd w:val="clear" w:color="auto" w:fill="FFFFFF"/>
        </w:rPr>
      </w:pPr>
      <w:r>
        <w:rPr>
          <w:color w:val="2F5496" w:themeColor="accent1" w:themeShade="BF"/>
          <w:shd w:val="clear" w:color="auto" w:fill="FFFFFF"/>
        </w:rPr>
        <w:t>The same authors (</w:t>
      </w:r>
      <w:proofErr w:type="spellStart"/>
      <w:r>
        <w:rPr>
          <w:color w:val="2F5496" w:themeColor="accent1" w:themeShade="BF"/>
          <w:shd w:val="clear" w:color="auto" w:fill="FFFFFF"/>
        </w:rPr>
        <w:t>Klebe</w:t>
      </w:r>
      <w:proofErr w:type="spellEnd"/>
      <w:r>
        <w:rPr>
          <w:color w:val="2F5496" w:themeColor="accent1" w:themeShade="BF"/>
          <w:shd w:val="clear" w:color="auto" w:fill="FFFFFF"/>
        </w:rPr>
        <w:t xml:space="preserve"> et al, Biochemistry, 1995b) have also proposed that both reactions can be described enzymatically, </w:t>
      </w:r>
      <w:r w:rsidR="00000DD5">
        <w:rPr>
          <w:color w:val="2F5496" w:themeColor="accent1" w:themeShade="BF"/>
          <w:shd w:val="clear" w:color="auto" w:fill="FFFFFF"/>
        </w:rPr>
        <w:t>and this</w:t>
      </w:r>
      <w:r>
        <w:rPr>
          <w:color w:val="2F5496" w:themeColor="accent1" w:themeShade="BF"/>
          <w:shd w:val="clear" w:color="auto" w:fill="FFFFFF"/>
        </w:rPr>
        <w:t xml:space="preserve"> approach has been </w:t>
      </w:r>
      <w:r w:rsidR="00000DD5">
        <w:rPr>
          <w:color w:val="2F5496" w:themeColor="accent1" w:themeShade="BF"/>
          <w:shd w:val="clear" w:color="auto" w:fill="FFFFFF"/>
        </w:rPr>
        <w:t xml:space="preserve">regularly </w:t>
      </w:r>
      <w:r>
        <w:rPr>
          <w:color w:val="2F5496" w:themeColor="accent1" w:themeShade="BF"/>
          <w:shd w:val="clear" w:color="auto" w:fill="FFFFFF"/>
        </w:rPr>
        <w:t>used for other small GTPases.</w:t>
      </w:r>
      <w:r w:rsidR="00E204A1">
        <w:rPr>
          <w:color w:val="2F5496" w:themeColor="accent1" w:themeShade="BF"/>
          <w:shd w:val="clear" w:color="auto" w:fill="FFFFFF"/>
        </w:rPr>
        <w:t xml:space="preserve"> (We will discuss this point further in our reply to comment (iv)).</w:t>
      </w:r>
    </w:p>
    <w:p w14:paraId="046B7718" w14:textId="77777777" w:rsidR="00B06A16" w:rsidRDefault="00B06A16" w:rsidP="00437E2B">
      <w:pPr>
        <w:rPr>
          <w:color w:val="2F5496" w:themeColor="accent1" w:themeShade="BF"/>
          <w:shd w:val="clear" w:color="auto" w:fill="FFFFFF"/>
        </w:rPr>
      </w:pPr>
      <w:r>
        <w:rPr>
          <w:color w:val="2F5496" w:themeColor="accent1" w:themeShade="BF"/>
          <w:shd w:val="clear" w:color="auto" w:fill="FFFFFF"/>
        </w:rPr>
        <w:t xml:space="preserve">In general, we do agree with the reviewer that </w:t>
      </w:r>
      <w:r w:rsidR="00E204A1">
        <w:rPr>
          <w:color w:val="2F5496" w:themeColor="accent1" w:themeShade="BF"/>
          <w:shd w:val="clear" w:color="auto" w:fill="FFFFFF"/>
        </w:rPr>
        <w:t>GTPase</w:t>
      </w:r>
      <w:r>
        <w:rPr>
          <w:color w:val="2F5496" w:themeColor="accent1" w:themeShade="BF"/>
          <w:shd w:val="clear" w:color="auto" w:fill="FFFFFF"/>
        </w:rPr>
        <w:t xml:space="preserve"> kinetics data needs to be interpreted with care, and we believe we have done so. The point we want to acknowledge, and we thank the reviewer for making us revisit this, is that we might not have done a thorough enough job </w:t>
      </w:r>
      <w:r w:rsidR="00E204A1">
        <w:rPr>
          <w:color w:val="2F5496" w:themeColor="accent1" w:themeShade="BF"/>
          <w:shd w:val="clear" w:color="auto" w:fill="FFFFFF"/>
        </w:rPr>
        <w:t xml:space="preserve">explicitly </w:t>
      </w:r>
      <w:r>
        <w:rPr>
          <w:color w:val="2F5496" w:themeColor="accent1" w:themeShade="BF"/>
          <w:shd w:val="clear" w:color="auto" w:fill="FFFFFF"/>
        </w:rPr>
        <w:t xml:space="preserve">discussing all the details in our manuscript. </w:t>
      </w:r>
    </w:p>
    <w:p w14:paraId="29C478F6" w14:textId="77777777" w:rsidR="00B06A16" w:rsidRDefault="00B06A16" w:rsidP="00437E2B">
      <w:pPr>
        <w:rPr>
          <w:color w:val="2F5496" w:themeColor="accent1" w:themeShade="BF"/>
          <w:shd w:val="clear" w:color="auto" w:fill="FFFFFF"/>
        </w:rPr>
      </w:pPr>
      <w:r>
        <w:rPr>
          <w:color w:val="2F5496" w:themeColor="accent1" w:themeShade="BF"/>
          <w:shd w:val="clear" w:color="auto" w:fill="FFFFFF"/>
        </w:rPr>
        <w:t xml:space="preserve">We hope that our </w:t>
      </w:r>
      <w:r w:rsidR="00CA681F">
        <w:rPr>
          <w:color w:val="2F5496" w:themeColor="accent1" w:themeShade="BF"/>
          <w:shd w:val="clear" w:color="auto" w:fill="FFFFFF"/>
        </w:rPr>
        <w:t>responses to the reviewer</w:t>
      </w:r>
      <w:r w:rsidR="000A72AD">
        <w:rPr>
          <w:color w:val="2F5496" w:themeColor="accent1" w:themeShade="BF"/>
          <w:shd w:val="clear" w:color="auto" w:fill="FFFFFF"/>
        </w:rPr>
        <w:t>’</w:t>
      </w:r>
      <w:r w:rsidR="00CA681F">
        <w:rPr>
          <w:color w:val="2F5496" w:themeColor="accent1" w:themeShade="BF"/>
          <w:shd w:val="clear" w:color="auto" w:fill="FFFFFF"/>
        </w:rPr>
        <w:t>s questions</w:t>
      </w:r>
      <w:r>
        <w:rPr>
          <w:color w:val="2F5496" w:themeColor="accent1" w:themeShade="BF"/>
          <w:shd w:val="clear" w:color="auto" w:fill="FFFFFF"/>
        </w:rPr>
        <w:t>, a</w:t>
      </w:r>
      <w:r w:rsidR="00CA681F">
        <w:rPr>
          <w:color w:val="2F5496" w:themeColor="accent1" w:themeShade="BF"/>
          <w:shd w:val="clear" w:color="auto" w:fill="FFFFFF"/>
        </w:rPr>
        <w:t>s well as</w:t>
      </w:r>
      <w:r>
        <w:rPr>
          <w:color w:val="2F5496" w:themeColor="accent1" w:themeShade="BF"/>
          <w:shd w:val="clear" w:color="auto" w:fill="FFFFFF"/>
        </w:rPr>
        <w:t xml:space="preserve"> the additional discussion we added to the paper, will rectify this.</w:t>
      </w:r>
    </w:p>
    <w:p w14:paraId="71613368" w14:textId="77777777" w:rsidR="00CA681F" w:rsidRPr="00000DD5" w:rsidRDefault="00CA681F" w:rsidP="00437E2B">
      <w:pPr>
        <w:rPr>
          <w:color w:val="2F5496" w:themeColor="accent1" w:themeShade="BF"/>
          <w:shd w:val="clear" w:color="auto" w:fill="FFFFFF"/>
        </w:rPr>
      </w:pPr>
    </w:p>
    <w:p w14:paraId="38FE05E8" w14:textId="77777777" w:rsidR="00840215" w:rsidRPr="0026189A" w:rsidRDefault="00A43B6B" w:rsidP="00437E2B">
      <w:pPr>
        <w:rPr>
          <w:i/>
          <w:iCs/>
        </w:rPr>
      </w:pPr>
      <w:r w:rsidRPr="0026189A">
        <w:rPr>
          <w:i/>
          <w:iCs/>
          <w:shd w:val="clear" w:color="auto" w:fill="FFFFFF"/>
        </w:rPr>
        <w:t>(</w:t>
      </w:r>
      <w:proofErr w:type="spellStart"/>
      <w:r w:rsidRPr="0026189A">
        <w:rPr>
          <w:i/>
          <w:iCs/>
          <w:shd w:val="clear" w:color="auto" w:fill="FFFFFF"/>
        </w:rPr>
        <w:t>i</w:t>
      </w:r>
      <w:proofErr w:type="spellEnd"/>
      <w:r w:rsidRPr="0026189A">
        <w:rPr>
          <w:i/>
          <w:iCs/>
          <w:shd w:val="clear" w:color="auto" w:fill="FFFFFF"/>
        </w:rPr>
        <w:t xml:space="preserve">) How is the </w:t>
      </w:r>
      <w:r w:rsidRPr="000341A1">
        <w:rPr>
          <w:i/>
          <w:iCs/>
          <w:shd w:val="clear" w:color="auto" w:fill="FFFFFF"/>
        </w:rPr>
        <w:t>basal GTPase activity</w:t>
      </w:r>
      <w:r w:rsidRPr="0026189A">
        <w:rPr>
          <w:i/>
          <w:iCs/>
          <w:shd w:val="clear" w:color="auto" w:fill="FFFFFF"/>
        </w:rPr>
        <w:t xml:space="preserve"> of Gsp1 taken into account? The authors have mentioned controls in the Methods. Equations used for correcting for the basal rate and equations used for fitting the data should be stated.</w:t>
      </w:r>
    </w:p>
    <w:p w14:paraId="04356921" w14:textId="77777777" w:rsidR="00840215" w:rsidRDefault="0017613F" w:rsidP="00437E2B">
      <w:pPr>
        <w:rPr>
          <w:color w:val="2F5496" w:themeColor="accent1" w:themeShade="BF"/>
        </w:rPr>
      </w:pPr>
      <w:r w:rsidRPr="00000DD5">
        <w:rPr>
          <w:color w:val="2F5496" w:themeColor="accent1" w:themeShade="BF"/>
        </w:rPr>
        <w:t>RAN</w:t>
      </w:r>
      <w:r w:rsidR="0058411B">
        <w:rPr>
          <w:color w:val="2F5496" w:themeColor="accent1" w:themeShade="BF"/>
        </w:rPr>
        <w:t>/Gsp1</w:t>
      </w:r>
      <w:r w:rsidRPr="00000DD5">
        <w:rPr>
          <w:color w:val="2F5496" w:themeColor="accent1" w:themeShade="BF"/>
        </w:rPr>
        <w:t xml:space="preserve"> has very low intrinsic nucleotide exchange and hydrolysis rates, which are low even </w:t>
      </w:r>
      <w:r w:rsidR="00AA10DF">
        <w:rPr>
          <w:color w:val="2F5496" w:themeColor="accent1" w:themeShade="BF"/>
        </w:rPr>
        <w:t>compared</w:t>
      </w:r>
      <w:r w:rsidRPr="00000DD5">
        <w:rPr>
          <w:color w:val="2F5496" w:themeColor="accent1" w:themeShade="BF"/>
        </w:rPr>
        <w:t xml:space="preserve"> to other small GTPases, and both the GAP and the GEF </w:t>
      </w:r>
      <w:r w:rsidR="00000DD5" w:rsidRPr="00000DD5">
        <w:rPr>
          <w:color w:val="2F5496" w:themeColor="accent1" w:themeShade="BF"/>
        </w:rPr>
        <w:t>increase the reactions 10</w:t>
      </w:r>
      <w:r w:rsidR="00000DD5" w:rsidRPr="00000DD5">
        <w:rPr>
          <w:color w:val="2F5496" w:themeColor="accent1" w:themeShade="BF"/>
          <w:vertAlign w:val="superscript"/>
        </w:rPr>
        <w:t>5</w:t>
      </w:r>
      <w:r w:rsidR="00000DD5" w:rsidRPr="00000DD5">
        <w:rPr>
          <w:color w:val="2F5496" w:themeColor="accent1" w:themeShade="BF"/>
        </w:rPr>
        <w:t>-fold (</w:t>
      </w:r>
      <w:proofErr w:type="spellStart"/>
      <w:r w:rsidR="00000DD5" w:rsidRPr="00000DD5">
        <w:rPr>
          <w:color w:val="2F5496" w:themeColor="accent1" w:themeShade="BF"/>
        </w:rPr>
        <w:t>Klebe</w:t>
      </w:r>
      <w:proofErr w:type="spellEnd"/>
      <w:r w:rsidR="00000DD5" w:rsidRPr="00000DD5">
        <w:rPr>
          <w:color w:val="2F5496" w:themeColor="accent1" w:themeShade="BF"/>
        </w:rPr>
        <w:t xml:space="preserve"> et al, Biochemistry, 1995b).</w:t>
      </w:r>
      <w:r w:rsidRPr="00000DD5">
        <w:rPr>
          <w:color w:val="2F5496" w:themeColor="accent1" w:themeShade="BF"/>
        </w:rPr>
        <w:t xml:space="preserve"> </w:t>
      </w:r>
      <w:r w:rsidR="00000DD5" w:rsidRPr="00000DD5">
        <w:rPr>
          <w:color w:val="2F5496" w:themeColor="accent1" w:themeShade="BF"/>
        </w:rPr>
        <w:t xml:space="preserve">Although we do report the intrinsic hydrolysis rate for our mutants, all the intrinsic rates </w:t>
      </w:r>
      <w:r w:rsidR="00432001">
        <w:rPr>
          <w:color w:val="2F5496" w:themeColor="accent1" w:themeShade="BF"/>
        </w:rPr>
        <w:t>remain orders of magnitude below</w:t>
      </w:r>
      <w:r w:rsidR="00000DD5" w:rsidRPr="00000DD5">
        <w:rPr>
          <w:color w:val="2F5496" w:themeColor="accent1" w:themeShade="BF"/>
        </w:rPr>
        <w:t xml:space="preserve"> </w:t>
      </w:r>
      <w:r w:rsidR="00432001">
        <w:rPr>
          <w:color w:val="2F5496" w:themeColor="accent1" w:themeShade="BF"/>
        </w:rPr>
        <w:t>the</w:t>
      </w:r>
      <w:r w:rsidR="00000DD5" w:rsidRPr="00000DD5">
        <w:rPr>
          <w:color w:val="2F5496" w:themeColor="accent1" w:themeShade="BF"/>
        </w:rPr>
        <w:t xml:space="preserve"> enzyme facilitated reactions and we do not</w:t>
      </w:r>
      <w:r w:rsidR="00432001">
        <w:rPr>
          <w:color w:val="2F5496" w:themeColor="accent1" w:themeShade="BF"/>
        </w:rPr>
        <w:t xml:space="preserve"> add the intrinsic exchange/hydrolysis term when we fit the data.</w:t>
      </w:r>
    </w:p>
    <w:p w14:paraId="100ED448" w14:textId="77777777" w:rsidR="00432001" w:rsidRPr="00000DD5" w:rsidRDefault="00432001" w:rsidP="00437E2B">
      <w:pPr>
        <w:rPr>
          <w:color w:val="2F5496" w:themeColor="accent1" w:themeShade="BF"/>
        </w:rPr>
      </w:pPr>
    </w:p>
    <w:p w14:paraId="23F297F6" w14:textId="77777777" w:rsidR="00840215" w:rsidRPr="00CB4730" w:rsidRDefault="00A43B6B" w:rsidP="00437E2B">
      <w:pPr>
        <w:rPr>
          <w:i/>
          <w:iCs/>
          <w:shd w:val="clear" w:color="auto" w:fill="FFFFFF"/>
        </w:rPr>
      </w:pPr>
      <w:r w:rsidRPr="00CB4730">
        <w:rPr>
          <w:i/>
          <w:iCs/>
          <w:shd w:val="clear" w:color="auto" w:fill="FFFFFF"/>
        </w:rPr>
        <w:t>ii) What are the relative affinities of GDP and GTP for Gsp1? This is important, for example, in deciding how much excess GTP is needed in a nucleotide exchange experiment.</w:t>
      </w:r>
    </w:p>
    <w:p w14:paraId="2CBC8EFC" w14:textId="77777777" w:rsidR="00EF6A21" w:rsidRDefault="00EF6A21" w:rsidP="00EF6A21">
      <w:pPr>
        <w:rPr>
          <w:color w:val="2F5496" w:themeColor="accent1" w:themeShade="BF"/>
        </w:rPr>
      </w:pPr>
      <w:r w:rsidRPr="00EE08A8">
        <w:rPr>
          <w:color w:val="2F5496" w:themeColor="accent1" w:themeShade="BF"/>
        </w:rPr>
        <w:t>Ran binds GTP specifically and with high affinity (&gt; 1</w:t>
      </w:r>
      <w:r w:rsidRPr="00EE08A8">
        <w:rPr>
          <w:color w:val="2F5496" w:themeColor="accent1" w:themeShade="BF"/>
          <w:vertAlign w:val="superscript"/>
        </w:rPr>
        <w:t>9</w:t>
      </w:r>
      <w:r w:rsidRPr="00EE08A8">
        <w:rPr>
          <w:color w:val="2F5496" w:themeColor="accent1" w:themeShade="BF"/>
        </w:rPr>
        <w:t xml:space="preserve"> M</w:t>
      </w:r>
      <w:r w:rsidRPr="00EE08A8">
        <w:rPr>
          <w:color w:val="2F5496" w:themeColor="accent1" w:themeShade="BF"/>
          <w:vertAlign w:val="superscript"/>
        </w:rPr>
        <w:t>-1</w:t>
      </w:r>
      <w:r w:rsidRPr="00EE08A8">
        <w:rPr>
          <w:color w:val="2F5496" w:themeColor="accent1" w:themeShade="BF"/>
        </w:rPr>
        <w:t>)</w:t>
      </w:r>
      <w:r w:rsidR="00432001" w:rsidRPr="00EE08A8">
        <w:rPr>
          <w:color w:val="2F5496" w:themeColor="accent1" w:themeShade="BF"/>
        </w:rPr>
        <w:t xml:space="preserve"> </w:t>
      </w:r>
      <w:r w:rsidRPr="00EE08A8">
        <w:rPr>
          <w:color w:val="2F5496" w:themeColor="accent1" w:themeShade="BF"/>
        </w:rPr>
        <w:t>(</w:t>
      </w:r>
      <w:proofErr w:type="spellStart"/>
      <w:r w:rsidRPr="00EE08A8">
        <w:rPr>
          <w:color w:val="2F5496" w:themeColor="accent1" w:themeShade="BF"/>
        </w:rPr>
        <w:t>Klebe</w:t>
      </w:r>
      <w:proofErr w:type="spellEnd"/>
      <w:r w:rsidRPr="00EE08A8">
        <w:rPr>
          <w:color w:val="2F5496" w:themeColor="accent1" w:themeShade="BF"/>
        </w:rPr>
        <w:t xml:space="preserve"> et a</w:t>
      </w:r>
      <w:r w:rsidR="00432001" w:rsidRPr="00EE08A8">
        <w:rPr>
          <w:color w:val="2F5496" w:themeColor="accent1" w:themeShade="BF"/>
        </w:rPr>
        <w:t>l</w:t>
      </w:r>
      <w:r w:rsidRPr="00EE08A8">
        <w:rPr>
          <w:color w:val="2F5496" w:themeColor="accent1" w:themeShade="BF"/>
        </w:rPr>
        <w:t>., 1995</w:t>
      </w:r>
      <w:r w:rsidR="00EE08A8" w:rsidRPr="00EE08A8">
        <w:rPr>
          <w:color w:val="2F5496" w:themeColor="accent1" w:themeShade="BF"/>
        </w:rPr>
        <w:t>b</w:t>
      </w:r>
      <w:r w:rsidRPr="00EE08A8">
        <w:rPr>
          <w:color w:val="2F5496" w:themeColor="accent1" w:themeShade="BF"/>
        </w:rPr>
        <w:t xml:space="preserve">). A low dissociation rate leads to almost irreversible binding of the guanine nucleotide. </w:t>
      </w:r>
      <w:proofErr w:type="spellStart"/>
      <w:proofErr w:type="gramStart"/>
      <w:r w:rsidRPr="00EE08A8">
        <w:rPr>
          <w:color w:val="2F5496" w:themeColor="accent1" w:themeShade="BF"/>
        </w:rPr>
        <w:t>Ran:GDP</w:t>
      </w:r>
      <w:proofErr w:type="spellEnd"/>
      <w:proofErr w:type="gramEnd"/>
      <w:r w:rsidRPr="00EE08A8">
        <w:rPr>
          <w:color w:val="2F5496" w:themeColor="accent1" w:themeShade="BF"/>
        </w:rPr>
        <w:t xml:space="preserve"> and </w:t>
      </w:r>
      <w:proofErr w:type="spellStart"/>
      <w:r w:rsidRPr="00EE08A8">
        <w:rPr>
          <w:color w:val="2F5496" w:themeColor="accent1" w:themeShade="BF"/>
        </w:rPr>
        <w:t>Ran:GTP</w:t>
      </w:r>
      <w:proofErr w:type="spellEnd"/>
      <w:r w:rsidRPr="00EE08A8">
        <w:rPr>
          <w:color w:val="2F5496" w:themeColor="accent1" w:themeShade="BF"/>
        </w:rPr>
        <w:t xml:space="preserve"> complexes have half-lives of several hours (Bischoff and </w:t>
      </w:r>
      <w:proofErr w:type="spellStart"/>
      <w:r w:rsidRPr="00EE08A8">
        <w:rPr>
          <w:color w:val="2F5496" w:themeColor="accent1" w:themeShade="BF"/>
        </w:rPr>
        <w:t>Ponstingl</w:t>
      </w:r>
      <w:proofErr w:type="spellEnd"/>
      <w:r w:rsidRPr="00EE08A8">
        <w:rPr>
          <w:color w:val="2F5496" w:themeColor="accent1" w:themeShade="BF"/>
        </w:rPr>
        <w:t xml:space="preserve">, 1991; </w:t>
      </w:r>
      <w:proofErr w:type="spellStart"/>
      <w:r w:rsidRPr="00EE08A8">
        <w:rPr>
          <w:color w:val="2F5496" w:themeColor="accent1" w:themeShade="BF"/>
          <w:lang w:val="en-GB"/>
        </w:rPr>
        <w:t>Klebe</w:t>
      </w:r>
      <w:proofErr w:type="spellEnd"/>
      <w:r w:rsidRPr="00EE08A8">
        <w:rPr>
          <w:color w:val="2F5496" w:themeColor="accent1" w:themeShade="BF"/>
          <w:lang w:val="en-GB"/>
        </w:rPr>
        <w:t xml:space="preserve"> et a</w:t>
      </w:r>
      <w:r w:rsidR="00432001" w:rsidRPr="00EE08A8">
        <w:rPr>
          <w:color w:val="2F5496" w:themeColor="accent1" w:themeShade="BF"/>
          <w:lang w:val="en-GB"/>
        </w:rPr>
        <w:t>l</w:t>
      </w:r>
      <w:r w:rsidRPr="00EE08A8">
        <w:rPr>
          <w:color w:val="2F5496" w:themeColor="accent1" w:themeShade="BF"/>
          <w:lang w:val="en-GB"/>
        </w:rPr>
        <w:t xml:space="preserve">., 1995a; </w:t>
      </w:r>
      <w:proofErr w:type="spellStart"/>
      <w:r w:rsidRPr="00EE08A8">
        <w:rPr>
          <w:color w:val="2F5496" w:themeColor="accent1" w:themeShade="BF"/>
          <w:lang w:val="en-GB"/>
        </w:rPr>
        <w:t>Klebe</w:t>
      </w:r>
      <w:proofErr w:type="spellEnd"/>
      <w:r w:rsidRPr="00EE08A8">
        <w:rPr>
          <w:color w:val="2F5496" w:themeColor="accent1" w:themeShade="BF"/>
          <w:lang w:val="en-GB"/>
        </w:rPr>
        <w:t xml:space="preserve"> et a</w:t>
      </w:r>
      <w:r w:rsidR="00EE08A8" w:rsidRPr="00EE08A8">
        <w:rPr>
          <w:color w:val="2F5496" w:themeColor="accent1" w:themeShade="BF"/>
          <w:lang w:val="en-GB"/>
        </w:rPr>
        <w:t>l</w:t>
      </w:r>
      <w:r w:rsidRPr="00EE08A8">
        <w:rPr>
          <w:color w:val="2F5496" w:themeColor="accent1" w:themeShade="BF"/>
          <w:lang w:val="en-GB"/>
        </w:rPr>
        <w:t xml:space="preserve">., 1995b). </w:t>
      </w:r>
      <w:r w:rsidRPr="00EE08A8">
        <w:rPr>
          <w:color w:val="2F5496" w:themeColor="accent1" w:themeShade="BF"/>
        </w:rPr>
        <w:t xml:space="preserve">The low intrinsic dissociation rates of GDP and GTP are paralleled by a low intrinsic rate of </w:t>
      </w:r>
      <w:proofErr w:type="spellStart"/>
      <w:r w:rsidRPr="00EE08A8">
        <w:rPr>
          <w:color w:val="2F5496" w:themeColor="accent1" w:themeShade="BF"/>
        </w:rPr>
        <w:t>Ran·GTP</w:t>
      </w:r>
      <w:proofErr w:type="spellEnd"/>
      <w:r w:rsidRPr="00EE08A8">
        <w:rPr>
          <w:color w:val="2F5496" w:themeColor="accent1" w:themeShade="BF"/>
        </w:rPr>
        <w:t xml:space="preserve"> hydrolysis.</w:t>
      </w:r>
    </w:p>
    <w:p w14:paraId="58C6327C" w14:textId="77777777" w:rsidR="00531F08" w:rsidRPr="00EE08A8" w:rsidRDefault="00531F08" w:rsidP="00EF6A21">
      <w:pPr>
        <w:rPr>
          <w:color w:val="2F5496" w:themeColor="accent1" w:themeShade="BF"/>
        </w:rPr>
      </w:pPr>
      <w:r>
        <w:rPr>
          <w:color w:val="2F5496" w:themeColor="accent1" w:themeShade="BF"/>
        </w:rPr>
        <w:t xml:space="preserve">As we state in our Methods, for most of our exchange experiments, we used 200 </w:t>
      </w:r>
      <w:r>
        <w:rPr>
          <w:color w:val="2F5496" w:themeColor="accent1" w:themeShade="BF"/>
          <w:lang w:val="el-GR"/>
        </w:rPr>
        <w:t>μ</w:t>
      </w:r>
      <w:r>
        <w:rPr>
          <w:color w:val="2F5496" w:themeColor="accent1" w:themeShade="BF"/>
        </w:rPr>
        <w:t xml:space="preserve">M </w:t>
      </w:r>
      <w:proofErr w:type="spellStart"/>
      <w:r>
        <w:rPr>
          <w:color w:val="2F5496" w:themeColor="accent1" w:themeShade="BF"/>
        </w:rPr>
        <w:t>mant</w:t>
      </w:r>
      <w:proofErr w:type="spellEnd"/>
      <w:r>
        <w:rPr>
          <w:color w:val="2F5496" w:themeColor="accent1" w:themeShade="BF"/>
        </w:rPr>
        <w:t xml:space="preserve">-GTP, going up to 1 mM </w:t>
      </w:r>
      <w:proofErr w:type="spellStart"/>
      <w:r>
        <w:rPr>
          <w:color w:val="2F5496" w:themeColor="accent1" w:themeShade="BF"/>
        </w:rPr>
        <w:t>mant</w:t>
      </w:r>
      <w:proofErr w:type="spellEnd"/>
      <w:r>
        <w:rPr>
          <w:color w:val="2F5496" w:themeColor="accent1" w:themeShade="BF"/>
        </w:rPr>
        <w:t xml:space="preserve">-GTP for higher concentrations of Gsp1. The starting value of 200 </w:t>
      </w:r>
      <w:r>
        <w:rPr>
          <w:color w:val="2F5496" w:themeColor="accent1" w:themeShade="BF"/>
          <w:lang w:val="el-GR"/>
        </w:rPr>
        <w:t>μ</w:t>
      </w:r>
      <w:r>
        <w:rPr>
          <w:color w:val="2F5496" w:themeColor="accent1" w:themeShade="BF"/>
        </w:rPr>
        <w:t xml:space="preserve">M was </w:t>
      </w:r>
      <w:r w:rsidR="00774F42">
        <w:rPr>
          <w:color w:val="2F5496" w:themeColor="accent1" w:themeShade="BF"/>
        </w:rPr>
        <w:t>taken from</w:t>
      </w:r>
      <w:r>
        <w:rPr>
          <w:color w:val="2F5496" w:themeColor="accent1" w:themeShade="BF"/>
        </w:rPr>
        <w:t xml:space="preserve"> the first published nucleotide exchange experiment using </w:t>
      </w:r>
      <w:proofErr w:type="spellStart"/>
      <w:r>
        <w:rPr>
          <w:color w:val="2F5496" w:themeColor="accent1" w:themeShade="BF"/>
        </w:rPr>
        <w:t>mant</w:t>
      </w:r>
      <w:proofErr w:type="spellEnd"/>
      <w:r>
        <w:rPr>
          <w:color w:val="2F5496" w:themeColor="accent1" w:themeShade="BF"/>
        </w:rPr>
        <w:t xml:space="preserve">-labeled nucleotides </w:t>
      </w:r>
      <w:r w:rsidR="00774F42">
        <w:rPr>
          <w:color w:val="2F5496" w:themeColor="accent1" w:themeShade="BF"/>
        </w:rPr>
        <w:t>in</w:t>
      </w:r>
      <w:r>
        <w:rPr>
          <w:color w:val="2F5496" w:themeColor="accent1" w:themeShade="BF"/>
        </w:rPr>
        <w:t xml:space="preserve"> </w:t>
      </w:r>
      <w:proofErr w:type="spellStart"/>
      <w:r w:rsidRPr="00000DD5">
        <w:rPr>
          <w:color w:val="2F5496" w:themeColor="accent1" w:themeShade="BF"/>
        </w:rPr>
        <w:t>Klebe</w:t>
      </w:r>
      <w:proofErr w:type="spellEnd"/>
      <w:r w:rsidRPr="00000DD5">
        <w:rPr>
          <w:color w:val="2F5496" w:themeColor="accent1" w:themeShade="BF"/>
        </w:rPr>
        <w:t xml:space="preserve"> et al, Biochemistry, 1995b</w:t>
      </w:r>
      <w:r>
        <w:rPr>
          <w:color w:val="2F5496" w:themeColor="accent1" w:themeShade="BF"/>
        </w:rPr>
        <w:t xml:space="preserve">. </w:t>
      </w:r>
    </w:p>
    <w:p w14:paraId="468BB030" w14:textId="77777777" w:rsidR="00CD288F" w:rsidRDefault="00CD288F" w:rsidP="00437E2B"/>
    <w:p w14:paraId="77F305EA" w14:textId="77777777" w:rsidR="00A744EC" w:rsidRPr="00CB4730" w:rsidRDefault="00A43B6B" w:rsidP="00437E2B">
      <w:pPr>
        <w:rPr>
          <w:i/>
          <w:iCs/>
          <w:shd w:val="clear" w:color="auto" w:fill="FFFFFF"/>
        </w:rPr>
      </w:pPr>
      <w:r w:rsidRPr="00CB4730">
        <w:rPr>
          <w:i/>
          <w:iCs/>
          <w:shd w:val="clear" w:color="auto" w:fill="FFFFFF"/>
        </w:rPr>
        <w:t>(iii) Factors such as GAP and GEF may have residual affinities for the products of the enzyme reaction (GDP-Gsp1 and GTP-Gsp1 respectively). Are these numbers known to be negligible? If not, they have to be taken into account in determining '</w:t>
      </w:r>
      <w:proofErr w:type="spellStart"/>
      <w:r w:rsidRPr="00CB4730">
        <w:rPr>
          <w:i/>
          <w:iCs/>
          <w:shd w:val="clear" w:color="auto" w:fill="FFFFFF"/>
        </w:rPr>
        <w:t>kcat</w:t>
      </w:r>
      <w:proofErr w:type="spellEnd"/>
      <w:r w:rsidRPr="00CB4730">
        <w:rPr>
          <w:i/>
          <w:iCs/>
          <w:shd w:val="clear" w:color="auto" w:fill="FFFFFF"/>
        </w:rPr>
        <w:t>' and 'Km'.</w:t>
      </w:r>
    </w:p>
    <w:p w14:paraId="4136D21A" w14:textId="77777777" w:rsidR="00BD422B" w:rsidRDefault="00F45F8D" w:rsidP="00774F42">
      <w:pPr>
        <w:rPr>
          <w:color w:val="2F5496" w:themeColor="accent1" w:themeShade="BF"/>
        </w:rPr>
      </w:pPr>
      <w:r>
        <w:rPr>
          <w:color w:val="2F5496" w:themeColor="accent1" w:themeShade="BF"/>
          <w:highlight w:val="yellow"/>
        </w:rPr>
        <w:t>TO DO Find d</w:t>
      </w:r>
      <w:r w:rsidR="00BD422B" w:rsidRPr="00BD422B">
        <w:rPr>
          <w:color w:val="2F5496" w:themeColor="accent1" w:themeShade="BF"/>
          <w:highlight w:val="yellow"/>
        </w:rPr>
        <w:t>iff</w:t>
      </w:r>
      <w:r>
        <w:rPr>
          <w:color w:val="2F5496" w:themeColor="accent1" w:themeShade="BF"/>
          <w:highlight w:val="yellow"/>
        </w:rPr>
        <w:t>erence</w:t>
      </w:r>
      <w:r w:rsidR="00BD422B" w:rsidRPr="00BD422B">
        <w:rPr>
          <w:color w:val="2F5496" w:themeColor="accent1" w:themeShade="BF"/>
          <w:highlight w:val="yellow"/>
        </w:rPr>
        <w:t xml:space="preserve"> in affinity for GDP and GTP bound RAN for Rna1?</w:t>
      </w:r>
      <w:r w:rsidR="00BD422B">
        <w:rPr>
          <w:color w:val="2F5496" w:themeColor="accent1" w:themeShade="BF"/>
        </w:rPr>
        <w:t xml:space="preserve"> </w:t>
      </w:r>
    </w:p>
    <w:p w14:paraId="6F26FF17" w14:textId="77777777" w:rsidR="00774F42" w:rsidRPr="00EE08A8" w:rsidRDefault="00774F42" w:rsidP="00774F42">
      <w:pPr>
        <w:rPr>
          <w:color w:val="2F5496" w:themeColor="accent1" w:themeShade="BF"/>
        </w:rPr>
      </w:pPr>
      <w:r>
        <w:rPr>
          <w:color w:val="2F5496" w:themeColor="accent1" w:themeShade="BF"/>
        </w:rPr>
        <w:t xml:space="preserve">However, due to GEFs comparable affinity for </w:t>
      </w:r>
      <w:proofErr w:type="spellStart"/>
      <w:r>
        <w:rPr>
          <w:color w:val="2F5496" w:themeColor="accent1" w:themeShade="BF"/>
        </w:rPr>
        <w:t>mant</w:t>
      </w:r>
      <w:proofErr w:type="spellEnd"/>
      <w:r>
        <w:rPr>
          <w:color w:val="2F5496" w:themeColor="accent1" w:themeShade="BF"/>
        </w:rPr>
        <w:t xml:space="preserve">-labelled and unlabeled bound Gsp1, for higher concentrations of Gsp1, where the relative excess of </w:t>
      </w:r>
      <w:proofErr w:type="spellStart"/>
      <w:r>
        <w:rPr>
          <w:color w:val="2F5496" w:themeColor="accent1" w:themeShade="BF"/>
        </w:rPr>
        <w:t>mant</w:t>
      </w:r>
      <w:proofErr w:type="spellEnd"/>
      <w:r>
        <w:rPr>
          <w:color w:val="2F5496" w:themeColor="accent1" w:themeShade="BF"/>
        </w:rPr>
        <w:t xml:space="preserve">-nucleotide is smaller, we estimated the initial rates from the linear fits to the very beginning of the reaction, when levels of </w:t>
      </w:r>
      <w:proofErr w:type="spellStart"/>
      <w:r>
        <w:rPr>
          <w:color w:val="2F5496" w:themeColor="accent1" w:themeShade="BF"/>
        </w:rPr>
        <w:t>mant</w:t>
      </w:r>
      <w:proofErr w:type="spellEnd"/>
      <w:r>
        <w:rPr>
          <w:color w:val="2F5496" w:themeColor="accent1" w:themeShade="BF"/>
        </w:rPr>
        <w:t xml:space="preserve">-nucleotide-bound Gsp1 are low. </w:t>
      </w:r>
    </w:p>
    <w:p w14:paraId="461518C8" w14:textId="77777777" w:rsidR="00EE08A8" w:rsidRDefault="00EE08A8" w:rsidP="00437E2B"/>
    <w:p w14:paraId="6756DA1B" w14:textId="01A9DFDD" w:rsidR="009C5E36" w:rsidRPr="00440314" w:rsidRDefault="00A43B6B" w:rsidP="00437E2B">
      <w:pPr>
        <w:rPr>
          <w:i/>
          <w:iCs/>
        </w:rPr>
      </w:pPr>
      <w:r w:rsidRPr="00536BD1">
        <w:rPr>
          <w:i/>
          <w:iCs/>
          <w:shd w:val="clear" w:color="auto" w:fill="FFFFFF"/>
        </w:rPr>
        <w:t>(iv) Is there justification for using the Michaelis-Menten equations for these two reactions, instead of approximation-free A=B=C reaction kinetics? Is [ES] at a steady-state and very close to zero throughout the reaction?</w:t>
      </w:r>
    </w:p>
    <w:p w14:paraId="09FA1FAB" w14:textId="6CFDDC67" w:rsidR="00C275B6" w:rsidRDefault="00A43B6B" w:rsidP="00437E2B">
      <w:pPr>
        <w:rPr>
          <w:i/>
          <w:iCs/>
          <w:shd w:val="clear" w:color="auto" w:fill="FFFFFF"/>
        </w:rPr>
      </w:pPr>
      <w:r w:rsidRPr="00536BD1">
        <w:rPr>
          <w:i/>
          <w:iCs/>
          <w:shd w:val="clear" w:color="auto" w:fill="FFFFFF"/>
        </w:rPr>
        <w:t>Overall, I would like to see a more careful analysis of the enzyme kinetics data in the context of the entire cycle.</w:t>
      </w:r>
    </w:p>
    <w:p w14:paraId="4BBFCD5E" w14:textId="77777777" w:rsidR="00440314" w:rsidRDefault="00440314" w:rsidP="00440314">
      <w:pPr>
        <w:rPr>
          <w:color w:val="2F5496" w:themeColor="accent1" w:themeShade="BF"/>
        </w:rPr>
      </w:pPr>
      <w:r w:rsidRPr="00D74C00">
        <w:rPr>
          <w:color w:val="2F5496" w:themeColor="accent1" w:themeShade="BF"/>
        </w:rPr>
        <w:t>We</w:t>
      </w:r>
      <w:r>
        <w:rPr>
          <w:color w:val="2F5496" w:themeColor="accent1" w:themeShade="BF"/>
        </w:rPr>
        <w:t xml:space="preserve"> think that there is a justification for using Michaelis-Menten equations for describing the GTPase cycle, as has indeed been done in the past by different labs, and for different small GTPases: Ran </w:t>
      </w:r>
      <w:r w:rsidRPr="00000DD5">
        <w:rPr>
          <w:color w:val="2F5496" w:themeColor="accent1" w:themeShade="BF"/>
        </w:rPr>
        <w:t>(</w:t>
      </w:r>
      <w:proofErr w:type="spellStart"/>
      <w:r w:rsidRPr="00000DD5">
        <w:rPr>
          <w:color w:val="2F5496" w:themeColor="accent1" w:themeShade="BF"/>
        </w:rPr>
        <w:t>Klebe</w:t>
      </w:r>
      <w:proofErr w:type="spellEnd"/>
      <w:r w:rsidRPr="00000DD5">
        <w:rPr>
          <w:color w:val="2F5496" w:themeColor="accent1" w:themeShade="BF"/>
        </w:rPr>
        <w:t xml:space="preserve"> et al, 1995</w:t>
      </w:r>
      <w:r>
        <w:rPr>
          <w:color w:val="2F5496" w:themeColor="accent1" w:themeShade="BF"/>
        </w:rPr>
        <w:t>a</w:t>
      </w:r>
      <w:r w:rsidRPr="00000DD5">
        <w:rPr>
          <w:color w:val="2F5496" w:themeColor="accent1" w:themeShade="BF"/>
        </w:rPr>
        <w:t>)</w:t>
      </w:r>
      <w:r>
        <w:rPr>
          <w:color w:val="2F5496" w:themeColor="accent1" w:themeShade="BF"/>
        </w:rPr>
        <w:t>, Ras (Gideon et al, 1992), or Rap (Brinkmann et al, 2002).</w:t>
      </w:r>
    </w:p>
    <w:p w14:paraId="18365C2D" w14:textId="77777777" w:rsidR="00440314" w:rsidRPr="00BD7883" w:rsidRDefault="00440314" w:rsidP="00440314">
      <w:pPr>
        <w:rPr>
          <w:color w:val="2F5496" w:themeColor="accent1" w:themeShade="BF"/>
        </w:rPr>
      </w:pPr>
      <w:r>
        <w:rPr>
          <w:color w:val="2F5496" w:themeColor="accent1" w:themeShade="BF"/>
        </w:rPr>
        <w:t>For RAN/Gsp1 specifically, both the hydrolysis and the exchange are measured using enzymatic levels of the GAP or the GEF (orders of magnitude less than the substrate). In the case of the GEF-mediated nucleotide exchange, the free nucleotide is also in excess.</w:t>
      </w:r>
    </w:p>
    <w:p w14:paraId="787AF9B2" w14:textId="77777777" w:rsidR="00440314" w:rsidRPr="004D617A" w:rsidRDefault="00440314" w:rsidP="00440314">
      <w:pPr>
        <w:rPr>
          <w:color w:val="00B0F0"/>
        </w:rPr>
      </w:pPr>
      <w:r w:rsidRPr="004D617A">
        <w:rPr>
          <w:color w:val="00B0F0"/>
        </w:rPr>
        <w:t>Go through precedent in the literature. Perhaps could address with qualifying discussion on assumptions in the kinetics. Consult an expert… (Geeta?)</w:t>
      </w:r>
    </w:p>
    <w:p w14:paraId="61FD4152" w14:textId="77777777" w:rsidR="00440314" w:rsidRDefault="00440314" w:rsidP="00437E2B">
      <w:pPr>
        <w:rPr>
          <w:i/>
          <w:iCs/>
          <w:shd w:val="clear" w:color="auto" w:fill="FFFFFF"/>
        </w:rPr>
      </w:pPr>
    </w:p>
    <w:p w14:paraId="5B9D9F23" w14:textId="77777777" w:rsidR="00B73C68" w:rsidRDefault="00B73C68" w:rsidP="00B73C68">
      <w:pPr>
        <w:rPr>
          <w:color w:val="2F5496" w:themeColor="accent1" w:themeShade="BF"/>
          <w:shd w:val="clear" w:color="auto" w:fill="FFFFFF"/>
        </w:rPr>
      </w:pPr>
      <w:r>
        <w:rPr>
          <w:color w:val="2F5496" w:themeColor="accent1" w:themeShade="BF"/>
          <w:shd w:val="clear" w:color="auto" w:fill="FFFFFF"/>
        </w:rPr>
        <w:t>References for replies to point 2:</w:t>
      </w:r>
    </w:p>
    <w:p w14:paraId="48EEEE83" w14:textId="77777777" w:rsidR="00361BCC" w:rsidRDefault="00361BCC" w:rsidP="00B73C68">
      <w:pPr>
        <w:rPr>
          <w:color w:val="2F5496" w:themeColor="accent1" w:themeShade="BF"/>
          <w:shd w:val="clear" w:color="auto" w:fill="FFFFFF"/>
        </w:rPr>
      </w:pPr>
      <w:r w:rsidRPr="00361BCC">
        <w:rPr>
          <w:color w:val="2F5496" w:themeColor="accent1" w:themeShade="BF"/>
          <w:shd w:val="clear" w:color="auto" w:fill="FFFFFF"/>
          <w:lang w:val="en-GB"/>
        </w:rPr>
        <w:t xml:space="preserve">Brinkmann, T. </w:t>
      </w:r>
      <w:r w:rsidRPr="00361BCC">
        <w:rPr>
          <w:i/>
          <w:iCs/>
          <w:color w:val="2F5496" w:themeColor="accent1" w:themeShade="BF"/>
          <w:shd w:val="clear" w:color="auto" w:fill="FFFFFF"/>
          <w:lang w:val="en-GB"/>
        </w:rPr>
        <w:t>et al.</w:t>
      </w:r>
      <w:r w:rsidRPr="00361BCC">
        <w:rPr>
          <w:color w:val="2F5496" w:themeColor="accent1" w:themeShade="BF"/>
          <w:shd w:val="clear" w:color="auto" w:fill="FFFFFF"/>
          <w:lang w:val="en-GB"/>
        </w:rPr>
        <w:t xml:space="preserve"> Rap-specific GTPase Activating Protein follows an Alternative Mechanism. </w:t>
      </w:r>
      <w:r w:rsidRPr="00361BCC">
        <w:rPr>
          <w:i/>
          <w:iCs/>
          <w:color w:val="2F5496" w:themeColor="accent1" w:themeShade="BF"/>
          <w:shd w:val="clear" w:color="auto" w:fill="FFFFFF"/>
          <w:lang w:val="en-GB"/>
        </w:rPr>
        <w:t>Journal of Biological Chemistry</w:t>
      </w:r>
      <w:r w:rsidRPr="00361BCC">
        <w:rPr>
          <w:color w:val="2F5496" w:themeColor="accent1" w:themeShade="BF"/>
          <w:shd w:val="clear" w:color="auto" w:fill="FFFFFF"/>
          <w:lang w:val="en-GB"/>
        </w:rPr>
        <w:t xml:space="preserve"> </w:t>
      </w:r>
      <w:r w:rsidRPr="00361BCC">
        <w:rPr>
          <w:b/>
          <w:bCs/>
          <w:color w:val="2F5496" w:themeColor="accent1" w:themeShade="BF"/>
          <w:shd w:val="clear" w:color="auto" w:fill="FFFFFF"/>
          <w:lang w:val="en-GB"/>
        </w:rPr>
        <w:t>277,</w:t>
      </w:r>
      <w:r w:rsidRPr="00361BCC">
        <w:rPr>
          <w:color w:val="2F5496" w:themeColor="accent1" w:themeShade="BF"/>
          <w:shd w:val="clear" w:color="auto" w:fill="FFFFFF"/>
          <w:lang w:val="en-GB"/>
        </w:rPr>
        <w:t xml:space="preserve"> 12525–12531 (2002).</w:t>
      </w:r>
    </w:p>
    <w:p w14:paraId="1140E78B" w14:textId="77777777" w:rsidR="00361BCC" w:rsidRDefault="00361BCC" w:rsidP="00B73C68">
      <w:pPr>
        <w:rPr>
          <w:color w:val="2F5496" w:themeColor="accent1" w:themeShade="BF"/>
          <w:shd w:val="clear" w:color="auto" w:fill="FFFFFF"/>
        </w:rPr>
      </w:pPr>
      <w:r w:rsidRPr="00361BCC">
        <w:rPr>
          <w:color w:val="2F5496" w:themeColor="accent1" w:themeShade="BF"/>
          <w:shd w:val="clear" w:color="auto" w:fill="FFFFFF"/>
          <w:lang w:val="en-GB"/>
        </w:rPr>
        <w:t xml:space="preserve">Gideon, P. </w:t>
      </w:r>
      <w:r w:rsidRPr="00361BCC">
        <w:rPr>
          <w:i/>
          <w:iCs/>
          <w:color w:val="2F5496" w:themeColor="accent1" w:themeShade="BF"/>
          <w:shd w:val="clear" w:color="auto" w:fill="FFFFFF"/>
          <w:lang w:val="en-GB"/>
        </w:rPr>
        <w:t>et al.</w:t>
      </w:r>
      <w:r w:rsidRPr="00361BCC">
        <w:rPr>
          <w:color w:val="2F5496" w:themeColor="accent1" w:themeShade="BF"/>
          <w:shd w:val="clear" w:color="auto" w:fill="FFFFFF"/>
          <w:lang w:val="en-GB"/>
        </w:rPr>
        <w:t xml:space="preserve"> Mutational and kinetic analyses of the GTPase-activating protein (GAP)-p21 interaction: </w:t>
      </w:r>
      <w:proofErr w:type="gramStart"/>
      <w:r w:rsidRPr="00361BCC">
        <w:rPr>
          <w:color w:val="2F5496" w:themeColor="accent1" w:themeShade="BF"/>
          <w:shd w:val="clear" w:color="auto" w:fill="FFFFFF"/>
          <w:lang w:val="en-GB"/>
        </w:rPr>
        <w:t>the</w:t>
      </w:r>
      <w:proofErr w:type="gramEnd"/>
      <w:r w:rsidRPr="00361BCC">
        <w:rPr>
          <w:color w:val="2F5496" w:themeColor="accent1" w:themeShade="BF"/>
          <w:shd w:val="clear" w:color="auto" w:fill="FFFFFF"/>
          <w:lang w:val="en-GB"/>
        </w:rPr>
        <w:t xml:space="preserve"> C-terminal domain of GAP is not sufficient for full activity. </w:t>
      </w:r>
      <w:r w:rsidRPr="00361BCC">
        <w:rPr>
          <w:i/>
          <w:iCs/>
          <w:color w:val="2F5496" w:themeColor="accent1" w:themeShade="BF"/>
          <w:shd w:val="clear" w:color="auto" w:fill="FFFFFF"/>
          <w:lang w:val="en-GB"/>
        </w:rPr>
        <w:t>Molecular and Cellular Biology</w:t>
      </w:r>
      <w:r w:rsidRPr="00361BCC">
        <w:rPr>
          <w:color w:val="2F5496" w:themeColor="accent1" w:themeShade="BF"/>
          <w:shd w:val="clear" w:color="auto" w:fill="FFFFFF"/>
          <w:lang w:val="en-GB"/>
        </w:rPr>
        <w:t xml:space="preserve"> </w:t>
      </w:r>
      <w:r w:rsidRPr="00361BCC">
        <w:rPr>
          <w:b/>
          <w:bCs/>
          <w:color w:val="2F5496" w:themeColor="accent1" w:themeShade="BF"/>
          <w:shd w:val="clear" w:color="auto" w:fill="FFFFFF"/>
          <w:lang w:val="en-GB"/>
        </w:rPr>
        <w:t>12,</w:t>
      </w:r>
      <w:r w:rsidRPr="00361BCC">
        <w:rPr>
          <w:color w:val="2F5496" w:themeColor="accent1" w:themeShade="BF"/>
          <w:shd w:val="clear" w:color="auto" w:fill="FFFFFF"/>
          <w:lang w:val="en-GB"/>
        </w:rPr>
        <w:t xml:space="preserve"> 2050–2056 (1992).</w:t>
      </w:r>
    </w:p>
    <w:p w14:paraId="01FF6BB5" w14:textId="77777777" w:rsidR="00B73C68" w:rsidRDefault="00B73C68" w:rsidP="00B73C68">
      <w:pPr>
        <w:rPr>
          <w:color w:val="2F5496" w:themeColor="accent1" w:themeShade="BF"/>
          <w:shd w:val="clear" w:color="auto" w:fill="FFFFFF"/>
        </w:rPr>
      </w:pPr>
      <w:proofErr w:type="spellStart"/>
      <w:r w:rsidRPr="008D30CB">
        <w:rPr>
          <w:color w:val="2F5496" w:themeColor="accent1" w:themeShade="BF"/>
          <w:shd w:val="clear" w:color="auto" w:fill="FFFFFF"/>
          <w:lang w:val="en-GB"/>
        </w:rPr>
        <w:t>Klebe</w:t>
      </w:r>
      <w:proofErr w:type="spellEnd"/>
      <w:r w:rsidRPr="008D30CB">
        <w:rPr>
          <w:color w:val="2F5496" w:themeColor="accent1" w:themeShade="BF"/>
          <w:shd w:val="clear" w:color="auto" w:fill="FFFFFF"/>
          <w:lang w:val="en-GB"/>
        </w:rPr>
        <w:t xml:space="preserve">, C., Prinz, H., </w:t>
      </w:r>
      <w:proofErr w:type="spellStart"/>
      <w:r w:rsidRPr="008D30CB">
        <w:rPr>
          <w:color w:val="2F5496" w:themeColor="accent1" w:themeShade="BF"/>
          <w:shd w:val="clear" w:color="auto" w:fill="FFFFFF"/>
          <w:lang w:val="en-GB"/>
        </w:rPr>
        <w:t>Wittinghofer</w:t>
      </w:r>
      <w:proofErr w:type="spellEnd"/>
      <w:r w:rsidRPr="008D30CB">
        <w:rPr>
          <w:color w:val="2F5496" w:themeColor="accent1" w:themeShade="BF"/>
          <w:shd w:val="clear" w:color="auto" w:fill="FFFFFF"/>
          <w:lang w:val="en-GB"/>
        </w:rPr>
        <w:t xml:space="preserve">, A. &amp; Goody, R. S. The Kinetic Mechanism of Ran-Nucleotide Exchange </w:t>
      </w:r>
      <w:proofErr w:type="spellStart"/>
      <w:r w:rsidRPr="008D30CB">
        <w:rPr>
          <w:color w:val="2F5496" w:themeColor="accent1" w:themeShade="BF"/>
          <w:shd w:val="clear" w:color="auto" w:fill="FFFFFF"/>
          <w:lang w:val="en-GB"/>
        </w:rPr>
        <w:t>Catalyzed</w:t>
      </w:r>
      <w:proofErr w:type="spellEnd"/>
      <w:r w:rsidRPr="008D30CB">
        <w:rPr>
          <w:color w:val="2F5496" w:themeColor="accent1" w:themeShade="BF"/>
          <w:shd w:val="clear" w:color="auto" w:fill="FFFFFF"/>
          <w:lang w:val="en-GB"/>
        </w:rPr>
        <w:t xml:space="preserve"> by RCC1. </w:t>
      </w:r>
      <w:r w:rsidRPr="008D30CB">
        <w:rPr>
          <w:i/>
          <w:iCs/>
          <w:color w:val="2F5496" w:themeColor="accent1" w:themeShade="BF"/>
          <w:shd w:val="clear" w:color="auto" w:fill="FFFFFF"/>
          <w:lang w:val="en-GB"/>
        </w:rPr>
        <w:t>Biochemistry</w:t>
      </w:r>
      <w:r w:rsidRPr="008D30CB">
        <w:rPr>
          <w:color w:val="2F5496" w:themeColor="accent1" w:themeShade="BF"/>
          <w:shd w:val="clear" w:color="auto" w:fill="FFFFFF"/>
          <w:lang w:val="en-GB"/>
        </w:rPr>
        <w:t xml:space="preserve"> </w:t>
      </w:r>
      <w:r w:rsidRPr="008D30CB">
        <w:rPr>
          <w:b/>
          <w:bCs/>
          <w:color w:val="2F5496" w:themeColor="accent1" w:themeShade="BF"/>
          <w:shd w:val="clear" w:color="auto" w:fill="FFFFFF"/>
          <w:lang w:val="en-GB"/>
        </w:rPr>
        <w:t>34,</w:t>
      </w:r>
      <w:r w:rsidRPr="008D30CB">
        <w:rPr>
          <w:color w:val="2F5496" w:themeColor="accent1" w:themeShade="BF"/>
          <w:shd w:val="clear" w:color="auto" w:fill="FFFFFF"/>
          <w:lang w:val="en-GB"/>
        </w:rPr>
        <w:t xml:space="preserve"> 12543–12552 (1995).</w:t>
      </w:r>
      <w:r>
        <w:rPr>
          <w:color w:val="2F5496" w:themeColor="accent1" w:themeShade="BF"/>
          <w:shd w:val="clear" w:color="auto" w:fill="FFFFFF"/>
        </w:rPr>
        <w:t>)</w:t>
      </w:r>
    </w:p>
    <w:p w14:paraId="3ED3B8AD" w14:textId="77777777" w:rsidR="00B73C68" w:rsidRDefault="00B73C68" w:rsidP="00B73C68">
      <w:pPr>
        <w:rPr>
          <w:color w:val="2F5496" w:themeColor="accent1" w:themeShade="BF"/>
          <w:shd w:val="clear" w:color="auto" w:fill="FFFFFF"/>
        </w:rPr>
      </w:pPr>
      <w:proofErr w:type="spellStart"/>
      <w:r w:rsidRPr="0017613F">
        <w:rPr>
          <w:color w:val="2F5496" w:themeColor="accent1" w:themeShade="BF"/>
          <w:shd w:val="clear" w:color="auto" w:fill="FFFFFF"/>
          <w:lang w:val="en-GB"/>
        </w:rPr>
        <w:t>Klebe</w:t>
      </w:r>
      <w:proofErr w:type="spellEnd"/>
      <w:r w:rsidRPr="0017613F">
        <w:rPr>
          <w:color w:val="2F5496" w:themeColor="accent1" w:themeShade="BF"/>
          <w:shd w:val="clear" w:color="auto" w:fill="FFFFFF"/>
          <w:lang w:val="en-GB"/>
        </w:rPr>
        <w:t xml:space="preserve">, C., Bischoff, F. R., </w:t>
      </w:r>
      <w:proofErr w:type="spellStart"/>
      <w:r w:rsidRPr="0017613F">
        <w:rPr>
          <w:color w:val="2F5496" w:themeColor="accent1" w:themeShade="BF"/>
          <w:shd w:val="clear" w:color="auto" w:fill="FFFFFF"/>
          <w:lang w:val="en-GB"/>
        </w:rPr>
        <w:t>Ponstingl</w:t>
      </w:r>
      <w:proofErr w:type="spellEnd"/>
      <w:r w:rsidRPr="0017613F">
        <w:rPr>
          <w:color w:val="2F5496" w:themeColor="accent1" w:themeShade="BF"/>
          <w:shd w:val="clear" w:color="auto" w:fill="FFFFFF"/>
          <w:lang w:val="en-GB"/>
        </w:rPr>
        <w:t xml:space="preserve">, H. &amp; </w:t>
      </w:r>
      <w:proofErr w:type="spellStart"/>
      <w:r w:rsidRPr="0017613F">
        <w:rPr>
          <w:color w:val="2F5496" w:themeColor="accent1" w:themeShade="BF"/>
          <w:shd w:val="clear" w:color="auto" w:fill="FFFFFF"/>
          <w:lang w:val="en-GB"/>
        </w:rPr>
        <w:t>Wittinghofer</w:t>
      </w:r>
      <w:proofErr w:type="spellEnd"/>
      <w:r w:rsidRPr="0017613F">
        <w:rPr>
          <w:color w:val="2F5496" w:themeColor="accent1" w:themeShade="BF"/>
          <w:shd w:val="clear" w:color="auto" w:fill="FFFFFF"/>
          <w:lang w:val="en-GB"/>
        </w:rPr>
        <w:t xml:space="preserve">, A. Interaction of the nuclear GTP-binding protein Ran with its regulatory proteins RCC1 and RanGAP1. </w:t>
      </w:r>
      <w:r w:rsidRPr="0017613F">
        <w:rPr>
          <w:i/>
          <w:iCs/>
          <w:color w:val="2F5496" w:themeColor="accent1" w:themeShade="BF"/>
          <w:shd w:val="clear" w:color="auto" w:fill="FFFFFF"/>
          <w:lang w:val="en-GB"/>
        </w:rPr>
        <w:t>Biochemistry</w:t>
      </w:r>
      <w:r w:rsidRPr="0017613F">
        <w:rPr>
          <w:color w:val="2F5496" w:themeColor="accent1" w:themeShade="BF"/>
          <w:shd w:val="clear" w:color="auto" w:fill="FFFFFF"/>
          <w:lang w:val="en-GB"/>
        </w:rPr>
        <w:t xml:space="preserve"> </w:t>
      </w:r>
      <w:r w:rsidRPr="0017613F">
        <w:rPr>
          <w:b/>
          <w:bCs/>
          <w:color w:val="2F5496" w:themeColor="accent1" w:themeShade="BF"/>
          <w:shd w:val="clear" w:color="auto" w:fill="FFFFFF"/>
          <w:lang w:val="en-GB"/>
        </w:rPr>
        <w:t>34,</w:t>
      </w:r>
      <w:r w:rsidRPr="0017613F">
        <w:rPr>
          <w:color w:val="2F5496" w:themeColor="accent1" w:themeShade="BF"/>
          <w:shd w:val="clear" w:color="auto" w:fill="FFFFFF"/>
          <w:lang w:val="en-GB"/>
        </w:rPr>
        <w:t xml:space="preserve"> 639–647 (1995).</w:t>
      </w:r>
    </w:p>
    <w:p w14:paraId="5B6087FC" w14:textId="77777777" w:rsidR="00B73C68" w:rsidRPr="00EE08A8" w:rsidRDefault="00B73C68" w:rsidP="00B73C68">
      <w:pPr>
        <w:rPr>
          <w:color w:val="2F5496" w:themeColor="accent1" w:themeShade="BF"/>
          <w:lang w:val="en-GB"/>
        </w:rPr>
      </w:pPr>
      <w:r w:rsidRPr="00EE08A8">
        <w:rPr>
          <w:color w:val="2F5496" w:themeColor="accent1" w:themeShade="BF"/>
          <w:lang w:val="en-GB"/>
        </w:rPr>
        <w:t xml:space="preserve">Bischoff, F. R. &amp; </w:t>
      </w:r>
      <w:proofErr w:type="spellStart"/>
      <w:r w:rsidRPr="00EE08A8">
        <w:rPr>
          <w:color w:val="2F5496" w:themeColor="accent1" w:themeShade="BF"/>
          <w:lang w:val="en-GB"/>
        </w:rPr>
        <w:t>Ponstingl</w:t>
      </w:r>
      <w:proofErr w:type="spellEnd"/>
      <w:r w:rsidRPr="00EE08A8">
        <w:rPr>
          <w:color w:val="2F5496" w:themeColor="accent1" w:themeShade="BF"/>
          <w:lang w:val="en-GB"/>
        </w:rPr>
        <w:t xml:space="preserve">, H. Mitotic regulator protein RCC1 is complexed with a nuclear </w:t>
      </w:r>
      <w:proofErr w:type="spellStart"/>
      <w:r w:rsidRPr="00EE08A8">
        <w:rPr>
          <w:color w:val="2F5496" w:themeColor="accent1" w:themeShade="BF"/>
          <w:lang w:val="en-GB"/>
        </w:rPr>
        <w:t>ras</w:t>
      </w:r>
      <w:proofErr w:type="spellEnd"/>
      <w:r w:rsidRPr="00EE08A8">
        <w:rPr>
          <w:color w:val="2F5496" w:themeColor="accent1" w:themeShade="BF"/>
          <w:lang w:val="en-GB"/>
        </w:rPr>
        <w:t xml:space="preserve">-related polypeptide. </w:t>
      </w:r>
      <w:r w:rsidRPr="00EE08A8">
        <w:rPr>
          <w:i/>
          <w:iCs/>
          <w:color w:val="2F5496" w:themeColor="accent1" w:themeShade="BF"/>
          <w:lang w:val="en-GB"/>
        </w:rPr>
        <w:t>Proceedings of the National Academy of Sciences</w:t>
      </w:r>
      <w:r w:rsidRPr="00EE08A8">
        <w:rPr>
          <w:color w:val="2F5496" w:themeColor="accent1" w:themeShade="BF"/>
          <w:lang w:val="en-GB"/>
        </w:rPr>
        <w:t xml:space="preserve"> </w:t>
      </w:r>
      <w:r w:rsidRPr="00EE08A8">
        <w:rPr>
          <w:b/>
          <w:bCs/>
          <w:color w:val="2F5496" w:themeColor="accent1" w:themeShade="BF"/>
          <w:lang w:val="en-GB"/>
        </w:rPr>
        <w:t>88,</w:t>
      </w:r>
      <w:r w:rsidRPr="00EE08A8">
        <w:rPr>
          <w:color w:val="2F5496" w:themeColor="accent1" w:themeShade="BF"/>
          <w:lang w:val="en-GB"/>
        </w:rPr>
        <w:t xml:space="preserve"> 10830–10834 (1991).</w:t>
      </w:r>
    </w:p>
    <w:p w14:paraId="214DB5CD" w14:textId="77777777" w:rsidR="00B73C68" w:rsidRDefault="00B73C68" w:rsidP="00B73C68">
      <w:pPr>
        <w:rPr>
          <w:color w:val="2F5496" w:themeColor="accent1" w:themeShade="BF"/>
          <w:lang w:val="en-GB"/>
        </w:rPr>
      </w:pPr>
      <w:proofErr w:type="spellStart"/>
      <w:r w:rsidRPr="00D84B1C">
        <w:rPr>
          <w:color w:val="2F5496" w:themeColor="accent1" w:themeShade="BF"/>
          <w:lang w:val="en-GB"/>
        </w:rPr>
        <w:t>Goudar</w:t>
      </w:r>
      <w:proofErr w:type="spellEnd"/>
      <w:r w:rsidRPr="00D84B1C">
        <w:rPr>
          <w:color w:val="2F5496" w:themeColor="accent1" w:themeShade="BF"/>
          <w:lang w:val="en-GB"/>
        </w:rPr>
        <w:t xml:space="preserve">, C. T., Sonnad, J. R. &amp; </w:t>
      </w:r>
      <w:proofErr w:type="spellStart"/>
      <w:r w:rsidRPr="00D84B1C">
        <w:rPr>
          <w:color w:val="2F5496" w:themeColor="accent1" w:themeShade="BF"/>
          <w:lang w:val="en-GB"/>
        </w:rPr>
        <w:t>Duggleby</w:t>
      </w:r>
      <w:proofErr w:type="spellEnd"/>
      <w:r w:rsidRPr="00D84B1C">
        <w:rPr>
          <w:color w:val="2F5496" w:themeColor="accent1" w:themeShade="BF"/>
          <w:lang w:val="en-GB"/>
        </w:rPr>
        <w:t xml:space="preserve">, R. G. Parameter estimation using a direct solution of the integrated Michaelis-Menten equation. </w:t>
      </w:r>
      <w:proofErr w:type="spellStart"/>
      <w:r w:rsidRPr="00D84B1C">
        <w:rPr>
          <w:i/>
          <w:iCs/>
          <w:color w:val="2F5496" w:themeColor="accent1" w:themeShade="BF"/>
          <w:lang w:val="en-GB"/>
        </w:rPr>
        <w:t>Biochimica</w:t>
      </w:r>
      <w:proofErr w:type="spellEnd"/>
      <w:r w:rsidRPr="00D84B1C">
        <w:rPr>
          <w:i/>
          <w:iCs/>
          <w:color w:val="2F5496" w:themeColor="accent1" w:themeShade="BF"/>
          <w:lang w:val="en-GB"/>
        </w:rPr>
        <w:t xml:space="preserve"> et </w:t>
      </w:r>
      <w:proofErr w:type="spellStart"/>
      <w:r w:rsidRPr="00D84B1C">
        <w:rPr>
          <w:i/>
          <w:iCs/>
          <w:color w:val="2F5496" w:themeColor="accent1" w:themeShade="BF"/>
          <w:lang w:val="en-GB"/>
        </w:rPr>
        <w:t>biophysica</w:t>
      </w:r>
      <w:proofErr w:type="spellEnd"/>
      <w:r w:rsidRPr="00D84B1C">
        <w:rPr>
          <w:i/>
          <w:iCs/>
          <w:color w:val="2F5496" w:themeColor="accent1" w:themeShade="BF"/>
          <w:lang w:val="en-GB"/>
        </w:rPr>
        <w:t xml:space="preserve"> acta</w:t>
      </w:r>
      <w:r w:rsidRPr="00D84B1C">
        <w:rPr>
          <w:color w:val="2F5496" w:themeColor="accent1" w:themeShade="BF"/>
          <w:lang w:val="en-GB"/>
        </w:rPr>
        <w:t xml:space="preserve"> </w:t>
      </w:r>
      <w:r w:rsidRPr="00D84B1C">
        <w:rPr>
          <w:b/>
          <w:bCs/>
          <w:color w:val="2F5496" w:themeColor="accent1" w:themeShade="BF"/>
          <w:lang w:val="en-GB"/>
        </w:rPr>
        <w:t>1429,</w:t>
      </w:r>
      <w:r w:rsidRPr="00D84B1C">
        <w:rPr>
          <w:color w:val="2F5496" w:themeColor="accent1" w:themeShade="BF"/>
          <w:lang w:val="en-GB"/>
        </w:rPr>
        <w:t xml:space="preserve"> 377–383 (1999).</w:t>
      </w:r>
    </w:p>
    <w:p w14:paraId="3D44387D" w14:textId="77777777" w:rsidR="00B73C68" w:rsidRDefault="00B73C68" w:rsidP="00B73C68">
      <w:pPr>
        <w:rPr>
          <w:color w:val="2F5496" w:themeColor="accent1" w:themeShade="BF"/>
        </w:rPr>
      </w:pPr>
      <w:r w:rsidRPr="00D84B1C">
        <w:rPr>
          <w:color w:val="2F5496" w:themeColor="accent1" w:themeShade="BF"/>
          <w:lang w:val="en-GB"/>
        </w:rPr>
        <w:t xml:space="preserve">Mishra, A. K. &amp; Lambright, D. G. High-throughput assay for profiling the substrate specificity of </w:t>
      </w:r>
      <w:proofErr w:type="spellStart"/>
      <w:r w:rsidRPr="00D84B1C">
        <w:rPr>
          <w:color w:val="2F5496" w:themeColor="accent1" w:themeShade="BF"/>
          <w:lang w:val="en-GB"/>
        </w:rPr>
        <w:t>Rab</w:t>
      </w:r>
      <w:proofErr w:type="spellEnd"/>
      <w:r w:rsidRPr="00D84B1C">
        <w:rPr>
          <w:color w:val="2F5496" w:themeColor="accent1" w:themeShade="BF"/>
          <w:lang w:val="en-GB"/>
        </w:rPr>
        <w:t xml:space="preserve"> GTPase-activating proteins. </w:t>
      </w:r>
      <w:r w:rsidRPr="00D84B1C">
        <w:rPr>
          <w:i/>
          <w:iCs/>
          <w:color w:val="2F5496" w:themeColor="accent1" w:themeShade="BF"/>
          <w:lang w:val="en-GB"/>
        </w:rPr>
        <w:t>Methods Mol. Biol.</w:t>
      </w:r>
      <w:r w:rsidRPr="00D84B1C">
        <w:rPr>
          <w:color w:val="2F5496" w:themeColor="accent1" w:themeShade="BF"/>
          <w:lang w:val="en-GB"/>
        </w:rPr>
        <w:t xml:space="preserve"> </w:t>
      </w:r>
      <w:r w:rsidRPr="00D84B1C">
        <w:rPr>
          <w:b/>
          <w:bCs/>
          <w:color w:val="2F5496" w:themeColor="accent1" w:themeShade="BF"/>
          <w:lang w:val="en-GB"/>
        </w:rPr>
        <w:t>1298,</w:t>
      </w:r>
      <w:r w:rsidRPr="00D84B1C">
        <w:rPr>
          <w:color w:val="2F5496" w:themeColor="accent1" w:themeShade="BF"/>
          <w:lang w:val="en-GB"/>
        </w:rPr>
        <w:t xml:space="preserve"> 47–60 (2015).</w:t>
      </w:r>
    </w:p>
    <w:p w14:paraId="7D37E408" w14:textId="77777777" w:rsidR="00F4786E" w:rsidRPr="00F4786E" w:rsidRDefault="00F4786E" w:rsidP="00437E2B">
      <w:pPr>
        <w:rPr>
          <w:color w:val="FF0000"/>
        </w:rPr>
      </w:pPr>
    </w:p>
    <w:p w14:paraId="6433F1D4" w14:textId="77777777" w:rsidR="00C275B6" w:rsidRPr="00536BD1" w:rsidRDefault="00A43B6B" w:rsidP="00437E2B">
      <w:pPr>
        <w:rPr>
          <w:i/>
          <w:iCs/>
          <w:shd w:val="clear" w:color="auto" w:fill="FFFFFF"/>
        </w:rPr>
      </w:pPr>
      <w:r w:rsidRPr="00536BD1">
        <w:rPr>
          <w:i/>
          <w:iCs/>
          <w:shd w:val="clear" w:color="auto" w:fill="FFFFFF"/>
        </w:rPr>
        <w:lastRenderedPageBreak/>
        <w:t xml:space="preserve">3) Lines 183-186: "Taken together, the 31P NMR and kinetic data support a molecular mechanism whereby Gsp1 interface mutations allosterically shift the conformational distribution at the active site which in turn alters the GTPase switch cycle". This conclusion is too strong for the amount of data available to support it, though the data does indeed suggest such a possibility. Given that the </w:t>
      </w:r>
      <w:proofErr w:type="spellStart"/>
      <w:r w:rsidRPr="00536BD1">
        <w:rPr>
          <w:i/>
          <w:iCs/>
          <w:shd w:val="clear" w:color="auto" w:fill="FFFFFF"/>
        </w:rPr>
        <w:t>allostery</w:t>
      </w:r>
      <w:proofErr w:type="spellEnd"/>
      <w:r w:rsidRPr="00536BD1">
        <w:rPr>
          <w:i/>
          <w:iCs/>
          <w:shd w:val="clear" w:color="auto" w:fill="FFFFFF"/>
        </w:rPr>
        <w:t xml:space="preserve"> in Gsp1 is only an interesting side-story in this manuscript, the authors can tone down this conclusion.</w:t>
      </w:r>
    </w:p>
    <w:p w14:paraId="37D133A6" w14:textId="0998CF1B" w:rsidR="004D6163" w:rsidRDefault="00A43B6B" w:rsidP="00437E2B">
      <w:pPr>
        <w:rPr>
          <w:ins w:id="396" w:author="Perica, Tina" w:date="2020-05-09T23:25:00Z"/>
          <w:i/>
          <w:iCs/>
          <w:shd w:val="clear" w:color="auto" w:fill="FFFFFF"/>
        </w:rPr>
      </w:pPr>
      <w:r w:rsidRPr="00536BD1">
        <w:rPr>
          <w:i/>
          <w:iCs/>
          <w:shd w:val="clear" w:color="auto" w:fill="FFFFFF"/>
        </w:rPr>
        <w:t>a) The correlation in Fig. 3f looks much weaker when I plot the data without the log scale on the y-axis. It is equally likely to state from the plot that the y-ratio (without log) remains between 0.05 and 0.5 regardless of what the % of the second conformation is.</w:t>
      </w:r>
    </w:p>
    <w:p w14:paraId="464DF98D" w14:textId="386B7FA6" w:rsidR="00B13786" w:rsidRDefault="00B13786" w:rsidP="00437E2B">
      <w:pPr>
        <w:rPr>
          <w:ins w:id="397" w:author="Perica, Tina" w:date="2020-05-09T23:25:00Z"/>
          <w:i/>
          <w:iCs/>
          <w:shd w:val="clear" w:color="auto" w:fill="FFFFFF"/>
        </w:rPr>
      </w:pPr>
    </w:p>
    <w:p w14:paraId="791162B1" w14:textId="77777777" w:rsidR="00B13786" w:rsidRDefault="00B13786" w:rsidP="00B13786">
      <w:pPr>
        <w:rPr>
          <w:ins w:id="398" w:author="Perica, Tina" w:date="2020-05-09T23:25:00Z"/>
          <w:color w:val="2F5496" w:themeColor="accent1" w:themeShade="BF"/>
        </w:rPr>
      </w:pPr>
      <w:ins w:id="399" w:author="Perica, Tina" w:date="2020-05-09T23:25:00Z">
        <w:r>
          <w:rPr>
            <w:color w:val="2F5496" w:themeColor="accent1" w:themeShade="BF"/>
          </w:rPr>
          <w:t xml:space="preserve">We appreciate the reviewer’s call to attention with regards to relating the </w:t>
        </w:r>
        <w:r w:rsidRPr="008D3E93">
          <w:rPr>
            <w:color w:val="2F5496" w:themeColor="accent1" w:themeShade="BF"/>
            <w:vertAlign w:val="superscript"/>
          </w:rPr>
          <w:t>31</w:t>
        </w:r>
        <w:r>
          <w:rPr>
            <w:color w:val="2F5496" w:themeColor="accent1" w:themeShade="BF"/>
          </w:rPr>
          <w:t>P NMR data to the differences in GAP-mediated GTP hydrolysis. We had reservations on how to present this data, and these criticisms allowed us to more carefully consider the relationship between the conformational distributions of GTP-bound Gsp1 mutants and the GAP-mediated hydrolysis values.</w:t>
        </w:r>
      </w:ins>
    </w:p>
    <w:p w14:paraId="2B041617" w14:textId="11D53105" w:rsidR="00B13786" w:rsidRDefault="00B13786" w:rsidP="00B13786">
      <w:pPr>
        <w:rPr>
          <w:ins w:id="400" w:author="Perica, Tina" w:date="2020-05-09T23:25:00Z"/>
          <w:color w:val="2F5496" w:themeColor="accent1" w:themeShade="BF"/>
        </w:rPr>
      </w:pPr>
      <w:ins w:id="401" w:author="Perica, Tina" w:date="2020-05-09T23:25:00Z">
        <w:r>
          <w:rPr>
            <w:color w:val="2F5496" w:themeColor="accent1" w:themeShade="BF"/>
          </w:rPr>
          <w:t xml:space="preserve">With regards to the correlation in Fig. 3f, we initially chose this data representation to emphasize the monotonically increasing relationship between the fraction of GTP-bound Gsp1 in state 2 and the </w:t>
        </w:r>
        <w:proofErr w:type="spellStart"/>
        <w:r>
          <w:rPr>
            <w:i/>
            <w:iCs/>
            <w:color w:val="2F5496" w:themeColor="accent1" w:themeShade="BF"/>
          </w:rPr>
          <w:t>k</w:t>
        </w:r>
        <w:r w:rsidRPr="0034514C">
          <w:rPr>
            <w:i/>
            <w:iCs/>
            <w:color w:val="2F5496" w:themeColor="accent1" w:themeShade="BF"/>
            <w:vertAlign w:val="subscript"/>
          </w:rPr>
          <w:t>cat</w:t>
        </w:r>
        <w:proofErr w:type="spellEnd"/>
        <w:r>
          <w:rPr>
            <w:i/>
            <w:iCs/>
            <w:color w:val="2F5496" w:themeColor="accent1" w:themeShade="BF"/>
          </w:rPr>
          <w:t>/K</w:t>
        </w:r>
        <w:r w:rsidRPr="0034514C">
          <w:rPr>
            <w:i/>
            <w:iCs/>
            <w:color w:val="2F5496" w:themeColor="accent1" w:themeShade="BF"/>
            <w:vertAlign w:val="subscript"/>
          </w:rPr>
          <w:t>m</w:t>
        </w:r>
        <w:r w:rsidRPr="0034514C">
          <w:rPr>
            <w:color w:val="2F5496" w:themeColor="accent1" w:themeShade="BF"/>
          </w:rPr>
          <w:t xml:space="preserve"> of GAP-mediated hydrolysis.</w:t>
        </w:r>
        <w:r>
          <w:rPr>
            <w:color w:val="2F5496" w:themeColor="accent1" w:themeShade="BF"/>
          </w:rPr>
          <w:t xml:space="preserve"> We agree that a true log-linear relationship for these variables is not expected </w:t>
        </w:r>
        <w:r>
          <w:rPr>
            <w:i/>
            <w:iCs/>
            <w:color w:val="2F5496" w:themeColor="accent1" w:themeShade="BF"/>
          </w:rPr>
          <w:t>a priori</w:t>
        </w:r>
        <w:r w:rsidRPr="00A91588">
          <w:rPr>
            <w:color w:val="2F5496" w:themeColor="accent1" w:themeShade="BF"/>
          </w:rPr>
          <w:t xml:space="preserve"> (and, in fact, unlikely)</w:t>
        </w:r>
        <w:r>
          <w:rPr>
            <w:i/>
            <w:iCs/>
            <w:color w:val="2F5496" w:themeColor="accent1" w:themeShade="BF"/>
          </w:rPr>
          <w:t xml:space="preserve">, </w:t>
        </w:r>
        <w:r>
          <w:rPr>
            <w:color w:val="2F5496" w:themeColor="accent1" w:themeShade="BF"/>
          </w:rPr>
          <w:t xml:space="preserve">and acknowledge that the exact functional form of the relationship is impossible to derive using reaction kinetics formalisms without some means of directly measuring the </w:t>
        </w:r>
        <w:proofErr w:type="spellStart"/>
        <w:r>
          <w:rPr>
            <w:i/>
            <w:iCs/>
            <w:color w:val="2F5496" w:themeColor="accent1" w:themeShade="BF"/>
          </w:rPr>
          <w:t>k</w:t>
        </w:r>
        <w:r w:rsidRPr="0034514C">
          <w:rPr>
            <w:i/>
            <w:iCs/>
            <w:color w:val="2F5496" w:themeColor="accent1" w:themeShade="BF"/>
            <w:vertAlign w:val="subscript"/>
          </w:rPr>
          <w:t>cat</w:t>
        </w:r>
        <w:proofErr w:type="spellEnd"/>
        <w:r>
          <w:rPr>
            <w:i/>
            <w:iCs/>
            <w:color w:val="2F5496" w:themeColor="accent1" w:themeShade="BF"/>
          </w:rPr>
          <w:t xml:space="preserve"> and K</w:t>
        </w:r>
        <w:r w:rsidRPr="0034514C">
          <w:rPr>
            <w:i/>
            <w:iCs/>
            <w:color w:val="2F5496" w:themeColor="accent1" w:themeShade="BF"/>
            <w:vertAlign w:val="subscript"/>
          </w:rPr>
          <w:t>m</w:t>
        </w:r>
        <w:r>
          <w:rPr>
            <w:color w:val="2F5496" w:themeColor="accent1" w:themeShade="BF"/>
          </w:rPr>
          <w:t xml:space="preserve"> values for state 1 and state 2 separately (which is not to our knowledge feasible). </w:t>
        </w:r>
      </w:ins>
    </w:p>
    <w:p w14:paraId="56D03883" w14:textId="77777777" w:rsidR="00B13786" w:rsidRDefault="00B13786" w:rsidP="00B13786">
      <w:pPr>
        <w:keepNext/>
        <w:rPr>
          <w:ins w:id="402" w:author="Perica, Tina" w:date="2020-05-09T23:25:00Z"/>
        </w:rPr>
      </w:pPr>
      <w:ins w:id="403" w:author="Perica, Tina" w:date="2020-05-09T23:25:00Z">
        <w:r>
          <w:rPr>
            <w:noProof/>
            <w:color w:val="2F5496" w:themeColor="accent1" w:themeShade="BF"/>
          </w:rPr>
          <w:drawing>
            <wp:inline distT="0" distB="0" distL="0" distR="0" wp14:anchorId="728A19EF" wp14:editId="3711CEBA">
              <wp:extent cx="2553643" cy="2097915"/>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P_vs_NM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3643" cy="2097915"/>
                      </a:xfrm>
                      <a:prstGeom prst="rect">
                        <a:avLst/>
                      </a:prstGeom>
                    </pic:spPr>
                  </pic:pic>
                </a:graphicData>
              </a:graphic>
            </wp:inline>
          </w:drawing>
        </w:r>
      </w:ins>
    </w:p>
    <w:p w14:paraId="0D14D05C" w14:textId="0ED8672F" w:rsidR="00B13786" w:rsidRDefault="00B13786" w:rsidP="00B13786">
      <w:pPr>
        <w:pStyle w:val="Caption"/>
        <w:rPr>
          <w:ins w:id="404" w:author="Perica, Tina" w:date="2020-05-09T23:25:00Z"/>
          <w:color w:val="2F5496" w:themeColor="accent1" w:themeShade="BF"/>
        </w:rPr>
      </w:pPr>
      <w:ins w:id="405" w:author="Perica, Tina" w:date="2020-05-09T23:25:00Z">
        <w:r w:rsidRPr="001E37F1">
          <w:rPr>
            <w:b/>
            <w:bCs w:val="0"/>
          </w:rPr>
          <w:t>Figure 3</w:t>
        </w:r>
        <w:r>
          <w:t xml:space="preserve"> </w:t>
        </w:r>
      </w:ins>
      <w:ins w:id="406" w:author="Perica, Tina" w:date="2020-05-10T17:10:00Z">
        <w:r w:rsidR="00F1290A">
          <w:rPr>
            <w:b/>
            <w:bCs w:val="0"/>
          </w:rPr>
          <w:t>d</w:t>
        </w:r>
      </w:ins>
      <w:ins w:id="407" w:author="Perica, Tina" w:date="2020-05-09T23:25:00Z">
        <w:r w:rsidRPr="001E37F1">
          <w:rPr>
            <w:b/>
            <w:bCs w:val="0"/>
          </w:rPr>
          <w:t>,</w:t>
        </w:r>
        <w:r>
          <w:t xml:space="preserve"> </w:t>
        </w:r>
      </w:ins>
      <w:ins w:id="408" w:author="Perica, Tina" w:date="2020-05-10T17:10:00Z">
        <w:r w:rsidR="00F1290A">
          <w:t xml:space="preserve">Percent population in </w:t>
        </w:r>
        <w:r w:rsidR="00F1290A">
          <w:rPr>
            <w:lang w:val="el-GR"/>
          </w:rPr>
          <w:t>γ</w:t>
        </w:r>
        <w:r w:rsidR="00F1290A" w:rsidRPr="00354076">
          <w:t>2</w:t>
        </w:r>
        <w:r w:rsidR="00F1290A">
          <w:t xml:space="preserve"> peak plotted against the r</w:t>
        </w:r>
        <w:r w:rsidR="00F1290A" w:rsidRPr="00354076">
          <w:t xml:space="preserve">elative </w:t>
        </w:r>
        <w:r w:rsidR="00F1290A" w:rsidRPr="001E37F1">
          <w:rPr>
            <w:color w:val="FF0000"/>
          </w:rPr>
          <w:t>Michaelis constant (K</w:t>
        </w:r>
        <w:r w:rsidR="00F1290A" w:rsidRPr="001E37F1">
          <w:rPr>
            <w:color w:val="FF0000"/>
            <w:vertAlign w:val="subscript"/>
          </w:rPr>
          <w:t>m</w:t>
        </w:r>
        <w:r w:rsidR="00F1290A" w:rsidRPr="001E37F1">
          <w:rPr>
            <w:color w:val="FF0000"/>
          </w:rPr>
          <w:t xml:space="preserve">) </w:t>
        </w:r>
        <w:r w:rsidR="00F1290A" w:rsidRPr="00354076">
          <w:t>of GAP</w:t>
        </w:r>
        <w:r w:rsidR="00F1290A">
          <w:t>-mediated</w:t>
        </w:r>
        <w:r w:rsidR="00F1290A" w:rsidRPr="00354076">
          <w:t xml:space="preserve"> GTP hydrolysis represented as the ratio of the mutant </w:t>
        </w:r>
        <w:r w:rsidR="00F1290A">
          <w:t>over</w:t>
        </w:r>
        <w:r w:rsidR="00F1290A" w:rsidRPr="00354076">
          <w:t xml:space="preserve"> wild</w:t>
        </w:r>
        <w:r w:rsidR="00F1290A">
          <w:t>-</w:t>
        </w:r>
        <w:r w:rsidR="00F1290A" w:rsidRPr="00354076">
          <w:t>type K</w:t>
        </w:r>
        <w:r w:rsidR="00F1290A" w:rsidRPr="00354076">
          <w:rPr>
            <w:vertAlign w:val="subscript"/>
          </w:rPr>
          <w:t>m</w:t>
        </w:r>
        <w:r w:rsidR="00F1290A" w:rsidRPr="00354076">
          <w:t xml:space="preserve">. </w:t>
        </w:r>
        <w:r w:rsidR="00F1290A">
          <w:t xml:space="preserve">Error bars represent the mean plus/minus standard error of mean across at least three replicates of individual GAP-mediated GTP hydrolysis measurements. </w:t>
        </w:r>
        <w:r w:rsidR="00F1290A" w:rsidRPr="001E37F1">
          <w:rPr>
            <w:color w:val="FF0000"/>
          </w:rPr>
          <w:t xml:space="preserve">The insert plot shows all mutants from </w:t>
        </w:r>
        <w:r w:rsidR="00F1290A" w:rsidRPr="001E37F1">
          <w:rPr>
            <w:b/>
            <w:bCs w:val="0"/>
            <w:color w:val="FF0000"/>
          </w:rPr>
          <w:t>c</w:t>
        </w:r>
        <w:r w:rsidR="00F1290A" w:rsidRPr="001E37F1">
          <w:rPr>
            <w:color w:val="FF0000"/>
          </w:rPr>
          <w:t>, and the main plot excludes the three outliers (K132H, R78K, and D79S). Red line shows the least-squares linear fit.</w:t>
        </w:r>
      </w:ins>
    </w:p>
    <w:p w14:paraId="0F0CCC96" w14:textId="77777777" w:rsidR="00B13786" w:rsidRPr="00536BD1" w:rsidRDefault="00B13786" w:rsidP="00437E2B">
      <w:pPr>
        <w:rPr>
          <w:i/>
          <w:iCs/>
          <w:shd w:val="clear" w:color="auto" w:fill="FFFFFF"/>
        </w:rPr>
      </w:pPr>
    </w:p>
    <w:p w14:paraId="6FB734C7" w14:textId="77777777" w:rsidR="004D6163" w:rsidRDefault="00A43B6B" w:rsidP="00437E2B">
      <w:pPr>
        <w:rPr>
          <w:shd w:val="clear" w:color="auto" w:fill="FFFFFF"/>
        </w:rPr>
      </w:pPr>
      <w:r w:rsidRPr="00536BD1">
        <w:rPr>
          <w:i/>
          <w:iCs/>
          <w:shd w:val="clear" w:color="auto" w:fill="FFFFFF"/>
        </w:rPr>
        <w:t>b) While the 31P NMR data show that there are two conformations in slow exchange, they definitely don't indicate what the structural changes are between the two states and whether the conformational differences are local or global.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14:paraId="6270AF73" w14:textId="77777777" w:rsidR="004D6163" w:rsidRDefault="004D6163" w:rsidP="00437E2B"/>
    <w:p w14:paraId="1807C40B" w14:textId="77777777" w:rsidR="00700BBB" w:rsidRDefault="004D6163" w:rsidP="00437E2B">
      <w:pPr>
        <w:rPr>
          <w:color w:val="00B0F0"/>
        </w:rPr>
      </w:pPr>
      <w:r w:rsidRPr="004D6163">
        <w:rPr>
          <w:color w:val="00B0F0"/>
        </w:rPr>
        <w:lastRenderedPageBreak/>
        <w:t>OK, tone down (but refer to other work on the conformations).</w:t>
      </w:r>
      <w:r>
        <w:rPr>
          <w:color w:val="00B0F0"/>
        </w:rPr>
        <w:t xml:space="preserve"> Say reviewer is right that we do not know </w:t>
      </w:r>
      <w:r w:rsidR="00700BBB">
        <w:rPr>
          <w:color w:val="00B0F0"/>
        </w:rPr>
        <w:t xml:space="preserve">the structural details.  But we do know effects are not just </w:t>
      </w:r>
      <w:r w:rsidR="00287267">
        <w:rPr>
          <w:color w:val="00B0F0"/>
        </w:rPr>
        <w:t>in the vicinity of</w:t>
      </w:r>
      <w:r w:rsidR="00A7798E">
        <w:rPr>
          <w:color w:val="00B0F0"/>
        </w:rPr>
        <w:t xml:space="preserve"> the gamma phosphate</w:t>
      </w:r>
      <w:r w:rsidR="00700BBB">
        <w:rPr>
          <w:color w:val="00B0F0"/>
        </w:rPr>
        <w:t xml:space="preserve"> as mutations are distal.</w:t>
      </w:r>
    </w:p>
    <w:p w14:paraId="7CF897BC" w14:textId="661A27CC" w:rsidR="00CD288F" w:rsidDel="00B13786" w:rsidRDefault="0039793B" w:rsidP="00437E2B">
      <w:pPr>
        <w:rPr>
          <w:del w:id="409" w:author="Perica, Tina" w:date="2020-05-09T23:25:00Z"/>
        </w:rPr>
      </w:pPr>
      <w:del w:id="410" w:author="Perica, Tina" w:date="2020-05-09T23:25:00Z">
        <w:r w:rsidDel="00B13786">
          <w:delText>Combined answer to point 3:</w:delText>
        </w:r>
      </w:del>
    </w:p>
    <w:p w14:paraId="0FA74C7D" w14:textId="2597EDB8" w:rsidR="0028302C" w:rsidDel="00B13786" w:rsidRDefault="0028302C" w:rsidP="00437E2B">
      <w:pPr>
        <w:rPr>
          <w:del w:id="411" w:author="Perica, Tina" w:date="2020-05-09T23:25:00Z"/>
          <w:color w:val="2F5496" w:themeColor="accent1" w:themeShade="BF"/>
        </w:rPr>
      </w:pPr>
      <w:del w:id="412" w:author="Perica, Tina" w:date="2020-05-09T23:25:00Z">
        <w:r w:rsidDel="00B13786">
          <w:rPr>
            <w:color w:val="2F5496" w:themeColor="accent1" w:themeShade="BF"/>
          </w:rPr>
          <w:delText xml:space="preserve">We appreciate the reviewer’s call to attention with regards to the </w:delText>
        </w:r>
        <w:r w:rsidRPr="008D3E93" w:rsidDel="00B13786">
          <w:rPr>
            <w:color w:val="2F5496" w:themeColor="accent1" w:themeShade="BF"/>
            <w:vertAlign w:val="superscript"/>
          </w:rPr>
          <w:delText>31</w:delText>
        </w:r>
        <w:r w:rsidDel="00B13786">
          <w:rPr>
            <w:color w:val="2F5496" w:themeColor="accent1" w:themeShade="BF"/>
          </w:rPr>
          <w:delText>P NMR data</w:delText>
        </w:r>
      </w:del>
      <w:del w:id="413" w:author="Perica, Tina" w:date="2020-05-05T17:55:00Z">
        <w:r w:rsidDel="008D3E93">
          <w:rPr>
            <w:color w:val="2F5496" w:themeColor="accent1" w:themeShade="BF"/>
          </w:rPr>
          <w:delText>,</w:delText>
        </w:r>
      </w:del>
      <w:del w:id="414" w:author="Perica, Tina" w:date="2020-05-09T23:25:00Z">
        <w:r w:rsidDel="00B13786">
          <w:rPr>
            <w:color w:val="2F5496" w:themeColor="accent1" w:themeShade="BF"/>
          </w:rPr>
          <w:delText xml:space="preserve"> </w:delText>
        </w:r>
      </w:del>
      <w:del w:id="415" w:author="Perica, Tina" w:date="2020-05-05T17:55:00Z">
        <w:r w:rsidDel="008D3E93">
          <w:rPr>
            <w:color w:val="2F5496" w:themeColor="accent1" w:themeShade="BF"/>
          </w:rPr>
          <w:delText>as i</w:delText>
        </w:r>
      </w:del>
      <w:del w:id="416" w:author="Perica, Tina" w:date="2020-05-05T17:56:00Z">
        <w:r w:rsidDel="008D3E93">
          <w:rPr>
            <w:color w:val="2F5496" w:themeColor="accent1" w:themeShade="BF"/>
          </w:rPr>
          <w:delText xml:space="preserve">t </w:delText>
        </w:r>
      </w:del>
      <w:del w:id="417" w:author="Perica, Tina" w:date="2020-05-09T23:25:00Z">
        <w:r w:rsidDel="00B13786">
          <w:rPr>
            <w:color w:val="2F5496" w:themeColor="accent1" w:themeShade="BF"/>
          </w:rPr>
          <w:delText>allowed us to more carefully consider the relationship between the conformational distributions of GTP-bound Gsp1 mutants and the GAP-mediated hydrolysis values.</w:delText>
        </w:r>
      </w:del>
    </w:p>
    <w:p w14:paraId="3927CE9C" w14:textId="334F706D" w:rsidR="008D3E93" w:rsidDel="00B13786" w:rsidRDefault="00054ED0">
      <w:pPr>
        <w:pStyle w:val="Caption"/>
        <w:rPr>
          <w:del w:id="418" w:author="Perica, Tina" w:date="2020-05-09T23:25:00Z"/>
          <w:color w:val="2F5496" w:themeColor="accent1" w:themeShade="BF"/>
        </w:rPr>
        <w:pPrChange w:id="419" w:author="Perica, Tina" w:date="2020-05-09T17:54:00Z">
          <w:pPr/>
        </w:pPrChange>
      </w:pPr>
      <w:del w:id="420" w:author="Perica, Tina" w:date="2020-05-09T23:25:00Z">
        <w:r w:rsidDel="00B13786">
          <w:rPr>
            <w:color w:val="2F5496" w:themeColor="accent1" w:themeShade="BF"/>
          </w:rPr>
          <w:delText xml:space="preserve">With regards to the correlation in Fig. 3f, we initially chose this data representation to emphasize the monotonically increasing relationship between the fraction of GTP-bound Gsp1 in state 2 and the </w:delText>
        </w:r>
        <w:r w:rsidDel="00B13786">
          <w:rPr>
            <w:i/>
            <w:iCs/>
            <w:color w:val="2F5496" w:themeColor="accent1" w:themeShade="BF"/>
          </w:rPr>
          <w:delText>k</w:delText>
        </w:r>
        <w:r w:rsidRPr="0034514C" w:rsidDel="00B13786">
          <w:rPr>
            <w:i/>
            <w:iCs/>
            <w:color w:val="2F5496" w:themeColor="accent1" w:themeShade="BF"/>
            <w:vertAlign w:val="subscript"/>
          </w:rPr>
          <w:delText>cat</w:delText>
        </w:r>
        <w:r w:rsidDel="00B13786">
          <w:rPr>
            <w:i/>
            <w:iCs/>
            <w:color w:val="2F5496" w:themeColor="accent1" w:themeShade="BF"/>
          </w:rPr>
          <w:delText>/K</w:delText>
        </w:r>
        <w:r w:rsidRPr="0034514C" w:rsidDel="00B13786">
          <w:rPr>
            <w:i/>
            <w:iCs/>
            <w:color w:val="2F5496" w:themeColor="accent1" w:themeShade="BF"/>
            <w:vertAlign w:val="subscript"/>
          </w:rPr>
          <w:delText>m</w:delText>
        </w:r>
        <w:r w:rsidRPr="0034514C" w:rsidDel="00B13786">
          <w:rPr>
            <w:color w:val="2F5496" w:themeColor="accent1" w:themeShade="BF"/>
          </w:rPr>
          <w:delText xml:space="preserve"> of GAP-mediated hydrolysis.</w:delText>
        </w:r>
        <w:r w:rsidDel="00B13786">
          <w:rPr>
            <w:color w:val="2F5496" w:themeColor="accent1" w:themeShade="BF"/>
          </w:rPr>
          <w:delText xml:space="preserve"> </w:delText>
        </w:r>
        <w:r w:rsidR="0028302C" w:rsidDel="00B13786">
          <w:rPr>
            <w:color w:val="2F5496" w:themeColor="accent1" w:themeShade="BF"/>
          </w:rPr>
          <w:delText>We agree</w:delText>
        </w:r>
        <w:r w:rsidDel="00B13786">
          <w:rPr>
            <w:color w:val="2F5496" w:themeColor="accent1" w:themeShade="BF"/>
          </w:rPr>
          <w:delText xml:space="preserve"> </w:delText>
        </w:r>
        <w:r w:rsidR="0028302C" w:rsidDel="00B13786">
          <w:rPr>
            <w:color w:val="2F5496" w:themeColor="accent1" w:themeShade="BF"/>
          </w:rPr>
          <w:delText xml:space="preserve">that a true log-linear relationship for these variables is not expected </w:delText>
        </w:r>
        <w:r w:rsidR="0028302C" w:rsidDel="00B13786">
          <w:rPr>
            <w:i/>
            <w:iCs/>
            <w:color w:val="2F5496" w:themeColor="accent1" w:themeShade="BF"/>
          </w:rPr>
          <w:delText>a priori</w:delText>
        </w:r>
        <w:r w:rsidR="00A91588" w:rsidRPr="00A91588" w:rsidDel="00B13786">
          <w:rPr>
            <w:color w:val="2F5496" w:themeColor="accent1" w:themeShade="BF"/>
          </w:rPr>
          <w:delText xml:space="preserve"> (</w:delText>
        </w:r>
        <w:commentRangeStart w:id="421"/>
        <w:r w:rsidR="00A91588" w:rsidRPr="00A91588" w:rsidDel="00B13786">
          <w:rPr>
            <w:color w:val="2F5496" w:themeColor="accent1" w:themeShade="BF"/>
          </w:rPr>
          <w:delText>and, in fact, unlikely)</w:delText>
        </w:r>
        <w:r w:rsidDel="00B13786">
          <w:rPr>
            <w:i/>
            <w:iCs/>
            <w:color w:val="2F5496" w:themeColor="accent1" w:themeShade="BF"/>
          </w:rPr>
          <w:delText xml:space="preserve">, </w:delText>
        </w:r>
        <w:commentRangeEnd w:id="421"/>
        <w:r w:rsidR="00A91588" w:rsidDel="00B13786">
          <w:rPr>
            <w:rStyle w:val="CommentReference"/>
          </w:rPr>
          <w:commentReference w:id="421"/>
        </w:r>
        <w:r w:rsidDel="00B13786">
          <w:rPr>
            <w:color w:val="2F5496" w:themeColor="accent1" w:themeShade="BF"/>
          </w:rPr>
          <w:delText xml:space="preserve">and acknowledge that the exact functional form of the relationship is impossible to derive using reaction kinetics formalisms without some means of directly measuring the </w:delText>
        </w:r>
        <w:r w:rsidDel="00B13786">
          <w:rPr>
            <w:i/>
            <w:iCs/>
            <w:color w:val="2F5496" w:themeColor="accent1" w:themeShade="BF"/>
          </w:rPr>
          <w:delText>k</w:delText>
        </w:r>
        <w:r w:rsidRPr="0034514C" w:rsidDel="00B13786">
          <w:rPr>
            <w:i/>
            <w:iCs/>
            <w:color w:val="2F5496" w:themeColor="accent1" w:themeShade="BF"/>
            <w:vertAlign w:val="subscript"/>
          </w:rPr>
          <w:delText>cat</w:delText>
        </w:r>
        <w:r w:rsidDel="00B13786">
          <w:rPr>
            <w:i/>
            <w:iCs/>
            <w:color w:val="2F5496" w:themeColor="accent1" w:themeShade="BF"/>
          </w:rPr>
          <w:delText xml:space="preserve"> and K</w:delText>
        </w:r>
        <w:r w:rsidRPr="0034514C" w:rsidDel="00B13786">
          <w:rPr>
            <w:i/>
            <w:iCs/>
            <w:color w:val="2F5496" w:themeColor="accent1" w:themeShade="BF"/>
            <w:vertAlign w:val="subscript"/>
          </w:rPr>
          <w:delText>m</w:delText>
        </w:r>
        <w:r w:rsidDel="00B13786">
          <w:rPr>
            <w:color w:val="2F5496" w:themeColor="accent1" w:themeShade="BF"/>
          </w:rPr>
          <w:delText xml:space="preserve"> values for state 1 and state 2 separately (which is not to our knowledge feasible)</w:delText>
        </w:r>
        <w:r w:rsidR="0028302C" w:rsidDel="00B13786">
          <w:rPr>
            <w:color w:val="2F5496" w:themeColor="accent1" w:themeShade="BF"/>
          </w:rPr>
          <w:delText>.</w:delText>
        </w:r>
        <w:r w:rsidR="006A369F" w:rsidDel="00B13786">
          <w:rPr>
            <w:color w:val="2F5496" w:themeColor="accent1" w:themeShade="BF"/>
          </w:rPr>
          <w:delText xml:space="preserve"> To more accurately make this point, we </w:delText>
        </w:r>
        <w:r w:rsidR="006A369F" w:rsidRPr="00A91588" w:rsidDel="00B13786">
          <w:rPr>
            <w:color w:val="2F5496" w:themeColor="accent1" w:themeShade="BF"/>
            <w:highlight w:val="yellow"/>
          </w:rPr>
          <w:delText xml:space="preserve">have modified our figure to no longer include an overlaid regression line, and to instead state the </w:delText>
        </w:r>
        <w:r w:rsidR="00440314" w:rsidDel="00B13786">
          <w:rPr>
            <w:color w:val="2F5496" w:themeColor="accent1" w:themeShade="BF"/>
            <w:highlight w:val="yellow"/>
          </w:rPr>
          <w:delText>S</w:delText>
        </w:r>
        <w:r w:rsidR="006A369F" w:rsidRPr="00A91588" w:rsidDel="00B13786">
          <w:rPr>
            <w:color w:val="2F5496" w:themeColor="accent1" w:themeShade="BF"/>
            <w:highlight w:val="yellow"/>
          </w:rPr>
          <w:delText xml:space="preserve">pearman rank correlation </w:delText>
        </w:r>
        <w:r w:rsidR="00904874" w:rsidRPr="00A91588" w:rsidDel="00B13786">
          <w:rPr>
            <w:color w:val="2F5496" w:themeColor="accent1" w:themeShade="BF"/>
            <w:highlight w:val="yellow"/>
          </w:rPr>
          <w:delText>statistic</w:delText>
        </w:r>
        <w:r w:rsidR="006A369F" w:rsidDel="00B13786">
          <w:rPr>
            <w:color w:val="2F5496" w:themeColor="accent1" w:themeShade="BF"/>
          </w:rPr>
          <w:delText xml:space="preserve">, which concisely summarizes the monotonically increasing </w:delText>
        </w:r>
        <w:commentRangeStart w:id="422"/>
        <w:r w:rsidR="006A369F" w:rsidDel="00B13786">
          <w:rPr>
            <w:color w:val="2F5496" w:themeColor="accent1" w:themeShade="BF"/>
          </w:rPr>
          <w:delText>relationship</w:delText>
        </w:r>
        <w:commentRangeEnd w:id="422"/>
        <w:r w:rsidR="00A91588" w:rsidDel="00B13786">
          <w:rPr>
            <w:rStyle w:val="CommentReference"/>
          </w:rPr>
          <w:commentReference w:id="422"/>
        </w:r>
        <w:r w:rsidR="006A369F" w:rsidDel="00B13786">
          <w:rPr>
            <w:color w:val="2F5496" w:themeColor="accent1" w:themeShade="BF"/>
          </w:rPr>
          <w:delText>.</w:delText>
        </w:r>
        <w:r w:rsidR="00A91588" w:rsidDel="00B13786">
          <w:rPr>
            <w:color w:val="2F5496" w:themeColor="accent1" w:themeShade="BF"/>
          </w:rPr>
          <w:delText xml:space="preserve"> </w:delText>
        </w:r>
      </w:del>
    </w:p>
    <w:p w14:paraId="102D2F8A" w14:textId="171C43D8" w:rsidR="006A369F" w:rsidRDefault="00054ED0" w:rsidP="006A369F">
      <w:pPr>
        <w:rPr>
          <w:color w:val="2F5496" w:themeColor="accent1" w:themeShade="BF"/>
        </w:rPr>
      </w:pPr>
      <w:r>
        <w:rPr>
          <w:color w:val="2F5496" w:themeColor="accent1" w:themeShade="BF"/>
        </w:rPr>
        <w:t>We</w:t>
      </w:r>
      <w:r w:rsidR="006A369F">
        <w:rPr>
          <w:color w:val="2F5496" w:themeColor="accent1" w:themeShade="BF"/>
        </w:rPr>
        <w:t xml:space="preserve"> also</w:t>
      </w:r>
      <w:r>
        <w:rPr>
          <w:color w:val="2F5496" w:themeColor="accent1" w:themeShade="BF"/>
        </w:rPr>
        <w:t xml:space="preserve"> agree that the conclusion as stated</w:t>
      </w:r>
      <w:r w:rsidR="00904874">
        <w:rPr>
          <w:color w:val="2F5496" w:themeColor="accent1" w:themeShade="BF"/>
        </w:rPr>
        <w:t xml:space="preserve"> could be toned down,</w:t>
      </w:r>
      <w:r>
        <w:rPr>
          <w:color w:val="2F5496" w:themeColor="accent1" w:themeShade="BF"/>
        </w:rPr>
        <w:t xml:space="preserve"> </w:t>
      </w:r>
      <w:r w:rsidR="00904874">
        <w:rPr>
          <w:color w:val="2F5496" w:themeColor="accent1" w:themeShade="BF"/>
        </w:rPr>
        <w:t>as</w:t>
      </w:r>
      <w:r w:rsidR="006A369F">
        <w:rPr>
          <w:color w:val="2F5496" w:themeColor="accent1" w:themeShade="BF"/>
        </w:rPr>
        <w:t xml:space="preserve"> the </w:t>
      </w:r>
      <w:r w:rsidR="006A369F" w:rsidRPr="00440314">
        <w:rPr>
          <w:color w:val="2F5496" w:themeColor="accent1" w:themeShade="BF"/>
          <w:vertAlign w:val="superscript"/>
        </w:rPr>
        <w:t>31</w:t>
      </w:r>
      <w:r w:rsidR="006A369F">
        <w:rPr>
          <w:color w:val="2F5496" w:themeColor="accent1" w:themeShade="BF"/>
        </w:rPr>
        <w:t xml:space="preserve">P data do not provide structural detail on the differences between the two states across the entire protein. </w:t>
      </w:r>
      <w:commentRangeStart w:id="423"/>
      <w:r w:rsidR="006A369F">
        <w:rPr>
          <w:color w:val="2F5496" w:themeColor="accent1" w:themeShade="BF"/>
        </w:rPr>
        <w:t>However, we assert that the data do reveal that differences between states cannot be local to the active site, as the point mutations are in distal interfaces (&gt;18 Å away).</w:t>
      </w:r>
      <w:commentRangeEnd w:id="423"/>
      <w:r w:rsidR="00440314">
        <w:rPr>
          <w:rStyle w:val="CommentReference"/>
        </w:rPr>
        <w:commentReference w:id="423"/>
      </w:r>
      <w:r w:rsidR="006A369F">
        <w:rPr>
          <w:color w:val="2F5496" w:themeColor="accent1" w:themeShade="BF"/>
        </w:rPr>
        <w:t xml:space="preserve"> This is consistent with previous work using </w:t>
      </w:r>
      <w:r w:rsidR="006A369F" w:rsidRPr="00A36AC7">
        <w:rPr>
          <w:color w:val="2F5496" w:themeColor="accent1" w:themeShade="BF"/>
          <w:vertAlign w:val="superscript"/>
        </w:rPr>
        <w:t>31</w:t>
      </w:r>
      <w:r w:rsidR="006A369F">
        <w:rPr>
          <w:color w:val="2F5496" w:themeColor="accent1" w:themeShade="BF"/>
        </w:rPr>
        <w:t>P NMR to study conformational equilibria in human Ran bound to GTP analogs (Geyer et al 1999)</w:t>
      </w:r>
      <w:r w:rsidR="00904874">
        <w:rPr>
          <w:color w:val="2F5496" w:themeColor="accent1" w:themeShade="BF"/>
        </w:rPr>
        <w:t xml:space="preserve">. That study </w:t>
      </w:r>
      <w:r w:rsidR="006A369F">
        <w:rPr>
          <w:color w:val="2F5496" w:themeColor="accent1" w:themeShade="BF"/>
        </w:rPr>
        <w:t>found that while WT R</w:t>
      </w:r>
      <w:r w:rsidR="003923D3">
        <w:rPr>
          <w:color w:val="2F5496" w:themeColor="accent1" w:themeShade="BF"/>
        </w:rPr>
        <w:t>AN</w:t>
      </w:r>
      <w:r w:rsidR="006A369F">
        <w:rPr>
          <w:color w:val="2F5496" w:themeColor="accent1" w:themeShade="BF"/>
        </w:rPr>
        <w:t xml:space="preserve"> was only ~70% in state 1 at 30˚C, </w:t>
      </w:r>
      <w:r w:rsidR="00904874">
        <w:rPr>
          <w:color w:val="2F5496" w:themeColor="accent1" w:themeShade="BF"/>
        </w:rPr>
        <w:t xml:space="preserve">active site mutants </w:t>
      </w:r>
      <w:r w:rsidR="006A369F">
        <w:rPr>
          <w:color w:val="2F5496" w:themeColor="accent1" w:themeShade="BF"/>
        </w:rPr>
        <w:t>R</w:t>
      </w:r>
      <w:r w:rsidR="003923D3">
        <w:rPr>
          <w:color w:val="2F5496" w:themeColor="accent1" w:themeShade="BF"/>
        </w:rPr>
        <w:t>AN</w:t>
      </w:r>
      <w:r w:rsidR="006A369F">
        <w:rPr>
          <w:color w:val="2F5496" w:themeColor="accent1" w:themeShade="BF"/>
        </w:rPr>
        <w:t>(F35L) and R</w:t>
      </w:r>
      <w:r w:rsidR="003923D3">
        <w:rPr>
          <w:color w:val="2F5496" w:themeColor="accent1" w:themeShade="BF"/>
        </w:rPr>
        <w:t>AN</w:t>
      </w:r>
      <w:r w:rsidR="006A369F">
        <w:rPr>
          <w:color w:val="2F5496" w:themeColor="accent1" w:themeShade="BF"/>
        </w:rPr>
        <w:t xml:space="preserve">(T42A) are only observable in state 1 at 25˚C and the strength of their interaction with RanBP1 (the human homolog of Yrb1) at 25˚C is decreased &gt;100-fold from 3.7 </w:t>
      </w:r>
      <w:proofErr w:type="spellStart"/>
      <w:r w:rsidR="006A369F">
        <w:rPr>
          <w:color w:val="2F5496" w:themeColor="accent1" w:themeShade="BF"/>
        </w:rPr>
        <w:t>nM</w:t>
      </w:r>
      <w:proofErr w:type="spellEnd"/>
      <w:r w:rsidR="006A369F">
        <w:rPr>
          <w:color w:val="2F5496" w:themeColor="accent1" w:themeShade="BF"/>
        </w:rPr>
        <w:t xml:space="preserve"> (WT) to 492.0 </w:t>
      </w:r>
      <w:proofErr w:type="spellStart"/>
      <w:r w:rsidR="006A369F">
        <w:rPr>
          <w:color w:val="2F5496" w:themeColor="accent1" w:themeShade="BF"/>
        </w:rPr>
        <w:t>nM</w:t>
      </w:r>
      <w:proofErr w:type="spellEnd"/>
      <w:r w:rsidR="006A369F">
        <w:rPr>
          <w:color w:val="2F5496" w:themeColor="accent1" w:themeShade="BF"/>
        </w:rPr>
        <w:t xml:space="preserve"> and 651.0 </w:t>
      </w:r>
      <w:proofErr w:type="spellStart"/>
      <w:r w:rsidR="006A369F">
        <w:rPr>
          <w:color w:val="2F5496" w:themeColor="accent1" w:themeShade="BF"/>
        </w:rPr>
        <w:t>nM</w:t>
      </w:r>
      <w:proofErr w:type="spellEnd"/>
      <w:r w:rsidR="003923D3">
        <w:rPr>
          <w:color w:val="2F5496" w:themeColor="accent1" w:themeShade="BF"/>
        </w:rPr>
        <w:t>,</w:t>
      </w:r>
      <w:r w:rsidR="006A369F">
        <w:rPr>
          <w:color w:val="2F5496" w:themeColor="accent1" w:themeShade="BF"/>
        </w:rPr>
        <w:t xml:space="preserve"> respectively.</w:t>
      </w:r>
      <w:r w:rsidR="00904874">
        <w:rPr>
          <w:color w:val="2F5496" w:themeColor="accent1" w:themeShade="BF"/>
        </w:rPr>
        <w:t xml:space="preserve"> Critically, RanBP1 does not bind F35, T42, or any other active site residues</w:t>
      </w:r>
      <w:r w:rsidR="00A91588">
        <w:rPr>
          <w:color w:val="2F5496" w:themeColor="accent1" w:themeShade="BF"/>
        </w:rPr>
        <w:t xml:space="preserve"> on R</w:t>
      </w:r>
      <w:r w:rsidR="00FB0505">
        <w:rPr>
          <w:color w:val="2F5496" w:themeColor="accent1" w:themeShade="BF"/>
        </w:rPr>
        <w:t>AN</w:t>
      </w:r>
      <w:r w:rsidR="00904874">
        <w:rPr>
          <w:color w:val="2F5496" w:themeColor="accent1" w:themeShade="BF"/>
        </w:rPr>
        <w:t xml:space="preserve">, as seen in </w:t>
      </w:r>
      <w:r w:rsidR="00A91588">
        <w:rPr>
          <w:color w:val="2F5496" w:themeColor="accent1" w:themeShade="BF"/>
        </w:rPr>
        <w:t xml:space="preserve">the published complex </w:t>
      </w:r>
      <w:r w:rsidR="00904874">
        <w:rPr>
          <w:color w:val="2F5496" w:themeColor="accent1" w:themeShade="BF"/>
        </w:rPr>
        <w:t>(Seewald et al, 2001, PDB ID</w:t>
      </w:r>
      <w:r w:rsidR="00A91588">
        <w:rPr>
          <w:color w:val="2F5496" w:themeColor="accent1" w:themeShade="BF"/>
        </w:rPr>
        <w:t>:</w:t>
      </w:r>
      <w:r w:rsidR="00904874">
        <w:rPr>
          <w:color w:val="2F5496" w:themeColor="accent1" w:themeShade="BF"/>
        </w:rPr>
        <w:t xml:space="preserve"> 1</w:t>
      </w:r>
      <w:r w:rsidR="00FB0505">
        <w:rPr>
          <w:color w:val="2F5496" w:themeColor="accent1" w:themeShade="BF"/>
        </w:rPr>
        <w:t>k</w:t>
      </w:r>
      <w:r w:rsidR="00904874">
        <w:rPr>
          <w:color w:val="2F5496" w:themeColor="accent1" w:themeShade="BF"/>
        </w:rPr>
        <w:t>5</w:t>
      </w:r>
      <w:r w:rsidR="00FB0505">
        <w:rPr>
          <w:color w:val="2F5496" w:themeColor="accent1" w:themeShade="BF"/>
        </w:rPr>
        <w:t>d</w:t>
      </w:r>
      <w:r w:rsidR="00904874">
        <w:rPr>
          <w:color w:val="2F5496" w:themeColor="accent1" w:themeShade="BF"/>
        </w:rPr>
        <w:t xml:space="preserve">). </w:t>
      </w:r>
      <w:r w:rsidR="006A369F">
        <w:rPr>
          <w:color w:val="2F5496" w:themeColor="accent1" w:themeShade="BF"/>
        </w:rPr>
        <w:t xml:space="preserve">This energetic coupling between the active site and the </w:t>
      </w:r>
      <w:r w:rsidR="00904874">
        <w:rPr>
          <w:color w:val="2F5496" w:themeColor="accent1" w:themeShade="BF"/>
        </w:rPr>
        <w:t xml:space="preserve">distal </w:t>
      </w:r>
      <w:r w:rsidR="006A369F">
        <w:rPr>
          <w:color w:val="2F5496" w:themeColor="accent1" w:themeShade="BF"/>
        </w:rPr>
        <w:t xml:space="preserve">RanBP1 binding interaction </w:t>
      </w:r>
      <w:r w:rsidR="00904874">
        <w:rPr>
          <w:color w:val="2F5496" w:themeColor="accent1" w:themeShade="BF"/>
        </w:rPr>
        <w:t xml:space="preserve">is </w:t>
      </w:r>
      <w:r w:rsidR="00A91588">
        <w:rPr>
          <w:color w:val="2F5496" w:themeColor="accent1" w:themeShade="BF"/>
        </w:rPr>
        <w:t>supporting</w:t>
      </w:r>
      <w:r w:rsidR="00904874">
        <w:rPr>
          <w:color w:val="2F5496" w:themeColor="accent1" w:themeShade="BF"/>
        </w:rPr>
        <w:t xml:space="preserve"> evidence</w:t>
      </w:r>
      <w:r w:rsidR="006A369F">
        <w:rPr>
          <w:color w:val="2F5496" w:themeColor="accent1" w:themeShade="BF"/>
        </w:rPr>
        <w:t xml:space="preserve"> that the states are correlated with structural changes</w:t>
      </w:r>
      <w:r w:rsidR="00904874">
        <w:rPr>
          <w:color w:val="2F5496" w:themeColor="accent1" w:themeShade="BF"/>
        </w:rPr>
        <w:t xml:space="preserve"> not confined to the active site. Nonetheless, we agree with the reviewer that the limitations of the </w:t>
      </w:r>
      <w:r w:rsidR="00904874" w:rsidRPr="00FB0505">
        <w:rPr>
          <w:color w:val="2F5496" w:themeColor="accent1" w:themeShade="BF"/>
          <w:vertAlign w:val="superscript"/>
        </w:rPr>
        <w:t>31</w:t>
      </w:r>
      <w:r w:rsidR="00904874">
        <w:rPr>
          <w:color w:val="2F5496" w:themeColor="accent1" w:themeShade="BF"/>
        </w:rPr>
        <w:t>P NMR data</w:t>
      </w:r>
      <w:r w:rsidR="00A91588">
        <w:rPr>
          <w:color w:val="2F5496" w:themeColor="accent1" w:themeShade="BF"/>
        </w:rPr>
        <w:t xml:space="preserve"> in establishing a relationship to GAP kinetics</w:t>
      </w:r>
      <w:r w:rsidR="00904874">
        <w:rPr>
          <w:color w:val="2F5496" w:themeColor="accent1" w:themeShade="BF"/>
        </w:rPr>
        <w:t xml:space="preserve"> should be clearly stated in the text, </w:t>
      </w:r>
      <w:r w:rsidR="00A91588">
        <w:rPr>
          <w:color w:val="2F5496" w:themeColor="accent1" w:themeShade="BF"/>
        </w:rPr>
        <w:t xml:space="preserve">and have modified the text as follows: </w:t>
      </w:r>
      <w:r w:rsidR="00A91588" w:rsidRPr="00A50A41">
        <w:rPr>
          <w:color w:val="2F5496" w:themeColor="accent1" w:themeShade="BF"/>
          <w:highlight w:val="yellow"/>
        </w:rPr>
        <w:t xml:space="preserve">CHRIS WILL </w:t>
      </w:r>
      <w:r w:rsidR="00A91588">
        <w:rPr>
          <w:color w:val="2F5496" w:themeColor="accent1" w:themeShade="BF"/>
          <w:highlight w:val="yellow"/>
        </w:rPr>
        <w:t xml:space="preserve">(RELUCTANTLY) </w:t>
      </w:r>
      <w:r w:rsidR="00A91588" w:rsidRPr="00A50A41">
        <w:rPr>
          <w:color w:val="2F5496" w:themeColor="accent1" w:themeShade="BF"/>
          <w:highlight w:val="yellow"/>
        </w:rPr>
        <w:t>MODIFY TEX</w:t>
      </w:r>
      <w:r w:rsidR="00782786">
        <w:rPr>
          <w:color w:val="2F5496" w:themeColor="accent1" w:themeShade="BF"/>
          <w:highlight w:val="yellow"/>
        </w:rPr>
        <w:t xml:space="preserve">T but he realized he needs to think about the intrinsic hydrolysis plot in the supplement as well. If we remove the correlation from the main figure </w:t>
      </w:r>
      <w:proofErr w:type="gramStart"/>
      <w:r w:rsidR="00782786">
        <w:rPr>
          <w:color w:val="2F5496" w:themeColor="accent1" w:themeShade="BF"/>
          <w:highlight w:val="yellow"/>
        </w:rPr>
        <w:t>do</w:t>
      </w:r>
      <w:proofErr w:type="gramEnd"/>
      <w:r w:rsidR="00782786">
        <w:rPr>
          <w:color w:val="2F5496" w:themeColor="accent1" w:themeShade="BF"/>
          <w:highlight w:val="yellow"/>
        </w:rPr>
        <w:t xml:space="preserve"> we need to remove it from the hydrolysis plot? That relationship </w:t>
      </w:r>
      <w:r w:rsidR="00782786" w:rsidRPr="00782786">
        <w:rPr>
          <w:b/>
          <w:bCs/>
          <w:color w:val="2F5496" w:themeColor="accent1" w:themeShade="BF"/>
          <w:highlight w:val="yellow"/>
        </w:rPr>
        <w:t>shoul</w:t>
      </w:r>
      <w:r w:rsidR="00782786">
        <w:rPr>
          <w:b/>
          <w:bCs/>
          <w:color w:val="2F5496" w:themeColor="accent1" w:themeShade="BF"/>
          <w:highlight w:val="yellow"/>
        </w:rPr>
        <w:t xml:space="preserve">d </w:t>
      </w:r>
      <w:r w:rsidR="00782786">
        <w:rPr>
          <w:color w:val="2F5496" w:themeColor="accent1" w:themeShade="BF"/>
          <w:highlight w:val="yellow"/>
        </w:rPr>
        <w:t>be linear (but not log-linear)</w:t>
      </w:r>
    </w:p>
    <w:p w14:paraId="783E6264" w14:textId="0C518B5F" w:rsidR="004079B2" w:rsidRDefault="004079B2" w:rsidP="006A369F">
      <w:pPr>
        <w:rPr>
          <w:color w:val="2F5496" w:themeColor="accent1" w:themeShade="BF"/>
        </w:rPr>
      </w:pPr>
    </w:p>
    <w:p w14:paraId="05351FD9" w14:textId="7F1E77E4" w:rsidR="004079B2" w:rsidRPr="00731C53" w:rsidDel="00B13786" w:rsidRDefault="004079B2" w:rsidP="004079B2">
      <w:pPr>
        <w:rPr>
          <w:del w:id="424" w:author="Perica, Tina" w:date="2020-05-09T23:24:00Z"/>
          <w:color w:val="000000" w:themeColor="text1"/>
          <w:lang w:val="en-GB"/>
          <w:rPrChange w:id="425" w:author="Perica, Tina" w:date="2020-05-10T16:43:00Z">
            <w:rPr>
              <w:del w:id="426" w:author="Perica, Tina" w:date="2020-05-09T23:24:00Z"/>
              <w:color w:val="000000" w:themeColor="text1"/>
              <w:lang w:val="de-DE"/>
            </w:rPr>
          </w:rPrChange>
        </w:rPr>
      </w:pPr>
      <w:del w:id="427" w:author="Perica, Tina" w:date="2020-05-09T23:24:00Z">
        <w:r w:rsidRPr="004079B2" w:rsidDel="00B13786">
          <w:rPr>
            <w:color w:val="000000" w:themeColor="text1"/>
          </w:rPr>
          <w:delText xml:space="preserve">Prior work on human Ran (22) and the related GTPase Ras (23) had implicated the γ2 state conformation in effector binding. Here we observe a striking linear relationship when plotting the γ2 state population in the different Gsp1 mutants against their effects on relative catalytic efficiency of GAP-mediated GTP hydrolysis (Fig. 3f) and intrinsic GTP hydrolysis (Supplementary File 1 Table 8, Fig. S6b, c). These experiments directly quantify the allosteric effects of the mutations and indicate that the γ2 state represents the hydrolysis- competent conformation of Gsp1:GTP. Exceptions to the linear relationship are the K132H mutation, which is in the core of the GAP interface and is hence expected to directly affect the interaction with the GAP, and the D79S and R78K mutations, which are on the edge of the GTPase switch II region (from residues 69 to 77) and could lead to additional perturbations of the nucleotide binding site geometry. Taken together, the 31P NMR and kinetic data support a molecular mechanism whereby Gsp1 interface mutations allosterically shift the conformational distribution at the active site which in turn alters the GTPase switch cycle. Interestingly, the allosteric mutations we show here to tune the distribution of the catalytically competent state of Gsp1 (T34, H141, Q147, and Y157, Fig. 3d, e) do not overlap with either allosteric inhibitor pocket successfully targeted by small molecule inhibitors in Ras (24–26) (Fig. </w:delText>
        </w:r>
        <w:r w:rsidRPr="00731C53" w:rsidDel="00B13786">
          <w:rPr>
            <w:color w:val="000000" w:themeColor="text1"/>
            <w:lang w:val="en-GB"/>
            <w:rPrChange w:id="428" w:author="Perica, Tina" w:date="2020-05-10T16:43:00Z">
              <w:rPr>
                <w:color w:val="000000" w:themeColor="text1"/>
                <w:lang w:val="de-DE"/>
              </w:rPr>
            </w:rPrChange>
          </w:rPr>
          <w:delText xml:space="preserve">S6d). </w:delText>
        </w:r>
      </w:del>
    </w:p>
    <w:p w14:paraId="22356EC0" w14:textId="62137F21" w:rsidR="004079B2" w:rsidRPr="00731C53" w:rsidDel="00B13786" w:rsidRDefault="004079B2" w:rsidP="004079B2">
      <w:pPr>
        <w:rPr>
          <w:del w:id="429" w:author="Perica, Tina" w:date="2020-05-09T23:26:00Z"/>
          <w:color w:val="2F5496" w:themeColor="accent1" w:themeShade="BF"/>
          <w:lang w:val="en-GB"/>
          <w:rPrChange w:id="430" w:author="Perica, Tina" w:date="2020-05-10T16:43:00Z">
            <w:rPr>
              <w:del w:id="431" w:author="Perica, Tina" w:date="2020-05-09T23:26:00Z"/>
              <w:color w:val="2F5496" w:themeColor="accent1" w:themeShade="BF"/>
              <w:lang w:val="de-DE"/>
            </w:rPr>
          </w:rPrChange>
        </w:rPr>
      </w:pPr>
    </w:p>
    <w:p w14:paraId="2F5C6480" w14:textId="77777777" w:rsidR="004079B2" w:rsidRPr="00731C53" w:rsidDel="00B13786" w:rsidRDefault="004079B2" w:rsidP="006A369F">
      <w:pPr>
        <w:rPr>
          <w:del w:id="432" w:author="Perica, Tina" w:date="2020-05-09T23:26:00Z"/>
          <w:color w:val="2F5496" w:themeColor="accent1" w:themeShade="BF"/>
          <w:lang w:val="en-GB"/>
          <w:rPrChange w:id="433" w:author="Perica, Tina" w:date="2020-05-10T16:43:00Z">
            <w:rPr>
              <w:del w:id="434" w:author="Perica, Tina" w:date="2020-05-09T23:26:00Z"/>
              <w:color w:val="2F5496" w:themeColor="accent1" w:themeShade="BF"/>
              <w:lang w:val="de-DE"/>
            </w:rPr>
          </w:rPrChange>
        </w:rPr>
      </w:pPr>
    </w:p>
    <w:p w14:paraId="086C24A4" w14:textId="77777777" w:rsidR="00A91588" w:rsidRPr="00731C53" w:rsidDel="00B13786" w:rsidRDefault="00A91588" w:rsidP="006A369F">
      <w:pPr>
        <w:rPr>
          <w:del w:id="435" w:author="Perica, Tina" w:date="2020-05-09T23:26:00Z"/>
          <w:color w:val="2F5496" w:themeColor="accent1" w:themeShade="BF"/>
          <w:lang w:val="en-GB"/>
          <w:rPrChange w:id="436" w:author="Perica, Tina" w:date="2020-05-10T16:43:00Z">
            <w:rPr>
              <w:del w:id="437" w:author="Perica, Tina" w:date="2020-05-09T23:26:00Z"/>
              <w:color w:val="2F5496" w:themeColor="accent1" w:themeShade="BF"/>
              <w:lang w:val="de-DE"/>
            </w:rPr>
          </w:rPrChange>
        </w:rPr>
      </w:pPr>
    </w:p>
    <w:p w14:paraId="07578011" w14:textId="6C9D6833" w:rsidR="00054ED0" w:rsidRPr="00731C53" w:rsidRDefault="00054ED0" w:rsidP="00437E2B">
      <w:pPr>
        <w:rPr>
          <w:color w:val="2F5496" w:themeColor="accent1" w:themeShade="BF"/>
          <w:lang w:val="en-GB"/>
          <w:rPrChange w:id="438" w:author="Perica, Tina" w:date="2020-05-10T16:43:00Z">
            <w:rPr>
              <w:color w:val="2F5496" w:themeColor="accent1" w:themeShade="BF"/>
              <w:lang w:val="de-DE"/>
            </w:rPr>
          </w:rPrChange>
        </w:rPr>
      </w:pPr>
    </w:p>
    <w:p w14:paraId="6DB34DDC" w14:textId="0BB74610" w:rsidR="00904874" w:rsidRPr="00731C53" w:rsidRDefault="00904874" w:rsidP="00437E2B">
      <w:pPr>
        <w:rPr>
          <w:color w:val="2F5496" w:themeColor="accent1" w:themeShade="BF"/>
          <w:lang w:val="en-GB"/>
          <w:rPrChange w:id="439" w:author="Perica, Tina" w:date="2020-05-10T16:43:00Z">
            <w:rPr>
              <w:color w:val="2F5496" w:themeColor="accent1" w:themeShade="BF"/>
              <w:lang w:val="de-DE"/>
            </w:rPr>
          </w:rPrChange>
        </w:rPr>
      </w:pPr>
      <w:r w:rsidRPr="00731C53">
        <w:rPr>
          <w:color w:val="2F5496" w:themeColor="accent1" w:themeShade="BF"/>
          <w:lang w:val="en-GB"/>
          <w:rPrChange w:id="440" w:author="Perica, Tina" w:date="2020-05-10T16:43:00Z">
            <w:rPr>
              <w:color w:val="2F5496" w:themeColor="accent1" w:themeShade="BF"/>
              <w:lang w:val="de-DE"/>
            </w:rPr>
          </w:rPrChange>
        </w:rPr>
        <w:t>References:</w:t>
      </w:r>
    </w:p>
    <w:p w14:paraId="1107850B" w14:textId="741C3930" w:rsidR="00904874" w:rsidRDefault="00904874" w:rsidP="00437E2B">
      <w:pPr>
        <w:rPr>
          <w:color w:val="2F5496" w:themeColor="accent1" w:themeShade="BF"/>
        </w:rPr>
      </w:pPr>
      <w:r w:rsidRPr="00440314">
        <w:rPr>
          <w:color w:val="2F5496" w:themeColor="accent1" w:themeShade="BF"/>
          <w:lang w:val="de-DE"/>
        </w:rPr>
        <w:t xml:space="preserve">Geyer, M., </w:t>
      </w:r>
      <w:proofErr w:type="spellStart"/>
      <w:r w:rsidRPr="00440314">
        <w:rPr>
          <w:color w:val="2F5496" w:themeColor="accent1" w:themeShade="BF"/>
          <w:lang w:val="de-DE"/>
        </w:rPr>
        <w:t>Assheuer</w:t>
      </w:r>
      <w:proofErr w:type="spellEnd"/>
      <w:r w:rsidRPr="00440314">
        <w:rPr>
          <w:color w:val="2F5496" w:themeColor="accent1" w:themeShade="BF"/>
          <w:lang w:val="de-DE"/>
        </w:rPr>
        <w:t xml:space="preserve">, R., Klebe, C., Kuhlmann, J., Becker, J., </w:t>
      </w:r>
      <w:proofErr w:type="spellStart"/>
      <w:r w:rsidRPr="00440314">
        <w:rPr>
          <w:color w:val="2F5496" w:themeColor="accent1" w:themeShade="BF"/>
          <w:lang w:val="de-DE"/>
        </w:rPr>
        <w:t>Wittinghofer</w:t>
      </w:r>
      <w:proofErr w:type="spellEnd"/>
      <w:r w:rsidRPr="00440314">
        <w:rPr>
          <w:color w:val="2F5496" w:themeColor="accent1" w:themeShade="BF"/>
          <w:lang w:val="de-DE"/>
        </w:rPr>
        <w:t xml:space="preserve">, A., &amp; </w:t>
      </w:r>
      <w:proofErr w:type="spellStart"/>
      <w:r w:rsidRPr="00440314">
        <w:rPr>
          <w:color w:val="2F5496" w:themeColor="accent1" w:themeShade="BF"/>
          <w:lang w:val="de-DE"/>
        </w:rPr>
        <w:t>Kalbitzer</w:t>
      </w:r>
      <w:proofErr w:type="spellEnd"/>
      <w:r w:rsidRPr="00440314">
        <w:rPr>
          <w:color w:val="2F5496" w:themeColor="accent1" w:themeShade="BF"/>
          <w:lang w:val="de-DE"/>
        </w:rPr>
        <w:t xml:space="preserve">, H. R. (1999). </w:t>
      </w:r>
      <w:r w:rsidRPr="00904874">
        <w:rPr>
          <w:color w:val="2F5496" w:themeColor="accent1" w:themeShade="BF"/>
        </w:rPr>
        <w:t xml:space="preserve">Conformational states of the nuclear GTP-binding protein Ran and its complexes with the exchange factor RCC1 and the effector protein RanBP1. </w:t>
      </w:r>
      <w:r w:rsidRPr="00904874">
        <w:rPr>
          <w:i/>
          <w:iCs/>
          <w:color w:val="2F5496" w:themeColor="accent1" w:themeShade="BF"/>
        </w:rPr>
        <w:t>Biochemistry</w:t>
      </w:r>
      <w:r w:rsidRPr="00904874">
        <w:rPr>
          <w:color w:val="2F5496" w:themeColor="accent1" w:themeShade="BF"/>
        </w:rPr>
        <w:t xml:space="preserve">, </w:t>
      </w:r>
      <w:r w:rsidRPr="00904874">
        <w:rPr>
          <w:i/>
          <w:iCs/>
          <w:color w:val="2F5496" w:themeColor="accent1" w:themeShade="BF"/>
        </w:rPr>
        <w:t>38</w:t>
      </w:r>
      <w:r w:rsidRPr="00904874">
        <w:rPr>
          <w:color w:val="2F5496" w:themeColor="accent1" w:themeShade="BF"/>
        </w:rPr>
        <w:t>(35), 11250–11260.</w:t>
      </w:r>
    </w:p>
    <w:p w14:paraId="5D79B85D" w14:textId="420E711D" w:rsidR="00715FB1" w:rsidRPr="00B133D7" w:rsidRDefault="00904874" w:rsidP="00437E2B">
      <w:pPr>
        <w:rPr>
          <w:color w:val="2F5496" w:themeColor="accent1" w:themeShade="BF"/>
        </w:rPr>
      </w:pPr>
      <w:r w:rsidRPr="00904874">
        <w:rPr>
          <w:color w:val="2F5496" w:themeColor="accent1" w:themeShade="BF"/>
        </w:rPr>
        <w:t xml:space="preserve">Seewald, M. J., </w:t>
      </w:r>
      <w:proofErr w:type="spellStart"/>
      <w:r w:rsidRPr="00904874">
        <w:rPr>
          <w:color w:val="2F5496" w:themeColor="accent1" w:themeShade="BF"/>
        </w:rPr>
        <w:t>Körner</w:t>
      </w:r>
      <w:proofErr w:type="spellEnd"/>
      <w:r w:rsidRPr="00904874">
        <w:rPr>
          <w:color w:val="2F5496" w:themeColor="accent1" w:themeShade="BF"/>
        </w:rPr>
        <w:t xml:space="preserve">, C., </w:t>
      </w:r>
      <w:proofErr w:type="spellStart"/>
      <w:r w:rsidRPr="00904874">
        <w:rPr>
          <w:color w:val="2F5496" w:themeColor="accent1" w:themeShade="BF"/>
        </w:rPr>
        <w:t>Wittinghofer</w:t>
      </w:r>
      <w:proofErr w:type="spellEnd"/>
      <w:r w:rsidRPr="00904874">
        <w:rPr>
          <w:color w:val="2F5496" w:themeColor="accent1" w:themeShade="BF"/>
        </w:rPr>
        <w:t xml:space="preserve">, A., &amp; Vetter, I. R. (2002). </w:t>
      </w:r>
      <w:proofErr w:type="spellStart"/>
      <w:r w:rsidRPr="00904874">
        <w:rPr>
          <w:color w:val="2F5496" w:themeColor="accent1" w:themeShade="BF"/>
        </w:rPr>
        <w:t>RanGAP</w:t>
      </w:r>
      <w:proofErr w:type="spellEnd"/>
      <w:r w:rsidRPr="00904874">
        <w:rPr>
          <w:color w:val="2F5496" w:themeColor="accent1" w:themeShade="BF"/>
        </w:rPr>
        <w:t xml:space="preserve"> mediates GTP hydrolysis without an arginine finger. </w:t>
      </w:r>
      <w:r w:rsidRPr="00904874">
        <w:rPr>
          <w:i/>
          <w:iCs/>
          <w:color w:val="2F5496" w:themeColor="accent1" w:themeShade="BF"/>
        </w:rPr>
        <w:t>Nature</w:t>
      </w:r>
      <w:r w:rsidRPr="00904874">
        <w:rPr>
          <w:color w:val="2F5496" w:themeColor="accent1" w:themeShade="BF"/>
        </w:rPr>
        <w:t>, </w:t>
      </w:r>
      <w:r w:rsidRPr="00904874">
        <w:rPr>
          <w:i/>
          <w:iCs/>
          <w:color w:val="2F5496" w:themeColor="accent1" w:themeShade="BF"/>
        </w:rPr>
        <w:t>415</w:t>
      </w:r>
      <w:r w:rsidRPr="00904874">
        <w:rPr>
          <w:color w:val="2F5496" w:themeColor="accent1" w:themeShade="BF"/>
        </w:rPr>
        <w:t>(6872), 662-666.</w:t>
      </w:r>
    </w:p>
    <w:p w14:paraId="6363A0F9" w14:textId="50983DA0" w:rsidR="00536BD1" w:rsidDel="008D3E93" w:rsidRDefault="00536BD1" w:rsidP="00437E2B">
      <w:pPr>
        <w:rPr>
          <w:del w:id="441" w:author="Perica, Tina" w:date="2020-05-05T18:00:00Z"/>
          <w:color w:val="2F5496" w:themeColor="accent1" w:themeShade="BF"/>
        </w:rPr>
      </w:pPr>
    </w:p>
    <w:p w14:paraId="7B80FF22" w14:textId="77777777" w:rsidR="008D3E93" w:rsidRDefault="008D3E93" w:rsidP="00437E2B">
      <w:pPr>
        <w:rPr>
          <w:ins w:id="442" w:author="Perica, Tina" w:date="2020-05-05T18:00:00Z"/>
          <w:color w:val="2F5496" w:themeColor="accent1" w:themeShade="BF"/>
        </w:rPr>
      </w:pPr>
    </w:p>
    <w:p w14:paraId="0023529E" w14:textId="66CFE530" w:rsidR="00536BD1" w:rsidRPr="00536BD1" w:rsidDel="008D3E93" w:rsidRDefault="00536BD1" w:rsidP="00437E2B">
      <w:pPr>
        <w:rPr>
          <w:del w:id="443" w:author="Perica, Tina" w:date="2020-05-05T18:00:00Z"/>
          <w:color w:val="2F5496" w:themeColor="accent1" w:themeShade="BF"/>
        </w:rPr>
      </w:pPr>
      <w:del w:id="444" w:author="Perica, Tina" w:date="2020-05-05T18:00:00Z">
        <w:r w:rsidDel="008D3E93">
          <w:rPr>
            <w:noProof/>
            <w:shd w:val="clear" w:color="auto" w:fill="FFFFFF"/>
          </w:rPr>
          <w:drawing>
            <wp:inline distT="0" distB="0" distL="0" distR="0" wp14:anchorId="1A7D92F4" wp14:editId="5F9D16B6">
              <wp:extent cx="6492240" cy="5193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P_vs_NMR.pdf"/>
                      <pic:cNvPicPr/>
                    </pic:nvPicPr>
                    <pic:blipFill>
                      <a:blip r:embed="rId20">
                        <a:extLst>
                          <a:ext uri="{28A0092B-C50C-407E-A947-70E740481C1C}">
                            <a14:useLocalDpi xmlns:a14="http://schemas.microsoft.com/office/drawing/2010/main" val="0"/>
                          </a:ext>
                        </a:extLst>
                      </a:blip>
                      <a:stretch>
                        <a:fillRect/>
                      </a:stretch>
                    </pic:blipFill>
                    <pic:spPr>
                      <a:xfrm>
                        <a:off x="0" y="0"/>
                        <a:ext cx="6492240" cy="5193665"/>
                      </a:xfrm>
                      <a:prstGeom prst="rect">
                        <a:avLst/>
                      </a:prstGeom>
                    </pic:spPr>
                  </pic:pic>
                </a:graphicData>
              </a:graphic>
            </wp:inline>
          </w:drawing>
        </w:r>
      </w:del>
    </w:p>
    <w:p w14:paraId="662528ED" w14:textId="77777777" w:rsidR="00C275B6" w:rsidRPr="00CB4730" w:rsidRDefault="00A43B6B" w:rsidP="00437E2B">
      <w:pPr>
        <w:rPr>
          <w:i/>
          <w:iCs/>
        </w:rPr>
      </w:pPr>
      <w:r w:rsidRPr="00CB4730">
        <w:rPr>
          <w:i/>
          <w:iCs/>
          <w:shd w:val="clear" w:color="auto" w:fill="FFFFFF"/>
        </w:rPr>
        <w:t>4) I find it difficult from the data to disentangle the effects of the mutations on the binding and on the cycle. A part of this problem is because the some of the mutations are directly at the interface of Srm1 and Rna1, which facilitate the cycle turnover. Secondly, I find the representation of AP-MS data in Fig. 2b/c very confusing. Particularly in Fig. 2b,</w:t>
      </w:r>
    </w:p>
    <w:p w14:paraId="3A9FE869" w14:textId="77777777" w:rsidR="008311D0" w:rsidRPr="00CB4730" w:rsidRDefault="00A43B6B" w:rsidP="00437E2B">
      <w:pPr>
        <w:rPr>
          <w:i/>
          <w:iCs/>
          <w:shd w:val="clear" w:color="auto" w:fill="FFFFFF"/>
        </w:rPr>
      </w:pPr>
      <w:r w:rsidRPr="00CB4730">
        <w:rPr>
          <w:i/>
          <w:iCs/>
          <w:shd w:val="clear" w:color="auto" w:fill="FFFFFF"/>
        </w:rPr>
        <w:t xml:space="preserve">a) Why have only 6 prey proteins been quantified out of 16 whose interfaces were to be perturbed? How do we </w:t>
      </w:r>
      <w:r w:rsidRPr="00CB4730">
        <w:rPr>
          <w:i/>
          <w:iCs/>
          <w:highlight w:val="yellow"/>
          <w:shd w:val="clear" w:color="auto" w:fill="FFFFFF"/>
        </w:rPr>
        <w:t>estimate how the interactions with the other 10 proteins have been affected</w:t>
      </w:r>
      <w:r w:rsidRPr="00CB4730">
        <w:rPr>
          <w:i/>
          <w:iCs/>
          <w:shd w:val="clear" w:color="auto" w:fill="FFFFFF"/>
        </w:rPr>
        <w:t>?</w:t>
      </w:r>
    </w:p>
    <w:p w14:paraId="23A3E3FB" w14:textId="77777777" w:rsidR="008311D0" w:rsidRDefault="008311D0" w:rsidP="00437E2B"/>
    <w:p w14:paraId="616DD3DF" w14:textId="77777777" w:rsidR="00C275B6" w:rsidRDefault="008311D0" w:rsidP="00437E2B">
      <w:pPr>
        <w:rPr>
          <w:color w:val="00B0F0"/>
        </w:rPr>
      </w:pPr>
      <w:r w:rsidRPr="008311D0">
        <w:rPr>
          <w:color w:val="00B0F0"/>
        </w:rPr>
        <w:t>Can try to address in discussion</w:t>
      </w:r>
      <w:r w:rsidR="006B6FFB">
        <w:rPr>
          <w:color w:val="00B0F0"/>
        </w:rPr>
        <w:t xml:space="preserve">. For MS, </w:t>
      </w:r>
      <w:r w:rsidR="00A7798E">
        <w:rPr>
          <w:color w:val="00B0F0"/>
        </w:rPr>
        <w:t>the 6</w:t>
      </w:r>
      <w:r w:rsidRPr="008311D0">
        <w:rPr>
          <w:color w:val="00B0F0"/>
        </w:rPr>
        <w:t xml:space="preserve"> are the ones we see</w:t>
      </w:r>
      <w:r w:rsidR="006B6FFB">
        <w:rPr>
          <w:color w:val="00B0F0"/>
        </w:rPr>
        <w:t>.</w:t>
      </w:r>
      <w:r w:rsidR="00F34893">
        <w:rPr>
          <w:color w:val="00B0F0"/>
        </w:rPr>
        <w:t xml:space="preserve"> </w:t>
      </w:r>
      <w:r w:rsidR="00A7798E">
        <w:rPr>
          <w:color w:val="00B0F0"/>
        </w:rPr>
        <w:t xml:space="preserve">For the others, the reviewer is right, we don’t know. But most importantly, </w:t>
      </w:r>
      <w:r w:rsidR="00D15C9F">
        <w:rPr>
          <w:color w:val="00B0F0"/>
        </w:rPr>
        <w:t xml:space="preserve">the </w:t>
      </w:r>
      <w:r w:rsidR="00F34893">
        <w:rPr>
          <w:color w:val="00B0F0"/>
        </w:rPr>
        <w:t xml:space="preserve">interface locations </w:t>
      </w:r>
      <w:r w:rsidR="00D15C9F">
        <w:rPr>
          <w:color w:val="00B0F0"/>
        </w:rPr>
        <w:t xml:space="preserve">of the mutations </w:t>
      </w:r>
      <w:r w:rsidR="00F34893">
        <w:rPr>
          <w:color w:val="00B0F0"/>
        </w:rPr>
        <w:t xml:space="preserve">do not explain </w:t>
      </w:r>
      <w:r w:rsidR="00D15C9F">
        <w:rPr>
          <w:color w:val="00B0F0"/>
        </w:rPr>
        <w:t xml:space="preserve">the GI </w:t>
      </w:r>
      <w:r w:rsidR="00F34893">
        <w:rPr>
          <w:color w:val="00B0F0"/>
        </w:rPr>
        <w:t>data. Could replot that just for the 6 interfaces</w:t>
      </w:r>
      <w:r w:rsidR="006571A2">
        <w:rPr>
          <w:color w:val="00B0F0"/>
        </w:rPr>
        <w:t xml:space="preserve"> where we have MS data?</w:t>
      </w:r>
      <w:r w:rsidR="00F34893">
        <w:rPr>
          <w:color w:val="00B0F0"/>
        </w:rPr>
        <w:t xml:space="preserve"> </w:t>
      </w:r>
    </w:p>
    <w:p w14:paraId="4D65FAFC" w14:textId="77777777" w:rsidR="00C275B6" w:rsidRPr="00CB4730" w:rsidRDefault="00A43B6B" w:rsidP="00437E2B">
      <w:pPr>
        <w:rPr>
          <w:i/>
          <w:iCs/>
        </w:rPr>
      </w:pPr>
      <w:r w:rsidRPr="00CB4730">
        <w:rPr>
          <w:i/>
          <w:iCs/>
          <w:shd w:val="clear" w:color="auto" w:fill="FFFFFF"/>
        </w:rPr>
        <w:t xml:space="preserve">b) Kap95 has 7 core residues at the interface with Gsp1 from Ext. Data Fig. 1b (79, 80, 112, 143, 147, 154 and 157). In Fig. 2b for Kap95, I don't see 7 circles/half-circles of the same size. </w:t>
      </w:r>
      <w:r w:rsidRPr="0014265C">
        <w:rPr>
          <w:i/>
          <w:iCs/>
          <w:shd w:val="clear" w:color="auto" w:fill="FFFFFF"/>
        </w:rPr>
        <w:t>Has the classification of core residues changed</w:t>
      </w:r>
      <w:r w:rsidRPr="00CB4730">
        <w:rPr>
          <w:i/>
          <w:iCs/>
          <w:shd w:val="clear" w:color="auto" w:fill="FFFFFF"/>
        </w:rPr>
        <w:t>?</w:t>
      </w:r>
    </w:p>
    <w:p w14:paraId="5C5A81BE" w14:textId="72FF4666" w:rsidR="008311D0" w:rsidRPr="00CB4730" w:rsidRDefault="00CB4730" w:rsidP="00437E2B">
      <w:pPr>
        <w:rPr>
          <w:color w:val="2F5496" w:themeColor="accent1" w:themeShade="BF"/>
        </w:rPr>
      </w:pPr>
      <w:r w:rsidRPr="00CB4730">
        <w:rPr>
          <w:color w:val="2F5496" w:themeColor="accent1" w:themeShade="BF"/>
        </w:rPr>
        <w:t xml:space="preserve">We have reworked the presentation of AP-MS data (Fig. 2 and Extended Data Figure 4 and 5 above), but </w:t>
      </w:r>
      <w:ins w:id="445" w:author="Perica, Tina" w:date="2020-05-09T23:26:00Z">
        <w:r w:rsidR="00B13786">
          <w:rPr>
            <w:color w:val="2F5496" w:themeColor="accent1" w:themeShade="BF"/>
          </w:rPr>
          <w:t>to nevertheless address the re</w:t>
        </w:r>
      </w:ins>
      <w:ins w:id="446" w:author="Perica, Tina" w:date="2020-05-09T23:27:00Z">
        <w:r w:rsidR="00B13786">
          <w:rPr>
            <w:color w:val="2F5496" w:themeColor="accent1" w:themeShade="BF"/>
          </w:rPr>
          <w:t>viewer’s question</w:t>
        </w:r>
      </w:ins>
      <w:del w:id="447" w:author="Perica, Tina" w:date="2020-05-09T23:26:00Z">
        <w:r w:rsidRPr="00CB4730" w:rsidDel="00B13786">
          <w:rPr>
            <w:color w:val="2F5496" w:themeColor="accent1" w:themeShade="BF"/>
          </w:rPr>
          <w:delText>for clarity</w:delText>
        </w:r>
      </w:del>
      <w:r w:rsidRPr="00CB4730">
        <w:rPr>
          <w:color w:val="2F5496" w:themeColor="accent1" w:themeShade="BF"/>
        </w:rPr>
        <w:t xml:space="preserve">, core residues are defined </w:t>
      </w:r>
      <w:r>
        <w:rPr>
          <w:color w:val="2F5496" w:themeColor="accent1" w:themeShade="BF"/>
        </w:rPr>
        <w:t xml:space="preserve">as </w:t>
      </w:r>
      <w:r w:rsidRPr="00CB4730">
        <w:rPr>
          <w:color w:val="2F5496" w:themeColor="accent1" w:themeShade="BF"/>
          <w:lang w:val="el-GR"/>
        </w:rPr>
        <w:t>Δ</w:t>
      </w:r>
      <w:proofErr w:type="spellStart"/>
      <w:r w:rsidRPr="00CB4730">
        <w:rPr>
          <w:color w:val="2F5496" w:themeColor="accent1" w:themeShade="BF"/>
        </w:rPr>
        <w:t>rASA</w:t>
      </w:r>
      <w:proofErr w:type="spellEnd"/>
      <w:r w:rsidRPr="00CB4730">
        <w:rPr>
          <w:color w:val="2F5496" w:themeColor="accent1" w:themeShade="BF"/>
        </w:rPr>
        <w:t xml:space="preserve"> &gt; 0 &amp; </w:t>
      </w:r>
      <w:proofErr w:type="spellStart"/>
      <w:r w:rsidRPr="00CB4730">
        <w:rPr>
          <w:color w:val="2F5496" w:themeColor="accent1" w:themeShade="BF"/>
        </w:rPr>
        <w:t>rASAm</w:t>
      </w:r>
      <w:proofErr w:type="spellEnd"/>
      <w:r w:rsidRPr="00CB4730">
        <w:rPr>
          <w:color w:val="2F5496" w:themeColor="accent1" w:themeShade="BF"/>
        </w:rPr>
        <w:t xml:space="preserve"> &gt; </w:t>
      </w:r>
      <w:r>
        <w:rPr>
          <w:color w:val="2F5496" w:themeColor="accent1" w:themeShade="BF"/>
        </w:rPr>
        <w:t>0.25</w:t>
      </w:r>
      <w:r w:rsidRPr="00CB4730">
        <w:rPr>
          <w:color w:val="2F5496" w:themeColor="accent1" w:themeShade="BF"/>
        </w:rPr>
        <w:t xml:space="preserve"> </w:t>
      </w:r>
      <w:r w:rsidRPr="00CB4730">
        <w:rPr>
          <w:color w:val="2F5496" w:themeColor="accent1" w:themeShade="BF"/>
        </w:rPr>
        <w:lastRenderedPageBreak/>
        <w:t xml:space="preserve">&amp; </w:t>
      </w:r>
      <w:proofErr w:type="spellStart"/>
      <w:r w:rsidRPr="00CB4730">
        <w:rPr>
          <w:color w:val="2F5496" w:themeColor="accent1" w:themeShade="BF"/>
        </w:rPr>
        <w:t>rASAcomplex</w:t>
      </w:r>
      <w:proofErr w:type="spellEnd"/>
      <w:r w:rsidRPr="00CB4730">
        <w:rPr>
          <w:color w:val="2F5496" w:themeColor="accent1" w:themeShade="BF"/>
        </w:rPr>
        <w:t xml:space="preserve"> &lt; </w:t>
      </w:r>
      <w:r>
        <w:rPr>
          <w:color w:val="2F5496" w:themeColor="accent1" w:themeShade="BF"/>
        </w:rPr>
        <w:t>0.25</w:t>
      </w:r>
      <w:r w:rsidR="0014265C">
        <w:rPr>
          <w:color w:val="2F5496" w:themeColor="accent1" w:themeShade="BF"/>
        </w:rPr>
        <w:t xml:space="preserve"> (we have now, in addition to the original reference, added explicit definitions of interface residues in the Methods section)</w:t>
      </w:r>
      <w:r>
        <w:rPr>
          <w:color w:val="2F5496" w:themeColor="accent1" w:themeShade="BF"/>
        </w:rPr>
        <w:t xml:space="preserve">. </w:t>
      </w:r>
      <w:r w:rsidR="0014265C">
        <w:rPr>
          <w:color w:val="2F5496" w:themeColor="accent1" w:themeShade="BF"/>
        </w:rPr>
        <w:t>While we</w:t>
      </w:r>
      <w:r>
        <w:rPr>
          <w:color w:val="2F5496" w:themeColor="accent1" w:themeShade="BF"/>
        </w:rPr>
        <w:t xml:space="preserve"> do not have AP-MS data for residue 154</w:t>
      </w:r>
      <w:r w:rsidR="0014265C">
        <w:rPr>
          <w:color w:val="2F5496" w:themeColor="accent1" w:themeShade="BF"/>
        </w:rPr>
        <w:t>.</w:t>
      </w:r>
      <w:r>
        <w:rPr>
          <w:color w:val="2F5496" w:themeColor="accent1" w:themeShade="BF"/>
        </w:rPr>
        <w:t xml:space="preserve"> but points representing residues </w:t>
      </w:r>
      <w:r w:rsidRPr="00CB4730">
        <w:rPr>
          <w:color w:val="2F5496" w:themeColor="accent1" w:themeShade="BF"/>
          <w:shd w:val="clear" w:color="auto" w:fill="FFFFFF"/>
        </w:rPr>
        <w:t>79, 80, 112, 143, 147, and 157</w:t>
      </w:r>
      <w:r>
        <w:rPr>
          <w:color w:val="2F5496" w:themeColor="accent1" w:themeShade="BF"/>
          <w:shd w:val="clear" w:color="auto" w:fill="FFFFFF"/>
        </w:rPr>
        <w:t xml:space="preserve"> are </w:t>
      </w:r>
      <w:del w:id="448" w:author="Perica, Tina" w:date="2020-05-09T23:27:00Z">
        <w:r w:rsidDel="00B13786">
          <w:rPr>
            <w:color w:val="2F5496" w:themeColor="accent1" w:themeShade="BF"/>
            <w:shd w:val="clear" w:color="auto" w:fill="FFFFFF"/>
          </w:rPr>
          <w:delText xml:space="preserve">in </w:delText>
        </w:r>
      </w:del>
      <w:ins w:id="449" w:author="Perica, Tina" w:date="2020-05-09T23:27:00Z">
        <w:r w:rsidR="00B13786">
          <w:rPr>
            <w:color w:val="2F5496" w:themeColor="accent1" w:themeShade="BF"/>
            <w:shd w:val="clear" w:color="auto" w:fill="FFFFFF"/>
          </w:rPr>
          <w:t xml:space="preserve">all </w:t>
        </w:r>
      </w:ins>
      <w:r>
        <w:rPr>
          <w:color w:val="2F5496" w:themeColor="accent1" w:themeShade="BF"/>
          <w:shd w:val="clear" w:color="auto" w:fill="FFFFFF"/>
        </w:rPr>
        <w:t>visible in the previous version of Fig. 2b.</w:t>
      </w:r>
    </w:p>
    <w:p w14:paraId="17303AF4" w14:textId="77777777" w:rsidR="00CD288F" w:rsidRDefault="00CD288F" w:rsidP="00437E2B"/>
    <w:p w14:paraId="30526FD1" w14:textId="77777777" w:rsidR="008311D0" w:rsidRPr="00A644CD" w:rsidRDefault="00A43B6B" w:rsidP="00437E2B">
      <w:pPr>
        <w:rPr>
          <w:shd w:val="clear" w:color="auto" w:fill="FFFFFF"/>
        </w:rPr>
      </w:pPr>
      <w:r w:rsidRPr="00A43B6B">
        <w:rPr>
          <w:shd w:val="clear" w:color="auto" w:fill="FFFFFF"/>
        </w:rPr>
        <w:t xml:space="preserve">c) Again, for example, Kap95 seems to have approximately the same number of reds and blues. Pse1 has two reds and one blue. Srm1 has four bluish tinges and four reddish tinges. Excepting Yrb1, </w:t>
      </w:r>
      <w:r w:rsidRPr="00A644CD">
        <w:rPr>
          <w:shd w:val="clear" w:color="auto" w:fill="FFFFFF"/>
        </w:rPr>
        <w:t>I don't find this evidence convincing for the statement that the introduced mutations perturb the interactions they were meant to perturb</w:t>
      </w:r>
      <w:r w:rsidRPr="00A43B6B">
        <w:rPr>
          <w:shd w:val="clear" w:color="auto" w:fill="FFFFFF"/>
        </w:rPr>
        <w:t xml:space="preserve"> (lines 130 and 142 in the manuscript.</w:t>
      </w:r>
    </w:p>
    <w:p w14:paraId="65988236" w14:textId="77777777" w:rsidR="00C275B6" w:rsidRPr="00A644CD" w:rsidRDefault="008311D0" w:rsidP="00437E2B">
      <w:pPr>
        <w:rPr>
          <w:color w:val="00B0F0"/>
        </w:rPr>
      </w:pPr>
      <w:r w:rsidRPr="00F74371">
        <w:rPr>
          <w:color w:val="00B0F0"/>
        </w:rPr>
        <w:t>Check this</w:t>
      </w:r>
      <w:r w:rsidR="00F74371" w:rsidRPr="00F74371">
        <w:rPr>
          <w:color w:val="00B0F0"/>
        </w:rPr>
        <w:t xml:space="preserve"> and explain.  </w:t>
      </w:r>
      <w:r w:rsidR="00F74371">
        <w:rPr>
          <w:color w:val="00B0F0"/>
        </w:rPr>
        <w:t xml:space="preserve">We can apologize that we were confusing – the reviewer is right, the mutations sometimes perturb, sometimes not, and most of the time rewire. </w:t>
      </w:r>
      <w:r w:rsidR="00D15C9F">
        <w:rPr>
          <w:color w:val="00B0F0"/>
        </w:rPr>
        <w:t xml:space="preserve">Can show the </w:t>
      </w:r>
      <w:proofErr w:type="spellStart"/>
      <w:r w:rsidR="00D15C9F">
        <w:rPr>
          <w:color w:val="00B0F0"/>
        </w:rPr>
        <w:t>sina</w:t>
      </w:r>
      <w:proofErr w:type="spellEnd"/>
      <w:r w:rsidR="00D15C9F">
        <w:rPr>
          <w:color w:val="00B0F0"/>
        </w:rPr>
        <w:t xml:space="preserve"> plots – </w:t>
      </w:r>
      <w:r w:rsidR="003B613D">
        <w:rPr>
          <w:color w:val="00B0F0"/>
        </w:rPr>
        <w:t xml:space="preserve">abundance </w:t>
      </w:r>
      <w:r w:rsidR="00D15C9F">
        <w:rPr>
          <w:color w:val="00B0F0"/>
        </w:rPr>
        <w:t>fold changes for mutations in and not in interfaces.</w:t>
      </w:r>
      <w:r w:rsidR="003B613D">
        <w:rPr>
          <w:color w:val="00B0F0"/>
        </w:rPr>
        <w:t xml:space="preserve"> For mutations in interfaces distribution expected (shifted to lower abundance). But </w:t>
      </w:r>
      <w:r w:rsidR="001F7C4E">
        <w:rPr>
          <w:color w:val="00B0F0"/>
        </w:rPr>
        <w:t>when mutant not in interface then</w:t>
      </w:r>
      <w:r w:rsidR="003B613D">
        <w:rPr>
          <w:color w:val="00B0F0"/>
        </w:rPr>
        <w:t xml:space="preserve"> wide distribution.</w:t>
      </w:r>
    </w:p>
    <w:p w14:paraId="26C830EE" w14:textId="77777777" w:rsidR="009F2449" w:rsidRPr="00A644CD" w:rsidRDefault="00A43B6B" w:rsidP="00437E2B">
      <w:pPr>
        <w:rPr>
          <w:shd w:val="clear" w:color="auto" w:fill="FFFFFF"/>
        </w:rPr>
      </w:pPr>
      <w:r w:rsidRPr="00A43B6B">
        <w:rPr>
          <w:shd w:val="clear" w:color="auto" w:fill="FFFFFF"/>
        </w:rPr>
        <w:t xml:space="preserve">Overall, I am not convinced of the extent to which the mutations introduced in this work perturb the interfaces of the 16 interactors of Supplementary File 1 Table 1. The </w:t>
      </w:r>
      <w:r w:rsidRPr="00A43B6B">
        <w:rPr>
          <w:highlight w:val="yellow"/>
          <w:shd w:val="clear" w:color="auto" w:fill="FFFFFF"/>
        </w:rPr>
        <w:t>authors should purify the mutant Gsp1 proteins and measure their interactions with the partners whose interactions the mutations were meant to perturb, using robust biophysical methods such as ITC to settle this point</w:t>
      </w:r>
      <w:r w:rsidRPr="00A43B6B">
        <w:rPr>
          <w:shd w:val="clear" w:color="auto" w:fill="FFFFFF"/>
        </w:rPr>
        <w:t>. </w:t>
      </w:r>
    </w:p>
    <w:p w14:paraId="6909CFBC" w14:textId="77777777" w:rsidR="00E62BCB" w:rsidRDefault="00F10AA1" w:rsidP="00437E2B">
      <w:pPr>
        <w:rPr>
          <w:color w:val="FF0000"/>
        </w:rPr>
      </w:pPr>
      <w:r>
        <w:rPr>
          <w:color w:val="FF0000"/>
        </w:rPr>
        <w:t xml:space="preserve">Could try </w:t>
      </w:r>
      <w:r w:rsidR="0040388C">
        <w:rPr>
          <w:color w:val="FF0000"/>
        </w:rPr>
        <w:t xml:space="preserve">to argue </w:t>
      </w:r>
      <w:r>
        <w:rPr>
          <w:color w:val="FF0000"/>
        </w:rPr>
        <w:t>but p</w:t>
      </w:r>
      <w:r w:rsidR="00253795" w:rsidRPr="00947B33">
        <w:rPr>
          <w:color w:val="FF0000"/>
        </w:rPr>
        <w:t xml:space="preserve">robably need to do </w:t>
      </w:r>
      <w:r w:rsidR="00B57C07">
        <w:rPr>
          <w:color w:val="FF0000"/>
        </w:rPr>
        <w:t xml:space="preserve">at least </w:t>
      </w:r>
      <w:r w:rsidR="00253795" w:rsidRPr="00947B33">
        <w:rPr>
          <w:color w:val="FF0000"/>
        </w:rPr>
        <w:t xml:space="preserve">some of these binding exp (as reviewer </w:t>
      </w:r>
      <w:r w:rsidR="00571C84">
        <w:rPr>
          <w:color w:val="FF0000"/>
        </w:rPr>
        <w:t xml:space="preserve">#3 </w:t>
      </w:r>
      <w:r w:rsidR="00253795" w:rsidRPr="00947B33">
        <w:rPr>
          <w:color w:val="FF0000"/>
        </w:rPr>
        <w:t>also argues for them).</w:t>
      </w:r>
      <w:r w:rsidR="00657C22">
        <w:rPr>
          <w:color w:val="FF0000"/>
        </w:rPr>
        <w:t xml:space="preserve"> </w:t>
      </w:r>
      <w:r w:rsidR="002053E4">
        <w:rPr>
          <w:color w:val="FF0000"/>
        </w:rPr>
        <w:t>Perhaps we can pick some strategic ones that would satisfy the 2 reviewers.</w:t>
      </w:r>
    </w:p>
    <w:p w14:paraId="38733EC2" w14:textId="05D2AD65" w:rsidR="00E62BCB" w:rsidRDefault="001A15DA" w:rsidP="00437E2B">
      <w:pPr>
        <w:rPr>
          <w:color w:val="2F5496" w:themeColor="accent1" w:themeShade="BF"/>
          <w:shd w:val="clear" w:color="auto" w:fill="FFFFFF"/>
        </w:rPr>
      </w:pPr>
      <w:r w:rsidRPr="001A15DA">
        <w:rPr>
          <w:color w:val="2F5496" w:themeColor="accent1" w:themeShade="BF"/>
          <w:shd w:val="clear" w:color="auto" w:fill="FFFFFF"/>
        </w:rPr>
        <w:t xml:space="preserve">The point we </w:t>
      </w:r>
      <w:r>
        <w:rPr>
          <w:color w:val="2F5496" w:themeColor="accent1" w:themeShade="BF"/>
          <w:shd w:val="clear" w:color="auto" w:fill="FFFFFF"/>
        </w:rPr>
        <w:t>want to make</w:t>
      </w:r>
      <w:r w:rsidRPr="001A15DA">
        <w:rPr>
          <w:color w:val="2F5496" w:themeColor="accent1" w:themeShade="BF"/>
          <w:shd w:val="clear" w:color="auto" w:fill="FFFFFF"/>
        </w:rPr>
        <w:t xml:space="preserve"> is that although we do see a trend on average</w:t>
      </w:r>
      <w:r>
        <w:rPr>
          <w:color w:val="2F5496" w:themeColor="accent1" w:themeShade="BF"/>
          <w:shd w:val="clear" w:color="auto" w:fill="FFFFFF"/>
        </w:rPr>
        <w:t xml:space="preserve"> (Fig. 2b), </w:t>
      </w:r>
      <w:r w:rsidR="00CD50A3">
        <w:rPr>
          <w:color w:val="2F5496" w:themeColor="accent1" w:themeShade="BF"/>
          <w:shd w:val="clear" w:color="auto" w:fill="FFFFFF"/>
        </w:rPr>
        <w:t>it is important to look at the data in more detail</w:t>
      </w:r>
      <w:r>
        <w:rPr>
          <w:color w:val="2F5496" w:themeColor="accent1" w:themeShade="BF"/>
          <w:shd w:val="clear" w:color="auto" w:fill="FFFFFF"/>
        </w:rPr>
        <w:t xml:space="preserve">. </w:t>
      </w:r>
      <w:r w:rsidR="00CD50A3">
        <w:rPr>
          <w:color w:val="2F5496" w:themeColor="accent1" w:themeShade="BF"/>
          <w:shd w:val="clear" w:color="auto" w:fill="FFFFFF"/>
        </w:rPr>
        <w:t xml:space="preserve">However, the reviewers helped us realize that the way we chose to represent </w:t>
      </w:r>
      <w:r w:rsidR="00532FCC">
        <w:rPr>
          <w:color w:val="2F5496" w:themeColor="accent1" w:themeShade="BF"/>
          <w:shd w:val="clear" w:color="auto" w:fill="FFFFFF"/>
        </w:rPr>
        <w:t>t</w:t>
      </w:r>
      <w:r w:rsidR="00CD50A3">
        <w:rPr>
          <w:color w:val="2F5496" w:themeColor="accent1" w:themeShade="BF"/>
          <w:shd w:val="clear" w:color="auto" w:fill="FFFFFF"/>
        </w:rPr>
        <w:t xml:space="preserve">he data did not convey that massage successfully. </w:t>
      </w:r>
      <w:r>
        <w:rPr>
          <w:color w:val="2F5496" w:themeColor="accent1" w:themeShade="BF"/>
          <w:shd w:val="clear" w:color="auto" w:fill="FFFFFF"/>
        </w:rPr>
        <w:t xml:space="preserve">We hope that the simplified presentation of </w:t>
      </w:r>
      <w:r w:rsidR="00CD50A3">
        <w:rPr>
          <w:color w:val="2F5496" w:themeColor="accent1" w:themeShade="BF"/>
          <w:shd w:val="clear" w:color="auto" w:fill="FFFFFF"/>
        </w:rPr>
        <w:t>the AP-MS data makes these points clearer</w:t>
      </w:r>
      <w:r w:rsidR="00181E71">
        <w:rPr>
          <w:color w:val="2F5496" w:themeColor="accent1" w:themeShade="BF"/>
          <w:shd w:val="clear" w:color="auto" w:fill="FFFFFF"/>
        </w:rPr>
        <w:t xml:space="preserve"> and have rewritten the section about the AP-MS data analysis and interpretation</w:t>
      </w:r>
      <w:r w:rsidR="00CD50A3">
        <w:rPr>
          <w:color w:val="2F5496" w:themeColor="accent1" w:themeShade="BF"/>
          <w:shd w:val="clear" w:color="auto" w:fill="FFFFFF"/>
        </w:rPr>
        <w:t>.</w:t>
      </w:r>
    </w:p>
    <w:p w14:paraId="383B5BB0" w14:textId="77777777" w:rsidR="00CF2DD2" w:rsidRDefault="00CF2DD2" w:rsidP="00437E2B">
      <w:pPr>
        <w:rPr>
          <w:color w:val="2F5496" w:themeColor="accent1" w:themeShade="BF"/>
          <w:shd w:val="clear" w:color="auto" w:fill="FFFFFF"/>
        </w:rPr>
      </w:pPr>
    </w:p>
    <w:p w14:paraId="58394627" w14:textId="77777777" w:rsidR="0067702E" w:rsidRPr="00E62BCB" w:rsidRDefault="00A43B6B" w:rsidP="00437E2B">
      <w:pPr>
        <w:rPr>
          <w:i/>
          <w:iCs/>
        </w:rPr>
      </w:pPr>
      <w:r w:rsidRPr="00E62BCB">
        <w:rPr>
          <w:i/>
          <w:iCs/>
          <w:shd w:val="clear" w:color="auto" w:fill="FFFFFF"/>
        </w:rPr>
        <w:t>Minor changes:</w:t>
      </w:r>
    </w:p>
    <w:p w14:paraId="2845307E" w14:textId="77777777" w:rsidR="00E62BCB" w:rsidRPr="00E62BCB" w:rsidRDefault="00E62BCB" w:rsidP="00437E2B">
      <w:pPr>
        <w:rPr>
          <w:color w:val="FF0000"/>
        </w:rPr>
      </w:pPr>
    </w:p>
    <w:p w14:paraId="016221F3" w14:textId="77777777" w:rsidR="00017972" w:rsidRPr="00E62BCB" w:rsidRDefault="00A43B6B" w:rsidP="00437E2B">
      <w:pPr>
        <w:rPr>
          <w:i/>
          <w:iCs/>
          <w:shd w:val="clear" w:color="auto" w:fill="FFFFFF"/>
        </w:rPr>
      </w:pPr>
      <w:r w:rsidRPr="00E62BCB">
        <w:rPr>
          <w:i/>
          <w:iCs/>
          <w:shd w:val="clear" w:color="auto" w:fill="FFFFFF"/>
        </w:rPr>
        <w:t xml:space="preserve">1) It will help to put the </w:t>
      </w:r>
      <w:r w:rsidRPr="00A644CD">
        <w:rPr>
          <w:i/>
          <w:iCs/>
          <w:shd w:val="clear" w:color="auto" w:fill="FFFFFF"/>
        </w:rPr>
        <w:t>function of the 16 proteins</w:t>
      </w:r>
      <w:r w:rsidRPr="00E62BCB">
        <w:rPr>
          <w:i/>
          <w:iCs/>
          <w:shd w:val="clear" w:color="auto" w:fill="FFFFFF"/>
        </w:rPr>
        <w:t xml:space="preserve"> in Supplementary File 1 Table 1 as a separate column.</w:t>
      </w:r>
    </w:p>
    <w:p w14:paraId="2CBD2864" w14:textId="77777777" w:rsidR="00017972" w:rsidRDefault="00017972" w:rsidP="00437E2B"/>
    <w:p w14:paraId="6FC3583F" w14:textId="77777777" w:rsidR="0067702E" w:rsidRDefault="00E62BCB" w:rsidP="00437E2B">
      <w:pPr>
        <w:rPr>
          <w:color w:val="2F5496" w:themeColor="accent1" w:themeShade="BF"/>
        </w:rPr>
      </w:pPr>
      <w:r w:rsidRPr="00E62BCB">
        <w:rPr>
          <w:color w:val="2F5496" w:themeColor="accent1" w:themeShade="BF"/>
        </w:rPr>
        <w:t xml:space="preserve">We have now added the </w:t>
      </w:r>
      <w:r>
        <w:rPr>
          <w:color w:val="2F5496" w:themeColor="accent1" w:themeShade="BF"/>
        </w:rPr>
        <w:t xml:space="preserve">protein names and </w:t>
      </w:r>
      <w:r w:rsidRPr="00E62BCB">
        <w:rPr>
          <w:color w:val="2F5496" w:themeColor="accent1" w:themeShade="BF"/>
        </w:rPr>
        <w:t>functions of the binding partner proteins to Supplementary File 1 Table 1</w:t>
      </w:r>
    </w:p>
    <w:p w14:paraId="341D5F03" w14:textId="77777777" w:rsidR="00E62BCB" w:rsidRPr="00E62BCB" w:rsidRDefault="008C43F0" w:rsidP="00437E2B">
      <w:pPr>
        <w:rPr>
          <w:color w:val="2F5496" w:themeColor="accent1" w:themeShade="BF"/>
        </w:rPr>
      </w:pPr>
      <w:r>
        <w:rPr>
          <w:noProof/>
          <w:color w:val="4472C4" w:themeColor="accent1"/>
        </w:rPr>
        <w:lastRenderedPageBreak/>
        <w:drawing>
          <wp:inline distT="0" distB="0" distL="0" distR="0" wp14:anchorId="3A82114E" wp14:editId="2ADEB381">
            <wp:extent cx="5246649" cy="48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lementary_File_1_Table_1_Gsp1_partner_annotation.pdf"/>
                    <pic:cNvPicPr/>
                  </pic:nvPicPr>
                  <pic:blipFill rotWithShape="1">
                    <a:blip r:embed="rId21">
                      <a:extLst>
                        <a:ext uri="{28A0092B-C50C-407E-A947-70E740481C1C}">
                          <a14:useLocalDpi xmlns:a14="http://schemas.microsoft.com/office/drawing/2010/main" val="0"/>
                        </a:ext>
                      </a:extLst>
                    </a:blip>
                    <a:srcRect l="7642" t="8832" r="7757" b="36035"/>
                    <a:stretch/>
                  </pic:blipFill>
                  <pic:spPr bwMode="auto">
                    <a:xfrm>
                      <a:off x="0" y="0"/>
                      <a:ext cx="5248090" cy="4839879"/>
                    </a:xfrm>
                    <a:prstGeom prst="rect">
                      <a:avLst/>
                    </a:prstGeom>
                    <a:ln>
                      <a:noFill/>
                    </a:ln>
                    <a:extLst>
                      <a:ext uri="{53640926-AAD7-44D8-BBD7-CCE9431645EC}">
                        <a14:shadowObscured xmlns:a14="http://schemas.microsoft.com/office/drawing/2010/main"/>
                      </a:ext>
                    </a:extLst>
                  </pic:spPr>
                </pic:pic>
              </a:graphicData>
            </a:graphic>
          </wp:inline>
        </w:drawing>
      </w:r>
    </w:p>
    <w:p w14:paraId="65D2CA88" w14:textId="77777777" w:rsidR="00E62BCB" w:rsidRDefault="00E62BCB" w:rsidP="00437E2B"/>
    <w:p w14:paraId="30A0BC9D" w14:textId="772A3EEA" w:rsidR="00017972" w:rsidRPr="00960261" w:rsidRDefault="00A43B6B" w:rsidP="00437E2B">
      <w:pPr>
        <w:rPr>
          <w:shd w:val="clear" w:color="auto" w:fill="FFFFFF"/>
        </w:rPr>
      </w:pPr>
      <w:r w:rsidRPr="00A43B6B">
        <w:rPr>
          <w:shd w:val="clear" w:color="auto" w:fill="FFFFFF"/>
        </w:rPr>
        <w:t xml:space="preserve">2) Line 320, "highlighted in yellow": I was unable to locate the yellow </w:t>
      </w:r>
      <w:proofErr w:type="spellStart"/>
      <w:r w:rsidRPr="00A43B6B">
        <w:rPr>
          <w:shd w:val="clear" w:color="auto" w:fill="FFFFFF"/>
        </w:rPr>
        <w:t>colouring</w:t>
      </w:r>
      <w:proofErr w:type="spellEnd"/>
      <w:r w:rsidRPr="00A43B6B">
        <w:rPr>
          <w:shd w:val="clear" w:color="auto" w:fill="FFFFFF"/>
        </w:rPr>
        <w:t xml:space="preserve"> in Fig. 3c.</w:t>
      </w:r>
    </w:p>
    <w:p w14:paraId="2170ACA7" w14:textId="77777777" w:rsidR="00C275B6" w:rsidRPr="005D4943" w:rsidRDefault="005D4943" w:rsidP="00437E2B">
      <w:pPr>
        <w:rPr>
          <w:color w:val="2F5496" w:themeColor="accent1" w:themeShade="BF"/>
        </w:rPr>
      </w:pPr>
      <w:r w:rsidRPr="005D4943">
        <w:rPr>
          <w:color w:val="2F5496" w:themeColor="accent1" w:themeShade="BF"/>
        </w:rPr>
        <w:t xml:space="preserve">We apologize for </w:t>
      </w:r>
      <w:proofErr w:type="gramStart"/>
      <w:r w:rsidRPr="005D4943">
        <w:rPr>
          <w:color w:val="2F5496" w:themeColor="accent1" w:themeShade="BF"/>
        </w:rPr>
        <w:t>this</w:t>
      </w:r>
      <w:r>
        <w:rPr>
          <w:color w:val="2F5496" w:themeColor="accent1" w:themeShade="BF"/>
        </w:rPr>
        <w:t>,</w:t>
      </w:r>
      <w:proofErr w:type="gramEnd"/>
      <w:r>
        <w:rPr>
          <w:color w:val="2F5496" w:themeColor="accent1" w:themeShade="BF"/>
        </w:rPr>
        <w:t xml:space="preserve"> it seems that the transparent yellow box got converted to a gray box during </w:t>
      </w:r>
      <w:r w:rsidR="004B180F">
        <w:rPr>
          <w:color w:val="2F5496" w:themeColor="accent1" w:themeShade="BF"/>
        </w:rPr>
        <w:t xml:space="preserve">the </w:t>
      </w:r>
      <w:r>
        <w:rPr>
          <w:color w:val="2F5496" w:themeColor="accent1" w:themeShade="BF"/>
        </w:rPr>
        <w:t>file conversion process. We have now changed the</w:t>
      </w:r>
      <w:r w:rsidR="0059349D">
        <w:rPr>
          <w:color w:val="2F5496" w:themeColor="accent1" w:themeShade="BF"/>
        </w:rPr>
        <w:t xml:space="preserve"> Figure to contain a</w:t>
      </w:r>
      <w:r>
        <w:rPr>
          <w:color w:val="2F5496" w:themeColor="accent1" w:themeShade="BF"/>
        </w:rPr>
        <w:t xml:space="preserve"> yellow box without fill, to make it more robust </w:t>
      </w:r>
      <w:r w:rsidR="00CE2B2B">
        <w:rPr>
          <w:color w:val="2F5496" w:themeColor="accent1" w:themeShade="BF"/>
        </w:rPr>
        <w:t>for</w:t>
      </w:r>
      <w:r>
        <w:rPr>
          <w:color w:val="2F5496" w:themeColor="accent1" w:themeShade="BF"/>
        </w:rPr>
        <w:t xml:space="preserve"> file conversion</w:t>
      </w:r>
      <w:r w:rsidR="00543CDA">
        <w:rPr>
          <w:color w:val="2F5496" w:themeColor="accent1" w:themeShade="BF"/>
        </w:rPr>
        <w:t>s</w:t>
      </w:r>
      <w:r>
        <w:rPr>
          <w:color w:val="2F5496" w:themeColor="accent1" w:themeShade="BF"/>
        </w:rPr>
        <w:t xml:space="preserve"> and printing.</w:t>
      </w:r>
    </w:p>
    <w:p w14:paraId="7A9C3F6E" w14:textId="77777777" w:rsidR="0067702E" w:rsidRDefault="0067702E" w:rsidP="00437E2B">
      <w:pPr>
        <w:rPr>
          <w:shd w:val="clear" w:color="auto" w:fill="FFFFFF"/>
        </w:rPr>
      </w:pPr>
    </w:p>
    <w:p w14:paraId="573A6B13" w14:textId="77777777" w:rsidR="00017972" w:rsidRDefault="00E62BCB" w:rsidP="00437E2B">
      <w:pPr>
        <w:rPr>
          <w:shd w:val="clear" w:color="auto" w:fill="FFFFFF"/>
        </w:rPr>
      </w:pPr>
      <w:r>
        <w:rPr>
          <w:shd w:val="clear" w:color="auto" w:fill="FFFFFF"/>
        </w:rPr>
        <w:t>3</w:t>
      </w:r>
      <w:r w:rsidR="00A43B6B" w:rsidRPr="00A43B6B">
        <w:rPr>
          <w:shd w:val="clear" w:color="auto" w:fill="FFFFFF"/>
        </w:rPr>
        <w:t>) Line 844 should read "run in parallel".</w:t>
      </w:r>
    </w:p>
    <w:p w14:paraId="772AAB83" w14:textId="77777777" w:rsidR="00017972" w:rsidRPr="00AA10DF" w:rsidRDefault="00222307" w:rsidP="00437E2B">
      <w:pPr>
        <w:rPr>
          <w:color w:val="2F5496" w:themeColor="accent1" w:themeShade="BF"/>
        </w:rPr>
      </w:pPr>
      <w:r w:rsidRPr="00AA10DF">
        <w:rPr>
          <w:color w:val="2F5496" w:themeColor="accent1" w:themeShade="BF"/>
        </w:rPr>
        <w:t>We have now fixed that grammatical error in our Methods text.</w:t>
      </w:r>
    </w:p>
    <w:p w14:paraId="3B02CB35" w14:textId="77777777" w:rsidR="00222307" w:rsidRPr="00222307" w:rsidRDefault="00222307" w:rsidP="00437E2B"/>
    <w:p w14:paraId="753A8B97" w14:textId="77777777" w:rsidR="00C275B6" w:rsidRDefault="00A43B6B" w:rsidP="00437E2B">
      <w:r w:rsidRPr="00A43B6B">
        <w:rPr>
          <w:shd w:val="clear" w:color="auto" w:fill="FFFFFF"/>
        </w:rPr>
        <w:t>4) Numbers seem to be slightly off in line 155: R78K and T34Q are ~10-fold, but T34A is 6.3 and T34E is 3.7, hardly 10-fold.</w:t>
      </w:r>
    </w:p>
    <w:p w14:paraId="620A09CD" w14:textId="5D21E3D3" w:rsidR="00017972" w:rsidRDefault="00017972" w:rsidP="00437E2B">
      <w:pPr>
        <w:rPr>
          <w:ins w:id="450" w:author="Perica, Tina" w:date="2020-05-09T18:34:00Z"/>
        </w:rPr>
      </w:pPr>
      <w:del w:id="451" w:author="Perica, Tina" w:date="2020-05-09T18:31:00Z">
        <w:r w:rsidRPr="00052920" w:rsidDel="00052920">
          <w:rPr>
            <w:color w:val="2F5496" w:themeColor="accent1" w:themeShade="BF"/>
            <w:rPrChange w:id="452" w:author="Perica, Tina" w:date="2020-05-09T18:32:00Z">
              <w:rPr>
                <w:color w:val="00B0F0"/>
              </w:rPr>
            </w:rPrChange>
          </w:rPr>
          <w:delText>fix</w:delText>
        </w:r>
      </w:del>
      <w:ins w:id="453" w:author="Perica, Tina" w:date="2020-05-09T18:31:00Z">
        <w:r w:rsidR="00052920" w:rsidRPr="00052920">
          <w:rPr>
            <w:color w:val="2F5496" w:themeColor="accent1" w:themeShade="BF"/>
            <w:rPrChange w:id="454" w:author="Perica, Tina" w:date="2020-05-09T18:32:00Z">
              <w:rPr>
                <w:color w:val="00B0F0"/>
              </w:rPr>
            </w:rPrChange>
          </w:rPr>
          <w:t>We would lik</w:t>
        </w:r>
      </w:ins>
      <w:ins w:id="455" w:author="Perica, Tina" w:date="2020-05-09T18:32:00Z">
        <w:r w:rsidR="00052920" w:rsidRPr="00052920">
          <w:rPr>
            <w:color w:val="2F5496" w:themeColor="accent1" w:themeShade="BF"/>
            <w:rPrChange w:id="456" w:author="Perica, Tina" w:date="2020-05-09T18:32:00Z">
              <w:rPr>
                <w:color w:val="00B0F0"/>
              </w:rPr>
            </w:rPrChange>
          </w:rPr>
          <w:t xml:space="preserve">e to thank the reviewer for catching this. </w:t>
        </w:r>
        <w:r w:rsidR="00052920">
          <w:rPr>
            <w:color w:val="2F5496" w:themeColor="accent1" w:themeShade="BF"/>
          </w:rPr>
          <w:t>We have now added a range of values, instead of only the maximum value</w:t>
        </w:r>
      </w:ins>
      <w:ins w:id="457" w:author="Perica, Tina" w:date="2020-05-09T18:33:00Z">
        <w:r w:rsidR="00052920">
          <w:rPr>
            <w:color w:val="2F5496" w:themeColor="accent1" w:themeShade="BF"/>
          </w:rPr>
          <w:t xml:space="preserve">: </w:t>
        </w:r>
      </w:ins>
      <w:ins w:id="458" w:author="Perica, Tina" w:date="2020-05-09T18:34:00Z">
        <w:r w:rsidR="00704E02">
          <w:t>In particular, mutations that are not in the interface with the GAP both increased (3-fold, R108G mutant) and decreased (</w:t>
        </w:r>
        <w:r w:rsidR="00704E02" w:rsidRPr="00704E02">
          <w:rPr>
            <w:color w:val="FF0000"/>
            <w:rPrChange w:id="459" w:author="Perica, Tina" w:date="2020-05-09T18:34:00Z">
              <w:rPr/>
            </w:rPrChange>
          </w:rPr>
          <w:t>3 to</w:t>
        </w:r>
        <w:r w:rsidR="00704E02">
          <w:t xml:space="preserve"> 10-fold, R78K, T34E/Q/A, and D79S mutants) the catalytic efficiency of GAP-mediated GTP hydrolysis, compared to wild-type Gsp1 (</w:t>
        </w:r>
        <w:r w:rsidR="00704E02" w:rsidRPr="00863A55">
          <w:rPr>
            <w:b/>
          </w:rPr>
          <w:t>Fig. 3a</w:t>
        </w:r>
        <w:r w:rsidR="00704E02">
          <w:rPr>
            <w:b/>
          </w:rPr>
          <w:t>)</w:t>
        </w:r>
        <w:r w:rsidR="00704E02">
          <w:t>.</w:t>
        </w:r>
      </w:ins>
    </w:p>
    <w:p w14:paraId="782E0D9C" w14:textId="77777777" w:rsidR="00704E02" w:rsidRPr="00052920" w:rsidRDefault="00704E02" w:rsidP="00437E2B">
      <w:pPr>
        <w:rPr>
          <w:color w:val="2F5496" w:themeColor="accent1" w:themeShade="BF"/>
          <w:rPrChange w:id="460" w:author="Perica, Tina" w:date="2020-05-09T18:32:00Z">
            <w:rPr/>
          </w:rPrChange>
        </w:rPr>
      </w:pPr>
    </w:p>
    <w:p w14:paraId="3626F7AE" w14:textId="77777777" w:rsidR="00017972" w:rsidRDefault="00A43B6B" w:rsidP="00437E2B">
      <w:pPr>
        <w:rPr>
          <w:shd w:val="clear" w:color="auto" w:fill="FFFFFF"/>
        </w:rPr>
      </w:pPr>
      <w:r w:rsidRPr="00A43B6B">
        <w:rPr>
          <w:shd w:val="clear" w:color="auto" w:fill="FFFFFF"/>
        </w:rPr>
        <w:lastRenderedPageBreak/>
        <w:t xml:space="preserve">5) I find it very interesting that a </w:t>
      </w:r>
      <w:r w:rsidRPr="00A43B6B">
        <w:rPr>
          <w:highlight w:val="yellow"/>
          <w:shd w:val="clear" w:color="auto" w:fill="FFFFFF"/>
        </w:rPr>
        <w:t>cycling between two forms of a switch is necessary rather than one or the other conformation</w:t>
      </w:r>
      <w:r w:rsidRPr="00A43B6B">
        <w:rPr>
          <w:shd w:val="clear" w:color="auto" w:fill="FFFFFF"/>
        </w:rPr>
        <w:t>. A similar effect has been observed in a cis-trans molecular switch in the circadian clock (</w:t>
      </w:r>
      <w:proofErr w:type="spellStart"/>
      <w:r w:rsidRPr="00A43B6B">
        <w:rPr>
          <w:shd w:val="clear" w:color="auto" w:fill="FFFFFF"/>
        </w:rPr>
        <w:t>Partch</w:t>
      </w:r>
      <w:proofErr w:type="spellEnd"/>
      <w:r w:rsidRPr="00A43B6B">
        <w:rPr>
          <w:shd w:val="clear" w:color="auto" w:fill="FFFFFF"/>
        </w:rPr>
        <w:t xml:space="preserve"> and coworkers, Mol. Cell, 2017, 66:447). Perhaps the authors can comment on a possible mechanism of how cycle dynamics, rather end populations can impact downstream biological processes?</w:t>
      </w:r>
    </w:p>
    <w:p w14:paraId="0FF8B1DE" w14:textId="77777777" w:rsidR="00017972" w:rsidRDefault="00017972" w:rsidP="00437E2B"/>
    <w:p w14:paraId="52CC5B74" w14:textId="77777777" w:rsidR="0067702E" w:rsidRDefault="008C7270" w:rsidP="00437E2B">
      <w:r w:rsidRPr="007069C6">
        <w:rPr>
          <w:color w:val="00B0F0"/>
        </w:rPr>
        <w:t xml:space="preserve">Cite that paper and add discussion.  This is actually a deeper point that was also brought up by David </w:t>
      </w:r>
      <w:r w:rsidR="007069C6" w:rsidRPr="007069C6">
        <w:rPr>
          <w:color w:val="00B0F0"/>
        </w:rPr>
        <w:t xml:space="preserve">after my talk in Seattle. </w:t>
      </w:r>
      <w:r w:rsidR="00046F8B">
        <w:rPr>
          <w:color w:val="00B0F0"/>
        </w:rPr>
        <w:t>Perhaps d</w:t>
      </w:r>
      <w:r w:rsidR="007069C6">
        <w:rPr>
          <w:color w:val="00B0F0"/>
        </w:rPr>
        <w:t xml:space="preserve">iscuss the </w:t>
      </w:r>
      <w:proofErr w:type="spellStart"/>
      <w:r w:rsidR="00046F8B">
        <w:rPr>
          <w:color w:val="00B0F0"/>
        </w:rPr>
        <w:t>ultrasensitivity</w:t>
      </w:r>
      <w:proofErr w:type="spellEnd"/>
      <w:r w:rsidR="007069C6">
        <w:rPr>
          <w:color w:val="00B0F0"/>
        </w:rPr>
        <w:t xml:space="preserve"> work </w:t>
      </w:r>
      <w:r w:rsidR="00046F8B">
        <w:rPr>
          <w:color w:val="00B0F0"/>
        </w:rPr>
        <w:t>more in this context.</w:t>
      </w:r>
      <w:r w:rsidRPr="007069C6">
        <w:rPr>
          <w:color w:val="00B0F0"/>
        </w:rPr>
        <w:t xml:space="preserve"> </w:t>
      </w:r>
    </w:p>
    <w:p w14:paraId="04DD47C3" w14:textId="77777777" w:rsidR="00CD288F" w:rsidRPr="00CD288F" w:rsidRDefault="00CD288F" w:rsidP="00437E2B">
      <w:pPr>
        <w:rPr>
          <w:color w:val="2F5496" w:themeColor="accent1" w:themeShade="BF"/>
        </w:rPr>
      </w:pPr>
      <w:r w:rsidRPr="00CD288F">
        <w:rPr>
          <w:color w:val="2F5496" w:themeColor="accent1" w:themeShade="BF"/>
          <w:highlight w:val="yellow"/>
        </w:rPr>
        <w:t>We should go overboard about how this is a brilliant addition to our paper!</w:t>
      </w:r>
    </w:p>
    <w:p w14:paraId="3816B66B" w14:textId="77777777" w:rsidR="00C275B6" w:rsidRDefault="00A43B6B" w:rsidP="00437E2B">
      <w:r w:rsidRPr="00A43B6B">
        <w:rPr>
          <w:shd w:val="clear" w:color="auto" w:fill="FFFFFF"/>
        </w:rPr>
        <w:t>6) While reading the manuscript, I felt that the work was not sufficiently placed in perspective of what is known about the mode of operation of other molecular switches. A short paragraph on this may help the manuscript.</w:t>
      </w:r>
    </w:p>
    <w:p w14:paraId="5A60F1A6" w14:textId="77777777" w:rsidR="00046F8B" w:rsidRPr="00C275B6" w:rsidRDefault="00046F8B" w:rsidP="00437E2B">
      <w:r w:rsidRPr="00F64D98">
        <w:rPr>
          <w:color w:val="00B0F0"/>
        </w:rPr>
        <w:t>Ok add that.</w:t>
      </w:r>
    </w:p>
    <w:p w14:paraId="542351C8" w14:textId="77777777" w:rsidR="00C275B6" w:rsidRDefault="00C275B6" w:rsidP="00437E2B"/>
    <w:p w14:paraId="6A0555BF" w14:textId="77777777" w:rsidR="00C275B6" w:rsidRDefault="00A43B6B" w:rsidP="00437E2B">
      <w:r w:rsidRPr="00A43B6B">
        <w:rPr>
          <w:shd w:val="clear" w:color="auto" w:fill="FFFFFF"/>
        </w:rPr>
        <w:t>Data presentation:</w:t>
      </w:r>
    </w:p>
    <w:p w14:paraId="69B77666" w14:textId="77777777" w:rsidR="00C275B6" w:rsidRDefault="00A43B6B" w:rsidP="00437E2B">
      <w:r w:rsidRPr="00A43B6B">
        <w:rPr>
          <w:shd w:val="clear" w:color="auto" w:fill="FFFFFF"/>
        </w:rPr>
        <w:t xml:space="preserve">1) Fig. 2b/c is extremely confusing and took me a long time to interpret. They depict quantitative AP-MS data as semi-qualitative </w:t>
      </w:r>
      <w:proofErr w:type="spellStart"/>
      <w:r w:rsidRPr="00A43B6B">
        <w:rPr>
          <w:shd w:val="clear" w:color="auto" w:fill="FFFFFF"/>
        </w:rPr>
        <w:t>colours</w:t>
      </w:r>
      <w:proofErr w:type="spellEnd"/>
      <w:r w:rsidRPr="00A43B6B">
        <w:rPr>
          <w:shd w:val="clear" w:color="auto" w:fill="FFFFFF"/>
        </w:rPr>
        <w:t xml:space="preserve"> which do not help in making quantitative assessments.</w:t>
      </w:r>
    </w:p>
    <w:p w14:paraId="3E46041E" w14:textId="77777777" w:rsidR="00C275B6" w:rsidRDefault="00A43B6B" w:rsidP="00437E2B">
      <w:pPr>
        <w:rPr>
          <w:shd w:val="clear" w:color="auto" w:fill="FFFFFF"/>
        </w:rPr>
      </w:pPr>
      <w:r w:rsidRPr="00A43B6B">
        <w:rPr>
          <w:shd w:val="clear" w:color="auto" w:fill="FFFFFF"/>
        </w:rPr>
        <w:t>a) Why are some half-circles missing their counterparts?</w:t>
      </w:r>
    </w:p>
    <w:p w14:paraId="1F18BD4E" w14:textId="77777777" w:rsidR="009F03EB" w:rsidRPr="009F03EB" w:rsidRDefault="009F03EB" w:rsidP="00437E2B">
      <w:pPr>
        <w:rPr>
          <w:color w:val="2F5496" w:themeColor="accent1" w:themeShade="BF"/>
        </w:rPr>
      </w:pPr>
      <w:r w:rsidRPr="009F03EB">
        <w:rPr>
          <w:color w:val="2F5496" w:themeColor="accent1" w:themeShade="BF"/>
          <w:shd w:val="clear" w:color="auto" w:fill="FFFFFF"/>
        </w:rPr>
        <w:t>The half circles represent either the N or C terminally FLAG tagged mutants. Although we attempted to make each of the mutants with both tags, for most of the mutants we only managed to obtain viable yeast strains for only one of the tags. This is explained in the Methods section, and we assume this is due to the negative epistasis of the tags (both of which unfortunately affect the function of Gsp1) and the interface point mutations.</w:t>
      </w:r>
    </w:p>
    <w:p w14:paraId="13231AFA" w14:textId="77777777" w:rsidR="00C275B6" w:rsidRDefault="00A43B6B" w:rsidP="00437E2B">
      <w:r w:rsidRPr="00A43B6B">
        <w:rPr>
          <w:shd w:val="clear" w:color="auto" w:fill="FFFFFF"/>
        </w:rPr>
        <w:t>b) The meaning of circle size has changed between panels b and c. While this is indeed mentioned both on the plot and in the legend, it makes it very difficult to grasp the import of the figures.</w:t>
      </w:r>
    </w:p>
    <w:p w14:paraId="44CEA0CB" w14:textId="77777777" w:rsidR="00C275B6" w:rsidRDefault="00A43B6B" w:rsidP="00437E2B">
      <w:r w:rsidRPr="00A43B6B">
        <w:rPr>
          <w:shd w:val="clear" w:color="auto" w:fill="FFFFFF"/>
        </w:rPr>
        <w:t>c) In panel b, I found it very difficult to get a reliable estimate of circle size, which reports on the key DASA parameter, without actually using a ruler. Why has the core/rim classification of Ext. Data Fig. 1b changed though it portrays the same parameter? Consistency between these two figures will help.</w:t>
      </w:r>
    </w:p>
    <w:p w14:paraId="45FB5986" w14:textId="77777777" w:rsidR="00CD288F" w:rsidRDefault="00CD288F" w:rsidP="00437E2B"/>
    <w:p w14:paraId="56A631FC" w14:textId="77777777" w:rsidR="009A2BF1" w:rsidRDefault="00A43B6B" w:rsidP="00437E2B">
      <w:pPr>
        <w:rPr>
          <w:shd w:val="clear" w:color="auto" w:fill="FFFFFF"/>
        </w:rPr>
      </w:pPr>
      <w:r w:rsidRPr="00A43B6B">
        <w:rPr>
          <w:shd w:val="clear" w:color="auto" w:fill="FFFFFF"/>
        </w:rPr>
        <w:t>Fig. 2b/c has to be reworked so that it is easier to understand the data. A simple histogram may work.</w:t>
      </w:r>
    </w:p>
    <w:p w14:paraId="40D87540" w14:textId="77777777" w:rsidR="009A2BF1" w:rsidRDefault="00565C25" w:rsidP="00437E2B">
      <w:pPr>
        <w:rPr>
          <w:color w:val="2F5496" w:themeColor="accent1" w:themeShade="BF"/>
        </w:rPr>
      </w:pPr>
      <w:r w:rsidRPr="00565C25">
        <w:rPr>
          <w:color w:val="2F5496" w:themeColor="accent1" w:themeShade="BF"/>
        </w:rPr>
        <w:t xml:space="preserve">We have now </w:t>
      </w:r>
      <w:r w:rsidR="002E4DE5">
        <w:rPr>
          <w:color w:val="2F5496" w:themeColor="accent1" w:themeShade="BF"/>
        </w:rPr>
        <w:t xml:space="preserve">completely reworked </w:t>
      </w:r>
      <w:r w:rsidRPr="00565C25">
        <w:rPr>
          <w:color w:val="2F5496" w:themeColor="accent1" w:themeShade="BF"/>
        </w:rPr>
        <w:t>Fig. 2 in the main text to streamline</w:t>
      </w:r>
      <w:r w:rsidR="002E4DE5">
        <w:rPr>
          <w:color w:val="2F5496" w:themeColor="accent1" w:themeShade="BF"/>
        </w:rPr>
        <w:t xml:space="preserve"> and simplify</w:t>
      </w:r>
      <w:r w:rsidRPr="00565C25">
        <w:rPr>
          <w:color w:val="2F5496" w:themeColor="accent1" w:themeShade="BF"/>
        </w:rPr>
        <w:t xml:space="preserve"> our interpretation of the AP-MS data as per </w:t>
      </w:r>
      <w:r w:rsidR="0000106C">
        <w:rPr>
          <w:color w:val="2F5496" w:themeColor="accent1" w:themeShade="BF"/>
        </w:rPr>
        <w:t xml:space="preserve">combined </w:t>
      </w:r>
      <w:r w:rsidRPr="00565C25">
        <w:rPr>
          <w:color w:val="2F5496" w:themeColor="accent1" w:themeShade="BF"/>
        </w:rPr>
        <w:t xml:space="preserve">suggestions by </w:t>
      </w:r>
      <w:r w:rsidR="0000106C">
        <w:rPr>
          <w:color w:val="2F5496" w:themeColor="accent1" w:themeShade="BF"/>
        </w:rPr>
        <w:t>R</w:t>
      </w:r>
      <w:r w:rsidRPr="00565C25">
        <w:rPr>
          <w:color w:val="2F5496" w:themeColor="accent1" w:themeShade="BF"/>
        </w:rPr>
        <w:t>eviewers</w:t>
      </w:r>
      <w:r w:rsidR="0000106C">
        <w:rPr>
          <w:color w:val="2F5496" w:themeColor="accent1" w:themeShade="BF"/>
        </w:rPr>
        <w:t xml:space="preserve"> 1 and 2</w:t>
      </w:r>
      <w:r w:rsidRPr="00565C25">
        <w:rPr>
          <w:color w:val="2F5496" w:themeColor="accent1" w:themeShade="BF"/>
        </w:rPr>
        <w:t>. The new version of Fig. 2 is above, and the accompanying Extended Data Fig</w:t>
      </w:r>
      <w:r w:rsidR="0000106C">
        <w:rPr>
          <w:color w:val="2F5496" w:themeColor="accent1" w:themeShade="BF"/>
        </w:rPr>
        <w:t>. 5</w:t>
      </w:r>
      <w:r w:rsidRPr="00565C25">
        <w:rPr>
          <w:color w:val="2F5496" w:themeColor="accent1" w:themeShade="BF"/>
        </w:rPr>
        <w:t xml:space="preserve"> now contains the stacked bar</w:t>
      </w:r>
      <w:r w:rsidR="00D87878">
        <w:rPr>
          <w:color w:val="2F5496" w:themeColor="accent1" w:themeShade="BF"/>
        </w:rPr>
        <w:t xml:space="preserve"> </w:t>
      </w:r>
      <w:r w:rsidRPr="00565C25">
        <w:rPr>
          <w:color w:val="2F5496" w:themeColor="accent1" w:themeShade="BF"/>
        </w:rPr>
        <w:t>plots representing log</w:t>
      </w:r>
      <w:r w:rsidRPr="00565C25">
        <w:rPr>
          <w:color w:val="2F5496" w:themeColor="accent1" w:themeShade="BF"/>
          <w:vertAlign w:val="subscript"/>
        </w:rPr>
        <w:t>2</w:t>
      </w:r>
      <w:r w:rsidRPr="00565C25">
        <w:rPr>
          <w:color w:val="2F5496" w:themeColor="accent1" w:themeShade="BF"/>
        </w:rPr>
        <w:t xml:space="preserve">(fold change) </w:t>
      </w:r>
      <w:r w:rsidR="0000106C">
        <w:rPr>
          <w:color w:val="2F5496" w:themeColor="accent1" w:themeShade="BF"/>
        </w:rPr>
        <w:t>for a) t</w:t>
      </w:r>
      <w:r w:rsidRPr="00565C25">
        <w:rPr>
          <w:color w:val="2F5496" w:themeColor="accent1" w:themeShade="BF"/>
        </w:rPr>
        <w:t>he mutations which are in the core of the prey interface and</w:t>
      </w:r>
      <w:r w:rsidR="0000106C">
        <w:rPr>
          <w:color w:val="2F5496" w:themeColor="accent1" w:themeShade="BF"/>
        </w:rPr>
        <w:t xml:space="preserve"> b)</w:t>
      </w:r>
      <w:r w:rsidRPr="00565C25">
        <w:rPr>
          <w:color w:val="2F5496" w:themeColor="accent1" w:themeShade="BF"/>
        </w:rPr>
        <w:t xml:space="preserve"> all preys with structural information.</w:t>
      </w:r>
    </w:p>
    <w:p w14:paraId="4B16F6E2" w14:textId="77777777" w:rsidR="005921E8" w:rsidRPr="005921E8" w:rsidRDefault="005921E8" w:rsidP="005921E8"/>
    <w:p w14:paraId="4B0A25C0" w14:textId="77777777" w:rsidR="00C275B6" w:rsidRDefault="00A43B6B" w:rsidP="00437E2B">
      <w:r w:rsidRPr="00A43B6B">
        <w:rPr>
          <w:shd w:val="clear" w:color="auto" w:fill="FFFFFF"/>
        </w:rPr>
        <w:t>Referee #3:</w:t>
      </w:r>
    </w:p>
    <w:p w14:paraId="5F5714EF" w14:textId="77777777" w:rsidR="00C275B6" w:rsidRPr="0026189A" w:rsidRDefault="00A43B6B" w:rsidP="00437E2B">
      <w:pPr>
        <w:rPr>
          <w:i/>
          <w:iCs/>
        </w:rPr>
      </w:pPr>
      <w:proofErr w:type="spellStart"/>
      <w:r w:rsidRPr="0026189A">
        <w:rPr>
          <w:i/>
          <w:iCs/>
          <w:shd w:val="clear" w:color="auto" w:fill="FFFFFF"/>
        </w:rPr>
        <w:t>Perica</w:t>
      </w:r>
      <w:proofErr w:type="spellEnd"/>
      <w:r w:rsidRPr="0026189A">
        <w:rPr>
          <w:i/>
          <w:iCs/>
          <w:shd w:val="clear" w:color="auto" w:fill="FFFFFF"/>
        </w:rPr>
        <w:t xml:space="preserve">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14:paraId="2ACAFB07" w14:textId="77777777" w:rsidR="00C275B6" w:rsidRPr="0026189A" w:rsidRDefault="00A43B6B" w:rsidP="00437E2B">
      <w:pPr>
        <w:rPr>
          <w:i/>
          <w:iCs/>
          <w:shd w:val="clear" w:color="auto" w:fill="FFFFFF"/>
        </w:rPr>
      </w:pPr>
      <w:r w:rsidRPr="0026189A">
        <w:rPr>
          <w:i/>
          <w:iCs/>
          <w:shd w:val="clear" w:color="auto" w:fill="FFFFFF"/>
        </w:rPr>
        <w:lastRenderedPageBreak/>
        <w:t xml:space="preserve">Unfortunately, despite starting the manuscript with 56 mutants, at the end, through multiple rounds of experimentation, the authors manage to describe the functional impact of mutating 11 sites in Gsp1. The core findings, that mutating 11 disparate sites in a GTPase affects its overall function and that many mutations affect function through allosteric regulation, are somewhat </w:t>
      </w:r>
      <w:r w:rsidRPr="0026189A">
        <w:rPr>
          <w:i/>
          <w:iCs/>
          <w:highlight w:val="yellow"/>
          <w:shd w:val="clear" w:color="auto" w:fill="FFFFFF"/>
        </w:rPr>
        <w:t>dissatisfying. Perhaps because of the systems-level scale of the analysis, there appears to be a lack of depth of understanding for any given mutation</w:t>
      </w:r>
      <w:r w:rsidRPr="0026189A">
        <w:rPr>
          <w:i/>
          <w:iCs/>
          <w:shd w:val="clear" w:color="auto" w:fill="FFFFFF"/>
        </w:rPr>
        <w:t>.</w:t>
      </w:r>
      <w:r w:rsidR="00B30DCA" w:rsidRPr="0026189A">
        <w:rPr>
          <w:i/>
          <w:iCs/>
          <w:shd w:val="clear" w:color="auto" w:fill="FFFFFF"/>
        </w:rPr>
        <w:t xml:space="preserve"> </w:t>
      </w:r>
      <w:r w:rsidRPr="0026189A">
        <w:rPr>
          <w:i/>
          <w:iCs/>
          <w:shd w:val="clear" w:color="auto" w:fill="FFFFFF"/>
        </w:rPr>
        <w:t>For instance, how does T34Q (or any other amino acid substitution at the T34 position) lead to a strong change in GAP function?</w:t>
      </w:r>
    </w:p>
    <w:p w14:paraId="480D0C17" w14:textId="77777777" w:rsidR="00C275B6" w:rsidRPr="0026189A" w:rsidRDefault="00A43B6B" w:rsidP="00437E2B">
      <w:pPr>
        <w:rPr>
          <w:i/>
          <w:iCs/>
        </w:rPr>
      </w:pPr>
      <w:r w:rsidRPr="0026189A">
        <w:rPr>
          <w:i/>
          <w:iCs/>
          <w:shd w:val="clear" w:color="auto" w:fill="FFFFFF"/>
        </w:rPr>
        <w:t>Points to address:</w:t>
      </w:r>
    </w:p>
    <w:p w14:paraId="3795B250" w14:textId="77777777" w:rsidR="00EA600B" w:rsidRPr="0026189A" w:rsidRDefault="00A43B6B" w:rsidP="00437E2B">
      <w:pPr>
        <w:rPr>
          <w:i/>
          <w:iCs/>
          <w:color w:val="00B0F0"/>
        </w:rPr>
      </w:pPr>
      <w:r w:rsidRPr="0026189A">
        <w:rPr>
          <w:i/>
          <w:iCs/>
          <w:shd w:val="clear" w:color="auto" w:fill="FFFFFF"/>
        </w:rPr>
        <w:t xml:space="preserve">1. </w:t>
      </w:r>
      <w:r w:rsidRPr="0026189A">
        <w:rPr>
          <w:i/>
          <w:iCs/>
          <w:highlight w:val="yellow"/>
          <w:shd w:val="clear" w:color="auto" w:fill="FFFFFF"/>
        </w:rPr>
        <w:t>2-9 replicates for Michaelis-Menten</w:t>
      </w:r>
      <w:r w:rsidRPr="0026189A">
        <w:rPr>
          <w:i/>
          <w:iCs/>
          <w:shd w:val="clear" w:color="auto" w:fill="FFFFFF"/>
        </w:rPr>
        <w:t xml:space="preserve"> measurements? Why were there different numbers of replicates for some mutants compared to others?</w:t>
      </w:r>
    </w:p>
    <w:p w14:paraId="04E66661" w14:textId="77777777" w:rsidR="00EA600B" w:rsidRDefault="00EA600B" w:rsidP="00437E2B"/>
    <w:p w14:paraId="15F25D60" w14:textId="77777777" w:rsidR="00EA600B" w:rsidRPr="00EA600B" w:rsidRDefault="00EA600B" w:rsidP="00437E2B">
      <w:pPr>
        <w:rPr>
          <w:color w:val="FF0000"/>
        </w:rPr>
      </w:pPr>
      <w:r w:rsidRPr="00EA600B">
        <w:rPr>
          <w:color w:val="FF0000"/>
        </w:rPr>
        <w:t xml:space="preserve">We knew we needed to do some more.  </w:t>
      </w:r>
    </w:p>
    <w:p w14:paraId="0DF4DFF4" w14:textId="77777777" w:rsidR="0067702E" w:rsidRDefault="0067702E" w:rsidP="00437E2B"/>
    <w:p w14:paraId="06405056" w14:textId="77777777" w:rsidR="00EA600B" w:rsidRPr="00E469DE" w:rsidRDefault="00A43B6B" w:rsidP="00437E2B">
      <w:pPr>
        <w:rPr>
          <w:i/>
          <w:iCs/>
          <w:shd w:val="clear" w:color="auto" w:fill="FFFFFF"/>
        </w:rPr>
      </w:pPr>
      <w:r w:rsidRPr="00E469DE">
        <w:rPr>
          <w:i/>
          <w:iCs/>
          <w:shd w:val="clear" w:color="auto" w:fill="FFFFFF"/>
        </w:rPr>
        <w:t xml:space="preserve">2. </w:t>
      </w:r>
      <w:r w:rsidRPr="00E469DE">
        <w:rPr>
          <w:i/>
          <w:iCs/>
          <w:highlight w:val="yellow"/>
          <w:shd w:val="clear" w:color="auto" w:fill="FFFFFF"/>
        </w:rPr>
        <w:t>Correlation plots for AP-MS experiments</w:t>
      </w:r>
      <w:r w:rsidRPr="00E469DE">
        <w:rPr>
          <w:i/>
          <w:iCs/>
          <w:shd w:val="clear" w:color="auto" w:fill="FFFFFF"/>
        </w:rPr>
        <w:t xml:space="preserve"> are disconcerting, as they show that, in many cases, the replicate pull-downs for a given mutant do not cluster together. For instance, the WT pulldown replicates do not cluster. Even more disconcerting is that the replicates for each mutant appear to have correlation values that are much less than 1.</w:t>
      </w:r>
    </w:p>
    <w:p w14:paraId="6C56ABA9" w14:textId="77777777" w:rsidR="001019EE" w:rsidRDefault="001019EE" w:rsidP="00437E2B">
      <w:pPr>
        <w:rPr>
          <w:color w:val="FF0000"/>
        </w:rPr>
      </w:pPr>
    </w:p>
    <w:p w14:paraId="540469FB" w14:textId="77777777" w:rsidR="001019EE" w:rsidRPr="001019EE" w:rsidRDefault="00B30DCA" w:rsidP="001019EE">
      <w:pPr>
        <w:rPr>
          <w:color w:val="2F5496" w:themeColor="accent1" w:themeShade="BF"/>
          <w:lang w:val="en-GB" w:eastAsia="ja-JP"/>
        </w:rPr>
      </w:pPr>
      <w:r>
        <w:rPr>
          <w:color w:val="2F5496" w:themeColor="accent1" w:themeShade="BF"/>
          <w:lang w:val="en-GB" w:eastAsia="ja-JP"/>
        </w:rPr>
        <w:t xml:space="preserve">From Danielle: </w:t>
      </w:r>
      <w:r w:rsidR="001019EE" w:rsidRPr="001019EE">
        <w:rPr>
          <w:color w:val="2F5496" w:themeColor="accent1" w:themeShade="BF"/>
          <w:lang w:val="en-GB" w:eastAsia="ja-JP"/>
        </w:rPr>
        <w:t>My h</w:t>
      </w:r>
      <w:r w:rsidR="001019EE">
        <w:rPr>
          <w:color w:val="2F5496" w:themeColor="accent1" w:themeShade="BF"/>
          <w:lang w:val="en-GB" w:eastAsia="ja-JP"/>
        </w:rPr>
        <w:t>y</w:t>
      </w:r>
      <w:r w:rsidR="001019EE" w:rsidRPr="001019EE">
        <w:rPr>
          <w:color w:val="2F5496" w:themeColor="accent1" w:themeShade="BF"/>
          <w:lang w:val="en-GB" w:eastAsia="ja-JP"/>
        </w:rPr>
        <w:t xml:space="preserve">pothesis here is that this is due to these all being mutants of the same protein. When we have different baits, </w:t>
      </w:r>
      <w:proofErr w:type="gramStart"/>
      <w:r w:rsidR="001019EE" w:rsidRPr="001019EE">
        <w:rPr>
          <w:color w:val="2F5496" w:themeColor="accent1" w:themeShade="BF"/>
          <w:lang w:val="en-GB" w:eastAsia="ja-JP"/>
        </w:rPr>
        <w:t>yes</w:t>
      </w:r>
      <w:proofErr w:type="gramEnd"/>
      <w:r w:rsidR="001019EE" w:rsidRPr="001019EE">
        <w:rPr>
          <w:color w:val="2F5496" w:themeColor="accent1" w:themeShade="BF"/>
          <w:lang w:val="en-GB" w:eastAsia="ja-JP"/>
        </w:rPr>
        <w:t xml:space="preserve"> we expect them to all be more different, but in APMS experiments, &gt;95% of proteins identified are background proteins (i.e. not PPIs deterministic of a given mutant).</w:t>
      </w:r>
      <w:r>
        <w:rPr>
          <w:color w:val="2F5496" w:themeColor="accent1" w:themeShade="BF"/>
          <w:lang w:val="en-GB" w:eastAsia="ja-JP"/>
        </w:rPr>
        <w:t xml:space="preserve"> </w:t>
      </w:r>
      <w:r w:rsidR="001019EE" w:rsidRPr="001019EE">
        <w:rPr>
          <w:color w:val="2F5496" w:themeColor="accent1" w:themeShade="BF"/>
          <w:lang w:val="en-GB" w:eastAsia="ja-JP"/>
        </w:rPr>
        <w:t xml:space="preserve">With this, in mind when we </w:t>
      </w:r>
      <w:proofErr w:type="spellStart"/>
      <w:r w:rsidR="001019EE" w:rsidRPr="001019EE">
        <w:rPr>
          <w:color w:val="2F5496" w:themeColor="accent1" w:themeShade="BF"/>
          <w:lang w:val="en-GB" w:eastAsia="ja-JP"/>
        </w:rPr>
        <w:t>analyze</w:t>
      </w:r>
      <w:proofErr w:type="spellEnd"/>
      <w:r w:rsidR="001019EE" w:rsidRPr="001019EE">
        <w:rPr>
          <w:color w:val="2F5496" w:themeColor="accent1" w:themeShade="BF"/>
          <w:lang w:val="en-GB" w:eastAsia="ja-JP"/>
        </w:rPr>
        <w:t xml:space="preserve"> highly similar baits, such as a large set of mutants of the same bait, it would be expected imperfect clustering due to high similarity in the total peptide signature identified in each sample.</w:t>
      </w:r>
    </w:p>
    <w:p w14:paraId="48629820" w14:textId="77777777" w:rsidR="001019EE" w:rsidRDefault="001019EE" w:rsidP="001019EE">
      <w:pPr>
        <w:rPr>
          <w:color w:val="2F5496" w:themeColor="accent1" w:themeShade="BF"/>
          <w:lang w:val="en-GB" w:eastAsia="ja-JP"/>
        </w:rPr>
      </w:pPr>
      <w:r w:rsidRPr="001019EE">
        <w:rPr>
          <w:color w:val="2F5496" w:themeColor="accent1" w:themeShade="BF"/>
          <w:lang w:val="en-GB" w:eastAsia="ja-JP"/>
        </w:rPr>
        <w:t>To the comment about correlations between replicates:</w:t>
      </w:r>
      <w:r w:rsidR="00B30DCA">
        <w:rPr>
          <w:color w:val="2F5496" w:themeColor="accent1" w:themeShade="BF"/>
          <w:lang w:val="en-GB" w:eastAsia="ja-JP"/>
        </w:rPr>
        <w:t xml:space="preserve"> </w:t>
      </w:r>
      <w:r w:rsidRPr="001019EE">
        <w:rPr>
          <w:color w:val="2F5496" w:themeColor="accent1" w:themeShade="BF"/>
          <w:lang w:val="en-GB" w:eastAsia="ja-JP"/>
        </w:rPr>
        <w:t>Looks like generally we are in the .6-.8 range for correlations.</w:t>
      </w:r>
      <w:r w:rsidR="00B30DCA">
        <w:rPr>
          <w:color w:val="2F5496" w:themeColor="accent1" w:themeShade="BF"/>
          <w:lang w:val="en-GB" w:eastAsia="ja-JP"/>
        </w:rPr>
        <w:t xml:space="preserve"> </w:t>
      </w:r>
      <w:r w:rsidRPr="001019EE">
        <w:rPr>
          <w:color w:val="2F5496" w:themeColor="accent1" w:themeShade="BF"/>
          <w:lang w:val="en-GB" w:eastAsia="ja-JP"/>
        </w:rPr>
        <w:t xml:space="preserve">It's not amazing, but </w:t>
      </w:r>
      <w:proofErr w:type="gramStart"/>
      <w:r w:rsidRPr="001019EE">
        <w:rPr>
          <w:color w:val="2F5496" w:themeColor="accent1" w:themeShade="BF"/>
          <w:lang w:val="en-GB" w:eastAsia="ja-JP"/>
        </w:rPr>
        <w:t>also</w:t>
      </w:r>
      <w:proofErr w:type="gramEnd"/>
      <w:r w:rsidRPr="001019EE">
        <w:rPr>
          <w:color w:val="2F5496" w:themeColor="accent1" w:themeShade="BF"/>
          <w:lang w:val="en-GB" w:eastAsia="ja-JP"/>
        </w:rPr>
        <w:t xml:space="preserve"> it's not terrible.</w:t>
      </w:r>
      <w:r w:rsidR="00B30DCA">
        <w:rPr>
          <w:color w:val="2F5496" w:themeColor="accent1" w:themeShade="BF"/>
          <w:lang w:val="en-GB" w:eastAsia="ja-JP"/>
        </w:rPr>
        <w:t xml:space="preserve"> </w:t>
      </w:r>
      <w:r w:rsidRPr="001019EE">
        <w:rPr>
          <w:color w:val="2F5496" w:themeColor="accent1" w:themeShade="BF"/>
          <w:lang w:val="en-GB" w:eastAsia="ja-JP"/>
        </w:rPr>
        <w:t>Also, this correlation is done before any normalization procedure.</w:t>
      </w:r>
      <w:r w:rsidR="00B30DCA">
        <w:rPr>
          <w:color w:val="2F5496" w:themeColor="accent1" w:themeShade="BF"/>
          <w:lang w:val="en-GB" w:eastAsia="ja-JP"/>
        </w:rPr>
        <w:t xml:space="preserve"> </w:t>
      </w:r>
      <w:r w:rsidRPr="001019EE">
        <w:rPr>
          <w:color w:val="2F5496" w:themeColor="accent1" w:themeShade="BF"/>
          <w:lang w:val="en-GB" w:eastAsia="ja-JP"/>
        </w:rPr>
        <w:t>We could also argue that APMS is an involved protocol (many washes etc.) that reduce reproducibility, but this might hurt the argument made above.</w:t>
      </w:r>
      <w:r w:rsidR="00B30DCA">
        <w:rPr>
          <w:color w:val="2F5496" w:themeColor="accent1" w:themeShade="BF"/>
          <w:lang w:val="en-GB" w:eastAsia="ja-JP"/>
        </w:rPr>
        <w:t xml:space="preserve"> </w:t>
      </w:r>
      <w:r w:rsidRPr="001019EE">
        <w:rPr>
          <w:color w:val="2F5496" w:themeColor="accent1" w:themeShade="BF"/>
          <w:lang w:val="en-GB" w:eastAsia="ja-JP"/>
        </w:rPr>
        <w:t>Other ideas might be just to say, this is why we do rigorous statistical analysis, or point towards your other analysis with the functional separations and say, despite these less than ideal correlations, we still are able to extract data that separates the mutants accurately by function.</w:t>
      </w:r>
    </w:p>
    <w:p w14:paraId="0972EA95" w14:textId="77777777" w:rsidR="006F7436" w:rsidRDefault="006F7436" w:rsidP="001019EE">
      <w:pPr>
        <w:rPr>
          <w:color w:val="2F5496" w:themeColor="accent1" w:themeShade="BF"/>
          <w:lang w:val="en-GB" w:eastAsia="ja-JP"/>
        </w:rPr>
      </w:pPr>
      <w:r>
        <w:rPr>
          <w:color w:val="2F5496" w:themeColor="accent1" w:themeShade="BF"/>
          <w:lang w:val="en-GB" w:eastAsia="ja-JP"/>
        </w:rPr>
        <w:t xml:space="preserve">Maybe the point to </w:t>
      </w:r>
      <w:proofErr w:type="gramStart"/>
      <w:r>
        <w:rPr>
          <w:color w:val="2F5496" w:themeColor="accent1" w:themeShade="BF"/>
          <w:lang w:val="en-GB" w:eastAsia="ja-JP"/>
        </w:rPr>
        <w:t>emphasize:</w:t>
      </w:r>
      <w:proofErr w:type="gramEnd"/>
      <w:r>
        <w:rPr>
          <w:color w:val="2F5496" w:themeColor="accent1" w:themeShade="BF"/>
          <w:lang w:val="en-GB" w:eastAsia="ja-JP"/>
        </w:rPr>
        <w:t xml:space="preserve"> correlation is raw data</w:t>
      </w:r>
      <w:r w:rsidR="00FA022A">
        <w:rPr>
          <w:color w:val="2F5496" w:themeColor="accent1" w:themeShade="BF"/>
          <w:lang w:val="en-GB" w:eastAsia="ja-JP"/>
        </w:rPr>
        <w:t>. Confess the batch effects – because we so focused on biological replicates</w:t>
      </w:r>
    </w:p>
    <w:p w14:paraId="189DF946" w14:textId="77777777" w:rsidR="006F7436" w:rsidRDefault="006F7436" w:rsidP="001019EE">
      <w:pPr>
        <w:rPr>
          <w:color w:val="2F5496" w:themeColor="accent1" w:themeShade="BF"/>
          <w:lang w:val="en-GB" w:eastAsia="ja-JP"/>
        </w:rPr>
      </w:pPr>
      <w:r>
        <w:rPr>
          <w:color w:val="2F5496" w:themeColor="accent1" w:themeShade="BF"/>
          <w:lang w:val="en-GB" w:eastAsia="ja-JP"/>
        </w:rPr>
        <w:t xml:space="preserve">Is there a way to illustrate that extracted high-confidence data is much more </w:t>
      </w:r>
      <w:proofErr w:type="gramStart"/>
      <w:r>
        <w:rPr>
          <w:color w:val="2F5496" w:themeColor="accent1" w:themeShade="BF"/>
          <w:lang w:val="en-GB" w:eastAsia="ja-JP"/>
        </w:rPr>
        <w:t>reliable.</w:t>
      </w:r>
      <w:proofErr w:type="gramEnd"/>
    </w:p>
    <w:p w14:paraId="7F70AD2C" w14:textId="77777777" w:rsidR="001019EE" w:rsidRPr="000D7E12" w:rsidRDefault="00FA022A" w:rsidP="00437E2B">
      <w:pPr>
        <w:rPr>
          <w:color w:val="2F5496" w:themeColor="accent1" w:themeShade="BF"/>
          <w:lang w:val="en-GB" w:eastAsia="ja-JP"/>
        </w:rPr>
      </w:pPr>
      <w:r>
        <w:rPr>
          <w:color w:val="2F5496" w:themeColor="accent1" w:themeShade="BF"/>
          <w:lang w:val="en-GB" w:eastAsia="ja-JP"/>
        </w:rPr>
        <w:t>Or some other way to assess the quality of raw data that is not correlations. Abundances?</w:t>
      </w:r>
    </w:p>
    <w:p w14:paraId="20B05A69" w14:textId="77777777" w:rsidR="00184641" w:rsidRPr="00E469DE" w:rsidRDefault="00A43B6B" w:rsidP="00437E2B">
      <w:pPr>
        <w:rPr>
          <w:i/>
          <w:iCs/>
          <w:shd w:val="clear" w:color="auto" w:fill="FFFFFF"/>
        </w:rPr>
      </w:pPr>
      <w:r w:rsidRPr="00E469DE">
        <w:rPr>
          <w:i/>
          <w:iCs/>
          <w:shd w:val="clear" w:color="auto" w:fill="FFFFFF"/>
        </w:rPr>
        <w:t xml:space="preserve">3. Orthogonal validation experiments would strengthen the AP-Ms data. For instance, it should be fairly straightforward to perform </w:t>
      </w:r>
      <w:r w:rsidRPr="00E469DE">
        <w:rPr>
          <w:i/>
          <w:iCs/>
          <w:color w:val="000000" w:themeColor="text1"/>
          <w:highlight w:val="yellow"/>
          <w:shd w:val="clear" w:color="auto" w:fill="FFFFFF"/>
        </w:rPr>
        <w:t>co-IP western blots</w:t>
      </w:r>
      <w:r w:rsidRPr="00E469DE">
        <w:rPr>
          <w:i/>
          <w:iCs/>
          <w:color w:val="000000" w:themeColor="text1"/>
          <w:shd w:val="clear" w:color="auto" w:fill="FFFFFF"/>
        </w:rPr>
        <w:t xml:space="preserve"> </w:t>
      </w:r>
      <w:r w:rsidRPr="00E469DE">
        <w:rPr>
          <w:i/>
          <w:iCs/>
          <w:shd w:val="clear" w:color="auto" w:fill="FFFFFF"/>
        </w:rPr>
        <w:t>to demonstrate the loss of binding of SRM1 to T34A, as an example.</w:t>
      </w:r>
    </w:p>
    <w:p w14:paraId="28893780" w14:textId="77777777" w:rsidR="00184641" w:rsidRDefault="00184641" w:rsidP="00437E2B"/>
    <w:p w14:paraId="3322FCAC" w14:textId="77777777" w:rsidR="00BB3C7A" w:rsidRDefault="00184641" w:rsidP="00437E2B">
      <w:pPr>
        <w:rPr>
          <w:color w:val="FF0000"/>
        </w:rPr>
      </w:pPr>
      <w:r w:rsidRPr="00184641">
        <w:rPr>
          <w:color w:val="FF0000"/>
        </w:rPr>
        <w:t>IPs</w:t>
      </w:r>
      <w:r w:rsidR="00A3293C">
        <w:rPr>
          <w:color w:val="FF0000"/>
        </w:rPr>
        <w:t xml:space="preserve">.  But the </w:t>
      </w:r>
      <w:r w:rsidR="00E6146E">
        <w:rPr>
          <w:color w:val="FF0000"/>
        </w:rPr>
        <w:t>specific mutant asked about is tricky</w:t>
      </w:r>
      <w:r w:rsidR="00BB3C7A">
        <w:rPr>
          <w:color w:val="FF0000"/>
        </w:rPr>
        <w:t xml:space="preserve"> because effect may be too small for resolution of IP</w:t>
      </w:r>
      <w:r w:rsidR="00E6146E">
        <w:rPr>
          <w:color w:val="FF0000"/>
        </w:rPr>
        <w:t xml:space="preserve">… </w:t>
      </w:r>
      <w:r w:rsidR="00BB3C7A">
        <w:rPr>
          <w:color w:val="FF0000"/>
        </w:rPr>
        <w:t xml:space="preserve"> Strategic mutants / partners and biophysics, as for reviewer #2?</w:t>
      </w:r>
    </w:p>
    <w:p w14:paraId="60441DC9" w14:textId="77777777" w:rsidR="0067702E" w:rsidRDefault="0067702E" w:rsidP="00437E2B"/>
    <w:p w14:paraId="303796EA" w14:textId="77777777" w:rsidR="00ED3FE5" w:rsidRPr="00E469DE" w:rsidRDefault="00A43B6B" w:rsidP="00437E2B">
      <w:pPr>
        <w:rPr>
          <w:i/>
          <w:iCs/>
          <w:shd w:val="clear" w:color="auto" w:fill="FFFFFF"/>
        </w:rPr>
      </w:pPr>
      <w:r w:rsidRPr="00E469DE">
        <w:rPr>
          <w:i/>
          <w:iCs/>
          <w:shd w:val="clear" w:color="auto" w:fill="FFFFFF"/>
        </w:rPr>
        <w:lastRenderedPageBreak/>
        <w:t>4. p 11: The discussion of K101R and acetylation is speculative. The authors do not show that this lysine is acetylated in yeast.</w:t>
      </w:r>
    </w:p>
    <w:p w14:paraId="5FA56240" w14:textId="77777777" w:rsidR="001139C5" w:rsidRDefault="001139C5" w:rsidP="00437E2B">
      <w:pPr>
        <w:rPr>
          <w:color w:val="2F5496" w:themeColor="accent1" w:themeShade="BF"/>
          <w:shd w:val="clear" w:color="auto" w:fill="FFFFFF"/>
        </w:rPr>
      </w:pPr>
      <w:r w:rsidRPr="001139C5">
        <w:rPr>
          <w:color w:val="2F5496" w:themeColor="accent1" w:themeShade="BF"/>
          <w:shd w:val="clear" w:color="auto" w:fill="FFFFFF"/>
        </w:rPr>
        <w:t>We have now added a reference showing that this lysine is also acetylated in yeast.</w:t>
      </w:r>
      <w:r>
        <w:rPr>
          <w:color w:val="2F5496" w:themeColor="accent1" w:themeShade="BF"/>
          <w:shd w:val="clear" w:color="auto" w:fill="FFFFFF"/>
        </w:rPr>
        <w:t xml:space="preserve"> (Please see our reply to reviewer 1 regarding the same point).</w:t>
      </w:r>
    </w:p>
    <w:p w14:paraId="66B729E2" w14:textId="77777777" w:rsidR="00E469DE" w:rsidRPr="00B95404" w:rsidRDefault="00E469DE" w:rsidP="00E469DE">
      <w:pPr>
        <w:rPr>
          <w:color w:val="2F5496" w:themeColor="accent1" w:themeShade="BF"/>
          <w:shd w:val="clear" w:color="auto" w:fill="FFFFFF"/>
        </w:rPr>
      </w:pPr>
      <w:proofErr w:type="spellStart"/>
      <w:r w:rsidRPr="00E469DE">
        <w:rPr>
          <w:color w:val="2F5496" w:themeColor="accent1" w:themeShade="BF"/>
          <w:shd w:val="clear" w:color="auto" w:fill="FFFFFF"/>
          <w:lang w:val="sv-SE"/>
        </w:rPr>
        <w:t>Reference</w:t>
      </w:r>
      <w:proofErr w:type="spellEnd"/>
      <w:r w:rsidRPr="00E469DE">
        <w:rPr>
          <w:color w:val="2F5496" w:themeColor="accent1" w:themeShade="BF"/>
          <w:shd w:val="clear" w:color="auto" w:fill="FFFFFF"/>
          <w:lang w:val="sv-SE"/>
        </w:rPr>
        <w:t xml:space="preserve">: Henriksen, P. </w:t>
      </w:r>
      <w:r w:rsidRPr="00E469DE">
        <w:rPr>
          <w:i/>
          <w:iCs/>
          <w:color w:val="2F5496" w:themeColor="accent1" w:themeShade="BF"/>
          <w:shd w:val="clear" w:color="auto" w:fill="FFFFFF"/>
          <w:lang w:val="sv-SE"/>
        </w:rPr>
        <w:t>et al.</w:t>
      </w:r>
      <w:r w:rsidRPr="00E469DE">
        <w:rPr>
          <w:color w:val="2F5496" w:themeColor="accent1" w:themeShade="BF"/>
          <w:shd w:val="clear" w:color="auto" w:fill="FFFFFF"/>
          <w:lang w:val="sv-SE"/>
        </w:rPr>
        <w:t xml:space="preserve"> </w:t>
      </w:r>
      <w:r w:rsidRPr="00130887">
        <w:rPr>
          <w:color w:val="2F5496" w:themeColor="accent1" w:themeShade="BF"/>
          <w:shd w:val="clear" w:color="auto" w:fill="FFFFFF"/>
          <w:lang w:val="en-GB"/>
        </w:rPr>
        <w:t xml:space="preserve">Proteome-wide Analysis of Lysine Acetylation Suggests its Broad Regulatory Scope in Saccharomyces cerevisiae. </w:t>
      </w:r>
      <w:r w:rsidRPr="00130887">
        <w:rPr>
          <w:i/>
          <w:iCs/>
          <w:color w:val="2F5496" w:themeColor="accent1" w:themeShade="BF"/>
          <w:shd w:val="clear" w:color="auto" w:fill="FFFFFF"/>
          <w:lang w:val="en-GB"/>
        </w:rPr>
        <w:t>Mol. Cell Proteomics</w:t>
      </w:r>
      <w:r w:rsidRPr="00130887">
        <w:rPr>
          <w:color w:val="2F5496" w:themeColor="accent1" w:themeShade="BF"/>
          <w:shd w:val="clear" w:color="auto" w:fill="FFFFFF"/>
          <w:lang w:val="en-GB"/>
        </w:rPr>
        <w:t xml:space="preserve"> </w:t>
      </w:r>
      <w:r w:rsidRPr="00130887">
        <w:rPr>
          <w:b/>
          <w:bCs/>
          <w:color w:val="2F5496" w:themeColor="accent1" w:themeShade="BF"/>
          <w:shd w:val="clear" w:color="auto" w:fill="FFFFFF"/>
          <w:lang w:val="en-GB"/>
        </w:rPr>
        <w:t>11,</w:t>
      </w:r>
      <w:r w:rsidRPr="00130887">
        <w:rPr>
          <w:color w:val="2F5496" w:themeColor="accent1" w:themeShade="BF"/>
          <w:shd w:val="clear" w:color="auto" w:fill="FFFFFF"/>
          <w:lang w:val="en-GB"/>
        </w:rPr>
        <w:t xml:space="preserve"> 1510–1522 (2012).</w:t>
      </w:r>
    </w:p>
    <w:p w14:paraId="1BCEADE0" w14:textId="77777777" w:rsidR="00ED3FE5" w:rsidRDefault="00ED3FE5" w:rsidP="00437E2B"/>
    <w:p w14:paraId="62F13DFE" w14:textId="77777777" w:rsidR="00443646" w:rsidRPr="00E469DE" w:rsidRDefault="00A43B6B" w:rsidP="00437E2B">
      <w:pPr>
        <w:rPr>
          <w:i/>
          <w:iCs/>
          <w:shd w:val="clear" w:color="auto" w:fill="FFFFFF"/>
        </w:rPr>
      </w:pPr>
      <w:r w:rsidRPr="00E469DE">
        <w:rPr>
          <w:i/>
          <w:iCs/>
          <w:shd w:val="clear" w:color="auto" w:fill="FFFFFF"/>
        </w:rPr>
        <w:t xml:space="preserve">5. The authors start with 56 mutants, but then drop </w:t>
      </w:r>
      <w:r w:rsidRPr="00E469DE">
        <w:rPr>
          <w:i/>
          <w:iCs/>
          <w:highlight w:val="yellow"/>
          <w:shd w:val="clear" w:color="auto" w:fill="FFFFFF"/>
        </w:rPr>
        <w:t>to 22 mutants that ‘express and purify well’</w:t>
      </w:r>
      <w:r w:rsidRPr="00E469DE">
        <w:rPr>
          <w:i/>
          <w:iCs/>
          <w:shd w:val="clear" w:color="auto" w:fill="FFFFFF"/>
        </w:rPr>
        <w:t>. What does this say about the other 34 mutants? Did they not express well? If so, then the GI and AP-MS data for these mutants should be removed.</w:t>
      </w:r>
    </w:p>
    <w:p w14:paraId="5BE42E63" w14:textId="77777777" w:rsidR="001139C5" w:rsidRPr="00B30DCA" w:rsidRDefault="001139C5" w:rsidP="001139C5">
      <w:pPr>
        <w:rPr>
          <w:color w:val="2F5496" w:themeColor="accent1" w:themeShade="BF"/>
        </w:rPr>
      </w:pPr>
      <w:r w:rsidRPr="005B4063">
        <w:rPr>
          <w:color w:val="2F5496" w:themeColor="accent1" w:themeShade="BF"/>
          <w:highlight w:val="yellow"/>
        </w:rPr>
        <w:t>Do you even have a biochemistry degree?! Let us explain to you a little thing called overexpression, as well as stability of small GTPases at 1-2 mM concentration when you add 10 mM EDTA for 3 hours at room temperature</w:t>
      </w:r>
      <w:r w:rsidRPr="001139C5">
        <w:rPr>
          <w:color w:val="2F5496" w:themeColor="accent1" w:themeShade="BF"/>
          <w:highlight w:val="yellow"/>
        </w:rPr>
        <w:t xml:space="preserve">! </w:t>
      </w:r>
      <w:r>
        <w:rPr>
          <w:color w:val="2F5496" w:themeColor="accent1" w:themeShade="BF"/>
          <w:highlight w:val="yellow"/>
        </w:rPr>
        <w:t>In any case, y</w:t>
      </w:r>
      <w:r w:rsidRPr="001139C5">
        <w:rPr>
          <w:color w:val="2F5496" w:themeColor="accent1" w:themeShade="BF"/>
          <w:highlight w:val="yellow"/>
        </w:rPr>
        <w:t>ou should be banned from doing science, because you just suggested us to cherry pick our data. Your parents should be ashamed of you.</w:t>
      </w:r>
    </w:p>
    <w:p w14:paraId="5BD46222" w14:textId="77777777" w:rsidR="001139C5" w:rsidRDefault="001139C5" w:rsidP="00437E2B">
      <w:pPr>
        <w:rPr>
          <w:shd w:val="clear" w:color="auto" w:fill="FFFFFF"/>
        </w:rPr>
      </w:pPr>
    </w:p>
    <w:p w14:paraId="7DC587D7" w14:textId="1A32016F" w:rsidR="001139C5" w:rsidRDefault="001C24B5" w:rsidP="00437E2B">
      <w:pPr>
        <w:rPr>
          <w:color w:val="2F5496" w:themeColor="accent1" w:themeShade="BF"/>
        </w:rPr>
      </w:pPr>
      <w:r>
        <w:rPr>
          <w:color w:val="2F5496" w:themeColor="accent1" w:themeShade="BF"/>
        </w:rPr>
        <w:t xml:space="preserve">We would like to thank the reviewer for this comment. We should have been far more precise in our language, and now that the reviewer has brought it up, it </w:t>
      </w:r>
      <w:r w:rsidR="00D07292">
        <w:rPr>
          <w:color w:val="2F5496" w:themeColor="accent1" w:themeShade="BF"/>
        </w:rPr>
        <w:t xml:space="preserve">has </w:t>
      </w:r>
      <w:r>
        <w:rPr>
          <w:color w:val="2F5496" w:themeColor="accent1" w:themeShade="BF"/>
        </w:rPr>
        <w:t>bec</w:t>
      </w:r>
      <w:r w:rsidR="00D07292">
        <w:rPr>
          <w:color w:val="2F5496" w:themeColor="accent1" w:themeShade="BF"/>
        </w:rPr>
        <w:t>o</w:t>
      </w:r>
      <w:r>
        <w:rPr>
          <w:color w:val="2F5496" w:themeColor="accent1" w:themeShade="BF"/>
        </w:rPr>
        <w:t>me clear that we wrote this in a misleading way. A</w:t>
      </w:r>
      <w:r w:rsidR="005B4063">
        <w:rPr>
          <w:color w:val="2F5496" w:themeColor="accent1" w:themeShade="BF"/>
        </w:rPr>
        <w:t>ll</w:t>
      </w:r>
      <w:r>
        <w:rPr>
          <w:color w:val="2F5496" w:themeColor="accent1" w:themeShade="BF"/>
        </w:rPr>
        <w:t xml:space="preserve"> of the mutants we tried to express </w:t>
      </w:r>
      <w:r w:rsidR="00D07292">
        <w:rPr>
          <w:color w:val="2F5496" w:themeColor="accent1" w:themeShade="BF"/>
        </w:rPr>
        <w:t xml:space="preserve">did </w:t>
      </w:r>
      <w:r>
        <w:rPr>
          <w:color w:val="2F5496" w:themeColor="accent1" w:themeShade="BF"/>
        </w:rPr>
        <w:t>expres</w:t>
      </w:r>
      <w:r w:rsidR="00D07292">
        <w:rPr>
          <w:color w:val="2F5496" w:themeColor="accent1" w:themeShade="BF"/>
        </w:rPr>
        <w:t xml:space="preserve">s </w:t>
      </w:r>
      <w:r>
        <w:rPr>
          <w:color w:val="2F5496" w:themeColor="accent1" w:themeShade="BF"/>
        </w:rPr>
        <w:t xml:space="preserve">in </w:t>
      </w:r>
      <w:r w:rsidRPr="001C24B5">
        <w:rPr>
          <w:i/>
          <w:iCs/>
          <w:color w:val="2F5496" w:themeColor="accent1" w:themeShade="BF"/>
        </w:rPr>
        <w:t>E. coli</w:t>
      </w:r>
      <w:r>
        <w:rPr>
          <w:color w:val="2F5496" w:themeColor="accent1" w:themeShade="BF"/>
        </w:rPr>
        <w:t xml:space="preserve"> at similar levels to the wild type, and we could purify all of them. However, GAP assay and NMR experiments required a highly concentrated pure protein</w:t>
      </w:r>
      <w:r w:rsidR="00D07292">
        <w:rPr>
          <w:color w:val="2F5496" w:themeColor="accent1" w:themeShade="BF"/>
        </w:rPr>
        <w:t xml:space="preserve"> sample</w:t>
      </w:r>
      <w:r>
        <w:rPr>
          <w:color w:val="2F5496" w:themeColor="accent1" w:themeShade="BF"/>
        </w:rPr>
        <w:t xml:space="preserve"> (&gt; 1 mM)</w:t>
      </w:r>
      <w:r w:rsidR="005B4063">
        <w:rPr>
          <w:color w:val="2F5496" w:themeColor="accent1" w:themeShade="BF"/>
        </w:rPr>
        <w:t xml:space="preserve">, and, </w:t>
      </w:r>
      <w:r>
        <w:rPr>
          <w:color w:val="2F5496" w:themeColor="accent1" w:themeShade="BF"/>
        </w:rPr>
        <w:t>more importantly, both experiments required loading the protein with GTP, by using</w:t>
      </w:r>
      <w:r w:rsidR="005B4063">
        <w:rPr>
          <w:color w:val="2F5496" w:themeColor="accent1" w:themeShade="BF"/>
        </w:rPr>
        <w:t xml:space="preserve"> enough</w:t>
      </w:r>
      <w:r>
        <w:rPr>
          <w:color w:val="2F5496" w:themeColor="accent1" w:themeShade="BF"/>
        </w:rPr>
        <w:t xml:space="preserve"> EDTA </w:t>
      </w:r>
      <w:r w:rsidR="005B4063">
        <w:rPr>
          <w:color w:val="2F5496" w:themeColor="accent1" w:themeShade="BF"/>
        </w:rPr>
        <w:t>to chelate the Mg</w:t>
      </w:r>
      <w:r w:rsidR="005B4063" w:rsidRPr="005B4063">
        <w:rPr>
          <w:color w:val="2F5496" w:themeColor="accent1" w:themeShade="BF"/>
          <w:vertAlign w:val="superscript"/>
        </w:rPr>
        <w:t>2+</w:t>
      </w:r>
      <w:r w:rsidR="005B4063">
        <w:rPr>
          <w:color w:val="2F5496" w:themeColor="accent1" w:themeShade="BF"/>
        </w:rPr>
        <w:t>. Removal of Mg</w:t>
      </w:r>
      <w:r w:rsidR="005B4063" w:rsidRPr="005B4063">
        <w:rPr>
          <w:color w:val="2F5496" w:themeColor="accent1" w:themeShade="BF"/>
          <w:vertAlign w:val="superscript"/>
        </w:rPr>
        <w:t>2+</w:t>
      </w:r>
      <w:r w:rsidR="005B4063">
        <w:rPr>
          <w:color w:val="2F5496" w:themeColor="accent1" w:themeShade="BF"/>
          <w:vertAlign w:val="superscript"/>
        </w:rPr>
        <w:t xml:space="preserve"> </w:t>
      </w:r>
      <w:r w:rsidR="005B4063" w:rsidRPr="005B4063">
        <w:rPr>
          <w:color w:val="2F5496" w:themeColor="accent1" w:themeShade="BF"/>
        </w:rPr>
        <w:t xml:space="preserve">increases the </w:t>
      </w:r>
      <w:proofErr w:type="gramStart"/>
      <w:r w:rsidR="005B4063" w:rsidRPr="005B4063">
        <w:rPr>
          <w:color w:val="2F5496" w:themeColor="accent1" w:themeShade="BF"/>
        </w:rPr>
        <w:t>off-rate</w:t>
      </w:r>
      <w:proofErr w:type="gramEnd"/>
      <w:r w:rsidR="005B4063" w:rsidRPr="005B4063">
        <w:rPr>
          <w:color w:val="2F5496" w:themeColor="accent1" w:themeShade="BF"/>
        </w:rPr>
        <w:t xml:space="preserve"> </w:t>
      </w:r>
      <w:r w:rsidR="005B4063">
        <w:rPr>
          <w:color w:val="2F5496" w:themeColor="accent1" w:themeShade="BF"/>
        </w:rPr>
        <w:t xml:space="preserve">for nucleotide binding of small GTPases, and chelation of divalent </w:t>
      </w:r>
      <w:proofErr w:type="spellStart"/>
      <w:r w:rsidR="005B4063">
        <w:rPr>
          <w:color w:val="2F5496" w:themeColor="accent1" w:themeShade="BF"/>
        </w:rPr>
        <w:t>cathions</w:t>
      </w:r>
      <w:proofErr w:type="spellEnd"/>
      <w:r w:rsidR="005B4063">
        <w:rPr>
          <w:color w:val="2F5496" w:themeColor="accent1" w:themeShade="BF"/>
        </w:rPr>
        <w:t xml:space="preserve"> is therefore a common method for nucleotide loading of small GTPases.</w:t>
      </w:r>
      <w:r>
        <w:rPr>
          <w:color w:val="2F5496" w:themeColor="accent1" w:themeShade="BF"/>
        </w:rPr>
        <w:t xml:space="preserve"> A</w:t>
      </w:r>
      <w:r w:rsidR="005B4063">
        <w:rPr>
          <w:color w:val="2F5496" w:themeColor="accent1" w:themeShade="BF"/>
        </w:rPr>
        <w:t xml:space="preserve">s </w:t>
      </w:r>
      <w:r>
        <w:rPr>
          <w:color w:val="2F5496" w:themeColor="accent1" w:themeShade="BF"/>
        </w:rPr>
        <w:t>was</w:t>
      </w:r>
      <w:r w:rsidR="005B4063">
        <w:rPr>
          <w:color w:val="2F5496" w:themeColor="accent1" w:themeShade="BF"/>
        </w:rPr>
        <w:t xml:space="preserve"> the case in our </w:t>
      </w:r>
      <w:proofErr w:type="gramStart"/>
      <w:r w:rsidR="005B4063">
        <w:rPr>
          <w:color w:val="2F5496" w:themeColor="accent1" w:themeShade="BF"/>
        </w:rPr>
        <w:t>hands, and</w:t>
      </w:r>
      <w:proofErr w:type="gramEnd"/>
      <w:r w:rsidR="005B4063">
        <w:rPr>
          <w:color w:val="2F5496" w:themeColor="accent1" w:themeShade="BF"/>
        </w:rPr>
        <w:t xml:space="preserve"> was also</w:t>
      </w:r>
      <w:r>
        <w:rPr>
          <w:color w:val="2F5496" w:themeColor="accent1" w:themeShade="BF"/>
        </w:rPr>
        <w:t xml:space="preserve"> noted by other</w:t>
      </w:r>
      <w:r w:rsidR="005B4063">
        <w:rPr>
          <w:color w:val="2F5496" w:themeColor="accent1" w:themeShade="BF"/>
        </w:rPr>
        <w:t>s</w:t>
      </w:r>
      <w:r>
        <w:rPr>
          <w:color w:val="2F5496" w:themeColor="accent1" w:themeShade="BF"/>
        </w:rPr>
        <w:t xml:space="preserve"> </w:t>
      </w:r>
      <w:r w:rsidR="005B4063">
        <w:rPr>
          <w:color w:val="2F5496" w:themeColor="accent1" w:themeShade="BF"/>
        </w:rPr>
        <w:t>early on</w:t>
      </w:r>
      <w:r>
        <w:rPr>
          <w:color w:val="2F5496" w:themeColor="accent1" w:themeShade="BF"/>
        </w:rPr>
        <w:t xml:space="preserve"> (</w:t>
      </w:r>
      <w:proofErr w:type="spellStart"/>
      <w:r>
        <w:rPr>
          <w:color w:val="2F5496" w:themeColor="accent1" w:themeShade="BF"/>
        </w:rPr>
        <w:t>Klebe</w:t>
      </w:r>
      <w:proofErr w:type="spellEnd"/>
      <w:r>
        <w:rPr>
          <w:color w:val="2F5496" w:themeColor="accent1" w:themeShade="BF"/>
        </w:rPr>
        <w:t xml:space="preserve"> et al) RAN/Gsp1 is more unstable than other small GTPases when in nucleotide-free form.</w:t>
      </w:r>
      <w:r w:rsidR="00FB635D">
        <w:rPr>
          <w:color w:val="2F5496" w:themeColor="accent1" w:themeShade="BF"/>
        </w:rPr>
        <w:t xml:space="preserve"> Those 34 mutants not included were not stable enough as pure, highly concentrated samples to enable the sample preparation necessary for the precise biochemical and biophysical assays.</w:t>
      </w:r>
    </w:p>
    <w:p w14:paraId="1DF94CFA" w14:textId="77777777" w:rsidR="000A476B" w:rsidRDefault="000A476B" w:rsidP="00437E2B">
      <w:pPr>
        <w:rPr>
          <w:color w:val="2F5496" w:themeColor="accent1" w:themeShade="BF"/>
        </w:rPr>
      </w:pPr>
      <w:r>
        <w:rPr>
          <w:color w:val="2F5496" w:themeColor="accent1" w:themeShade="BF"/>
        </w:rPr>
        <w:t xml:space="preserve">In addition, we have shown by Western blots (Extended Data Figure 2) that all the mutants express from endogenous locus at levels similar to wild type, and that there is no significant difference in protein expression levels between mutants with weak and strong phenotype profiles. </w:t>
      </w:r>
    </w:p>
    <w:p w14:paraId="000ACEB1" w14:textId="77777777" w:rsidR="001139C5" w:rsidRDefault="001C24B5" w:rsidP="00437E2B">
      <w:pPr>
        <w:rPr>
          <w:color w:val="2F5496" w:themeColor="accent1" w:themeShade="BF"/>
        </w:rPr>
      </w:pPr>
      <w:r>
        <w:rPr>
          <w:color w:val="2F5496" w:themeColor="accent1" w:themeShade="BF"/>
        </w:rPr>
        <w:t xml:space="preserve">Again, we would like to thank the reviewer for catching that. It might be a minor point, but we can see how </w:t>
      </w:r>
      <w:r w:rsidR="00673ED5">
        <w:rPr>
          <w:color w:val="2F5496" w:themeColor="accent1" w:themeShade="BF"/>
        </w:rPr>
        <w:t xml:space="preserve">our language could have been </w:t>
      </w:r>
      <w:r w:rsidR="005B4063">
        <w:rPr>
          <w:color w:val="2F5496" w:themeColor="accent1" w:themeShade="BF"/>
        </w:rPr>
        <w:t>misleading.</w:t>
      </w:r>
      <w:r>
        <w:rPr>
          <w:color w:val="2F5496" w:themeColor="accent1" w:themeShade="BF"/>
        </w:rPr>
        <w:t xml:space="preserve"> </w:t>
      </w:r>
      <w:r w:rsidR="000D7E12">
        <w:rPr>
          <w:color w:val="2F5496" w:themeColor="accent1" w:themeShade="BF"/>
        </w:rPr>
        <w:t>We now rewrote that sentence to say:</w:t>
      </w:r>
    </w:p>
    <w:p w14:paraId="39A814CC" w14:textId="77777777" w:rsidR="000D7E12" w:rsidRPr="000D7E12" w:rsidRDefault="000D7E12" w:rsidP="00437E2B">
      <w:pPr>
        <w:rPr>
          <w:color w:val="FF0000"/>
        </w:rPr>
      </w:pPr>
      <w:r w:rsidRPr="000D7E12">
        <w:rPr>
          <w:color w:val="FF0000"/>
        </w:rPr>
        <w:t xml:space="preserve">To address the question whether the mutations act directly or indirectly (i.e. by altering the competition between physical interaction partners in the cell), we recombinantly expressed and purified wild-type and 22 Gsp1 mutants and measured their effects on GAP-mediated GTP hydrolysis and GEF-mediated nucleotide exchange </w:t>
      </w:r>
      <w:r w:rsidRPr="000D7E12">
        <w:rPr>
          <w:i/>
          <w:color w:val="FF0000"/>
        </w:rPr>
        <w:t>in vitro.</w:t>
      </w:r>
    </w:p>
    <w:p w14:paraId="0032AE4E" w14:textId="77777777" w:rsidR="00E85681" w:rsidRDefault="00E85681" w:rsidP="00437E2B">
      <w:pPr>
        <w:rPr>
          <w:shd w:val="clear" w:color="auto" w:fill="FFFFFF"/>
        </w:rPr>
      </w:pPr>
    </w:p>
    <w:p w14:paraId="33559F6F" w14:textId="77777777" w:rsidR="004015DE" w:rsidRPr="00E469DE" w:rsidRDefault="00A43B6B" w:rsidP="00437E2B">
      <w:pPr>
        <w:rPr>
          <w:i/>
          <w:iCs/>
          <w:shd w:val="clear" w:color="auto" w:fill="FFFFFF"/>
        </w:rPr>
      </w:pPr>
      <w:r w:rsidRPr="00E469DE">
        <w:rPr>
          <w:i/>
          <w:iCs/>
          <w:shd w:val="clear" w:color="auto" w:fill="FFFFFF"/>
        </w:rPr>
        <w:t xml:space="preserve">6. Similar note regarding the AP-MS experiments. 56 mutants were used for GI, but </w:t>
      </w:r>
      <w:r w:rsidRPr="00E469DE">
        <w:rPr>
          <w:i/>
          <w:iCs/>
          <w:highlight w:val="yellow"/>
          <w:shd w:val="clear" w:color="auto" w:fill="FFFFFF"/>
        </w:rPr>
        <w:t>only 28 for AP-MS</w:t>
      </w:r>
      <w:r w:rsidRPr="00E469DE">
        <w:rPr>
          <w:i/>
          <w:iCs/>
          <w:shd w:val="clear" w:color="auto" w:fill="FFFFFF"/>
        </w:rPr>
        <w:t>? The other 28, even if they were not in interface regions, should have been assessed for altered protein interactions, even as controls. Are the 22 mutants for enzyme kinetics a subset of the 28 mutants for AP-MS?</w:t>
      </w:r>
    </w:p>
    <w:p w14:paraId="76D22889" w14:textId="77777777" w:rsidR="00E85681" w:rsidRDefault="00E85681" w:rsidP="00E85681">
      <w:pPr>
        <w:spacing w:after="0"/>
        <w:jc w:val="left"/>
        <w:rPr>
          <w:color w:val="2F5496" w:themeColor="accent1" w:themeShade="BF"/>
        </w:rPr>
      </w:pPr>
      <w:r>
        <w:rPr>
          <w:color w:val="2F5496" w:themeColor="accent1" w:themeShade="BF"/>
        </w:rPr>
        <w:t>In general, we are surprised by reviewers points 6, 7 and 8</w:t>
      </w:r>
      <w:r w:rsidR="008E6C1A">
        <w:rPr>
          <w:color w:val="2F5496" w:themeColor="accent1" w:themeShade="BF"/>
        </w:rPr>
        <w:t xml:space="preserve"> </w:t>
      </w:r>
      <w:r w:rsidR="008E6C1A" w:rsidRPr="00FB635D">
        <w:rPr>
          <w:color w:val="2F5496" w:themeColor="accent1" w:themeShade="BF"/>
          <w:highlight w:val="yellow"/>
        </w:rPr>
        <w:t>(well, not really, all sorts of idiots walk among us every day)</w:t>
      </w:r>
      <w:r>
        <w:rPr>
          <w:color w:val="2F5496" w:themeColor="accent1" w:themeShade="BF"/>
        </w:rPr>
        <w:t xml:space="preserve">. We could have removed E-MAP and AP-MS data and presented the whole paper with just 22 mutants for which we have all three experiments, but we think it is conceptually an important point, that we started from global phenotype measurements, and then delved deeper into elucidating the </w:t>
      </w:r>
      <w:r>
        <w:rPr>
          <w:color w:val="2F5496" w:themeColor="accent1" w:themeShade="BF"/>
        </w:rPr>
        <w:lastRenderedPageBreak/>
        <w:t>mechanism behind it. We did not know before we did the experiments which mutants will have strong effects on the phenotype</w:t>
      </w:r>
      <w:r w:rsidR="008E6C1A">
        <w:rPr>
          <w:color w:val="2F5496" w:themeColor="accent1" w:themeShade="BF"/>
        </w:rPr>
        <w:t>,</w:t>
      </w:r>
      <w:r>
        <w:rPr>
          <w:color w:val="2F5496" w:themeColor="accent1" w:themeShade="BF"/>
        </w:rPr>
        <w:t xml:space="preserve"> and we have screened relatively many. As both AP-MS and especially biophysics are extremely laborious, expensive and time-consuming experiments, we chose representative sets of mutants to follow up.</w:t>
      </w:r>
    </w:p>
    <w:p w14:paraId="7769F55F" w14:textId="77777777" w:rsidR="00E85681" w:rsidRDefault="00E85681" w:rsidP="00437E2B">
      <w:pPr>
        <w:rPr>
          <w:shd w:val="clear" w:color="auto" w:fill="FFFFFF"/>
        </w:rPr>
      </w:pPr>
    </w:p>
    <w:p w14:paraId="36F7230A" w14:textId="77777777" w:rsidR="000D7E12" w:rsidRDefault="000D7E12" w:rsidP="00B30DCA">
      <w:pPr>
        <w:spacing w:after="0"/>
        <w:jc w:val="left"/>
        <w:rPr>
          <w:color w:val="2F5496" w:themeColor="accent1" w:themeShade="BF"/>
        </w:rPr>
      </w:pPr>
      <w:r w:rsidRPr="00E85681">
        <w:rPr>
          <w:color w:val="2F5496" w:themeColor="accent1" w:themeShade="BF"/>
          <w:highlight w:val="yellow"/>
        </w:rPr>
        <w:t>All the mutants were in interfaces, did you even read the paper, dude?</w:t>
      </w:r>
      <w:r>
        <w:rPr>
          <w:color w:val="2F5496" w:themeColor="accent1" w:themeShade="BF"/>
        </w:rPr>
        <w:t xml:space="preserve"> We chose representative mutants, always making sure to cover strong and weak, and representatives from all the clusters of mutants. Even by taking a representative set the scope of our AP-MS dataset is unprecedented. </w:t>
      </w:r>
    </w:p>
    <w:p w14:paraId="42081544" w14:textId="77777777" w:rsidR="00B30DCA" w:rsidRDefault="00B30DCA" w:rsidP="00B30DCA">
      <w:pPr>
        <w:spacing w:after="0"/>
        <w:jc w:val="left"/>
        <w:rPr>
          <w:color w:val="2F5496" w:themeColor="accent1" w:themeShade="BF"/>
          <w:lang w:val="en-GB" w:eastAsia="ja-JP"/>
        </w:rPr>
      </w:pPr>
      <w:r w:rsidRPr="00B30DCA">
        <w:rPr>
          <w:color w:val="2F5496" w:themeColor="accent1" w:themeShade="BF"/>
        </w:rPr>
        <w:t xml:space="preserve">From Danielle: </w:t>
      </w:r>
      <w:r w:rsidRPr="00B30DCA">
        <w:rPr>
          <w:color w:val="2F5496" w:themeColor="accent1" w:themeShade="BF"/>
          <w:lang w:val="en-GB" w:eastAsia="ja-JP"/>
        </w:rPr>
        <w:t xml:space="preserve">I am unaware of any PPI study doing </w:t>
      </w:r>
      <w:proofErr w:type="gramStart"/>
      <w:r w:rsidRPr="00B30DCA">
        <w:rPr>
          <w:color w:val="2F5496" w:themeColor="accent1" w:themeShade="BF"/>
          <w:lang w:val="en-GB" w:eastAsia="ja-JP"/>
        </w:rPr>
        <w:t>this many mutants</w:t>
      </w:r>
      <w:proofErr w:type="gramEnd"/>
      <w:r w:rsidRPr="00B30DCA">
        <w:rPr>
          <w:color w:val="2F5496" w:themeColor="accent1" w:themeShade="BF"/>
          <w:lang w:val="en-GB" w:eastAsia="ja-JP"/>
        </w:rPr>
        <w:t>. Do you know of any?  We could do a bit more literature digging just to make sure, but I think that we could just state, that this is the largest PPI study of point mutations on a single protein, it is unrealistic for the review to request more, when we have already done more than anyone else.</w:t>
      </w:r>
      <w:r>
        <w:rPr>
          <w:color w:val="2F5496" w:themeColor="accent1" w:themeShade="BF"/>
          <w:lang w:val="en-GB" w:eastAsia="ja-JP"/>
        </w:rPr>
        <w:t xml:space="preserve"> </w:t>
      </w:r>
      <w:r w:rsidRPr="00B30DCA">
        <w:rPr>
          <w:color w:val="2F5496" w:themeColor="accent1" w:themeShade="BF"/>
          <w:highlight w:val="yellow"/>
          <w:lang w:val="en-GB" w:eastAsia="ja-JP"/>
        </w:rPr>
        <w:t xml:space="preserve">(We will write this in a more scholarly manner and back up with flashy papers that have much </w:t>
      </w:r>
      <w:proofErr w:type="spellStart"/>
      <w:r w:rsidRPr="00B30DCA">
        <w:rPr>
          <w:color w:val="2F5496" w:themeColor="accent1" w:themeShade="BF"/>
          <w:highlight w:val="yellow"/>
          <w:lang w:val="en-GB" w:eastAsia="ja-JP"/>
        </w:rPr>
        <w:t>much</w:t>
      </w:r>
      <w:proofErr w:type="spellEnd"/>
      <w:r w:rsidRPr="00B30DCA">
        <w:rPr>
          <w:color w:val="2F5496" w:themeColor="accent1" w:themeShade="BF"/>
          <w:highlight w:val="yellow"/>
          <w:lang w:val="en-GB" w:eastAsia="ja-JP"/>
        </w:rPr>
        <w:t xml:space="preserve"> fewer mutants)</w:t>
      </w:r>
    </w:p>
    <w:p w14:paraId="4B24BB5A" w14:textId="77777777" w:rsidR="004015DE" w:rsidRPr="00E02954" w:rsidRDefault="00E02954" w:rsidP="00E02954">
      <w:pPr>
        <w:spacing w:after="0"/>
        <w:jc w:val="left"/>
        <w:rPr>
          <w:color w:val="2F5496" w:themeColor="accent1" w:themeShade="BF"/>
          <w:lang w:val="en-GB" w:eastAsia="ja-JP"/>
        </w:rPr>
      </w:pPr>
      <w:r>
        <w:rPr>
          <w:color w:val="2F5496" w:themeColor="accent1" w:themeShade="BF"/>
          <w:lang w:val="en-GB" w:eastAsia="ja-JP"/>
        </w:rPr>
        <w:t xml:space="preserve">Second note from Danielle: </w:t>
      </w:r>
      <w:r w:rsidRPr="00E02954">
        <w:rPr>
          <w:color w:val="2F5496" w:themeColor="accent1" w:themeShade="BF"/>
          <w:lang w:val="en-GB" w:eastAsia="ja-JP"/>
        </w:rPr>
        <w:t xml:space="preserve">Myself and 2 other people in the </w:t>
      </w:r>
      <w:proofErr w:type="spellStart"/>
      <w:r w:rsidRPr="00E02954">
        <w:rPr>
          <w:color w:val="2F5496" w:themeColor="accent1" w:themeShade="BF"/>
          <w:lang w:val="en-GB" w:eastAsia="ja-JP"/>
        </w:rPr>
        <w:t>Krogan</w:t>
      </w:r>
      <w:proofErr w:type="spellEnd"/>
      <w:r w:rsidRPr="00E02954">
        <w:rPr>
          <w:color w:val="2F5496" w:themeColor="accent1" w:themeShade="BF"/>
          <w:lang w:val="en-GB" w:eastAsia="ja-JP"/>
        </w:rPr>
        <w:t xml:space="preserve"> lab have done literature searches looking for APMS work on mutants, and we are unable to find any paper doing more than a couple mutants.  I think that responding to the reviewers with a statement like to the effect of:  to the best of our knowledge, this work represents by far the largest analysis of point mutants on a single protein by APMS, and for this reason thus it is unreasonable for the reviewers to suggest that we should double our efforts to attempt to perform APMS on additional mutants</w:t>
      </w:r>
    </w:p>
    <w:p w14:paraId="5B3449E1" w14:textId="77777777" w:rsidR="00445B28" w:rsidRPr="00EC5FCF" w:rsidRDefault="00095CC5" w:rsidP="00437E2B">
      <w:pPr>
        <w:rPr>
          <w:color w:val="FF0000"/>
        </w:rPr>
      </w:pPr>
      <w:r>
        <w:rPr>
          <w:color w:val="FF0000"/>
        </w:rPr>
        <w:t>D</w:t>
      </w:r>
      <w:r w:rsidR="00A43BDE" w:rsidRPr="00EC5FCF">
        <w:rPr>
          <w:color w:val="FF0000"/>
        </w:rPr>
        <w:t xml:space="preserve">iscuss </w:t>
      </w:r>
      <w:r w:rsidR="00525E75">
        <w:rPr>
          <w:color w:val="FF0000"/>
        </w:rPr>
        <w:t xml:space="preserve">scope </w:t>
      </w:r>
      <w:r w:rsidR="00A43BDE" w:rsidRPr="00EC5FCF">
        <w:rPr>
          <w:color w:val="FF0000"/>
        </w:rPr>
        <w:t>with editor.</w:t>
      </w:r>
      <w:r w:rsidR="00AE2FFF">
        <w:rPr>
          <w:color w:val="FF0000"/>
        </w:rPr>
        <w:t xml:space="preserve"> </w:t>
      </w:r>
      <w:r w:rsidR="006B0DA6">
        <w:rPr>
          <w:color w:val="FF0000"/>
        </w:rPr>
        <w:t xml:space="preserve">AP-MS does not matter for main conclusion. </w:t>
      </w:r>
      <w:r w:rsidR="00AE2FFF">
        <w:rPr>
          <w:color w:val="FF0000"/>
        </w:rPr>
        <w:t xml:space="preserve">We may not get away with it </w:t>
      </w:r>
      <w:r w:rsidR="00B34D9C">
        <w:rPr>
          <w:color w:val="FF0000"/>
        </w:rPr>
        <w:t>b</w:t>
      </w:r>
      <w:r w:rsidR="00AE2FFF">
        <w:rPr>
          <w:color w:val="FF0000"/>
        </w:rPr>
        <w:t xml:space="preserve">ut </w:t>
      </w:r>
      <w:r w:rsidR="00F95F13">
        <w:rPr>
          <w:color w:val="FF0000"/>
        </w:rPr>
        <w:t xml:space="preserve">perhaps </w:t>
      </w:r>
      <w:proofErr w:type="spellStart"/>
      <w:r w:rsidR="00F95F13">
        <w:rPr>
          <w:color w:val="FF0000"/>
        </w:rPr>
        <w:t>Nevan</w:t>
      </w:r>
      <w:proofErr w:type="spellEnd"/>
      <w:r w:rsidR="00810640">
        <w:rPr>
          <w:color w:val="FF0000"/>
        </w:rPr>
        <w:t xml:space="preserve"> can</w:t>
      </w:r>
      <w:r w:rsidR="003850A3">
        <w:rPr>
          <w:color w:val="FF0000"/>
        </w:rPr>
        <w:t xml:space="preserve"> </w:t>
      </w:r>
      <w:r w:rsidR="00E962BE">
        <w:rPr>
          <w:color w:val="FF0000"/>
        </w:rPr>
        <w:t xml:space="preserve">make the </w:t>
      </w:r>
      <w:r w:rsidR="00E12D3D">
        <w:rPr>
          <w:color w:val="FF0000"/>
        </w:rPr>
        <w:t>point</w:t>
      </w:r>
      <w:r w:rsidR="003850A3">
        <w:rPr>
          <w:color w:val="FF0000"/>
        </w:rPr>
        <w:t>.</w:t>
      </w:r>
    </w:p>
    <w:p w14:paraId="000322F2" w14:textId="77777777" w:rsidR="0067702E" w:rsidRDefault="0067702E" w:rsidP="005C3948">
      <w:pPr>
        <w:tabs>
          <w:tab w:val="left" w:pos="3275"/>
        </w:tabs>
      </w:pPr>
    </w:p>
    <w:p w14:paraId="1360481A" w14:textId="77777777" w:rsidR="00EC5FCF" w:rsidRPr="00E469DE" w:rsidRDefault="00A43B6B" w:rsidP="005C3948">
      <w:pPr>
        <w:tabs>
          <w:tab w:val="left" w:pos="3275"/>
        </w:tabs>
        <w:rPr>
          <w:i/>
          <w:iCs/>
          <w:shd w:val="clear" w:color="auto" w:fill="FFFFFF"/>
        </w:rPr>
      </w:pPr>
      <w:r w:rsidRPr="00E469DE">
        <w:rPr>
          <w:i/>
          <w:iCs/>
          <w:shd w:val="clear" w:color="auto" w:fill="FFFFFF"/>
        </w:rPr>
        <w:t xml:space="preserve">7. Were </w:t>
      </w:r>
      <w:r w:rsidRPr="00E469DE">
        <w:rPr>
          <w:i/>
          <w:iCs/>
          <w:highlight w:val="yellow"/>
          <w:shd w:val="clear" w:color="auto" w:fill="FFFFFF"/>
        </w:rPr>
        <w:t>only 13 of the mutants</w:t>
      </w:r>
      <w:r w:rsidRPr="00E469DE">
        <w:rPr>
          <w:i/>
          <w:iCs/>
          <w:shd w:val="clear" w:color="auto" w:fill="FFFFFF"/>
        </w:rPr>
        <w:t xml:space="preserve"> used for NMR?</w:t>
      </w:r>
    </w:p>
    <w:p w14:paraId="6FBACB09" w14:textId="77777777" w:rsidR="00EC5FCF" w:rsidRPr="00B40A11" w:rsidRDefault="00B40A11" w:rsidP="00437E2B">
      <w:pPr>
        <w:rPr>
          <w:color w:val="2F5496" w:themeColor="accent1" w:themeShade="BF"/>
        </w:rPr>
      </w:pPr>
      <w:r w:rsidRPr="00B40A11">
        <w:rPr>
          <w:color w:val="2F5496" w:themeColor="accent1" w:themeShade="BF"/>
          <w:highlight w:val="yellow"/>
        </w:rPr>
        <w:t>How many NMR datasets have you collected for the paper that got you this job?</w:t>
      </w:r>
    </w:p>
    <w:p w14:paraId="6C0C0BC5" w14:textId="6C5C586D" w:rsidR="00C275B6" w:rsidRDefault="00EC5FCF" w:rsidP="00437E2B">
      <w:pPr>
        <w:rPr>
          <w:color w:val="00B0F0"/>
        </w:rPr>
      </w:pPr>
      <w:r w:rsidRPr="00644C4D">
        <w:rPr>
          <w:color w:val="00B0F0"/>
        </w:rPr>
        <w:t>I think we can argue here, as the NMR mutants span the entire range</w:t>
      </w:r>
      <w:r w:rsidR="00644C4D">
        <w:rPr>
          <w:color w:val="00B0F0"/>
        </w:rPr>
        <w:t xml:space="preserve"> so we could not learn more if doing more.</w:t>
      </w:r>
    </w:p>
    <w:p w14:paraId="2DB93E5E" w14:textId="1BDB0E50" w:rsidR="00E1086C" w:rsidRDefault="00E1086C" w:rsidP="00437E2B">
      <w:pPr>
        <w:rPr>
          <w:color w:val="2F5496" w:themeColor="accent1" w:themeShade="BF"/>
          <w:lang w:val="en-GB" w:eastAsia="ja-JP"/>
        </w:rPr>
      </w:pPr>
      <w:r>
        <w:rPr>
          <w:color w:val="2F5496" w:themeColor="accent1" w:themeShade="BF"/>
          <w:lang w:val="en-GB" w:eastAsia="ja-JP"/>
        </w:rPr>
        <w:t>Yes, only 13 of the mutants were used for NMR. As described above, adequate signal for</w:t>
      </w:r>
      <w:r w:rsidR="005D6629">
        <w:rPr>
          <w:color w:val="2F5496" w:themeColor="accent1" w:themeShade="BF"/>
          <w:lang w:val="en-GB" w:eastAsia="ja-JP"/>
        </w:rPr>
        <w:t xml:space="preserve"> the</w:t>
      </w:r>
      <w:r>
        <w:rPr>
          <w:color w:val="2F5496" w:themeColor="accent1" w:themeShade="BF"/>
          <w:lang w:val="en-GB" w:eastAsia="ja-JP"/>
        </w:rPr>
        <w:t xml:space="preserve"> 31P NMR studies required </w:t>
      </w:r>
      <w:r w:rsidR="00B17A9A">
        <w:rPr>
          <w:color w:val="2F5496" w:themeColor="accent1" w:themeShade="BF"/>
          <w:lang w:val="en-GB" w:eastAsia="ja-JP"/>
        </w:rPr>
        <w:t xml:space="preserve">relatively large volumes (400 µL) of very </w:t>
      </w:r>
      <w:r>
        <w:rPr>
          <w:color w:val="2F5496" w:themeColor="accent1" w:themeShade="BF"/>
          <w:lang w:val="en-GB" w:eastAsia="ja-JP"/>
        </w:rPr>
        <w:t>highly concentrated samples of purified protein</w:t>
      </w:r>
      <w:r w:rsidR="00B17A9A">
        <w:rPr>
          <w:color w:val="2F5496" w:themeColor="accent1" w:themeShade="BF"/>
          <w:lang w:val="en-GB" w:eastAsia="ja-JP"/>
        </w:rPr>
        <w:t xml:space="preserve"> (&gt; 800 µM) after GTP-loading</w:t>
      </w:r>
      <w:r w:rsidR="005D6629">
        <w:rPr>
          <w:color w:val="2F5496" w:themeColor="accent1" w:themeShade="BF"/>
          <w:lang w:val="en-GB" w:eastAsia="ja-JP"/>
        </w:rPr>
        <w:t xml:space="preserve"> (</w:t>
      </w:r>
      <w:r w:rsidR="00B17A9A">
        <w:rPr>
          <w:color w:val="2F5496" w:themeColor="accent1" w:themeShade="BF"/>
          <w:lang w:val="en-GB" w:eastAsia="ja-JP"/>
        </w:rPr>
        <w:t>which in our hands dilutes samples to ~40% initial concentration</w:t>
      </w:r>
      <w:r w:rsidR="005D6629">
        <w:rPr>
          <w:color w:val="2F5496" w:themeColor="accent1" w:themeShade="BF"/>
          <w:lang w:val="en-GB" w:eastAsia="ja-JP"/>
        </w:rPr>
        <w:t>)</w:t>
      </w:r>
      <w:r w:rsidR="00B17A9A">
        <w:rPr>
          <w:color w:val="2F5496" w:themeColor="accent1" w:themeShade="BF"/>
          <w:lang w:val="en-GB" w:eastAsia="ja-JP"/>
        </w:rPr>
        <w:t xml:space="preserve">. Thus, our workflow began with concentration of purified Gsp1-GDP mutants to well over 1 </w:t>
      </w:r>
      <w:proofErr w:type="spellStart"/>
      <w:r w:rsidR="00B17A9A">
        <w:rPr>
          <w:color w:val="2F5496" w:themeColor="accent1" w:themeShade="BF"/>
          <w:lang w:val="en-GB" w:eastAsia="ja-JP"/>
        </w:rPr>
        <w:t>mM.</w:t>
      </w:r>
      <w:proofErr w:type="spellEnd"/>
      <w:r w:rsidR="00B17A9A">
        <w:rPr>
          <w:color w:val="2F5496" w:themeColor="accent1" w:themeShade="BF"/>
          <w:lang w:val="en-GB" w:eastAsia="ja-JP"/>
        </w:rPr>
        <w:t xml:space="preserve"> </w:t>
      </w:r>
      <w:r>
        <w:rPr>
          <w:color w:val="2F5496" w:themeColor="accent1" w:themeShade="BF"/>
          <w:lang w:val="en-GB" w:eastAsia="ja-JP"/>
        </w:rPr>
        <w:t>Attempts to concentrate several mutants to these high concentrations were unfortunately in vain as the protein crashed out</w:t>
      </w:r>
      <w:r w:rsidR="00B17A9A">
        <w:rPr>
          <w:color w:val="2F5496" w:themeColor="accent1" w:themeShade="BF"/>
          <w:lang w:val="en-GB" w:eastAsia="ja-JP"/>
        </w:rPr>
        <w:t xml:space="preserve">, despite these mutants being readily purified at lower concentrations, active in the GEF and GAP assays, and stably folded as confirmed by </w:t>
      </w:r>
      <w:r>
        <w:rPr>
          <w:color w:val="2F5496" w:themeColor="accent1" w:themeShade="BF"/>
          <w:lang w:val="en-GB" w:eastAsia="ja-JP"/>
        </w:rPr>
        <w:t>CD</w:t>
      </w:r>
      <w:r w:rsidR="00B17A9A">
        <w:rPr>
          <w:color w:val="2F5496" w:themeColor="accent1" w:themeShade="BF"/>
          <w:lang w:val="en-GB" w:eastAsia="ja-JP"/>
        </w:rPr>
        <w:t xml:space="preserve"> </w:t>
      </w:r>
      <w:r w:rsidR="005D6629">
        <w:rPr>
          <w:color w:val="2F5496" w:themeColor="accent1" w:themeShade="BF"/>
          <w:lang w:val="en-GB" w:eastAsia="ja-JP"/>
        </w:rPr>
        <w:t>s</w:t>
      </w:r>
      <w:r w:rsidR="00B17A9A">
        <w:rPr>
          <w:color w:val="2F5496" w:themeColor="accent1" w:themeShade="BF"/>
          <w:lang w:val="en-GB" w:eastAsia="ja-JP"/>
        </w:rPr>
        <w:t xml:space="preserve">pectroscopy (Supplementary Figure 11 and Supplementary Table 9). </w:t>
      </w:r>
      <w:r w:rsidR="005D6629">
        <w:rPr>
          <w:color w:val="2F5496" w:themeColor="accent1" w:themeShade="BF"/>
          <w:lang w:val="en-GB" w:eastAsia="ja-JP"/>
        </w:rPr>
        <w:t>Despite these obstacles, w</w:t>
      </w:r>
      <w:r w:rsidR="00B17A9A">
        <w:rPr>
          <w:color w:val="2F5496" w:themeColor="accent1" w:themeShade="BF"/>
          <w:lang w:val="en-GB" w:eastAsia="ja-JP"/>
        </w:rPr>
        <w:t>e believe</w:t>
      </w:r>
      <w:r w:rsidR="005D6629">
        <w:rPr>
          <w:color w:val="2F5496" w:themeColor="accent1" w:themeShade="BF"/>
          <w:lang w:val="en-GB" w:eastAsia="ja-JP"/>
        </w:rPr>
        <w:t xml:space="preserve"> the data mutants for those mutants we have collected</w:t>
      </w:r>
      <w:r w:rsidR="00B17A9A">
        <w:rPr>
          <w:color w:val="2F5496" w:themeColor="accent1" w:themeShade="BF"/>
          <w:lang w:val="en-GB" w:eastAsia="ja-JP"/>
        </w:rPr>
        <w:t xml:space="preserve"> spans the entire range of observable behavio</w:t>
      </w:r>
      <w:r w:rsidR="005D6629">
        <w:rPr>
          <w:color w:val="2F5496" w:themeColor="accent1" w:themeShade="BF"/>
          <w:lang w:val="en-GB" w:eastAsia="ja-JP"/>
        </w:rPr>
        <w:t>u</w:t>
      </w:r>
      <w:r w:rsidR="00B17A9A">
        <w:rPr>
          <w:color w:val="2F5496" w:themeColor="accent1" w:themeShade="BF"/>
          <w:lang w:val="en-GB" w:eastAsia="ja-JP"/>
        </w:rPr>
        <w:t xml:space="preserve">rs in the assay, as it included two mutants only observable in state 1, two mutants only observable in state 2, the WT variant, two mutants with WT-like distributions, and several intermediate mutants. While </w:t>
      </w:r>
      <w:r w:rsidR="00680BE6">
        <w:rPr>
          <w:color w:val="2F5496" w:themeColor="accent1" w:themeShade="BF"/>
          <w:lang w:val="en-GB" w:eastAsia="ja-JP"/>
        </w:rPr>
        <w:t>we would have been eager to collect a larger set if the samples were attainable, we do not believe those additional mutants would significantly change our claims.</w:t>
      </w:r>
    </w:p>
    <w:p w14:paraId="22340E6F" w14:textId="77777777" w:rsidR="00E1086C" w:rsidRDefault="00E1086C" w:rsidP="00437E2B">
      <w:pPr>
        <w:rPr>
          <w:color w:val="00B0F0"/>
        </w:rPr>
      </w:pPr>
    </w:p>
    <w:p w14:paraId="252C7197" w14:textId="77777777" w:rsidR="00A43B6B" w:rsidRPr="00E469DE" w:rsidRDefault="00A43B6B" w:rsidP="00437E2B">
      <w:pPr>
        <w:rPr>
          <w:i/>
          <w:iCs/>
        </w:rPr>
      </w:pPr>
      <w:r w:rsidRPr="00E469DE">
        <w:rPr>
          <w:i/>
          <w:iCs/>
          <w:shd w:val="clear" w:color="auto" w:fill="FFFFFF"/>
        </w:rPr>
        <w:t xml:space="preserve">8. In </w:t>
      </w:r>
      <w:r w:rsidRPr="00E469DE">
        <w:rPr>
          <w:i/>
          <w:iCs/>
          <w:highlight w:val="yellow"/>
          <w:shd w:val="clear" w:color="auto" w:fill="FFFFFF"/>
        </w:rPr>
        <w:t>Supp. Tables 6-8 the authors include std. dev. and std. error values</w:t>
      </w:r>
      <w:r w:rsidRPr="00E469DE">
        <w:rPr>
          <w:i/>
          <w:iCs/>
          <w:shd w:val="clear" w:color="auto" w:fill="FFFFFF"/>
        </w:rPr>
        <w:t xml:space="preserve">. </w:t>
      </w:r>
      <w:r w:rsidRPr="00E469DE">
        <w:rPr>
          <w:i/>
          <w:iCs/>
          <w:highlight w:val="yellow"/>
          <w:shd w:val="clear" w:color="auto" w:fill="FFFFFF"/>
        </w:rPr>
        <w:t>Often these values are of similar magnitude to the measured value, indicating that the confidence in the measured value is low</w:t>
      </w:r>
      <w:r w:rsidRPr="00E469DE">
        <w:rPr>
          <w:i/>
          <w:iCs/>
          <w:shd w:val="clear" w:color="auto" w:fill="FFFFFF"/>
        </w:rPr>
        <w:t>. Yet it seems that these measured values were still used in the main figures, with no indication of the error. Some indication of significance should be assigned to these figures.</w:t>
      </w:r>
    </w:p>
    <w:p w14:paraId="350E6C6C" w14:textId="77777777" w:rsidR="00C906D3" w:rsidRDefault="00C906D3" w:rsidP="00437E2B"/>
    <w:p w14:paraId="0562386A" w14:textId="77777777" w:rsidR="00CB2094" w:rsidRPr="00D457AC" w:rsidRDefault="007F491D" w:rsidP="00437E2B">
      <w:pPr>
        <w:rPr>
          <w:color w:val="00B0F0"/>
        </w:rPr>
      </w:pPr>
      <w:r>
        <w:rPr>
          <w:color w:val="00B0F0"/>
        </w:rPr>
        <w:lastRenderedPageBreak/>
        <w:t>Explain</w:t>
      </w:r>
      <w:r w:rsidR="00B554C4">
        <w:rPr>
          <w:color w:val="00B0F0"/>
        </w:rPr>
        <w:t xml:space="preserve"> </w:t>
      </w:r>
      <w:r>
        <w:rPr>
          <w:color w:val="00B0F0"/>
        </w:rPr>
        <w:t xml:space="preserve">more </w:t>
      </w:r>
      <w:r w:rsidR="00B554C4">
        <w:rPr>
          <w:color w:val="00B0F0"/>
        </w:rPr>
        <w:t xml:space="preserve">(editor wants </w:t>
      </w:r>
      <w:r w:rsidR="007D2617">
        <w:rPr>
          <w:color w:val="00B0F0"/>
        </w:rPr>
        <w:t xml:space="preserve">to consult </w:t>
      </w:r>
      <w:r w:rsidR="00B554C4">
        <w:rPr>
          <w:color w:val="00B0F0"/>
        </w:rPr>
        <w:t>additional “stats” reviewer).</w:t>
      </w:r>
      <w:r w:rsidR="003211A6">
        <w:rPr>
          <w:color w:val="00B0F0"/>
        </w:rPr>
        <w:t xml:space="preserve"> </w:t>
      </w:r>
      <w:r w:rsidR="004330CE">
        <w:rPr>
          <w:color w:val="00B0F0"/>
        </w:rPr>
        <w:t xml:space="preserve">Probably there are only a few high-error values and </w:t>
      </w:r>
      <w:r w:rsidR="003211A6">
        <w:rPr>
          <w:color w:val="00B0F0"/>
        </w:rPr>
        <w:t xml:space="preserve">some </w:t>
      </w:r>
      <w:r w:rsidR="004330CE">
        <w:rPr>
          <w:color w:val="00B0F0"/>
        </w:rPr>
        <w:t>/ most of those may go down with additional GAP assays (?)</w:t>
      </w:r>
      <w:r w:rsidR="003211A6">
        <w:rPr>
          <w:color w:val="00B0F0"/>
        </w:rPr>
        <w:t xml:space="preserve"> </w:t>
      </w:r>
    </w:p>
    <w:sectPr w:rsidR="00CB2094" w:rsidRPr="00D457AC" w:rsidSect="00A43B6B">
      <w:footerReference w:type="even" r:id="rId22"/>
      <w:footerReference w:type="default" r:id="rId23"/>
      <w:pgSz w:w="12240" w:h="15840"/>
      <w:pgMar w:top="1008" w:right="1008" w:bottom="1008"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2" w:author="Perica, Tina" w:date="2020-05-10T15:14:00Z" w:initials="PT">
    <w:p w14:paraId="59328797" w14:textId="6663624D" w:rsidR="00BA2A08" w:rsidRDefault="00BA2A08">
      <w:pPr>
        <w:pStyle w:val="CommentText"/>
      </w:pPr>
      <w:r>
        <w:rPr>
          <w:rStyle w:val="CommentReference"/>
        </w:rPr>
        <w:annotationRef/>
      </w:r>
      <w:r>
        <w:t xml:space="preserve">Chris, you wanted to make some change to the </w:t>
      </w:r>
      <w:proofErr w:type="spellStart"/>
      <w:r>
        <w:t>barplot</w:t>
      </w:r>
      <w:proofErr w:type="spellEnd"/>
      <w:r>
        <w:t xml:space="preserve"> representation. What was it? Did you do it?</w:t>
      </w:r>
    </w:p>
  </w:comment>
  <w:comment w:id="389" w:author="Christopher Mathy" w:date="2020-05-04T22:03:00Z" w:initials="CM">
    <w:p w14:paraId="5794D875" w14:textId="77777777" w:rsidR="0028302C" w:rsidRDefault="0028302C">
      <w:pPr>
        <w:pStyle w:val="CommentText"/>
      </w:pPr>
      <w:r>
        <w:rPr>
          <w:rStyle w:val="CommentReference"/>
        </w:rPr>
        <w:annotationRef/>
      </w:r>
      <w:r>
        <w:t>I think this is important to specify because it makes an average across all mutants within a replicate more meaningful, but I’m not 100% sure that this is true. Were they all grown together?</w:t>
      </w:r>
    </w:p>
  </w:comment>
  <w:comment w:id="421" w:author="Christopher Mathy" w:date="2020-05-05T00:24:00Z" w:initials="CM">
    <w:p w14:paraId="5A332278" w14:textId="77777777" w:rsidR="00C64D04" w:rsidRDefault="00B33644">
      <w:pPr>
        <w:pStyle w:val="CommentText"/>
      </w:pPr>
      <w:r>
        <w:t>I have an answer for our log-linear correlation discussions after</w:t>
      </w:r>
      <w:r w:rsidR="00A91588">
        <w:rPr>
          <w:rStyle w:val="CommentReference"/>
        </w:rPr>
        <w:annotationRef/>
      </w:r>
      <w:r w:rsidR="00A91588">
        <w:t xml:space="preserve"> read</w:t>
      </w:r>
      <w:r>
        <w:t>ing</w:t>
      </w:r>
      <w:r w:rsidR="00A91588">
        <w:t xml:space="preserve"> through my MM kinetics textbook and </w:t>
      </w:r>
      <w:r>
        <w:t xml:space="preserve">doing </w:t>
      </w:r>
      <w:r w:rsidR="00A91588">
        <w:t>some plotting and derivation</w:t>
      </w:r>
      <w:r w:rsidR="004A0327">
        <w:t>s</w:t>
      </w:r>
      <w:r>
        <w:t>.</w:t>
      </w:r>
    </w:p>
    <w:p w14:paraId="7BB549E5" w14:textId="77777777" w:rsidR="00C64D04" w:rsidRDefault="00C64D04">
      <w:pPr>
        <w:pStyle w:val="CommentText"/>
      </w:pPr>
    </w:p>
    <w:p w14:paraId="45E837EB" w14:textId="354BD13F" w:rsidR="00A91588" w:rsidRDefault="00A91588">
      <w:pPr>
        <w:pStyle w:val="CommentText"/>
      </w:pPr>
      <w:r>
        <w:t xml:space="preserve">Basically, I think that the relationship between </w:t>
      </w:r>
      <w:r w:rsidR="004A0327">
        <w:t>% state 2 and Km for our data is linearly decreasing (so y = 1-x)</w:t>
      </w:r>
      <w:r w:rsidR="00C64D04">
        <w:t xml:space="preserve">, </w:t>
      </w:r>
      <w:r w:rsidR="004A0327">
        <w:t>and the relationship between state 2 and kcat is more or less constant for our data</w:t>
      </w:r>
      <w:r w:rsidR="00C64D04">
        <w:t xml:space="preserve">, </w:t>
      </w:r>
      <w:r w:rsidR="004A0327">
        <w:t>or at least small compared to the change in Km</w:t>
      </w:r>
      <w:r w:rsidR="00C64D04">
        <w:t xml:space="preserve">. </w:t>
      </w:r>
      <w:proofErr w:type="gramStart"/>
      <w:r w:rsidR="00C64D04">
        <w:t>So</w:t>
      </w:r>
      <w:proofErr w:type="gramEnd"/>
      <w:r w:rsidR="004A0327">
        <w:t xml:space="preserve"> </w:t>
      </w:r>
      <w:r w:rsidR="00C64D04">
        <w:t>for kcat, it’s</w:t>
      </w:r>
      <w:r w:rsidR="004A0327">
        <w:t xml:space="preserve"> of the form y = 1. That means that the relationship we expect for kcat divided by Km is of the form y = 1/(1-x). I did some rough </w:t>
      </w:r>
      <w:proofErr w:type="gramStart"/>
      <w:r w:rsidR="004A0327">
        <w:t>plotting</w:t>
      </w:r>
      <w:proofErr w:type="gramEnd"/>
      <w:r w:rsidR="004A0327">
        <w:t xml:space="preserve"> and this </w:t>
      </w:r>
      <w:r w:rsidR="00C64D04">
        <w:t>fits the data quite</w:t>
      </w:r>
      <w:r w:rsidR="004A0327">
        <w:t xml:space="preserve"> </w:t>
      </w:r>
      <w:r w:rsidR="00C64D04">
        <w:t>well</w:t>
      </w:r>
      <w:r w:rsidR="004A0327">
        <w:t xml:space="preserve">, but I didn’t make any figures </w:t>
      </w:r>
      <w:r w:rsidR="00C64D04">
        <w:t xml:space="preserve">for the rebuttal </w:t>
      </w:r>
      <w:r w:rsidR="004A0327">
        <w:t xml:space="preserve">because asserting this functional form </w:t>
      </w:r>
      <w:r w:rsidR="000545E0">
        <w:t xml:space="preserve">with </w:t>
      </w:r>
      <w:r w:rsidR="004A0327">
        <w:t xml:space="preserve">derivation </w:t>
      </w:r>
      <w:r w:rsidR="00C64D04">
        <w:t xml:space="preserve">requires us to make </w:t>
      </w:r>
      <w:r w:rsidR="000545E0">
        <w:t xml:space="preserve">some faulty </w:t>
      </w:r>
      <w:r w:rsidR="00C64D04">
        <w:t>assumptions about, for example, the kcat value truly not depending on</w:t>
      </w:r>
      <w:r w:rsidR="000545E0">
        <w:t xml:space="preserve"> the % state 2. Even if this functional form is approximately true, I don’t think we should go down that rabbit hole. And </w:t>
      </w:r>
      <w:r w:rsidR="004A0327">
        <w:t xml:space="preserve">like I said in the text </w:t>
      </w:r>
      <w:r w:rsidR="000545E0">
        <w:t>we couldn’t really prove/do fitting for any functional form</w:t>
      </w:r>
      <w:r w:rsidR="004A0327">
        <w:t xml:space="preserve"> without knowing the kinetic values for the substrate in each state separately (basically we would treat it as a </w:t>
      </w:r>
      <w:proofErr w:type="gramStart"/>
      <w:r w:rsidR="004A0327">
        <w:t>two substrate</w:t>
      </w:r>
      <w:proofErr w:type="gramEnd"/>
      <w:r w:rsidR="004A0327">
        <w:t xml:space="preserve"> reaction).</w:t>
      </w:r>
    </w:p>
    <w:p w14:paraId="79169B45" w14:textId="77777777" w:rsidR="004A0327" w:rsidRDefault="004A0327">
      <w:pPr>
        <w:pStyle w:val="CommentText"/>
      </w:pPr>
    </w:p>
    <w:p w14:paraId="7DC0F681" w14:textId="24084EF9" w:rsidR="004A0327" w:rsidRDefault="000545E0">
      <w:pPr>
        <w:pStyle w:val="CommentText"/>
      </w:pPr>
      <w:r>
        <w:t>Lastly, I think that t</w:t>
      </w:r>
      <w:r w:rsidR="004A0327">
        <w:t xml:space="preserve">he reason the linear correlation looked so good is because 1/(1-x) </w:t>
      </w:r>
      <w:r>
        <w:t xml:space="preserve">has greater curvature </w:t>
      </w:r>
      <w:r w:rsidR="004A0327">
        <w:t>than ln(1/(1-x)), so our eyes picked out a (false) linear correlation more easily when looking at the log plot.</w:t>
      </w:r>
    </w:p>
  </w:comment>
  <w:comment w:id="422" w:author="Christopher Mathy" w:date="2020-05-05T00:17:00Z" w:initials="CM">
    <w:p w14:paraId="2EE84AC8" w14:textId="77777777" w:rsidR="00A91588" w:rsidRDefault="00A91588">
      <w:pPr>
        <w:pStyle w:val="CommentText"/>
      </w:pPr>
      <w:r>
        <w:rPr>
          <w:rStyle w:val="CommentReference"/>
        </w:rPr>
        <w:annotationRef/>
      </w:r>
      <w:r>
        <w:t>I think this paragraph is sufficient for answering 3a, but I did not directly address this “remains between 0.05 and 0.5” business. If the reviewer really looks at that plot and those error bars and thinks that relationship is flat, I’m not sure I can convince them otherwise without arguing that the error bars are smaller than they appear – Tina mentioned this earlier when discussing propagation vs. reproducibility. The best I can muster at the moment is:</w:t>
      </w:r>
    </w:p>
    <w:p w14:paraId="5E683799" w14:textId="77777777" w:rsidR="00A91588" w:rsidRDefault="00A91588">
      <w:pPr>
        <w:pStyle w:val="CommentText"/>
      </w:pPr>
    </w:p>
    <w:p w14:paraId="3BF87F63" w14:textId="64DD03D0" w:rsidR="00A91588" w:rsidRPr="00A91588" w:rsidRDefault="00A91588" w:rsidP="00A91588">
      <w:pPr>
        <w:rPr>
          <w:color w:val="2F5496" w:themeColor="accent1" w:themeShade="BF"/>
        </w:rPr>
      </w:pPr>
      <w:r>
        <w:rPr>
          <w:color w:val="2F5496" w:themeColor="accent1" w:themeShade="BF"/>
        </w:rPr>
        <w:t xml:space="preserve">We agree with the reviewer that all kinetic values could be between 0.05 and 0.5 when considering the limits for the error bars as shown in the figure, and interpret the reviewer’s comment to mean that this small range could cast doubt on the monotonically increasing relationship between the conformational distribution and the kinetics. </w:t>
      </w:r>
      <w:proofErr w:type="gramStart"/>
      <w:r>
        <w:rPr>
          <w:color w:val="2F5496" w:themeColor="accent1" w:themeShade="BF"/>
        </w:rPr>
        <w:t>However</w:t>
      </w:r>
      <w:proofErr w:type="gramEnd"/>
      <w:r>
        <w:rPr>
          <w:color w:val="2F5496" w:themeColor="accent1" w:themeShade="BF"/>
        </w:rPr>
        <w:t xml:space="preserve"> we note that these error bars report the bounds for the propagated error for the GAP kinetic values, which is larger than the true error in reproducibility for our measurements. </w:t>
      </w:r>
    </w:p>
  </w:comment>
  <w:comment w:id="423" w:author="Perica, Tina" w:date="2020-05-05T11:17:00Z" w:initials="PT">
    <w:p w14:paraId="31B3B3E5" w14:textId="5E4BF201" w:rsidR="00440314" w:rsidRDefault="00440314">
      <w:pPr>
        <w:pStyle w:val="CommentText"/>
      </w:pPr>
      <w:r>
        <w:rPr>
          <w:rStyle w:val="CommentReference"/>
        </w:rPr>
        <w:annotationRef/>
      </w:r>
      <w:r>
        <w:t xml:space="preserve">I would word this sentence differently: </w:t>
      </w:r>
      <w:r>
        <w:rPr>
          <w:color w:val="2F5496" w:themeColor="accent1" w:themeShade="BF"/>
        </w:rPr>
        <w:t xml:space="preserve">However, regardless of the extent of conformational change that causes the observed conformational difference at the active site, the change is caused by a mutation that is distal (at least (&gt;18 Å away) from the site of the probe, making the mutation by definition allosteric.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328797" w15:done="0"/>
  <w15:commentEx w15:paraId="5794D875" w15:done="0"/>
  <w15:commentEx w15:paraId="7DC0F681" w15:done="0"/>
  <w15:commentEx w15:paraId="3BF87F63" w15:done="0"/>
  <w15:commentEx w15:paraId="31B3B3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328797" w16cid:durableId="226298ED"/>
  <w16cid:commentId w16cid:paraId="5794D875" w16cid:durableId="225B0FBF"/>
  <w16cid:commentId w16cid:paraId="7DC0F681" w16cid:durableId="225B30AA"/>
  <w16cid:commentId w16cid:paraId="3BF87F63" w16cid:durableId="225B2EFE"/>
  <w16cid:commentId w16cid:paraId="31B3B3E5" w16cid:durableId="225BC9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8EC301" w14:textId="77777777" w:rsidR="001A1767" w:rsidRDefault="001A1767" w:rsidP="00252FA1">
      <w:pPr>
        <w:spacing w:after="0"/>
      </w:pPr>
      <w:r>
        <w:separator/>
      </w:r>
    </w:p>
  </w:endnote>
  <w:endnote w:type="continuationSeparator" w:id="0">
    <w:p w14:paraId="6E319CA9" w14:textId="77777777" w:rsidR="001A1767" w:rsidRDefault="001A1767"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8647841"/>
      <w:docPartObj>
        <w:docPartGallery w:val="Page Numbers (Bottom of Page)"/>
        <w:docPartUnique/>
      </w:docPartObj>
    </w:sdtPr>
    <w:sdtEndPr>
      <w:rPr>
        <w:rStyle w:val="PageNumber"/>
      </w:rPr>
    </w:sdtEndPr>
    <w:sdtContent>
      <w:p w14:paraId="03DAE080" w14:textId="77777777" w:rsidR="0028302C" w:rsidRDefault="0028302C"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34C76" w14:textId="77777777" w:rsidR="0028302C" w:rsidRDefault="002830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6995778"/>
      <w:docPartObj>
        <w:docPartGallery w:val="Page Numbers (Bottom of Page)"/>
        <w:docPartUnique/>
      </w:docPartObj>
    </w:sdtPr>
    <w:sdtEndPr>
      <w:rPr>
        <w:rStyle w:val="PageNumber"/>
      </w:rPr>
    </w:sdtEndPr>
    <w:sdtContent>
      <w:p w14:paraId="2800D502" w14:textId="77777777" w:rsidR="0028302C" w:rsidRDefault="0028302C"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871B0" w14:textId="77777777" w:rsidR="0028302C" w:rsidRDefault="002830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B57F6" w14:textId="77777777" w:rsidR="001A1767" w:rsidRDefault="001A1767" w:rsidP="00252FA1">
      <w:pPr>
        <w:spacing w:after="0"/>
      </w:pPr>
      <w:r>
        <w:separator/>
      </w:r>
    </w:p>
  </w:footnote>
  <w:footnote w:type="continuationSeparator" w:id="0">
    <w:p w14:paraId="136D9841" w14:textId="77777777" w:rsidR="001A1767" w:rsidRDefault="001A1767"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rica, Tina">
    <w15:presenceInfo w15:providerId="AD" w15:userId="S::tina.perica@ucsf.edu::7cef07b5-1827-420b-8752-64f3e64fb194"/>
  </w15:person>
  <w15:person w15:author="Christopher Mathy">
    <w15:presenceInfo w15:providerId="AD" w15:userId="S::cjmathy@berkeley.edu::5c7fe757-e4f4-4e60-af50-b7d6839701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DD5"/>
    <w:rsid w:val="0000106C"/>
    <w:rsid w:val="000014BC"/>
    <w:rsid w:val="00001AEC"/>
    <w:rsid w:val="00002002"/>
    <w:rsid w:val="00003CB1"/>
    <w:rsid w:val="000078EB"/>
    <w:rsid w:val="000108FB"/>
    <w:rsid w:val="000115F3"/>
    <w:rsid w:val="00011D77"/>
    <w:rsid w:val="00013C7F"/>
    <w:rsid w:val="00017616"/>
    <w:rsid w:val="00017972"/>
    <w:rsid w:val="0003091E"/>
    <w:rsid w:val="000312ED"/>
    <w:rsid w:val="00032C0E"/>
    <w:rsid w:val="00033E0A"/>
    <w:rsid w:val="000341A1"/>
    <w:rsid w:val="000451A3"/>
    <w:rsid w:val="00045C30"/>
    <w:rsid w:val="00046F8B"/>
    <w:rsid w:val="00052920"/>
    <w:rsid w:val="0005456C"/>
    <w:rsid w:val="000545E0"/>
    <w:rsid w:val="00054ED0"/>
    <w:rsid w:val="000670AC"/>
    <w:rsid w:val="00072EC3"/>
    <w:rsid w:val="00095CC5"/>
    <w:rsid w:val="000A12F8"/>
    <w:rsid w:val="000A41AE"/>
    <w:rsid w:val="000A476B"/>
    <w:rsid w:val="000A6989"/>
    <w:rsid w:val="000A72AD"/>
    <w:rsid w:val="000A72EF"/>
    <w:rsid w:val="000B28E0"/>
    <w:rsid w:val="000D042B"/>
    <w:rsid w:val="000D1133"/>
    <w:rsid w:val="000D1F62"/>
    <w:rsid w:val="000D2C8E"/>
    <w:rsid w:val="000D47E1"/>
    <w:rsid w:val="000D4A07"/>
    <w:rsid w:val="000D7E12"/>
    <w:rsid w:val="000E34B4"/>
    <w:rsid w:val="000E577F"/>
    <w:rsid w:val="000F7733"/>
    <w:rsid w:val="001019EE"/>
    <w:rsid w:val="00103274"/>
    <w:rsid w:val="00111594"/>
    <w:rsid w:val="00112AC2"/>
    <w:rsid w:val="001139C5"/>
    <w:rsid w:val="00113CB9"/>
    <w:rsid w:val="00115063"/>
    <w:rsid w:val="00120ACD"/>
    <w:rsid w:val="00121D62"/>
    <w:rsid w:val="00130887"/>
    <w:rsid w:val="00132E4B"/>
    <w:rsid w:val="001340FE"/>
    <w:rsid w:val="001369E9"/>
    <w:rsid w:val="00136E0F"/>
    <w:rsid w:val="0014265C"/>
    <w:rsid w:val="001432F8"/>
    <w:rsid w:val="00151923"/>
    <w:rsid w:val="001520BB"/>
    <w:rsid w:val="00154EA9"/>
    <w:rsid w:val="001571DE"/>
    <w:rsid w:val="00162504"/>
    <w:rsid w:val="00166BFC"/>
    <w:rsid w:val="00171DE3"/>
    <w:rsid w:val="0017613F"/>
    <w:rsid w:val="00176A3B"/>
    <w:rsid w:val="001775A7"/>
    <w:rsid w:val="00181544"/>
    <w:rsid w:val="00181E71"/>
    <w:rsid w:val="00183126"/>
    <w:rsid w:val="00184641"/>
    <w:rsid w:val="00193E22"/>
    <w:rsid w:val="001A15DA"/>
    <w:rsid w:val="001A1767"/>
    <w:rsid w:val="001A21DB"/>
    <w:rsid w:val="001A225C"/>
    <w:rsid w:val="001A45D7"/>
    <w:rsid w:val="001A577C"/>
    <w:rsid w:val="001B3084"/>
    <w:rsid w:val="001B4977"/>
    <w:rsid w:val="001B6D33"/>
    <w:rsid w:val="001C24B5"/>
    <w:rsid w:val="001C42DB"/>
    <w:rsid w:val="001D0A9C"/>
    <w:rsid w:val="001D0E09"/>
    <w:rsid w:val="001D10B2"/>
    <w:rsid w:val="001D71AC"/>
    <w:rsid w:val="001E53C2"/>
    <w:rsid w:val="001F156F"/>
    <w:rsid w:val="001F2A22"/>
    <w:rsid w:val="001F2EEE"/>
    <w:rsid w:val="001F7C4E"/>
    <w:rsid w:val="002053E4"/>
    <w:rsid w:val="0020657C"/>
    <w:rsid w:val="00207689"/>
    <w:rsid w:val="00211144"/>
    <w:rsid w:val="0021399A"/>
    <w:rsid w:val="00215019"/>
    <w:rsid w:val="00222104"/>
    <w:rsid w:val="00222307"/>
    <w:rsid w:val="00222CD9"/>
    <w:rsid w:val="0022363D"/>
    <w:rsid w:val="00230568"/>
    <w:rsid w:val="0025210E"/>
    <w:rsid w:val="00252FA1"/>
    <w:rsid w:val="00253795"/>
    <w:rsid w:val="002549AF"/>
    <w:rsid w:val="0026189A"/>
    <w:rsid w:val="002644AC"/>
    <w:rsid w:val="002668A9"/>
    <w:rsid w:val="00267D85"/>
    <w:rsid w:val="0027243C"/>
    <w:rsid w:val="00275D55"/>
    <w:rsid w:val="0027607D"/>
    <w:rsid w:val="00277BD6"/>
    <w:rsid w:val="002823BE"/>
    <w:rsid w:val="00282780"/>
    <w:rsid w:val="0028302C"/>
    <w:rsid w:val="00283A44"/>
    <w:rsid w:val="00287267"/>
    <w:rsid w:val="00291D3C"/>
    <w:rsid w:val="002A0A74"/>
    <w:rsid w:val="002B67C3"/>
    <w:rsid w:val="002B7436"/>
    <w:rsid w:val="002C0969"/>
    <w:rsid w:val="002C41F5"/>
    <w:rsid w:val="002C6BC7"/>
    <w:rsid w:val="002D1110"/>
    <w:rsid w:val="002D5B70"/>
    <w:rsid w:val="002E4DE5"/>
    <w:rsid w:val="002E677D"/>
    <w:rsid w:val="002F2C58"/>
    <w:rsid w:val="002F3449"/>
    <w:rsid w:val="002F4788"/>
    <w:rsid w:val="002F6993"/>
    <w:rsid w:val="002F7F44"/>
    <w:rsid w:val="00310EFF"/>
    <w:rsid w:val="00312D88"/>
    <w:rsid w:val="003144D0"/>
    <w:rsid w:val="00320ED9"/>
    <w:rsid w:val="003211A6"/>
    <w:rsid w:val="00323690"/>
    <w:rsid w:val="0033014D"/>
    <w:rsid w:val="003311ED"/>
    <w:rsid w:val="003314ED"/>
    <w:rsid w:val="00333D51"/>
    <w:rsid w:val="00340650"/>
    <w:rsid w:val="00345001"/>
    <w:rsid w:val="0034514C"/>
    <w:rsid w:val="00351C58"/>
    <w:rsid w:val="00361BCC"/>
    <w:rsid w:val="00362720"/>
    <w:rsid w:val="00363867"/>
    <w:rsid w:val="003653B7"/>
    <w:rsid w:val="003664F3"/>
    <w:rsid w:val="003679E2"/>
    <w:rsid w:val="003753A6"/>
    <w:rsid w:val="003839A5"/>
    <w:rsid w:val="003850A3"/>
    <w:rsid w:val="003855D3"/>
    <w:rsid w:val="003923D3"/>
    <w:rsid w:val="00393033"/>
    <w:rsid w:val="0039793B"/>
    <w:rsid w:val="00397BB0"/>
    <w:rsid w:val="003A00A5"/>
    <w:rsid w:val="003A012E"/>
    <w:rsid w:val="003A2798"/>
    <w:rsid w:val="003B0D35"/>
    <w:rsid w:val="003B44D7"/>
    <w:rsid w:val="003B613D"/>
    <w:rsid w:val="003C3E8A"/>
    <w:rsid w:val="003D24C6"/>
    <w:rsid w:val="003D3335"/>
    <w:rsid w:val="003E08C7"/>
    <w:rsid w:val="003E334A"/>
    <w:rsid w:val="003F36E2"/>
    <w:rsid w:val="003F73FF"/>
    <w:rsid w:val="004015DE"/>
    <w:rsid w:val="0040388C"/>
    <w:rsid w:val="004079B2"/>
    <w:rsid w:val="00413831"/>
    <w:rsid w:val="004170F5"/>
    <w:rsid w:val="00417D41"/>
    <w:rsid w:val="00424B32"/>
    <w:rsid w:val="00425806"/>
    <w:rsid w:val="00426A76"/>
    <w:rsid w:val="004300D0"/>
    <w:rsid w:val="00432001"/>
    <w:rsid w:val="004321B2"/>
    <w:rsid w:val="00432445"/>
    <w:rsid w:val="004330CE"/>
    <w:rsid w:val="00437730"/>
    <w:rsid w:val="00437E2B"/>
    <w:rsid w:val="00440314"/>
    <w:rsid w:val="004414D4"/>
    <w:rsid w:val="00443646"/>
    <w:rsid w:val="00445B28"/>
    <w:rsid w:val="00445CDE"/>
    <w:rsid w:val="004461C8"/>
    <w:rsid w:val="00454F83"/>
    <w:rsid w:val="004567DF"/>
    <w:rsid w:val="004570B9"/>
    <w:rsid w:val="004644B1"/>
    <w:rsid w:val="00470E56"/>
    <w:rsid w:val="00472200"/>
    <w:rsid w:val="004A0327"/>
    <w:rsid w:val="004B180F"/>
    <w:rsid w:val="004B384E"/>
    <w:rsid w:val="004C0EF5"/>
    <w:rsid w:val="004C565C"/>
    <w:rsid w:val="004C5830"/>
    <w:rsid w:val="004C7367"/>
    <w:rsid w:val="004D1019"/>
    <w:rsid w:val="004D6163"/>
    <w:rsid w:val="004D617A"/>
    <w:rsid w:val="004E4144"/>
    <w:rsid w:val="004E6175"/>
    <w:rsid w:val="004E7FC7"/>
    <w:rsid w:val="004F05F4"/>
    <w:rsid w:val="004F2EF6"/>
    <w:rsid w:val="0050729F"/>
    <w:rsid w:val="00512460"/>
    <w:rsid w:val="005156D1"/>
    <w:rsid w:val="0051607B"/>
    <w:rsid w:val="00516B53"/>
    <w:rsid w:val="005225B8"/>
    <w:rsid w:val="00523EDC"/>
    <w:rsid w:val="00524835"/>
    <w:rsid w:val="00525E75"/>
    <w:rsid w:val="00526FE5"/>
    <w:rsid w:val="0053074D"/>
    <w:rsid w:val="00531F08"/>
    <w:rsid w:val="00532FCC"/>
    <w:rsid w:val="00536BD1"/>
    <w:rsid w:val="0054073A"/>
    <w:rsid w:val="00542CA8"/>
    <w:rsid w:val="00543C79"/>
    <w:rsid w:val="00543CDA"/>
    <w:rsid w:val="00547389"/>
    <w:rsid w:val="005518CD"/>
    <w:rsid w:val="00551DDB"/>
    <w:rsid w:val="00553368"/>
    <w:rsid w:val="00555F5D"/>
    <w:rsid w:val="00565C25"/>
    <w:rsid w:val="0057033E"/>
    <w:rsid w:val="00571C84"/>
    <w:rsid w:val="00573E19"/>
    <w:rsid w:val="00576BFA"/>
    <w:rsid w:val="00580758"/>
    <w:rsid w:val="00581B55"/>
    <w:rsid w:val="0058334B"/>
    <w:rsid w:val="0058411B"/>
    <w:rsid w:val="005921E8"/>
    <w:rsid w:val="0059349D"/>
    <w:rsid w:val="005A1B67"/>
    <w:rsid w:val="005A22C1"/>
    <w:rsid w:val="005A39D0"/>
    <w:rsid w:val="005A5729"/>
    <w:rsid w:val="005A5AB6"/>
    <w:rsid w:val="005B29B6"/>
    <w:rsid w:val="005B3075"/>
    <w:rsid w:val="005B4063"/>
    <w:rsid w:val="005B4DD0"/>
    <w:rsid w:val="005B5F15"/>
    <w:rsid w:val="005B7358"/>
    <w:rsid w:val="005C0297"/>
    <w:rsid w:val="005C3948"/>
    <w:rsid w:val="005C56D1"/>
    <w:rsid w:val="005C7444"/>
    <w:rsid w:val="005D1D2B"/>
    <w:rsid w:val="005D4943"/>
    <w:rsid w:val="005D6629"/>
    <w:rsid w:val="005D6AD3"/>
    <w:rsid w:val="005E1711"/>
    <w:rsid w:val="005E4DAD"/>
    <w:rsid w:val="005E706B"/>
    <w:rsid w:val="005F2000"/>
    <w:rsid w:val="005F7597"/>
    <w:rsid w:val="005F7CBC"/>
    <w:rsid w:val="00600FBD"/>
    <w:rsid w:val="006105FA"/>
    <w:rsid w:val="00612C45"/>
    <w:rsid w:val="00612E22"/>
    <w:rsid w:val="0062495C"/>
    <w:rsid w:val="00624B58"/>
    <w:rsid w:val="00625DFC"/>
    <w:rsid w:val="00626141"/>
    <w:rsid w:val="00627F0D"/>
    <w:rsid w:val="006312B7"/>
    <w:rsid w:val="0063238E"/>
    <w:rsid w:val="00633222"/>
    <w:rsid w:val="00633CF8"/>
    <w:rsid w:val="00633DA3"/>
    <w:rsid w:val="00635185"/>
    <w:rsid w:val="006369F1"/>
    <w:rsid w:val="00642453"/>
    <w:rsid w:val="006438DA"/>
    <w:rsid w:val="006442C3"/>
    <w:rsid w:val="00644C4D"/>
    <w:rsid w:val="00653701"/>
    <w:rsid w:val="0065418F"/>
    <w:rsid w:val="006565DD"/>
    <w:rsid w:val="006571A2"/>
    <w:rsid w:val="00657C22"/>
    <w:rsid w:val="00673ED5"/>
    <w:rsid w:val="00674159"/>
    <w:rsid w:val="00674E08"/>
    <w:rsid w:val="006765A6"/>
    <w:rsid w:val="00676A80"/>
    <w:rsid w:val="0067702E"/>
    <w:rsid w:val="00680BE6"/>
    <w:rsid w:val="00681A72"/>
    <w:rsid w:val="00684173"/>
    <w:rsid w:val="006841B3"/>
    <w:rsid w:val="0068622B"/>
    <w:rsid w:val="0068624A"/>
    <w:rsid w:val="00692709"/>
    <w:rsid w:val="006934BD"/>
    <w:rsid w:val="006945B9"/>
    <w:rsid w:val="00696933"/>
    <w:rsid w:val="006A01DF"/>
    <w:rsid w:val="006A2579"/>
    <w:rsid w:val="006A2880"/>
    <w:rsid w:val="006A369F"/>
    <w:rsid w:val="006A3BB4"/>
    <w:rsid w:val="006A4D46"/>
    <w:rsid w:val="006A7A7A"/>
    <w:rsid w:val="006B01A8"/>
    <w:rsid w:val="006B03D6"/>
    <w:rsid w:val="006B0DA6"/>
    <w:rsid w:val="006B4D01"/>
    <w:rsid w:val="006B6FFB"/>
    <w:rsid w:val="006C1387"/>
    <w:rsid w:val="006C22C5"/>
    <w:rsid w:val="006D18A4"/>
    <w:rsid w:val="006E079E"/>
    <w:rsid w:val="006E1F98"/>
    <w:rsid w:val="006F0130"/>
    <w:rsid w:val="006F1E5E"/>
    <w:rsid w:val="006F40C2"/>
    <w:rsid w:val="006F432F"/>
    <w:rsid w:val="006F4DC5"/>
    <w:rsid w:val="006F4FC8"/>
    <w:rsid w:val="006F676A"/>
    <w:rsid w:val="006F7247"/>
    <w:rsid w:val="006F7436"/>
    <w:rsid w:val="00700BBB"/>
    <w:rsid w:val="00703EB6"/>
    <w:rsid w:val="00704E02"/>
    <w:rsid w:val="007069C6"/>
    <w:rsid w:val="00711672"/>
    <w:rsid w:val="0071528C"/>
    <w:rsid w:val="00715FB1"/>
    <w:rsid w:val="00724D78"/>
    <w:rsid w:val="00731C53"/>
    <w:rsid w:val="00737459"/>
    <w:rsid w:val="007412BC"/>
    <w:rsid w:val="00742151"/>
    <w:rsid w:val="00743F68"/>
    <w:rsid w:val="00745FA6"/>
    <w:rsid w:val="00750D4C"/>
    <w:rsid w:val="00760A1D"/>
    <w:rsid w:val="00760BD7"/>
    <w:rsid w:val="00770A3D"/>
    <w:rsid w:val="00771300"/>
    <w:rsid w:val="00774F42"/>
    <w:rsid w:val="00775972"/>
    <w:rsid w:val="007767B4"/>
    <w:rsid w:val="00782066"/>
    <w:rsid w:val="00782786"/>
    <w:rsid w:val="00790100"/>
    <w:rsid w:val="007914AB"/>
    <w:rsid w:val="007915A2"/>
    <w:rsid w:val="00791AAD"/>
    <w:rsid w:val="007A0E89"/>
    <w:rsid w:val="007A6BE3"/>
    <w:rsid w:val="007A7624"/>
    <w:rsid w:val="007B30E4"/>
    <w:rsid w:val="007B376C"/>
    <w:rsid w:val="007C047F"/>
    <w:rsid w:val="007C5D1D"/>
    <w:rsid w:val="007D2617"/>
    <w:rsid w:val="007E0EA1"/>
    <w:rsid w:val="007E5AD9"/>
    <w:rsid w:val="007F3A28"/>
    <w:rsid w:val="007F491D"/>
    <w:rsid w:val="007F53E2"/>
    <w:rsid w:val="007F70BF"/>
    <w:rsid w:val="00810640"/>
    <w:rsid w:val="0081233F"/>
    <w:rsid w:val="00813073"/>
    <w:rsid w:val="00813F7B"/>
    <w:rsid w:val="00815730"/>
    <w:rsid w:val="008168E5"/>
    <w:rsid w:val="00817511"/>
    <w:rsid w:val="00820DD8"/>
    <w:rsid w:val="00822B27"/>
    <w:rsid w:val="00823B6E"/>
    <w:rsid w:val="008311D0"/>
    <w:rsid w:val="0083560E"/>
    <w:rsid w:val="00840215"/>
    <w:rsid w:val="008408AF"/>
    <w:rsid w:val="008467E0"/>
    <w:rsid w:val="00852CA2"/>
    <w:rsid w:val="008569BC"/>
    <w:rsid w:val="0086048D"/>
    <w:rsid w:val="0087565D"/>
    <w:rsid w:val="00875F86"/>
    <w:rsid w:val="00884859"/>
    <w:rsid w:val="00891AFB"/>
    <w:rsid w:val="008927E0"/>
    <w:rsid w:val="00893A4B"/>
    <w:rsid w:val="0089451E"/>
    <w:rsid w:val="0089486B"/>
    <w:rsid w:val="00897788"/>
    <w:rsid w:val="008A2B75"/>
    <w:rsid w:val="008A6302"/>
    <w:rsid w:val="008C0871"/>
    <w:rsid w:val="008C398F"/>
    <w:rsid w:val="008C43F0"/>
    <w:rsid w:val="008C7270"/>
    <w:rsid w:val="008D2EC2"/>
    <w:rsid w:val="008D3056"/>
    <w:rsid w:val="008D30CB"/>
    <w:rsid w:val="008D3E93"/>
    <w:rsid w:val="008D6D60"/>
    <w:rsid w:val="008E0E4F"/>
    <w:rsid w:val="008E25A6"/>
    <w:rsid w:val="008E5484"/>
    <w:rsid w:val="008E5B87"/>
    <w:rsid w:val="008E6C1A"/>
    <w:rsid w:val="008E6E98"/>
    <w:rsid w:val="008F0691"/>
    <w:rsid w:val="008F1AA4"/>
    <w:rsid w:val="009019EC"/>
    <w:rsid w:val="009045E5"/>
    <w:rsid w:val="00904874"/>
    <w:rsid w:val="00912BE4"/>
    <w:rsid w:val="00912C2B"/>
    <w:rsid w:val="0091566C"/>
    <w:rsid w:val="00915FB5"/>
    <w:rsid w:val="00924ECB"/>
    <w:rsid w:val="00925C63"/>
    <w:rsid w:val="0093038C"/>
    <w:rsid w:val="009319F6"/>
    <w:rsid w:val="00933425"/>
    <w:rsid w:val="00936E9A"/>
    <w:rsid w:val="009373B3"/>
    <w:rsid w:val="009401F2"/>
    <w:rsid w:val="0094127F"/>
    <w:rsid w:val="00943FC4"/>
    <w:rsid w:val="00945DD2"/>
    <w:rsid w:val="00946D18"/>
    <w:rsid w:val="00947B33"/>
    <w:rsid w:val="00950FB5"/>
    <w:rsid w:val="00951410"/>
    <w:rsid w:val="00953D58"/>
    <w:rsid w:val="00960261"/>
    <w:rsid w:val="009614BD"/>
    <w:rsid w:val="0096198B"/>
    <w:rsid w:val="00962A9F"/>
    <w:rsid w:val="00963498"/>
    <w:rsid w:val="009652AA"/>
    <w:rsid w:val="009656B8"/>
    <w:rsid w:val="00970735"/>
    <w:rsid w:val="0097460B"/>
    <w:rsid w:val="00974C00"/>
    <w:rsid w:val="009801B4"/>
    <w:rsid w:val="00981E43"/>
    <w:rsid w:val="0099301D"/>
    <w:rsid w:val="00994C05"/>
    <w:rsid w:val="009A12DC"/>
    <w:rsid w:val="009A2BF1"/>
    <w:rsid w:val="009A5678"/>
    <w:rsid w:val="009B7C00"/>
    <w:rsid w:val="009C209B"/>
    <w:rsid w:val="009C279A"/>
    <w:rsid w:val="009C30B0"/>
    <w:rsid w:val="009C33C6"/>
    <w:rsid w:val="009C564F"/>
    <w:rsid w:val="009C5BF8"/>
    <w:rsid w:val="009C5E36"/>
    <w:rsid w:val="009C70E2"/>
    <w:rsid w:val="009E45E3"/>
    <w:rsid w:val="009E6D78"/>
    <w:rsid w:val="009E7DD9"/>
    <w:rsid w:val="009F03EB"/>
    <w:rsid w:val="009F2449"/>
    <w:rsid w:val="009F33A2"/>
    <w:rsid w:val="009F509D"/>
    <w:rsid w:val="009F629D"/>
    <w:rsid w:val="009F6465"/>
    <w:rsid w:val="009F7702"/>
    <w:rsid w:val="00A0520E"/>
    <w:rsid w:val="00A05C4F"/>
    <w:rsid w:val="00A123CA"/>
    <w:rsid w:val="00A130D0"/>
    <w:rsid w:val="00A13295"/>
    <w:rsid w:val="00A24B1B"/>
    <w:rsid w:val="00A312DE"/>
    <w:rsid w:val="00A3293C"/>
    <w:rsid w:val="00A36AC7"/>
    <w:rsid w:val="00A36D95"/>
    <w:rsid w:val="00A37C75"/>
    <w:rsid w:val="00A43B6B"/>
    <w:rsid w:val="00A43BDE"/>
    <w:rsid w:val="00A4501E"/>
    <w:rsid w:val="00A4616D"/>
    <w:rsid w:val="00A50A41"/>
    <w:rsid w:val="00A56C8E"/>
    <w:rsid w:val="00A60141"/>
    <w:rsid w:val="00A644CD"/>
    <w:rsid w:val="00A651D8"/>
    <w:rsid w:val="00A6610C"/>
    <w:rsid w:val="00A70807"/>
    <w:rsid w:val="00A71283"/>
    <w:rsid w:val="00A7218A"/>
    <w:rsid w:val="00A726B3"/>
    <w:rsid w:val="00A7311D"/>
    <w:rsid w:val="00A744EC"/>
    <w:rsid w:val="00A7798E"/>
    <w:rsid w:val="00A82ABE"/>
    <w:rsid w:val="00A83D77"/>
    <w:rsid w:val="00A844F6"/>
    <w:rsid w:val="00A90D57"/>
    <w:rsid w:val="00A91588"/>
    <w:rsid w:val="00AA10DF"/>
    <w:rsid w:val="00AA1378"/>
    <w:rsid w:val="00AB0FFA"/>
    <w:rsid w:val="00AB1AF5"/>
    <w:rsid w:val="00AC538F"/>
    <w:rsid w:val="00AC5CD6"/>
    <w:rsid w:val="00AD4C47"/>
    <w:rsid w:val="00AD6731"/>
    <w:rsid w:val="00AE2FFF"/>
    <w:rsid w:val="00AE4904"/>
    <w:rsid w:val="00AF64E2"/>
    <w:rsid w:val="00B05837"/>
    <w:rsid w:val="00B0641D"/>
    <w:rsid w:val="00B06A16"/>
    <w:rsid w:val="00B06DF8"/>
    <w:rsid w:val="00B10773"/>
    <w:rsid w:val="00B1125E"/>
    <w:rsid w:val="00B11EA5"/>
    <w:rsid w:val="00B133D7"/>
    <w:rsid w:val="00B13786"/>
    <w:rsid w:val="00B14243"/>
    <w:rsid w:val="00B158ED"/>
    <w:rsid w:val="00B16B1B"/>
    <w:rsid w:val="00B17A9A"/>
    <w:rsid w:val="00B26374"/>
    <w:rsid w:val="00B30DCA"/>
    <w:rsid w:val="00B326D8"/>
    <w:rsid w:val="00B33644"/>
    <w:rsid w:val="00B34D9C"/>
    <w:rsid w:val="00B3641C"/>
    <w:rsid w:val="00B36C9D"/>
    <w:rsid w:val="00B36E1F"/>
    <w:rsid w:val="00B40A11"/>
    <w:rsid w:val="00B45FCF"/>
    <w:rsid w:val="00B51771"/>
    <w:rsid w:val="00B51AC4"/>
    <w:rsid w:val="00B554C4"/>
    <w:rsid w:val="00B5585B"/>
    <w:rsid w:val="00B57C07"/>
    <w:rsid w:val="00B61EC3"/>
    <w:rsid w:val="00B62E39"/>
    <w:rsid w:val="00B6537A"/>
    <w:rsid w:val="00B71288"/>
    <w:rsid w:val="00B71743"/>
    <w:rsid w:val="00B73C68"/>
    <w:rsid w:val="00B7444D"/>
    <w:rsid w:val="00B7630C"/>
    <w:rsid w:val="00B9284E"/>
    <w:rsid w:val="00B95404"/>
    <w:rsid w:val="00B960A0"/>
    <w:rsid w:val="00BA02D5"/>
    <w:rsid w:val="00BA2A08"/>
    <w:rsid w:val="00BA3963"/>
    <w:rsid w:val="00BB29F0"/>
    <w:rsid w:val="00BB3C7A"/>
    <w:rsid w:val="00BC2FBB"/>
    <w:rsid w:val="00BC3FC5"/>
    <w:rsid w:val="00BD422B"/>
    <w:rsid w:val="00BD7883"/>
    <w:rsid w:val="00BE00D7"/>
    <w:rsid w:val="00BE011F"/>
    <w:rsid w:val="00BE3E70"/>
    <w:rsid w:val="00BE51B0"/>
    <w:rsid w:val="00BE5A74"/>
    <w:rsid w:val="00BE7C19"/>
    <w:rsid w:val="00BF1804"/>
    <w:rsid w:val="00C02301"/>
    <w:rsid w:val="00C13A41"/>
    <w:rsid w:val="00C15B50"/>
    <w:rsid w:val="00C20126"/>
    <w:rsid w:val="00C2158C"/>
    <w:rsid w:val="00C237D5"/>
    <w:rsid w:val="00C26838"/>
    <w:rsid w:val="00C27099"/>
    <w:rsid w:val="00C275B6"/>
    <w:rsid w:val="00C31C8D"/>
    <w:rsid w:val="00C34F5B"/>
    <w:rsid w:val="00C354D6"/>
    <w:rsid w:val="00C35E8E"/>
    <w:rsid w:val="00C37A8A"/>
    <w:rsid w:val="00C43821"/>
    <w:rsid w:val="00C457DB"/>
    <w:rsid w:val="00C46DFC"/>
    <w:rsid w:val="00C47EB0"/>
    <w:rsid w:val="00C50F38"/>
    <w:rsid w:val="00C520AD"/>
    <w:rsid w:val="00C535F2"/>
    <w:rsid w:val="00C561A1"/>
    <w:rsid w:val="00C565C0"/>
    <w:rsid w:val="00C63296"/>
    <w:rsid w:val="00C64D04"/>
    <w:rsid w:val="00C6615C"/>
    <w:rsid w:val="00C87181"/>
    <w:rsid w:val="00C906D3"/>
    <w:rsid w:val="00C93B67"/>
    <w:rsid w:val="00C97936"/>
    <w:rsid w:val="00CA4A6B"/>
    <w:rsid w:val="00CA681F"/>
    <w:rsid w:val="00CA6CA8"/>
    <w:rsid w:val="00CB2094"/>
    <w:rsid w:val="00CB4730"/>
    <w:rsid w:val="00CB59D8"/>
    <w:rsid w:val="00CC7815"/>
    <w:rsid w:val="00CD0CEF"/>
    <w:rsid w:val="00CD1BC9"/>
    <w:rsid w:val="00CD1ED2"/>
    <w:rsid w:val="00CD288F"/>
    <w:rsid w:val="00CD34F4"/>
    <w:rsid w:val="00CD50A3"/>
    <w:rsid w:val="00CD5383"/>
    <w:rsid w:val="00CD6E90"/>
    <w:rsid w:val="00CE2B2B"/>
    <w:rsid w:val="00CE38C4"/>
    <w:rsid w:val="00CE5793"/>
    <w:rsid w:val="00CE67A0"/>
    <w:rsid w:val="00CF2DD2"/>
    <w:rsid w:val="00CF33E1"/>
    <w:rsid w:val="00CF4B4F"/>
    <w:rsid w:val="00CF75C9"/>
    <w:rsid w:val="00D01243"/>
    <w:rsid w:val="00D01535"/>
    <w:rsid w:val="00D02933"/>
    <w:rsid w:val="00D05888"/>
    <w:rsid w:val="00D059D4"/>
    <w:rsid w:val="00D07292"/>
    <w:rsid w:val="00D111E2"/>
    <w:rsid w:val="00D128EC"/>
    <w:rsid w:val="00D13C32"/>
    <w:rsid w:val="00D154D1"/>
    <w:rsid w:val="00D15C9F"/>
    <w:rsid w:val="00D21229"/>
    <w:rsid w:val="00D24694"/>
    <w:rsid w:val="00D419FF"/>
    <w:rsid w:val="00D42AF7"/>
    <w:rsid w:val="00D4559E"/>
    <w:rsid w:val="00D457AC"/>
    <w:rsid w:val="00D52CC5"/>
    <w:rsid w:val="00D5313D"/>
    <w:rsid w:val="00D53F0B"/>
    <w:rsid w:val="00D564BF"/>
    <w:rsid w:val="00D74C00"/>
    <w:rsid w:val="00D75FA9"/>
    <w:rsid w:val="00D81474"/>
    <w:rsid w:val="00D848F8"/>
    <w:rsid w:val="00D84B1C"/>
    <w:rsid w:val="00D84CA4"/>
    <w:rsid w:val="00D85DD8"/>
    <w:rsid w:val="00D86575"/>
    <w:rsid w:val="00D87878"/>
    <w:rsid w:val="00D90F85"/>
    <w:rsid w:val="00D91796"/>
    <w:rsid w:val="00D9310D"/>
    <w:rsid w:val="00DA3964"/>
    <w:rsid w:val="00DA6A0F"/>
    <w:rsid w:val="00DB1701"/>
    <w:rsid w:val="00DB29B4"/>
    <w:rsid w:val="00DB5965"/>
    <w:rsid w:val="00DC0C89"/>
    <w:rsid w:val="00DC1236"/>
    <w:rsid w:val="00DC769D"/>
    <w:rsid w:val="00DD676E"/>
    <w:rsid w:val="00DD6FCE"/>
    <w:rsid w:val="00DE6CE9"/>
    <w:rsid w:val="00DE7AC7"/>
    <w:rsid w:val="00E014FC"/>
    <w:rsid w:val="00E02954"/>
    <w:rsid w:val="00E047C6"/>
    <w:rsid w:val="00E1086C"/>
    <w:rsid w:val="00E113EF"/>
    <w:rsid w:val="00E1220B"/>
    <w:rsid w:val="00E12D3D"/>
    <w:rsid w:val="00E13DD8"/>
    <w:rsid w:val="00E15FE9"/>
    <w:rsid w:val="00E204A1"/>
    <w:rsid w:val="00E2332D"/>
    <w:rsid w:val="00E24995"/>
    <w:rsid w:val="00E34F31"/>
    <w:rsid w:val="00E37C77"/>
    <w:rsid w:val="00E409D8"/>
    <w:rsid w:val="00E425E9"/>
    <w:rsid w:val="00E43979"/>
    <w:rsid w:val="00E469DE"/>
    <w:rsid w:val="00E47589"/>
    <w:rsid w:val="00E500A2"/>
    <w:rsid w:val="00E50B62"/>
    <w:rsid w:val="00E533FD"/>
    <w:rsid w:val="00E553F5"/>
    <w:rsid w:val="00E56574"/>
    <w:rsid w:val="00E6146E"/>
    <w:rsid w:val="00E62BCB"/>
    <w:rsid w:val="00E648DF"/>
    <w:rsid w:val="00E653E6"/>
    <w:rsid w:val="00E66119"/>
    <w:rsid w:val="00E70C1F"/>
    <w:rsid w:val="00E74C56"/>
    <w:rsid w:val="00E75C24"/>
    <w:rsid w:val="00E7647D"/>
    <w:rsid w:val="00E77852"/>
    <w:rsid w:val="00E80B3B"/>
    <w:rsid w:val="00E85540"/>
    <w:rsid w:val="00E85681"/>
    <w:rsid w:val="00E86F9B"/>
    <w:rsid w:val="00E907D0"/>
    <w:rsid w:val="00E93D6C"/>
    <w:rsid w:val="00E95810"/>
    <w:rsid w:val="00E962BE"/>
    <w:rsid w:val="00EA3F35"/>
    <w:rsid w:val="00EA600B"/>
    <w:rsid w:val="00EA6F1C"/>
    <w:rsid w:val="00EA7D62"/>
    <w:rsid w:val="00EB01E4"/>
    <w:rsid w:val="00EB4322"/>
    <w:rsid w:val="00EB456E"/>
    <w:rsid w:val="00EC30A1"/>
    <w:rsid w:val="00EC4B94"/>
    <w:rsid w:val="00EC5FCF"/>
    <w:rsid w:val="00EC6D10"/>
    <w:rsid w:val="00ED2E51"/>
    <w:rsid w:val="00ED3FE5"/>
    <w:rsid w:val="00ED4C4E"/>
    <w:rsid w:val="00ED4CF7"/>
    <w:rsid w:val="00ED50B0"/>
    <w:rsid w:val="00EE074D"/>
    <w:rsid w:val="00EE08A8"/>
    <w:rsid w:val="00EE1929"/>
    <w:rsid w:val="00EE1E50"/>
    <w:rsid w:val="00EE30A6"/>
    <w:rsid w:val="00EE7DDF"/>
    <w:rsid w:val="00EF6A21"/>
    <w:rsid w:val="00EF7E2E"/>
    <w:rsid w:val="00F002FE"/>
    <w:rsid w:val="00F04291"/>
    <w:rsid w:val="00F10AA1"/>
    <w:rsid w:val="00F10B9D"/>
    <w:rsid w:val="00F1290A"/>
    <w:rsid w:val="00F15BCE"/>
    <w:rsid w:val="00F17BAA"/>
    <w:rsid w:val="00F20AA3"/>
    <w:rsid w:val="00F240D7"/>
    <w:rsid w:val="00F24A06"/>
    <w:rsid w:val="00F253A2"/>
    <w:rsid w:val="00F27BBF"/>
    <w:rsid w:val="00F331D5"/>
    <w:rsid w:val="00F33E99"/>
    <w:rsid w:val="00F34893"/>
    <w:rsid w:val="00F45F8D"/>
    <w:rsid w:val="00F4786E"/>
    <w:rsid w:val="00F5238E"/>
    <w:rsid w:val="00F56863"/>
    <w:rsid w:val="00F57643"/>
    <w:rsid w:val="00F60B1F"/>
    <w:rsid w:val="00F64537"/>
    <w:rsid w:val="00F64D98"/>
    <w:rsid w:val="00F65312"/>
    <w:rsid w:val="00F70F33"/>
    <w:rsid w:val="00F713EC"/>
    <w:rsid w:val="00F74371"/>
    <w:rsid w:val="00F74E92"/>
    <w:rsid w:val="00F816C4"/>
    <w:rsid w:val="00F830F0"/>
    <w:rsid w:val="00F846E6"/>
    <w:rsid w:val="00F920CE"/>
    <w:rsid w:val="00F92D7B"/>
    <w:rsid w:val="00F93545"/>
    <w:rsid w:val="00F95F13"/>
    <w:rsid w:val="00FA022A"/>
    <w:rsid w:val="00FA08BA"/>
    <w:rsid w:val="00FA466A"/>
    <w:rsid w:val="00FA5CA3"/>
    <w:rsid w:val="00FA6635"/>
    <w:rsid w:val="00FA7CAE"/>
    <w:rsid w:val="00FB0505"/>
    <w:rsid w:val="00FB0A9F"/>
    <w:rsid w:val="00FB0EF8"/>
    <w:rsid w:val="00FB635D"/>
    <w:rsid w:val="00FB7567"/>
    <w:rsid w:val="00FB7735"/>
    <w:rsid w:val="00FD2BB1"/>
    <w:rsid w:val="00FD42B4"/>
    <w:rsid w:val="00FD7DE0"/>
    <w:rsid w:val="00FE17A0"/>
    <w:rsid w:val="00FE3A3C"/>
    <w:rsid w:val="00FE4443"/>
    <w:rsid w:val="00FE5455"/>
    <w:rsid w:val="00FF30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AB55"/>
  <w15:chartTrackingRefBased/>
  <w15:docId w15:val="{76A0346B-8032-C541-85B9-6F444E162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9B2"/>
    <w:pPr>
      <w:spacing w:after="120"/>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pPr>
      <w:spacing w:line="312" w:lineRule="auto"/>
    </w:pPr>
    <w:rPr>
      <w:rFonts w:eastAsia="Times New Roman" w:cs="Helvetica"/>
      <w:bCs/>
      <w:color w:val="000000" w:themeColor="text1"/>
      <w:sz w:val="22"/>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 w:type="paragraph" w:styleId="NormalWeb">
    <w:name w:val="Normal (Web)"/>
    <w:basedOn w:val="Normal"/>
    <w:uiPriority w:val="99"/>
    <w:unhideWhenUsed/>
    <w:rsid w:val="00EE1E50"/>
    <w:pPr>
      <w:spacing w:before="100" w:beforeAutospacing="1" w:after="100" w:afterAutospacing="1"/>
      <w:jc w:val="left"/>
    </w:pPr>
    <w:rPr>
      <w:rFonts w:eastAsia="Times New Roman" w:cs="Times New Roman"/>
    </w:rPr>
  </w:style>
  <w:style w:type="character" w:styleId="CommentReference">
    <w:name w:val="annotation reference"/>
    <w:basedOn w:val="DefaultParagraphFont"/>
    <w:uiPriority w:val="99"/>
    <w:semiHidden/>
    <w:unhideWhenUsed/>
    <w:rsid w:val="004C565C"/>
    <w:rPr>
      <w:sz w:val="16"/>
      <w:szCs w:val="16"/>
    </w:rPr>
  </w:style>
  <w:style w:type="paragraph" w:styleId="CommentText">
    <w:name w:val="annotation text"/>
    <w:basedOn w:val="Normal"/>
    <w:link w:val="CommentTextChar"/>
    <w:uiPriority w:val="99"/>
    <w:semiHidden/>
    <w:unhideWhenUsed/>
    <w:rsid w:val="004C565C"/>
    <w:rPr>
      <w:sz w:val="20"/>
      <w:szCs w:val="20"/>
    </w:rPr>
  </w:style>
  <w:style w:type="character" w:customStyle="1" w:styleId="CommentTextChar">
    <w:name w:val="Comment Text Char"/>
    <w:basedOn w:val="DefaultParagraphFont"/>
    <w:link w:val="CommentText"/>
    <w:uiPriority w:val="99"/>
    <w:semiHidden/>
    <w:rsid w:val="004C56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565C"/>
    <w:rPr>
      <w:b/>
      <w:bCs/>
    </w:rPr>
  </w:style>
  <w:style w:type="character" w:customStyle="1" w:styleId="CommentSubjectChar">
    <w:name w:val="Comment Subject Char"/>
    <w:basedOn w:val="CommentTextChar"/>
    <w:link w:val="CommentSubject"/>
    <w:uiPriority w:val="99"/>
    <w:semiHidden/>
    <w:rsid w:val="004C565C"/>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616344">
      <w:bodyDiv w:val="1"/>
      <w:marLeft w:val="0"/>
      <w:marRight w:val="0"/>
      <w:marTop w:val="0"/>
      <w:marBottom w:val="0"/>
      <w:divBdr>
        <w:top w:val="none" w:sz="0" w:space="0" w:color="auto"/>
        <w:left w:val="none" w:sz="0" w:space="0" w:color="auto"/>
        <w:bottom w:val="none" w:sz="0" w:space="0" w:color="auto"/>
        <w:right w:val="none" w:sz="0" w:space="0" w:color="auto"/>
      </w:divBdr>
    </w:div>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470563788">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6">
          <w:marLeft w:val="0"/>
          <w:marRight w:val="0"/>
          <w:marTop w:val="0"/>
          <w:marBottom w:val="0"/>
          <w:divBdr>
            <w:top w:val="none" w:sz="0" w:space="0" w:color="auto"/>
            <w:left w:val="none" w:sz="0" w:space="0" w:color="auto"/>
            <w:bottom w:val="none" w:sz="0" w:space="0" w:color="auto"/>
            <w:right w:val="none" w:sz="0" w:space="0" w:color="auto"/>
          </w:divBdr>
          <w:divsChild>
            <w:div w:id="1962413946">
              <w:marLeft w:val="0"/>
              <w:marRight w:val="0"/>
              <w:marTop w:val="0"/>
              <w:marBottom w:val="0"/>
              <w:divBdr>
                <w:top w:val="none" w:sz="0" w:space="0" w:color="auto"/>
                <w:left w:val="none" w:sz="0" w:space="0" w:color="auto"/>
                <w:bottom w:val="none" w:sz="0" w:space="0" w:color="auto"/>
                <w:right w:val="none" w:sz="0" w:space="0" w:color="auto"/>
              </w:divBdr>
              <w:divsChild>
                <w:div w:id="572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111887">
      <w:bodyDiv w:val="1"/>
      <w:marLeft w:val="0"/>
      <w:marRight w:val="0"/>
      <w:marTop w:val="0"/>
      <w:marBottom w:val="0"/>
      <w:divBdr>
        <w:top w:val="none" w:sz="0" w:space="0" w:color="auto"/>
        <w:left w:val="none" w:sz="0" w:space="0" w:color="auto"/>
        <w:bottom w:val="none" w:sz="0" w:space="0" w:color="auto"/>
        <w:right w:val="none" w:sz="0" w:space="0" w:color="auto"/>
      </w:divBdr>
    </w:div>
    <w:div w:id="834076967">
      <w:bodyDiv w:val="1"/>
      <w:marLeft w:val="0"/>
      <w:marRight w:val="0"/>
      <w:marTop w:val="0"/>
      <w:marBottom w:val="0"/>
      <w:divBdr>
        <w:top w:val="none" w:sz="0" w:space="0" w:color="auto"/>
        <w:left w:val="none" w:sz="0" w:space="0" w:color="auto"/>
        <w:bottom w:val="none" w:sz="0" w:space="0" w:color="auto"/>
        <w:right w:val="none" w:sz="0" w:space="0" w:color="auto"/>
      </w:divBdr>
    </w:div>
    <w:div w:id="849444663">
      <w:bodyDiv w:val="1"/>
      <w:marLeft w:val="0"/>
      <w:marRight w:val="0"/>
      <w:marTop w:val="0"/>
      <w:marBottom w:val="0"/>
      <w:divBdr>
        <w:top w:val="none" w:sz="0" w:space="0" w:color="auto"/>
        <w:left w:val="none" w:sz="0" w:space="0" w:color="auto"/>
        <w:bottom w:val="none" w:sz="0" w:space="0" w:color="auto"/>
        <w:right w:val="none" w:sz="0" w:space="0" w:color="auto"/>
      </w:divBdr>
      <w:divsChild>
        <w:div w:id="1536507049">
          <w:marLeft w:val="0"/>
          <w:marRight w:val="0"/>
          <w:marTop w:val="0"/>
          <w:marBottom w:val="0"/>
          <w:divBdr>
            <w:top w:val="none" w:sz="0" w:space="0" w:color="auto"/>
            <w:left w:val="none" w:sz="0" w:space="0" w:color="auto"/>
            <w:bottom w:val="none" w:sz="0" w:space="0" w:color="auto"/>
            <w:right w:val="none" w:sz="0" w:space="0" w:color="auto"/>
          </w:divBdr>
          <w:divsChild>
            <w:div w:id="540943438">
              <w:marLeft w:val="0"/>
              <w:marRight w:val="0"/>
              <w:marTop w:val="0"/>
              <w:marBottom w:val="0"/>
              <w:divBdr>
                <w:top w:val="none" w:sz="0" w:space="0" w:color="auto"/>
                <w:left w:val="none" w:sz="0" w:space="0" w:color="auto"/>
                <w:bottom w:val="none" w:sz="0" w:space="0" w:color="auto"/>
                <w:right w:val="none" w:sz="0" w:space="0" w:color="auto"/>
              </w:divBdr>
              <w:divsChild>
                <w:div w:id="927999827">
                  <w:marLeft w:val="0"/>
                  <w:marRight w:val="0"/>
                  <w:marTop w:val="0"/>
                  <w:marBottom w:val="0"/>
                  <w:divBdr>
                    <w:top w:val="none" w:sz="0" w:space="0" w:color="auto"/>
                    <w:left w:val="none" w:sz="0" w:space="0" w:color="auto"/>
                    <w:bottom w:val="none" w:sz="0" w:space="0" w:color="auto"/>
                    <w:right w:val="none" w:sz="0" w:space="0" w:color="auto"/>
                  </w:divBdr>
                  <w:divsChild>
                    <w:div w:id="7219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655679">
      <w:bodyDiv w:val="1"/>
      <w:marLeft w:val="0"/>
      <w:marRight w:val="0"/>
      <w:marTop w:val="0"/>
      <w:marBottom w:val="0"/>
      <w:divBdr>
        <w:top w:val="none" w:sz="0" w:space="0" w:color="auto"/>
        <w:left w:val="none" w:sz="0" w:space="0" w:color="auto"/>
        <w:bottom w:val="none" w:sz="0" w:space="0" w:color="auto"/>
        <w:right w:val="none" w:sz="0" w:space="0" w:color="auto"/>
      </w:divBdr>
    </w:div>
    <w:div w:id="95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22253">
          <w:marLeft w:val="0"/>
          <w:marRight w:val="0"/>
          <w:marTop w:val="0"/>
          <w:marBottom w:val="0"/>
          <w:divBdr>
            <w:top w:val="none" w:sz="0" w:space="0" w:color="auto"/>
            <w:left w:val="none" w:sz="0" w:space="0" w:color="auto"/>
            <w:bottom w:val="none" w:sz="0" w:space="0" w:color="auto"/>
            <w:right w:val="none" w:sz="0" w:space="0" w:color="auto"/>
          </w:divBdr>
          <w:divsChild>
            <w:div w:id="1025984433">
              <w:marLeft w:val="0"/>
              <w:marRight w:val="0"/>
              <w:marTop w:val="0"/>
              <w:marBottom w:val="0"/>
              <w:divBdr>
                <w:top w:val="none" w:sz="0" w:space="0" w:color="auto"/>
                <w:left w:val="none" w:sz="0" w:space="0" w:color="auto"/>
                <w:bottom w:val="none" w:sz="0" w:space="0" w:color="auto"/>
                <w:right w:val="none" w:sz="0" w:space="0" w:color="auto"/>
              </w:divBdr>
              <w:divsChild>
                <w:div w:id="746150943">
                  <w:marLeft w:val="0"/>
                  <w:marRight w:val="0"/>
                  <w:marTop w:val="0"/>
                  <w:marBottom w:val="0"/>
                  <w:divBdr>
                    <w:top w:val="none" w:sz="0" w:space="0" w:color="auto"/>
                    <w:left w:val="none" w:sz="0" w:space="0" w:color="auto"/>
                    <w:bottom w:val="none" w:sz="0" w:space="0" w:color="auto"/>
                    <w:right w:val="none" w:sz="0" w:space="0" w:color="auto"/>
                  </w:divBdr>
                  <w:divsChild>
                    <w:div w:id="417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347975962">
      <w:bodyDiv w:val="1"/>
      <w:marLeft w:val="0"/>
      <w:marRight w:val="0"/>
      <w:marTop w:val="0"/>
      <w:marBottom w:val="0"/>
      <w:divBdr>
        <w:top w:val="none" w:sz="0" w:space="0" w:color="auto"/>
        <w:left w:val="none" w:sz="0" w:space="0" w:color="auto"/>
        <w:bottom w:val="none" w:sz="0" w:space="0" w:color="auto"/>
        <w:right w:val="none" w:sz="0" w:space="0" w:color="auto"/>
      </w:divBdr>
      <w:divsChild>
        <w:div w:id="437022997">
          <w:marLeft w:val="0"/>
          <w:marRight w:val="0"/>
          <w:marTop w:val="0"/>
          <w:marBottom w:val="0"/>
          <w:divBdr>
            <w:top w:val="none" w:sz="0" w:space="0" w:color="auto"/>
            <w:left w:val="none" w:sz="0" w:space="0" w:color="auto"/>
            <w:bottom w:val="none" w:sz="0" w:space="0" w:color="auto"/>
            <w:right w:val="none" w:sz="0" w:space="0" w:color="auto"/>
          </w:divBdr>
          <w:divsChild>
            <w:div w:id="1212109210">
              <w:marLeft w:val="0"/>
              <w:marRight w:val="0"/>
              <w:marTop w:val="0"/>
              <w:marBottom w:val="0"/>
              <w:divBdr>
                <w:top w:val="none" w:sz="0" w:space="0" w:color="auto"/>
                <w:left w:val="none" w:sz="0" w:space="0" w:color="auto"/>
                <w:bottom w:val="none" w:sz="0" w:space="0" w:color="auto"/>
                <w:right w:val="none" w:sz="0" w:space="0" w:color="auto"/>
              </w:divBdr>
              <w:divsChild>
                <w:div w:id="1168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143">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1483035882">
          <w:marLeft w:val="0"/>
          <w:marRight w:val="0"/>
          <w:marTop w:val="0"/>
          <w:marBottom w:val="0"/>
          <w:divBdr>
            <w:top w:val="none" w:sz="0" w:space="0" w:color="auto"/>
            <w:left w:val="none" w:sz="0" w:space="0" w:color="auto"/>
            <w:bottom w:val="none" w:sz="0" w:space="0" w:color="auto"/>
            <w:right w:val="none" w:sz="0" w:space="0" w:color="auto"/>
          </w:divBdr>
        </w:div>
        <w:div w:id="622350694">
          <w:marLeft w:val="0"/>
          <w:marRight w:val="0"/>
          <w:marTop w:val="0"/>
          <w:marBottom w:val="0"/>
          <w:divBdr>
            <w:top w:val="none" w:sz="0" w:space="0" w:color="auto"/>
            <w:left w:val="none" w:sz="0" w:space="0" w:color="auto"/>
            <w:bottom w:val="none" w:sz="0" w:space="0" w:color="auto"/>
            <w:right w:val="none" w:sz="0" w:space="0" w:color="auto"/>
          </w:divBdr>
        </w:div>
      </w:divsChild>
    </w:div>
    <w:div w:id="21009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E870A-2F8A-5943-9E24-C4E39233C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28</Pages>
  <Words>12203</Words>
  <Characters>69560</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Perica, Tina</cp:lastModifiedBy>
  <cp:revision>26</cp:revision>
  <dcterms:created xsi:type="dcterms:W3CDTF">2020-05-10T01:02:00Z</dcterms:created>
  <dcterms:modified xsi:type="dcterms:W3CDTF">2020-05-11T21:47:00Z</dcterms:modified>
</cp:coreProperties>
</file>