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5899C" w14:textId="7EACA706" w:rsidR="0068622B" w:rsidRDefault="00BA2A08" w:rsidP="00437E2B">
      <w:pPr>
        <w:rPr>
          <w:color w:val="000000" w:themeColor="text1"/>
          <w:szCs w:val="22"/>
          <w:shd w:val="clear" w:color="auto" w:fill="FFFFFF"/>
        </w:rPr>
      </w:pPr>
      <w:r w:rsidRPr="001C16D7">
        <w:rPr>
          <w:color w:val="000000" w:themeColor="text1"/>
          <w:szCs w:val="22"/>
          <w:shd w:val="clear" w:color="auto" w:fill="FFFFFF"/>
        </w:rPr>
        <w:t>For</w:t>
      </w:r>
      <w:r w:rsidR="003B0D35" w:rsidRPr="001C16D7">
        <w:rPr>
          <w:color w:val="000000" w:themeColor="text1"/>
          <w:szCs w:val="22"/>
          <w:shd w:val="clear" w:color="auto" w:fill="FFFFFF"/>
        </w:rPr>
        <w:t xml:space="preserve"> easier reference, </w:t>
      </w:r>
      <w:r w:rsidR="003B0D35" w:rsidRPr="001C16D7">
        <w:rPr>
          <w:color w:val="000000" w:themeColor="text1"/>
          <w:szCs w:val="22"/>
        </w:rPr>
        <w:t>w</w:t>
      </w:r>
      <w:r w:rsidR="00891AFB" w:rsidRPr="001C16D7">
        <w:rPr>
          <w:color w:val="000000" w:themeColor="text1"/>
          <w:szCs w:val="22"/>
        </w:rPr>
        <w:t xml:space="preserve">e would first like to </w:t>
      </w:r>
      <w:r w:rsidR="00440314" w:rsidRPr="001C16D7">
        <w:rPr>
          <w:color w:val="000000" w:themeColor="text1"/>
          <w:szCs w:val="22"/>
        </w:rPr>
        <w:t xml:space="preserve">summarize our </w:t>
      </w:r>
      <w:r w:rsidR="008E17D4">
        <w:rPr>
          <w:color w:val="000000" w:themeColor="text1"/>
          <w:szCs w:val="22"/>
        </w:rPr>
        <w:t>changes in response to what we saw as three</w:t>
      </w:r>
      <w:r w:rsidR="00440314" w:rsidRPr="001C16D7">
        <w:rPr>
          <w:color w:val="000000" w:themeColor="text1"/>
          <w:szCs w:val="22"/>
        </w:rPr>
        <w:t xml:space="preserve"> </w:t>
      </w:r>
      <w:r w:rsidR="00891AFB" w:rsidRPr="001C16D7">
        <w:rPr>
          <w:color w:val="000000" w:themeColor="text1"/>
          <w:szCs w:val="22"/>
        </w:rPr>
        <w:t>points</w:t>
      </w:r>
      <w:r w:rsidR="003B0D35" w:rsidRPr="001C16D7">
        <w:rPr>
          <w:color w:val="000000" w:themeColor="text1"/>
          <w:szCs w:val="22"/>
        </w:rPr>
        <w:t xml:space="preserve"> </w:t>
      </w:r>
      <w:r w:rsidRPr="001C16D7">
        <w:rPr>
          <w:color w:val="000000" w:themeColor="text1"/>
          <w:szCs w:val="22"/>
        </w:rPr>
        <w:t>that have been</w:t>
      </w:r>
      <w:r w:rsidR="00287A9D">
        <w:rPr>
          <w:color w:val="000000" w:themeColor="text1"/>
          <w:szCs w:val="22"/>
        </w:rPr>
        <w:t>, one way or another,</w:t>
      </w:r>
      <w:r w:rsidRPr="001C16D7">
        <w:rPr>
          <w:color w:val="000000" w:themeColor="text1"/>
          <w:szCs w:val="22"/>
        </w:rPr>
        <w:t xml:space="preserve"> raised by </w:t>
      </w:r>
      <w:r w:rsidR="008E17D4">
        <w:rPr>
          <w:color w:val="000000" w:themeColor="text1"/>
          <w:szCs w:val="22"/>
        </w:rPr>
        <w:t>multiple comments</w:t>
      </w:r>
      <w:r w:rsidR="00114F1D">
        <w:rPr>
          <w:color w:val="000000" w:themeColor="text1"/>
          <w:szCs w:val="22"/>
        </w:rPr>
        <w:t xml:space="preserve"> </w:t>
      </w:r>
      <w:r w:rsidR="008E17D4">
        <w:rPr>
          <w:color w:val="000000" w:themeColor="text1"/>
          <w:szCs w:val="22"/>
        </w:rPr>
        <w:t xml:space="preserve">by </w:t>
      </w:r>
      <w:r w:rsidRPr="001C16D7">
        <w:rPr>
          <w:color w:val="000000" w:themeColor="text1"/>
          <w:szCs w:val="22"/>
        </w:rPr>
        <w:t>the reviewers</w:t>
      </w:r>
      <w:r w:rsidR="00114F1D">
        <w:rPr>
          <w:color w:val="000000" w:themeColor="text1"/>
          <w:szCs w:val="22"/>
        </w:rPr>
        <w:t xml:space="preserve">. </w:t>
      </w:r>
      <w:r w:rsidR="008E17D4">
        <w:rPr>
          <w:color w:val="000000" w:themeColor="text1"/>
          <w:szCs w:val="22"/>
        </w:rPr>
        <w:t>After this, we list the</w:t>
      </w:r>
      <w:r w:rsidR="00114F1D">
        <w:rPr>
          <w:color w:val="000000" w:themeColor="text1"/>
          <w:szCs w:val="22"/>
          <w:shd w:val="clear" w:color="auto" w:fill="FFFFFF"/>
        </w:rPr>
        <w:t xml:space="preserve"> point-by-point responses to individual comments by each of the reviewers</w:t>
      </w:r>
      <w:r w:rsidRPr="001C16D7">
        <w:rPr>
          <w:color w:val="000000" w:themeColor="text1"/>
          <w:szCs w:val="22"/>
          <w:shd w:val="clear" w:color="auto" w:fill="FFFFFF"/>
        </w:rPr>
        <w:t>.</w:t>
      </w:r>
    </w:p>
    <w:p w14:paraId="60D18F23" w14:textId="59FE7E9B" w:rsidR="0089556C" w:rsidRPr="0089556C" w:rsidRDefault="0089556C" w:rsidP="0089556C">
      <w:pPr>
        <w:rPr>
          <w:szCs w:val="22"/>
          <w:shd w:val="clear" w:color="auto" w:fill="FFFFFF"/>
        </w:rPr>
      </w:pPr>
      <w:r w:rsidRPr="0089556C">
        <w:rPr>
          <w:szCs w:val="22"/>
          <w:shd w:val="clear" w:color="auto" w:fill="FFFFFF"/>
        </w:rPr>
        <w:t>LEGEND:</w:t>
      </w:r>
    </w:p>
    <w:p w14:paraId="6A74D8DA" w14:textId="455B762E" w:rsidR="0089556C" w:rsidRPr="00CA3094" w:rsidRDefault="0089556C" w:rsidP="0089556C">
      <w:pPr>
        <w:rPr>
          <w:i/>
          <w:iCs/>
          <w:szCs w:val="22"/>
          <w:shd w:val="clear" w:color="auto" w:fill="FFFFFF"/>
        </w:rPr>
      </w:pPr>
      <w:r w:rsidRPr="00CA3094">
        <w:rPr>
          <w:i/>
          <w:iCs/>
          <w:szCs w:val="22"/>
          <w:shd w:val="clear" w:color="auto" w:fill="FFFFFF"/>
        </w:rPr>
        <w:t>Referee comments are in italic.</w:t>
      </w:r>
    </w:p>
    <w:p w14:paraId="1FB01E74" w14:textId="62CBE5C1" w:rsidR="0089556C" w:rsidRPr="00CA3094" w:rsidRDefault="0089556C" w:rsidP="0089556C">
      <w:pPr>
        <w:rPr>
          <w:color w:val="000000" w:themeColor="text1"/>
          <w:szCs w:val="22"/>
          <w:shd w:val="clear" w:color="auto" w:fill="FFFFFF"/>
        </w:rPr>
      </w:pPr>
      <w:r w:rsidRPr="00CA3094">
        <w:rPr>
          <w:color w:val="000000" w:themeColor="text1"/>
          <w:szCs w:val="22"/>
          <w:shd w:val="clear" w:color="auto" w:fill="FFFFFF"/>
        </w:rPr>
        <w:t xml:space="preserve">Our responses to the referees are in </w:t>
      </w:r>
      <w:r w:rsidR="00351765" w:rsidRPr="00CA3094">
        <w:rPr>
          <w:color w:val="000000" w:themeColor="text1"/>
          <w:szCs w:val="22"/>
          <w:shd w:val="clear" w:color="auto" w:fill="FFFFFF"/>
        </w:rPr>
        <w:t>black</w:t>
      </w:r>
      <w:r w:rsidRPr="00CA3094">
        <w:rPr>
          <w:color w:val="000000" w:themeColor="text1"/>
          <w:szCs w:val="22"/>
          <w:shd w:val="clear" w:color="auto" w:fill="FFFFFF"/>
        </w:rPr>
        <w:t>.</w:t>
      </w:r>
    </w:p>
    <w:p w14:paraId="66A7F2F0" w14:textId="2B96CC8B" w:rsidR="0089556C" w:rsidRDefault="0089556C" w:rsidP="00437E2B">
      <w:pPr>
        <w:rPr>
          <w:color w:val="385623" w:themeColor="accent6" w:themeShade="80"/>
          <w:szCs w:val="22"/>
          <w:shd w:val="clear" w:color="auto" w:fill="FFFFFF"/>
        </w:rPr>
      </w:pPr>
      <w:r w:rsidRPr="00CA3094">
        <w:rPr>
          <w:color w:val="385623" w:themeColor="accent6" w:themeShade="80"/>
          <w:szCs w:val="22"/>
          <w:shd w:val="clear" w:color="auto" w:fill="FFFFFF"/>
        </w:rPr>
        <w:t>Text from the manuscript is in green</w:t>
      </w:r>
      <w:r w:rsidR="00CA3094">
        <w:rPr>
          <w:color w:val="385623" w:themeColor="accent6" w:themeShade="80"/>
          <w:szCs w:val="22"/>
          <w:shd w:val="clear" w:color="auto" w:fill="FFFFFF"/>
        </w:rPr>
        <w:t xml:space="preserve">, </w:t>
      </w:r>
      <w:r w:rsidR="00CA3094" w:rsidRPr="00CA3094">
        <w:rPr>
          <w:color w:val="2F5496" w:themeColor="accent1" w:themeShade="BF"/>
          <w:szCs w:val="22"/>
          <w:shd w:val="clear" w:color="auto" w:fill="FFFFFF"/>
        </w:rPr>
        <w:t>with changes in blue</w:t>
      </w:r>
    </w:p>
    <w:p w14:paraId="5331C9A9" w14:textId="77777777" w:rsidR="00CA3094" w:rsidRPr="00CA3094" w:rsidRDefault="00CA3094" w:rsidP="00437E2B">
      <w:pPr>
        <w:rPr>
          <w:color w:val="385623" w:themeColor="accent6" w:themeShade="80"/>
          <w:szCs w:val="22"/>
          <w:shd w:val="clear" w:color="auto" w:fill="FFFFFF"/>
        </w:rPr>
      </w:pPr>
    </w:p>
    <w:p w14:paraId="42BD1A69" w14:textId="213470D6" w:rsidR="00E047C6" w:rsidRPr="001C16D7" w:rsidRDefault="008E17D4" w:rsidP="00E047C6">
      <w:pPr>
        <w:rPr>
          <w:color w:val="000000" w:themeColor="text1"/>
          <w:szCs w:val="22"/>
          <w:shd w:val="clear" w:color="auto" w:fill="FFFFFF"/>
        </w:rPr>
      </w:pPr>
      <w:r>
        <w:rPr>
          <w:b/>
          <w:bCs/>
          <w:color w:val="000000" w:themeColor="text1"/>
          <w:szCs w:val="22"/>
          <w:shd w:val="clear" w:color="auto" w:fill="FFFFFF"/>
        </w:rPr>
        <w:t xml:space="preserve">GENERAL </w:t>
      </w:r>
      <w:r w:rsidR="00891AFB" w:rsidRPr="001C16D7">
        <w:rPr>
          <w:b/>
          <w:bCs/>
          <w:color w:val="000000" w:themeColor="text1"/>
          <w:szCs w:val="22"/>
          <w:shd w:val="clear" w:color="auto" w:fill="FFFFFF"/>
        </w:rPr>
        <w:t>POINT 1: R</w:t>
      </w:r>
      <w:r w:rsidR="00E047C6" w:rsidRPr="001C16D7">
        <w:rPr>
          <w:b/>
          <w:bCs/>
          <w:color w:val="000000" w:themeColor="text1"/>
          <w:szCs w:val="22"/>
          <w:shd w:val="clear" w:color="auto" w:fill="FFFFFF"/>
        </w:rPr>
        <w:t>epresentation</w:t>
      </w:r>
      <w:r>
        <w:rPr>
          <w:b/>
          <w:bCs/>
          <w:color w:val="000000" w:themeColor="text1"/>
          <w:szCs w:val="22"/>
          <w:shd w:val="clear" w:color="auto" w:fill="FFFFFF"/>
        </w:rPr>
        <w:t xml:space="preserve"> and interpretation</w:t>
      </w:r>
      <w:r w:rsidR="00E047C6" w:rsidRPr="001C16D7">
        <w:rPr>
          <w:b/>
          <w:bCs/>
          <w:color w:val="000000" w:themeColor="text1"/>
          <w:szCs w:val="22"/>
          <w:shd w:val="clear" w:color="auto" w:fill="FFFFFF"/>
        </w:rPr>
        <w:t xml:space="preserve"> of the AP-MS data</w:t>
      </w:r>
      <w:r w:rsidR="00891AFB" w:rsidRPr="001C16D7">
        <w:rPr>
          <w:b/>
          <w:bCs/>
          <w:color w:val="000000" w:themeColor="text1"/>
          <w:szCs w:val="22"/>
          <w:shd w:val="clear" w:color="auto" w:fill="FFFFFF"/>
        </w:rPr>
        <w:t>.</w:t>
      </w:r>
      <w:r w:rsidR="00891AFB" w:rsidRPr="001C16D7">
        <w:rPr>
          <w:color w:val="000000" w:themeColor="text1"/>
          <w:szCs w:val="22"/>
          <w:shd w:val="clear" w:color="auto" w:fill="FFFFFF"/>
        </w:rPr>
        <w:t xml:space="preserve"> W</w:t>
      </w:r>
      <w:r w:rsidR="00E047C6" w:rsidRPr="001C16D7">
        <w:rPr>
          <w:color w:val="000000" w:themeColor="text1"/>
          <w:szCs w:val="22"/>
          <w:shd w:val="clear" w:color="auto" w:fill="FFFFFF"/>
        </w:rPr>
        <w:t xml:space="preserve">e reworked the figures and text referring </w:t>
      </w:r>
      <w:r w:rsidR="00543C79" w:rsidRPr="001C16D7">
        <w:rPr>
          <w:color w:val="000000" w:themeColor="text1"/>
          <w:szCs w:val="22"/>
          <w:shd w:val="clear" w:color="auto" w:fill="FFFFFF"/>
        </w:rPr>
        <w:t xml:space="preserve">to </w:t>
      </w:r>
      <w:r w:rsidR="00E047C6" w:rsidRPr="001C16D7">
        <w:rPr>
          <w:color w:val="000000" w:themeColor="text1"/>
          <w:szCs w:val="22"/>
          <w:shd w:val="clear" w:color="auto" w:fill="FFFFFF"/>
        </w:rPr>
        <w:t>the rewiring of physical</w:t>
      </w:r>
      <w:r w:rsidR="00543C79" w:rsidRPr="001C16D7">
        <w:rPr>
          <w:color w:val="000000" w:themeColor="text1"/>
          <w:szCs w:val="22"/>
          <w:shd w:val="clear" w:color="auto" w:fill="FFFFFF"/>
        </w:rPr>
        <w:t xml:space="preserve"> protein-protein</w:t>
      </w:r>
      <w:r w:rsidR="00E047C6" w:rsidRPr="001C16D7">
        <w:rPr>
          <w:color w:val="000000" w:themeColor="text1"/>
          <w:szCs w:val="22"/>
          <w:shd w:val="clear" w:color="auto" w:fill="FFFFFF"/>
        </w:rPr>
        <w:t xml:space="preserve"> interactions</w:t>
      </w:r>
      <w:r w:rsidR="00543C79" w:rsidRPr="001C16D7">
        <w:rPr>
          <w:color w:val="000000" w:themeColor="text1"/>
          <w:szCs w:val="22"/>
          <w:shd w:val="clear" w:color="auto" w:fill="FFFFFF"/>
        </w:rPr>
        <w:t>.</w:t>
      </w:r>
      <w:r w:rsidR="00E047C6" w:rsidRPr="001C16D7">
        <w:rPr>
          <w:color w:val="000000" w:themeColor="text1"/>
          <w:szCs w:val="22"/>
          <w:shd w:val="clear" w:color="auto" w:fill="FFFFFF"/>
        </w:rPr>
        <w:t>:</w:t>
      </w:r>
    </w:p>
    <w:p w14:paraId="6BAB07FB" w14:textId="7EC56075" w:rsidR="00E047C6" w:rsidRPr="001C16D7" w:rsidRDefault="00543C79" w:rsidP="00E047C6">
      <w:pPr>
        <w:rPr>
          <w:color w:val="000000" w:themeColor="text1"/>
          <w:szCs w:val="22"/>
          <w:shd w:val="clear" w:color="auto" w:fill="FFFFFF"/>
        </w:rPr>
      </w:pPr>
      <w:r w:rsidRPr="001C16D7">
        <w:rPr>
          <w:color w:val="000000" w:themeColor="text1"/>
          <w:szCs w:val="22"/>
          <w:shd w:val="clear" w:color="auto" w:fill="FFFFFF"/>
        </w:rPr>
        <w:t>The main text Figure 2</w:t>
      </w:r>
      <w:r w:rsidR="00E469DE" w:rsidRPr="001C16D7">
        <w:rPr>
          <w:color w:val="000000" w:themeColor="text1"/>
          <w:szCs w:val="22"/>
          <w:shd w:val="clear" w:color="auto" w:fill="FFFFFF"/>
        </w:rPr>
        <w:t>, Extended Data Figure 5</w:t>
      </w:r>
      <w:r w:rsidRPr="001C16D7">
        <w:rPr>
          <w:color w:val="000000" w:themeColor="text1"/>
          <w:szCs w:val="22"/>
          <w:shd w:val="clear" w:color="auto" w:fill="FFFFFF"/>
        </w:rPr>
        <w:t>:</w:t>
      </w:r>
    </w:p>
    <w:p w14:paraId="31AF8D23" w14:textId="75D77F64" w:rsidR="00C963F1" w:rsidRPr="001C16D7" w:rsidRDefault="00C963F1" w:rsidP="00E047C6">
      <w:pPr>
        <w:keepNext/>
        <w:rPr>
          <w:szCs w:val="22"/>
        </w:rPr>
      </w:pPr>
      <w:r>
        <w:rPr>
          <w:noProof/>
          <w:szCs w:val="22"/>
        </w:rPr>
        <w:drawing>
          <wp:inline distT="0" distB="0" distL="0" distR="0" wp14:anchorId="673F121E" wp14:editId="0EE1D8DA">
            <wp:extent cx="4673598" cy="368299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AP-M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3598" cy="3682999"/>
                    </a:xfrm>
                    <a:prstGeom prst="rect">
                      <a:avLst/>
                    </a:prstGeom>
                  </pic:spPr>
                </pic:pic>
              </a:graphicData>
            </a:graphic>
          </wp:inline>
        </w:drawing>
      </w:r>
    </w:p>
    <w:p w14:paraId="51390B36" w14:textId="6878E7E6" w:rsidR="00E047C6" w:rsidRDefault="00E047C6" w:rsidP="009C65EF">
      <w:pPr>
        <w:keepNext/>
        <w:rPr>
          <w:color w:val="2F5496" w:themeColor="accent1" w:themeShade="BF"/>
          <w:szCs w:val="22"/>
        </w:rPr>
      </w:pPr>
      <w:r w:rsidRPr="00351765">
        <w:rPr>
          <w:b/>
          <w:color w:val="385623" w:themeColor="accent6" w:themeShade="80"/>
          <w:szCs w:val="22"/>
        </w:rPr>
        <w:t>Figure 2 Gsp1 point mutations in the interfaces with protein partners globally rewire the</w:t>
      </w:r>
      <w:r w:rsidR="00073299">
        <w:rPr>
          <w:b/>
          <w:color w:val="385623" w:themeColor="accent6" w:themeShade="80"/>
          <w:szCs w:val="22"/>
        </w:rPr>
        <w:t xml:space="preserve"> physical</w:t>
      </w:r>
      <w:r w:rsidRPr="00351765">
        <w:rPr>
          <w:b/>
          <w:color w:val="385623" w:themeColor="accent6" w:themeShade="80"/>
          <w:szCs w:val="22"/>
        </w:rPr>
        <w:t xml:space="preserve"> interaction</w:t>
      </w:r>
      <w:r w:rsidR="00073299">
        <w:rPr>
          <w:b/>
          <w:color w:val="385623" w:themeColor="accent6" w:themeShade="80"/>
          <w:szCs w:val="22"/>
        </w:rPr>
        <w:t xml:space="preserve"> network of Gsp1, including changes in interactions with the switch regulators GEF (Srm1) and GAP</w:t>
      </w:r>
      <w:r w:rsidRPr="00351765">
        <w:rPr>
          <w:b/>
          <w:color w:val="385623" w:themeColor="accent6" w:themeShade="80"/>
          <w:szCs w:val="22"/>
        </w:rPr>
        <w:t xml:space="preserve"> </w:t>
      </w:r>
      <w:r w:rsidR="00073299">
        <w:rPr>
          <w:b/>
          <w:color w:val="385623" w:themeColor="accent6" w:themeShade="80"/>
          <w:szCs w:val="22"/>
        </w:rPr>
        <w:t>(Rna1).</w:t>
      </w:r>
      <w:r w:rsidRPr="00351765">
        <w:rPr>
          <w:color w:val="385623" w:themeColor="accent6" w:themeShade="80"/>
          <w:szCs w:val="22"/>
        </w:rPr>
        <w:t xml:space="preserve"> </w:t>
      </w:r>
      <w:r w:rsidRPr="00351765">
        <w:rPr>
          <w:b/>
          <w:color w:val="385623" w:themeColor="accent6" w:themeShade="80"/>
          <w:szCs w:val="22"/>
        </w:rPr>
        <w:t>a</w:t>
      </w:r>
      <w:r w:rsidRPr="00351765">
        <w:rPr>
          <w:color w:val="385623" w:themeColor="accent6" w:themeShade="80"/>
          <w:szCs w:val="22"/>
        </w:rPr>
        <w:t xml:space="preserve">, Schematic representation of the AP-MS experimental design. </w:t>
      </w:r>
      <w:r w:rsidRPr="00351765">
        <w:rPr>
          <w:color w:val="2F5496" w:themeColor="accent1" w:themeShade="BF"/>
          <w:szCs w:val="22"/>
        </w:rPr>
        <w:t>The change in abundance partner pulled down with Gsp1 mutants is represented as log</w:t>
      </w:r>
      <w:r w:rsidRPr="00351765">
        <w:rPr>
          <w:color w:val="2F5496" w:themeColor="accent1" w:themeShade="BF"/>
          <w:szCs w:val="22"/>
          <w:vertAlign w:val="subscript"/>
        </w:rPr>
        <w:t>2</w:t>
      </w:r>
      <w:r w:rsidRPr="00351765">
        <w:rPr>
          <w:color w:val="2F5496" w:themeColor="accent1" w:themeShade="BF"/>
          <w:szCs w:val="22"/>
        </w:rPr>
        <w:t xml:space="preserve">-transformed fold change between abundance pulled-down with mutant versus with the wild-type Gsp1. </w:t>
      </w:r>
      <w:r w:rsidRPr="00351765">
        <w:rPr>
          <w:b/>
          <w:color w:val="2F5496" w:themeColor="accent1" w:themeShade="BF"/>
          <w:szCs w:val="22"/>
        </w:rPr>
        <w:t>b</w:t>
      </w:r>
      <w:r w:rsidRPr="00351765">
        <w:rPr>
          <w:color w:val="2F5496" w:themeColor="accent1" w:themeShade="BF"/>
          <w:szCs w:val="22"/>
        </w:rPr>
        <w:t xml:space="preserve">, </w:t>
      </w:r>
      <w:proofErr w:type="gramStart"/>
      <w:r w:rsidRPr="00351765">
        <w:rPr>
          <w:bCs/>
          <w:color w:val="2F5496" w:themeColor="accent1" w:themeShade="BF"/>
          <w:szCs w:val="22"/>
        </w:rPr>
        <w:t>Change</w:t>
      </w:r>
      <w:proofErr w:type="gramEnd"/>
      <w:r w:rsidRPr="00351765">
        <w:rPr>
          <w:bCs/>
          <w:color w:val="2F5496" w:themeColor="accent1" w:themeShade="BF"/>
          <w:szCs w:val="22"/>
        </w:rPr>
        <w:t xml:space="preserve"> in</w:t>
      </w:r>
      <w:r w:rsidRPr="00351765">
        <w:rPr>
          <w:color w:val="2F5496" w:themeColor="accent1" w:themeShade="BF"/>
          <w:szCs w:val="22"/>
        </w:rPr>
        <w:t xml:space="preserve"> abundance of pulled-down physical interaction partners for which there are co-complex X-ray crystal structures (Rna1, Srm1, Yrb1, Kap95, Pse1, Srp1). On average, when the point mutation is in the core of the interface with the partner mean log</w:t>
      </w:r>
      <w:r w:rsidRPr="00351765">
        <w:rPr>
          <w:color w:val="2F5496" w:themeColor="accent1" w:themeShade="BF"/>
          <w:szCs w:val="22"/>
          <w:vertAlign w:val="subscript"/>
        </w:rPr>
        <w:t>2</w:t>
      </w:r>
      <w:r w:rsidRPr="00351765">
        <w:rPr>
          <w:color w:val="2F5496" w:themeColor="accent1" w:themeShade="BF"/>
          <w:szCs w:val="22"/>
        </w:rPr>
        <w:t>-transformed fold change of abundance is lower ( mean(log</w:t>
      </w:r>
      <w:r w:rsidRPr="00351765">
        <w:rPr>
          <w:color w:val="2F5496" w:themeColor="accent1" w:themeShade="BF"/>
          <w:szCs w:val="22"/>
          <w:vertAlign w:val="subscript"/>
        </w:rPr>
        <w:t>2</w:t>
      </w:r>
      <w:r w:rsidRPr="00351765">
        <w:rPr>
          <w:color w:val="2F5496" w:themeColor="accent1" w:themeShade="BF"/>
          <w:szCs w:val="22"/>
        </w:rPr>
        <w:t>FC) = -1), than when the mutation is not in the interface core with the pulled down partner (mean(log</w:t>
      </w:r>
      <w:r w:rsidRPr="00351765">
        <w:rPr>
          <w:color w:val="2F5496" w:themeColor="accent1" w:themeShade="BF"/>
          <w:szCs w:val="22"/>
          <w:vertAlign w:val="subscript"/>
        </w:rPr>
        <w:t>2</w:t>
      </w:r>
      <w:r w:rsidRPr="00351765">
        <w:rPr>
          <w:color w:val="2F5496" w:themeColor="accent1" w:themeShade="BF"/>
          <w:szCs w:val="22"/>
        </w:rPr>
        <w:t>FC) = 0.73), t-test p-value = 1.6x10</w:t>
      </w:r>
      <w:r w:rsidRPr="00351765">
        <w:rPr>
          <w:color w:val="2F5496" w:themeColor="accent1" w:themeShade="BF"/>
          <w:szCs w:val="22"/>
          <w:vertAlign w:val="superscript"/>
        </w:rPr>
        <w:t>-5</w:t>
      </w:r>
      <w:r w:rsidRPr="00351765">
        <w:rPr>
          <w:color w:val="2F5496" w:themeColor="accent1" w:themeShade="BF"/>
          <w:szCs w:val="22"/>
        </w:rPr>
        <w:t xml:space="preserve">. </w:t>
      </w:r>
      <w:r w:rsidRPr="00351765">
        <w:rPr>
          <w:b/>
          <w:color w:val="2F5496" w:themeColor="accent1" w:themeShade="BF"/>
          <w:szCs w:val="22"/>
        </w:rPr>
        <w:t>c</w:t>
      </w:r>
      <w:r w:rsidRPr="00351765">
        <w:rPr>
          <w:color w:val="2F5496" w:themeColor="accent1" w:themeShade="BF"/>
          <w:szCs w:val="22"/>
        </w:rPr>
        <w:t xml:space="preserve">, </w:t>
      </w:r>
      <w:proofErr w:type="gramStart"/>
      <w:r w:rsidRPr="00351765">
        <w:rPr>
          <w:bCs/>
          <w:color w:val="2F5496" w:themeColor="accent1" w:themeShade="BF"/>
          <w:szCs w:val="22"/>
        </w:rPr>
        <w:t>Change</w:t>
      </w:r>
      <w:proofErr w:type="gramEnd"/>
      <w:r w:rsidRPr="00351765">
        <w:rPr>
          <w:bCs/>
          <w:color w:val="2F5496" w:themeColor="accent1" w:themeShade="BF"/>
          <w:szCs w:val="22"/>
        </w:rPr>
        <w:t xml:space="preserve"> in</w:t>
      </w:r>
      <w:r w:rsidRPr="00351765">
        <w:rPr>
          <w:color w:val="2F5496" w:themeColor="accent1" w:themeShade="BF"/>
          <w:szCs w:val="22"/>
        </w:rPr>
        <w:t xml:space="preserve"> abundance of pulled-down Rna1 (GAP) and Srm1 (GEF). There is </w:t>
      </w:r>
      <w:r w:rsidRPr="00351765">
        <w:rPr>
          <w:color w:val="2F5496" w:themeColor="accent1" w:themeShade="BF"/>
          <w:szCs w:val="22"/>
        </w:rPr>
        <w:lastRenderedPageBreak/>
        <w:t xml:space="preserve">significant change in abundance of pulled-down central regulators for most tested mutants, even when the mutations are not in the cores of GAP or GEF interfaces, for example for mutations at the Thr34 position. </w:t>
      </w:r>
      <w:r w:rsidRPr="00351765">
        <w:rPr>
          <w:b/>
          <w:bCs/>
          <w:color w:val="2F5496" w:themeColor="accent1" w:themeShade="BF"/>
          <w:szCs w:val="22"/>
        </w:rPr>
        <w:t>d,</w:t>
      </w:r>
      <w:r w:rsidRPr="00351765">
        <w:rPr>
          <w:color w:val="2F5496" w:themeColor="accent1" w:themeShade="BF"/>
          <w:szCs w:val="22"/>
        </w:rPr>
        <w:t xml:space="preserve"> Threonine 34 is neither in the interface with the Rna1 (GAP, PDB id: 1k5d), nor the Srm1 (GEF, PDB id: 2i1m).</w:t>
      </w:r>
    </w:p>
    <w:p w14:paraId="01654085" w14:textId="77777777" w:rsidR="009C65EF" w:rsidRPr="009C65EF" w:rsidRDefault="009C65EF" w:rsidP="009C65EF">
      <w:pPr>
        <w:keepNext/>
        <w:rPr>
          <w:color w:val="2F5496" w:themeColor="accent1" w:themeShade="BF"/>
          <w:szCs w:val="22"/>
        </w:rPr>
      </w:pPr>
    </w:p>
    <w:p w14:paraId="4F8188C8" w14:textId="77777777" w:rsidR="00E047C6" w:rsidRPr="001C16D7" w:rsidRDefault="00E047C6" w:rsidP="00E047C6">
      <w:pPr>
        <w:keepNext/>
        <w:rPr>
          <w:szCs w:val="22"/>
        </w:rPr>
      </w:pPr>
      <w:r w:rsidRPr="001C16D7">
        <w:rPr>
          <w:noProof/>
          <w:color w:val="4472C4" w:themeColor="accent1"/>
          <w:szCs w:val="22"/>
        </w:rPr>
        <w:drawing>
          <wp:inline distT="0" distB="0" distL="0" distR="0" wp14:anchorId="7E77B067" wp14:editId="1A8D03D2">
            <wp:extent cx="3676375" cy="728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EDF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9214" cy="7315259"/>
                    </a:xfrm>
                    <a:prstGeom prst="rect">
                      <a:avLst/>
                    </a:prstGeom>
                  </pic:spPr>
                </pic:pic>
              </a:graphicData>
            </a:graphic>
          </wp:inline>
        </w:drawing>
      </w:r>
    </w:p>
    <w:p w14:paraId="5AF30BF0" w14:textId="66F2D926" w:rsidR="00E047C6" w:rsidRPr="002F451B" w:rsidRDefault="00E047C6" w:rsidP="002F451B">
      <w:pPr>
        <w:pStyle w:val="Caption"/>
        <w:rPr>
          <w:b/>
          <w:color w:val="385623" w:themeColor="accent6" w:themeShade="80"/>
          <w:szCs w:val="22"/>
        </w:rPr>
      </w:pPr>
      <w:r w:rsidRPr="00351765">
        <w:rPr>
          <w:b/>
          <w:bCs w:val="0"/>
          <w:color w:val="2F5496" w:themeColor="accent1" w:themeShade="BF"/>
          <w:szCs w:val="22"/>
        </w:rPr>
        <w:lastRenderedPageBreak/>
        <w:t xml:space="preserve">Extended Data Figure 5 Gsp1 interface mutations rewire the protein-protein interactions with the partners of Gsp1 for which there are co-complex X-ray crystal structures (core regulators Srm1 and Rna1, and effectors Yrb1, Kap95, Pse1, and Srp1). </w:t>
      </w:r>
      <w:r w:rsidR="00DB556D" w:rsidRPr="00DB556D">
        <w:rPr>
          <w:b/>
          <w:bCs w:val="0"/>
          <w:color w:val="2F5496" w:themeColor="accent1" w:themeShade="BF"/>
          <w:szCs w:val="22"/>
        </w:rPr>
        <w:t>a, b</w:t>
      </w:r>
      <w:r w:rsidR="00DB556D">
        <w:rPr>
          <w:color w:val="2F5496" w:themeColor="accent1" w:themeShade="BF"/>
          <w:szCs w:val="22"/>
        </w:rPr>
        <w:t xml:space="preserve"> </w:t>
      </w:r>
      <w:r w:rsidR="00DB556D" w:rsidRPr="00351765">
        <w:rPr>
          <w:color w:val="2F5496" w:themeColor="accent1" w:themeShade="BF"/>
          <w:szCs w:val="22"/>
        </w:rPr>
        <w:t>Change in pulled-down prey partner abundance is expressed as log</w:t>
      </w:r>
      <w:r w:rsidR="00DB556D" w:rsidRPr="00351765">
        <w:rPr>
          <w:color w:val="2F5496" w:themeColor="accent1" w:themeShade="BF"/>
          <w:szCs w:val="22"/>
          <w:vertAlign w:val="subscript"/>
        </w:rPr>
        <w:t>2</w:t>
      </w:r>
      <w:r w:rsidR="00DB556D" w:rsidRPr="00351765">
        <w:rPr>
          <w:color w:val="2F5496" w:themeColor="accent1" w:themeShade="BF"/>
          <w:szCs w:val="22"/>
        </w:rPr>
        <w:t xml:space="preserve">(PREY </w:t>
      </w:r>
      <w:proofErr w:type="spellStart"/>
      <w:r w:rsidR="00DB556D" w:rsidRPr="00351765">
        <w:rPr>
          <w:color w:val="2F5496" w:themeColor="accent1" w:themeShade="BF"/>
          <w:szCs w:val="22"/>
        </w:rPr>
        <w:t>abundance</w:t>
      </w:r>
      <w:r w:rsidR="00DB556D" w:rsidRPr="00351765">
        <w:rPr>
          <w:color w:val="2F5496" w:themeColor="accent1" w:themeShade="BF"/>
          <w:szCs w:val="22"/>
          <w:vertAlign w:val="superscript"/>
        </w:rPr>
        <w:t>MUT</w:t>
      </w:r>
      <w:proofErr w:type="spellEnd"/>
      <w:r w:rsidR="00DB556D" w:rsidRPr="00351765">
        <w:rPr>
          <w:color w:val="2F5496" w:themeColor="accent1" w:themeShade="BF"/>
          <w:szCs w:val="22"/>
        </w:rPr>
        <w:t xml:space="preserve">/PREY </w:t>
      </w:r>
      <w:proofErr w:type="spellStart"/>
      <w:r w:rsidR="00DB556D" w:rsidRPr="00351765">
        <w:rPr>
          <w:color w:val="2F5496" w:themeColor="accent1" w:themeShade="BF"/>
          <w:szCs w:val="22"/>
        </w:rPr>
        <w:t>abundance</w:t>
      </w:r>
      <w:r w:rsidR="00DB556D" w:rsidRPr="00351765">
        <w:rPr>
          <w:color w:val="2F5496" w:themeColor="accent1" w:themeShade="BF"/>
          <w:szCs w:val="22"/>
          <w:vertAlign w:val="superscript"/>
        </w:rPr>
        <w:t>WT</w:t>
      </w:r>
      <w:proofErr w:type="spellEnd"/>
      <w:r w:rsidR="00DB556D" w:rsidRPr="00351765">
        <w:rPr>
          <w:color w:val="2F5496" w:themeColor="accent1" w:themeShade="BF"/>
          <w:szCs w:val="22"/>
        </w:rPr>
        <w:t>)). N-3xFL and C-3xFL labelled mutants are tagged with an amino- or carboxy-terminal triple FLAG tag, respectively.</w:t>
      </w:r>
      <w:r w:rsidR="00DB556D">
        <w:rPr>
          <w:color w:val="2F5496" w:themeColor="accent1" w:themeShade="BF"/>
          <w:szCs w:val="22"/>
        </w:rPr>
        <w:t xml:space="preserve"> </w:t>
      </w:r>
      <w:r w:rsidRPr="00351765">
        <w:rPr>
          <w:b/>
          <w:bCs w:val="0"/>
          <w:color w:val="2F5496" w:themeColor="accent1" w:themeShade="BF"/>
          <w:szCs w:val="22"/>
        </w:rPr>
        <w:t>a,</w:t>
      </w:r>
      <w:r w:rsidRPr="00351765">
        <w:rPr>
          <w:color w:val="2F5496" w:themeColor="accent1" w:themeShade="BF"/>
          <w:szCs w:val="22"/>
        </w:rPr>
        <w:t xml:space="preserve"> Changes in pulled-down prey partner abundance when the point mutation is in the core of the Gsp1 interface with the prey partner. </w:t>
      </w:r>
      <w:r w:rsidRPr="00351765">
        <w:rPr>
          <w:b/>
          <w:bCs w:val="0"/>
          <w:color w:val="2F5496" w:themeColor="accent1" w:themeShade="BF"/>
          <w:szCs w:val="22"/>
        </w:rPr>
        <w:t>b,</w:t>
      </w:r>
      <w:r w:rsidRPr="00351765">
        <w:rPr>
          <w:color w:val="2F5496" w:themeColor="accent1" w:themeShade="BF"/>
          <w:szCs w:val="22"/>
        </w:rPr>
        <w:t xml:space="preserve"> </w:t>
      </w:r>
      <w:proofErr w:type="gramStart"/>
      <w:r w:rsidR="00DB556D" w:rsidRPr="00DB556D">
        <w:rPr>
          <w:color w:val="323E4F" w:themeColor="text2" w:themeShade="BF"/>
        </w:rPr>
        <w:t>All</w:t>
      </w:r>
      <w:proofErr w:type="gramEnd"/>
      <w:r w:rsidR="00DB556D" w:rsidRPr="00DB556D">
        <w:rPr>
          <w:color w:val="323E4F" w:themeColor="text2" w:themeShade="BF"/>
        </w:rPr>
        <w:t xml:space="preserve"> changes in pulled-down prey partner abundance for core regulators Srm1 and Rna1, and effectors Yrb1, Kap95, Pse1, and Srp1, regardless whether the mutation is </w:t>
      </w:r>
      <w:proofErr w:type="spellStart"/>
      <w:r w:rsidR="00DB556D" w:rsidRPr="00DB556D">
        <w:rPr>
          <w:color w:val="323E4F" w:themeColor="text2" w:themeShade="BF"/>
        </w:rPr>
        <w:t>diretly</w:t>
      </w:r>
      <w:proofErr w:type="spellEnd"/>
      <w:r w:rsidR="00DB556D" w:rsidRPr="00DB556D">
        <w:rPr>
          <w:color w:val="323E4F" w:themeColor="text2" w:themeShade="BF"/>
        </w:rPr>
        <w:t xml:space="preserve"> in the interface or not.</w:t>
      </w:r>
      <w:r w:rsidRPr="00351765">
        <w:rPr>
          <w:color w:val="2F5496" w:themeColor="accent1" w:themeShade="BF"/>
          <w:szCs w:val="22"/>
        </w:rPr>
        <w:t xml:space="preserve"> </w:t>
      </w:r>
      <w:r w:rsidRPr="00A5692B">
        <w:rPr>
          <w:b/>
          <w:bCs w:val="0"/>
          <w:color w:val="385623" w:themeColor="accent6" w:themeShade="80"/>
          <w:szCs w:val="22"/>
        </w:rPr>
        <w:t>c,</w:t>
      </w:r>
      <w:r w:rsidRPr="00A5692B">
        <w:rPr>
          <w:color w:val="385623" w:themeColor="accent6" w:themeShade="80"/>
          <w:szCs w:val="22"/>
        </w:rPr>
        <w:t xml:space="preserve"> Distribution showing the variation in log</w:t>
      </w:r>
      <w:r w:rsidRPr="00A5692B">
        <w:rPr>
          <w:color w:val="385623" w:themeColor="accent6" w:themeShade="80"/>
          <w:szCs w:val="22"/>
          <w:vertAlign w:val="subscript"/>
        </w:rPr>
        <w:t>2</w:t>
      </w:r>
      <w:r w:rsidRPr="00A5692B">
        <w:rPr>
          <w:color w:val="385623" w:themeColor="accent6" w:themeShade="80"/>
          <w:szCs w:val="22"/>
        </w:rPr>
        <w:t xml:space="preserve">-transformed fold change in abundance of all prey proteins pulled down with the Gsp1 mutants, as defined by interquartile range (IQR) across mutants. Values for core partners shown as arrows (Rna1 orange, Srm1 teal, Yrb1 yellow, Kap95 green, Pse1 light green, Srp1 pink). Mean and +1 standard deviation of IQR values are highlighted with a dark gray and a light gray arrow, respectively. The extent to which the abundance of the two cycle regulators Rna1 and Srm1 changed across the Gsp1 point mutants was significantly larger than the change of an average prey protein. All IQR values are provided in </w:t>
      </w:r>
      <w:r w:rsidRPr="00A5692B">
        <w:rPr>
          <w:b/>
          <w:color w:val="385623" w:themeColor="accent6" w:themeShade="80"/>
          <w:szCs w:val="22"/>
        </w:rPr>
        <w:t>Supplementary File 1 Table 5</w:t>
      </w:r>
      <w:r w:rsidR="007F53E2" w:rsidRPr="00A5692B">
        <w:rPr>
          <w:b/>
          <w:color w:val="385623" w:themeColor="accent6" w:themeShade="80"/>
          <w:szCs w:val="22"/>
        </w:rPr>
        <w:t>.</w:t>
      </w:r>
    </w:p>
    <w:p w14:paraId="391DD3B3" w14:textId="2BC564EE" w:rsidR="00543C79" w:rsidRPr="001C16D7" w:rsidRDefault="00267D85" w:rsidP="00267D85">
      <w:pPr>
        <w:rPr>
          <w:color w:val="000000" w:themeColor="text1"/>
          <w:szCs w:val="22"/>
          <w:shd w:val="clear" w:color="auto" w:fill="FFFFFF"/>
        </w:rPr>
      </w:pPr>
      <w:r w:rsidRPr="001C16D7">
        <w:rPr>
          <w:color w:val="000000" w:themeColor="text1"/>
          <w:szCs w:val="22"/>
          <w:shd w:val="clear" w:color="auto" w:fill="FFFFFF"/>
        </w:rPr>
        <w:t>We</w:t>
      </w:r>
      <w:r w:rsidR="008E17D4">
        <w:rPr>
          <w:color w:val="000000" w:themeColor="text1"/>
          <w:szCs w:val="22"/>
          <w:shd w:val="clear" w:color="auto" w:fill="FFFFFF"/>
        </w:rPr>
        <w:t xml:space="preserve"> </w:t>
      </w:r>
      <w:r w:rsidRPr="001C16D7">
        <w:rPr>
          <w:color w:val="000000" w:themeColor="text1"/>
          <w:szCs w:val="22"/>
          <w:shd w:val="clear" w:color="auto" w:fill="FFFFFF"/>
        </w:rPr>
        <w:t>also rewr</w:t>
      </w:r>
      <w:r w:rsidR="008E17D4">
        <w:rPr>
          <w:color w:val="000000" w:themeColor="text1"/>
          <w:szCs w:val="22"/>
          <w:shd w:val="clear" w:color="auto" w:fill="FFFFFF"/>
        </w:rPr>
        <w:t>ote</w:t>
      </w:r>
      <w:r w:rsidRPr="001C16D7">
        <w:rPr>
          <w:color w:val="000000" w:themeColor="text1"/>
          <w:szCs w:val="22"/>
          <w:shd w:val="clear" w:color="auto" w:fill="FFFFFF"/>
        </w:rPr>
        <w:t xml:space="preserve"> the text in the main manuscript to match the simplified, more streamlined version of Fig. 2</w:t>
      </w:r>
      <w:r w:rsidR="00E469DE" w:rsidRPr="001C16D7">
        <w:rPr>
          <w:color w:val="000000" w:themeColor="text1"/>
          <w:szCs w:val="22"/>
          <w:shd w:val="clear" w:color="auto" w:fill="FFFFFF"/>
        </w:rPr>
        <w:t xml:space="preserve"> and Extended Data Figures 4 and 5</w:t>
      </w:r>
      <w:r w:rsidRPr="001C16D7">
        <w:rPr>
          <w:color w:val="000000" w:themeColor="text1"/>
          <w:szCs w:val="22"/>
          <w:shd w:val="clear" w:color="auto" w:fill="FFFFFF"/>
        </w:rPr>
        <w:t>. The paragraph about the affinity purification mass spectrometry</w:t>
      </w:r>
      <w:r w:rsidR="00E469DE" w:rsidRPr="001C16D7">
        <w:rPr>
          <w:color w:val="000000" w:themeColor="text1"/>
          <w:szCs w:val="22"/>
          <w:shd w:val="clear" w:color="auto" w:fill="FFFFFF"/>
        </w:rPr>
        <w:t xml:space="preserve"> and protein-protein interaction rewiring</w:t>
      </w:r>
      <w:r w:rsidRPr="001C16D7">
        <w:rPr>
          <w:color w:val="000000" w:themeColor="text1"/>
          <w:szCs w:val="22"/>
          <w:shd w:val="clear" w:color="auto" w:fill="FFFFFF"/>
        </w:rPr>
        <w:t xml:space="preserve"> now reads:</w:t>
      </w:r>
    </w:p>
    <w:p w14:paraId="484F47E1" w14:textId="77777777" w:rsidR="00267D85" w:rsidRPr="00A5692B" w:rsidRDefault="00267D85" w:rsidP="00267D85">
      <w:pPr>
        <w:rPr>
          <w:b/>
          <w:color w:val="385623" w:themeColor="accent6" w:themeShade="80"/>
          <w:szCs w:val="22"/>
        </w:rPr>
      </w:pPr>
      <w:r w:rsidRPr="00A5692B">
        <w:rPr>
          <w:b/>
          <w:color w:val="385623" w:themeColor="accent6" w:themeShade="80"/>
          <w:szCs w:val="22"/>
        </w:rPr>
        <w:t>Physical interactions of Gsp1 mutants.</w:t>
      </w:r>
    </w:p>
    <w:p w14:paraId="79849528" w14:textId="0D818057" w:rsidR="00CA3094" w:rsidRPr="002F451B" w:rsidRDefault="00267D85" w:rsidP="00437E2B">
      <w:pPr>
        <w:rPr>
          <w:color w:val="2F5496" w:themeColor="accent1" w:themeShade="BF"/>
          <w:szCs w:val="22"/>
        </w:rPr>
      </w:pPr>
      <w:r w:rsidRPr="00A5692B">
        <w:rPr>
          <w:color w:val="385623" w:themeColor="accent6" w:themeShade="80"/>
          <w:szCs w:val="22"/>
        </w:rPr>
        <w:t xml:space="preserve">To investigate further why the GI profiles of Gsp1 mutations did not group based on targeted specific physical interactions of Gsp1, we sought to determine how the physical interaction network of Gsp1 changes in response to the interface point mutations. We tagged wild-type Gsp1 and 28 mutants covering all interface residues shown in </w:t>
      </w:r>
      <w:r w:rsidRPr="00A5692B">
        <w:rPr>
          <w:b/>
          <w:color w:val="385623" w:themeColor="accent6" w:themeShade="80"/>
          <w:szCs w:val="22"/>
        </w:rPr>
        <w:t>Fig. 1e</w:t>
      </w:r>
      <w:r w:rsidRPr="00A5692B">
        <w:rPr>
          <w:color w:val="385623" w:themeColor="accent6" w:themeShade="80"/>
          <w:szCs w:val="22"/>
        </w:rPr>
        <w:t xml:space="preserve"> with an amino- or carboxy-terminal 3xFLAG tag and quantified the abundance of </w:t>
      </w:r>
      <w:r w:rsidR="00DB556D" w:rsidRPr="00DB556D">
        <w:rPr>
          <w:color w:val="1F3864" w:themeColor="accent1" w:themeShade="80"/>
          <w:szCs w:val="22"/>
        </w:rPr>
        <w:t>316 high confidence</w:t>
      </w:r>
      <w:r w:rsidRPr="00DB556D">
        <w:rPr>
          <w:color w:val="1F3864" w:themeColor="accent1" w:themeShade="80"/>
          <w:szCs w:val="22"/>
        </w:rPr>
        <w:t xml:space="preserve"> </w:t>
      </w:r>
      <w:r w:rsidRPr="00A5692B">
        <w:rPr>
          <w:color w:val="385623" w:themeColor="accent6" w:themeShade="80"/>
          <w:szCs w:val="22"/>
        </w:rPr>
        <w:t>‘prey’ partner proteins in complex with Gsp1 by AP-MS (</w:t>
      </w:r>
      <w:r w:rsidRPr="00A5692B">
        <w:rPr>
          <w:b/>
          <w:color w:val="385623" w:themeColor="accent6" w:themeShade="80"/>
          <w:szCs w:val="22"/>
        </w:rPr>
        <w:t>Fig. 2a</w:t>
      </w:r>
      <w:r w:rsidRPr="00A5692B">
        <w:rPr>
          <w:color w:val="385623" w:themeColor="accent6" w:themeShade="80"/>
          <w:szCs w:val="22"/>
        </w:rPr>
        <w:t xml:space="preserve">, </w:t>
      </w:r>
      <w:r w:rsidRPr="00A5692B">
        <w:rPr>
          <w:b/>
          <w:color w:val="385623" w:themeColor="accent6" w:themeShade="80"/>
          <w:szCs w:val="22"/>
        </w:rPr>
        <w:t>Extended Data Fig. 4</w:t>
      </w:r>
      <w:r w:rsidRPr="00A5692B">
        <w:rPr>
          <w:color w:val="385623" w:themeColor="accent6" w:themeShade="80"/>
          <w:szCs w:val="22"/>
        </w:rPr>
        <w:t xml:space="preserve">, </w:t>
      </w:r>
      <w:r w:rsidRPr="00A5692B">
        <w:rPr>
          <w:b/>
          <w:color w:val="385623" w:themeColor="accent6" w:themeShade="80"/>
          <w:szCs w:val="22"/>
        </w:rPr>
        <w:t>Supplementary File 4</w:t>
      </w:r>
      <w:r w:rsidRPr="00A5692B">
        <w:rPr>
          <w:color w:val="385623" w:themeColor="accent6" w:themeShade="80"/>
          <w:szCs w:val="22"/>
        </w:rPr>
        <w:t xml:space="preserve">). We refer to the prey partner protein abundance in the pulled-down Gsp1 complexes simply as “abundance” below. </w:t>
      </w:r>
      <w:r w:rsidR="00DB556D" w:rsidRPr="00DB556D">
        <w:rPr>
          <w:color w:val="1F3864" w:themeColor="accent1" w:themeShade="80"/>
        </w:rPr>
        <w:t>From our AP-MS data, we could quantify the abundance changes of the two core regulators Rna1 (GAP) and Srm1 (GEF), as well as four effectors Yrb1, Kap95, Pse1 and Srp1. Although, on average, when the Gsp1 mutation was in the interface core with the prey partner the abundance of the prey partner was decreased, we could also see notable changes in prey abundance in cases where the mutation was not directly in the interface (</w:t>
      </w:r>
      <w:r w:rsidR="00DB556D" w:rsidRPr="00DB556D">
        <w:rPr>
          <w:b/>
          <w:bCs/>
          <w:color w:val="1F3864" w:themeColor="accent1" w:themeShade="80"/>
        </w:rPr>
        <w:t>Fig. 2b, Extended Data Fig. 5</w:t>
      </w:r>
      <w:r w:rsidR="00633AB8">
        <w:rPr>
          <w:b/>
          <w:bCs/>
          <w:color w:val="1F3864" w:themeColor="accent1" w:themeShade="80"/>
        </w:rPr>
        <w:t>b</w:t>
      </w:r>
      <w:r w:rsidR="00DB556D" w:rsidRPr="00DB556D">
        <w:rPr>
          <w:color w:val="1F3864" w:themeColor="accent1" w:themeShade="80"/>
        </w:rPr>
        <w:t>). We also observed a wide spread of abundance for the main regulators, GAP (Rna1) and GEF (Srm1), even for the mutations that are outside either of the interfaces (</w:t>
      </w:r>
      <w:r w:rsidR="00DB556D" w:rsidRPr="00DB556D">
        <w:rPr>
          <w:b/>
          <w:color w:val="1F3864" w:themeColor="accent1" w:themeShade="80"/>
        </w:rPr>
        <w:t>Fig. 2c</w:t>
      </w:r>
      <w:r w:rsidR="00DB556D" w:rsidRPr="00DB556D">
        <w:rPr>
          <w:color w:val="1F3864" w:themeColor="accent1" w:themeShade="80"/>
        </w:rPr>
        <w:t>,</w:t>
      </w:r>
      <w:r w:rsidR="00DB556D" w:rsidRPr="00DB556D">
        <w:rPr>
          <w:b/>
          <w:color w:val="1F3864" w:themeColor="accent1" w:themeShade="80"/>
        </w:rPr>
        <w:t xml:space="preserve"> Extended Data Fig. 5</w:t>
      </w:r>
      <w:r w:rsidR="00DB556D" w:rsidRPr="00DB556D">
        <w:rPr>
          <w:color w:val="1F3864" w:themeColor="accent1" w:themeShade="80"/>
        </w:rPr>
        <w:t>,</w:t>
      </w:r>
      <w:r w:rsidR="00DB556D" w:rsidRPr="00DB556D">
        <w:rPr>
          <w:b/>
          <w:color w:val="1F3864" w:themeColor="accent1" w:themeShade="80"/>
        </w:rPr>
        <w:t xml:space="preserve"> Supplementary File 1 Table 5</w:t>
      </w:r>
      <w:r w:rsidR="00DB556D" w:rsidRPr="00DB556D">
        <w:rPr>
          <w:color w:val="1F3864" w:themeColor="accent1" w:themeShade="80"/>
        </w:rPr>
        <w:t>). For example</w:t>
      </w:r>
      <w:r w:rsidR="00FF29B2">
        <w:rPr>
          <w:color w:val="1F3864" w:themeColor="accent1" w:themeShade="80"/>
        </w:rPr>
        <w:t>,</w:t>
      </w:r>
      <w:r w:rsidR="00DB556D" w:rsidRPr="00DB556D">
        <w:rPr>
          <w:color w:val="1F3864" w:themeColor="accent1" w:themeShade="80"/>
        </w:rPr>
        <w:t xml:space="preserve"> mutations at the position 34, which is in the core of the interface with Yrb1, increase the levels of pulled-down GEF, and decrease the levels of pulled-down GAP, even though the residue is outside either of the interfaces (</w:t>
      </w:r>
      <w:r w:rsidR="00DB556D" w:rsidRPr="00DB556D">
        <w:rPr>
          <w:b/>
          <w:color w:val="1F3864" w:themeColor="accent1" w:themeShade="80"/>
        </w:rPr>
        <w:t>Fig. 2c-d</w:t>
      </w:r>
      <w:r w:rsidR="00DB556D" w:rsidRPr="00DB556D">
        <w:rPr>
          <w:color w:val="1F3864" w:themeColor="accent1" w:themeShade="80"/>
        </w:rPr>
        <w:t xml:space="preserve">). </w:t>
      </w:r>
      <w:r w:rsidR="00DB556D" w:rsidRPr="00FF29B2">
        <w:rPr>
          <w:color w:val="385623" w:themeColor="accent6" w:themeShade="80"/>
        </w:rPr>
        <w:t>In summary, the AP-MS experiments confirm that the point mutations, in addition to affecting the targeted interactions also introduce extensive changes to the physical interaction network of Gsp1 that cannot simply be explained by the interface location of the mutations.</w:t>
      </w:r>
    </w:p>
    <w:p w14:paraId="2A0F7DE7" w14:textId="7303F696" w:rsidR="00D419FF" w:rsidRPr="00940E08" w:rsidRDefault="008E17D4" w:rsidP="00437E2B">
      <w:pPr>
        <w:rPr>
          <w:b/>
          <w:bCs/>
          <w:color w:val="000000" w:themeColor="text1"/>
          <w:szCs w:val="22"/>
        </w:rPr>
      </w:pPr>
      <w:r>
        <w:rPr>
          <w:b/>
          <w:bCs/>
          <w:color w:val="000000" w:themeColor="text1"/>
          <w:szCs w:val="22"/>
        </w:rPr>
        <w:t xml:space="preserve">GENERAL </w:t>
      </w:r>
      <w:r w:rsidR="00E469DE" w:rsidRPr="001C16D7">
        <w:rPr>
          <w:b/>
          <w:bCs/>
          <w:color w:val="000000" w:themeColor="text1"/>
          <w:szCs w:val="22"/>
        </w:rPr>
        <w:t xml:space="preserve">POINT </w:t>
      </w:r>
      <w:r w:rsidR="00D4357D">
        <w:rPr>
          <w:b/>
          <w:bCs/>
          <w:color w:val="000000" w:themeColor="text1"/>
          <w:szCs w:val="22"/>
        </w:rPr>
        <w:t>2</w:t>
      </w:r>
      <w:r w:rsidR="00E469DE" w:rsidRPr="001C16D7">
        <w:rPr>
          <w:b/>
          <w:bCs/>
          <w:color w:val="000000" w:themeColor="text1"/>
          <w:szCs w:val="22"/>
        </w:rPr>
        <w:t xml:space="preserve">: </w:t>
      </w:r>
      <w:r w:rsidR="00D419FF" w:rsidRPr="001C16D7">
        <w:rPr>
          <w:b/>
          <w:bCs/>
          <w:color w:val="000000" w:themeColor="text1"/>
          <w:szCs w:val="22"/>
        </w:rPr>
        <w:t>Our g</w:t>
      </w:r>
      <w:r w:rsidR="001F156F" w:rsidRPr="001C16D7">
        <w:rPr>
          <w:b/>
          <w:bCs/>
          <w:color w:val="000000" w:themeColor="text1"/>
          <w:szCs w:val="22"/>
        </w:rPr>
        <w:t>eneral framework for building models of systems level function by combining functional genomics with mechanistic biochemical measurements.</w:t>
      </w:r>
    </w:p>
    <w:p w14:paraId="1ACEB9AD" w14:textId="3BCC7D87" w:rsidR="00417D41" w:rsidRPr="001C16D7" w:rsidRDefault="001F156F" w:rsidP="00417D41">
      <w:pPr>
        <w:rPr>
          <w:color w:val="000000" w:themeColor="text1"/>
          <w:szCs w:val="22"/>
        </w:rPr>
      </w:pPr>
      <w:r w:rsidRPr="001C16D7">
        <w:rPr>
          <w:color w:val="000000" w:themeColor="text1"/>
          <w:szCs w:val="22"/>
        </w:rPr>
        <w:t xml:space="preserve">Several of the comments by reviewers 2 and 3 can be summarized as questioning </w:t>
      </w:r>
      <w:r w:rsidR="00D84CA4" w:rsidRPr="001C16D7">
        <w:rPr>
          <w:color w:val="000000" w:themeColor="text1"/>
          <w:szCs w:val="22"/>
        </w:rPr>
        <w:t>whether</w:t>
      </w:r>
      <w:r w:rsidRPr="001C16D7">
        <w:rPr>
          <w:color w:val="000000" w:themeColor="text1"/>
          <w:szCs w:val="22"/>
        </w:rPr>
        <w:t xml:space="preserve"> the </w:t>
      </w:r>
      <w:r w:rsidR="009C65EF">
        <w:rPr>
          <w:color w:val="000000" w:themeColor="text1"/>
          <w:szCs w:val="22"/>
        </w:rPr>
        <w:t>“</w:t>
      </w:r>
      <w:r w:rsidRPr="001C16D7">
        <w:rPr>
          <w:color w:val="000000" w:themeColor="text1"/>
          <w:szCs w:val="22"/>
        </w:rPr>
        <w:t>completeness</w:t>
      </w:r>
      <w:r w:rsidR="009C65EF">
        <w:rPr>
          <w:color w:val="000000" w:themeColor="text1"/>
          <w:szCs w:val="22"/>
        </w:rPr>
        <w:t>”</w:t>
      </w:r>
      <w:r w:rsidRPr="001C16D7">
        <w:rPr>
          <w:color w:val="000000" w:themeColor="text1"/>
          <w:szCs w:val="22"/>
        </w:rPr>
        <w:t xml:space="preserve"> of our data limits our interpretation</w:t>
      </w:r>
      <w:r w:rsidR="00711672" w:rsidRPr="001C16D7">
        <w:rPr>
          <w:color w:val="000000" w:themeColor="text1"/>
          <w:szCs w:val="22"/>
        </w:rPr>
        <w:t>s</w:t>
      </w:r>
      <w:r w:rsidRPr="001C16D7">
        <w:rPr>
          <w:color w:val="000000" w:themeColor="text1"/>
          <w:szCs w:val="22"/>
        </w:rPr>
        <w:t xml:space="preserve">. </w:t>
      </w:r>
      <w:r w:rsidR="00A00374">
        <w:rPr>
          <w:color w:val="000000" w:themeColor="text1"/>
          <w:szCs w:val="22"/>
        </w:rPr>
        <w:t xml:space="preserve">The main criticisms can be summarized </w:t>
      </w:r>
      <w:r w:rsidR="005331EC">
        <w:rPr>
          <w:color w:val="000000" w:themeColor="text1"/>
          <w:szCs w:val="22"/>
        </w:rPr>
        <w:t>as</w:t>
      </w:r>
      <w:r w:rsidR="00A00374">
        <w:rPr>
          <w:color w:val="000000" w:themeColor="text1"/>
          <w:szCs w:val="22"/>
        </w:rPr>
        <w:t>: 1) need for precise</w:t>
      </w:r>
      <w:r w:rsidR="009C65EF">
        <w:rPr>
          <w:color w:val="000000" w:themeColor="text1"/>
          <w:szCs w:val="22"/>
        </w:rPr>
        <w:t xml:space="preserve"> </w:t>
      </w:r>
      <w:r w:rsidR="009C65EF" w:rsidRPr="009C65EF">
        <w:rPr>
          <w:i/>
          <w:iCs/>
          <w:color w:val="000000" w:themeColor="text1"/>
          <w:szCs w:val="22"/>
        </w:rPr>
        <w:t>in vitro</w:t>
      </w:r>
      <w:r w:rsidR="00A00374">
        <w:rPr>
          <w:color w:val="000000" w:themeColor="text1"/>
          <w:szCs w:val="22"/>
        </w:rPr>
        <w:t xml:space="preserve"> affinity measurements for pairwise physical interactions, 2) </w:t>
      </w:r>
      <w:r w:rsidR="009C65EF">
        <w:rPr>
          <w:color w:val="000000" w:themeColor="text1"/>
          <w:szCs w:val="22"/>
        </w:rPr>
        <w:t>collecting all</w:t>
      </w:r>
      <w:r w:rsidR="00A00374">
        <w:rPr>
          <w:color w:val="000000" w:themeColor="text1"/>
          <w:szCs w:val="22"/>
        </w:rPr>
        <w:t xml:space="preserve"> the </w:t>
      </w:r>
      <w:r w:rsidR="009C65EF">
        <w:rPr>
          <w:color w:val="000000" w:themeColor="text1"/>
          <w:szCs w:val="22"/>
        </w:rPr>
        <w:t>data</w:t>
      </w:r>
      <w:r w:rsidR="00A00374">
        <w:rPr>
          <w:color w:val="000000" w:themeColor="text1"/>
          <w:szCs w:val="22"/>
        </w:rPr>
        <w:t xml:space="preserve"> </w:t>
      </w:r>
      <w:r w:rsidR="009C65EF">
        <w:rPr>
          <w:color w:val="000000" w:themeColor="text1"/>
          <w:szCs w:val="22"/>
        </w:rPr>
        <w:t>on</w:t>
      </w:r>
      <w:r w:rsidR="00A00374">
        <w:rPr>
          <w:color w:val="000000" w:themeColor="text1"/>
          <w:szCs w:val="22"/>
        </w:rPr>
        <w:t xml:space="preserve"> all the mutants, and 3) determination of </w:t>
      </w:r>
      <w:r w:rsidR="00A00374">
        <w:rPr>
          <w:color w:val="000000" w:themeColor="text1"/>
          <w:szCs w:val="22"/>
        </w:rPr>
        <w:lastRenderedPageBreak/>
        <w:t xml:space="preserve">kinetic parameters at higher resolution. </w:t>
      </w:r>
      <w:r w:rsidR="009C65EF">
        <w:rPr>
          <w:color w:val="000000" w:themeColor="text1"/>
          <w:szCs w:val="22"/>
        </w:rPr>
        <w:t xml:space="preserve">We will address each of those points separately below, but we hope that a further clarification of our </w:t>
      </w:r>
      <w:r w:rsidR="00711672" w:rsidRPr="001C16D7">
        <w:rPr>
          <w:color w:val="000000" w:themeColor="text1"/>
          <w:szCs w:val="22"/>
        </w:rPr>
        <w:t xml:space="preserve">research platform will help </w:t>
      </w:r>
      <w:r w:rsidR="00417D41" w:rsidRPr="001C16D7">
        <w:rPr>
          <w:color w:val="000000" w:themeColor="text1"/>
          <w:szCs w:val="22"/>
        </w:rPr>
        <w:t>remove</w:t>
      </w:r>
      <w:r w:rsidR="00002002" w:rsidRPr="001C16D7">
        <w:rPr>
          <w:color w:val="000000" w:themeColor="text1"/>
          <w:szCs w:val="22"/>
        </w:rPr>
        <w:t xml:space="preserve"> </w:t>
      </w:r>
      <w:r w:rsidR="00A00374">
        <w:rPr>
          <w:color w:val="000000" w:themeColor="text1"/>
          <w:szCs w:val="22"/>
        </w:rPr>
        <w:t>the</w:t>
      </w:r>
      <w:r w:rsidR="00417D41" w:rsidRPr="001C16D7">
        <w:rPr>
          <w:color w:val="000000" w:themeColor="text1"/>
          <w:szCs w:val="22"/>
        </w:rPr>
        <w:t xml:space="preserve"> doubt</w:t>
      </w:r>
      <w:r w:rsidR="00002002" w:rsidRPr="001C16D7">
        <w:rPr>
          <w:color w:val="000000" w:themeColor="text1"/>
          <w:szCs w:val="22"/>
        </w:rPr>
        <w:t>s</w:t>
      </w:r>
      <w:r w:rsidR="00A00374">
        <w:rPr>
          <w:color w:val="000000" w:themeColor="text1"/>
          <w:szCs w:val="22"/>
        </w:rPr>
        <w:t xml:space="preserve"> that </w:t>
      </w:r>
      <w:r w:rsidR="009C65EF">
        <w:rPr>
          <w:color w:val="000000" w:themeColor="text1"/>
          <w:szCs w:val="22"/>
        </w:rPr>
        <w:t>expanding out dataset</w:t>
      </w:r>
      <w:r w:rsidR="00A00374">
        <w:rPr>
          <w:color w:val="000000" w:themeColor="text1"/>
          <w:szCs w:val="22"/>
        </w:rPr>
        <w:t xml:space="preserve"> </w:t>
      </w:r>
      <w:r w:rsidR="009C65EF">
        <w:rPr>
          <w:color w:val="000000" w:themeColor="text1"/>
          <w:szCs w:val="22"/>
        </w:rPr>
        <w:t>is</w:t>
      </w:r>
      <w:r w:rsidR="00A00374">
        <w:rPr>
          <w:color w:val="000000" w:themeColor="text1"/>
          <w:szCs w:val="22"/>
        </w:rPr>
        <w:t xml:space="preserve"> necessary to support the conclusions we are making</w:t>
      </w:r>
      <w:r w:rsidR="00711672" w:rsidRPr="001C16D7">
        <w:rPr>
          <w:color w:val="000000" w:themeColor="text1"/>
          <w:szCs w:val="22"/>
        </w:rPr>
        <w:t xml:space="preserve">. </w:t>
      </w:r>
    </w:p>
    <w:p w14:paraId="0190E597" w14:textId="77777777" w:rsidR="009C65EF" w:rsidRDefault="00711672" w:rsidP="00417D41">
      <w:pPr>
        <w:rPr>
          <w:color w:val="000000" w:themeColor="text1"/>
          <w:szCs w:val="22"/>
        </w:rPr>
      </w:pPr>
      <w:r w:rsidRPr="001C16D7">
        <w:rPr>
          <w:color w:val="000000" w:themeColor="text1"/>
          <w:szCs w:val="22"/>
        </w:rPr>
        <w:t>We believe</w:t>
      </w:r>
      <w:r w:rsidR="00DC769D" w:rsidRPr="001C16D7">
        <w:rPr>
          <w:color w:val="000000" w:themeColor="text1"/>
          <w:szCs w:val="22"/>
        </w:rPr>
        <w:t xml:space="preserve"> that</w:t>
      </w:r>
      <w:r w:rsidRPr="001C16D7">
        <w:rPr>
          <w:color w:val="000000" w:themeColor="text1"/>
          <w:szCs w:val="22"/>
        </w:rPr>
        <w:t xml:space="preserve"> one of the main strengths of our work is the approach</w:t>
      </w:r>
      <w:r w:rsidR="00002002" w:rsidRPr="001C16D7">
        <w:rPr>
          <w:color w:val="000000" w:themeColor="text1"/>
          <w:szCs w:val="22"/>
        </w:rPr>
        <w:t xml:space="preserve"> to discovery</w:t>
      </w:r>
      <w:r w:rsidRPr="001C16D7">
        <w:rPr>
          <w:color w:val="000000" w:themeColor="text1"/>
          <w:szCs w:val="22"/>
        </w:rPr>
        <w:t xml:space="preserve"> we have taken</w:t>
      </w:r>
      <w:r w:rsidR="00D4357D">
        <w:rPr>
          <w:color w:val="000000" w:themeColor="text1"/>
          <w:szCs w:val="22"/>
        </w:rPr>
        <w:t xml:space="preserve">, where we measured the effects of mutants from most general </w:t>
      </w:r>
      <w:r w:rsidR="00D4357D" w:rsidRPr="00D4357D">
        <w:rPr>
          <w:i/>
          <w:iCs/>
          <w:color w:val="000000" w:themeColor="text1"/>
          <w:szCs w:val="22"/>
        </w:rPr>
        <w:t>in vivo</w:t>
      </w:r>
      <w:r w:rsidR="00D4357D">
        <w:rPr>
          <w:color w:val="000000" w:themeColor="text1"/>
          <w:szCs w:val="22"/>
        </w:rPr>
        <w:t xml:space="preserve"> phenotype towards the more mechanistic</w:t>
      </w:r>
      <w:r w:rsidR="00002002" w:rsidRPr="001C16D7">
        <w:rPr>
          <w:color w:val="000000" w:themeColor="text1"/>
          <w:szCs w:val="22"/>
        </w:rPr>
        <w:t>.</w:t>
      </w:r>
      <w:r w:rsidR="00D4357D">
        <w:rPr>
          <w:color w:val="000000" w:themeColor="text1"/>
          <w:szCs w:val="22"/>
        </w:rPr>
        <w:t xml:space="preserve"> </w:t>
      </w:r>
      <w:r w:rsidR="009C65EF">
        <w:rPr>
          <w:color w:val="000000" w:themeColor="text1"/>
          <w:szCs w:val="22"/>
        </w:rPr>
        <w:t>The main observations we make in the manuscript are:</w:t>
      </w:r>
    </w:p>
    <w:p w14:paraId="0EB35107" w14:textId="77777777" w:rsidR="009C65EF" w:rsidRDefault="009C65EF" w:rsidP="00417D41">
      <w:pPr>
        <w:rPr>
          <w:color w:val="000000" w:themeColor="text1"/>
          <w:szCs w:val="22"/>
        </w:rPr>
      </w:pPr>
      <w:r>
        <w:rPr>
          <w:color w:val="000000" w:themeColor="text1"/>
          <w:szCs w:val="22"/>
        </w:rPr>
        <w:t>(</w:t>
      </w:r>
      <w:proofErr w:type="spellStart"/>
      <w:r>
        <w:rPr>
          <w:color w:val="000000" w:themeColor="text1"/>
          <w:szCs w:val="22"/>
        </w:rPr>
        <w:t>i</w:t>
      </w:r>
      <w:proofErr w:type="spellEnd"/>
      <w:r>
        <w:rPr>
          <w:color w:val="000000" w:themeColor="text1"/>
          <w:szCs w:val="22"/>
        </w:rPr>
        <w:t xml:space="preserve">) point mutations in Gsp1 interfaces can have a range of effects on the yeast phenotype, </w:t>
      </w:r>
    </w:p>
    <w:p w14:paraId="3EDF35E7" w14:textId="1423C799" w:rsidR="009C65EF" w:rsidRDefault="009C65EF" w:rsidP="00417D41">
      <w:pPr>
        <w:rPr>
          <w:color w:val="000000" w:themeColor="text1"/>
          <w:szCs w:val="22"/>
        </w:rPr>
      </w:pPr>
      <w:r>
        <w:rPr>
          <w:color w:val="000000" w:themeColor="text1"/>
          <w:szCs w:val="22"/>
        </w:rPr>
        <w:t xml:space="preserve">(ii) point mutations in Gsp1 interfaces differentially affect the known functions of Gsp1, and </w:t>
      </w:r>
    </w:p>
    <w:p w14:paraId="65A5546C" w14:textId="77777777" w:rsidR="009C65EF" w:rsidRDefault="009C65EF" w:rsidP="00417D41">
      <w:pPr>
        <w:rPr>
          <w:color w:val="000000" w:themeColor="text1"/>
          <w:szCs w:val="22"/>
        </w:rPr>
      </w:pPr>
      <w:r>
        <w:rPr>
          <w:color w:val="000000" w:themeColor="text1"/>
          <w:szCs w:val="22"/>
        </w:rPr>
        <w:t>(iii) the differential effect of interface mutations on the phenotype cannot be explained by the position of the mutations in the interface.</w:t>
      </w:r>
    </w:p>
    <w:p w14:paraId="7069D0E8" w14:textId="7829AA7F" w:rsidR="00D4357D" w:rsidRDefault="009D41EF" w:rsidP="00417D41">
      <w:pPr>
        <w:rPr>
          <w:color w:val="000000" w:themeColor="text1"/>
          <w:szCs w:val="22"/>
        </w:rPr>
      </w:pPr>
      <w:r w:rsidRPr="001C16D7">
        <w:rPr>
          <w:color w:val="000000" w:themeColor="text1"/>
          <w:szCs w:val="22"/>
        </w:rPr>
        <w:t xml:space="preserve">Functional interactions quantified by epistatic screens </w:t>
      </w:r>
      <w:r w:rsidR="00D7607F">
        <w:rPr>
          <w:color w:val="000000" w:themeColor="text1"/>
          <w:szCs w:val="22"/>
        </w:rPr>
        <w:t>encompass a</w:t>
      </w:r>
      <w:r w:rsidR="001C556E" w:rsidRPr="001C16D7">
        <w:rPr>
          <w:color w:val="000000" w:themeColor="text1"/>
          <w:szCs w:val="22"/>
        </w:rPr>
        <w:t xml:space="preserve"> combination of different types of interactions across the whole cellular network</w:t>
      </w:r>
      <w:r w:rsidR="00CA3094">
        <w:rPr>
          <w:color w:val="000000" w:themeColor="text1"/>
          <w:szCs w:val="22"/>
        </w:rPr>
        <w:t xml:space="preserve"> (</w:t>
      </w:r>
      <w:r w:rsidR="00D7607F">
        <w:rPr>
          <w:color w:val="000000" w:themeColor="text1"/>
          <w:szCs w:val="22"/>
        </w:rPr>
        <w:t xml:space="preserve">e.g. </w:t>
      </w:r>
      <w:r w:rsidR="001C556E" w:rsidRPr="001C16D7">
        <w:rPr>
          <w:color w:val="000000" w:themeColor="text1"/>
          <w:szCs w:val="22"/>
        </w:rPr>
        <w:t xml:space="preserve">reviewed by </w:t>
      </w:r>
      <w:proofErr w:type="spellStart"/>
      <w:r w:rsidR="001C556E" w:rsidRPr="001C16D7">
        <w:rPr>
          <w:color w:val="000000" w:themeColor="text1"/>
          <w:szCs w:val="22"/>
        </w:rPr>
        <w:t>Beltrao</w:t>
      </w:r>
      <w:proofErr w:type="spellEnd"/>
      <w:r w:rsidR="001C556E" w:rsidRPr="001C16D7">
        <w:rPr>
          <w:color w:val="000000" w:themeColor="text1"/>
          <w:szCs w:val="22"/>
        </w:rPr>
        <w:t xml:space="preserve"> </w:t>
      </w:r>
      <w:r w:rsidR="001C556E" w:rsidRPr="001C16D7">
        <w:rPr>
          <w:i/>
          <w:iCs/>
          <w:color w:val="000000" w:themeColor="text1"/>
          <w:szCs w:val="22"/>
        </w:rPr>
        <w:t>et al</w:t>
      </w:r>
      <w:r w:rsidR="001C556E" w:rsidRPr="001C16D7">
        <w:rPr>
          <w:color w:val="000000" w:themeColor="text1"/>
          <w:szCs w:val="22"/>
        </w:rPr>
        <w:t xml:space="preserve">, </w:t>
      </w:r>
      <w:r w:rsidR="009D6484" w:rsidRPr="001C16D7">
        <w:rPr>
          <w:i/>
          <w:iCs/>
          <w:color w:val="000000" w:themeColor="text1"/>
          <w:szCs w:val="22"/>
          <w:lang w:val="en-GB"/>
        </w:rPr>
        <w:t>Cell</w:t>
      </w:r>
      <w:r w:rsidR="009D6484" w:rsidRPr="001C16D7">
        <w:rPr>
          <w:color w:val="000000" w:themeColor="text1"/>
          <w:szCs w:val="22"/>
          <w:lang w:val="en-GB"/>
        </w:rPr>
        <w:t xml:space="preserve"> </w:t>
      </w:r>
      <w:r w:rsidR="009D6484" w:rsidRPr="001C16D7">
        <w:rPr>
          <w:b/>
          <w:bCs/>
          <w:color w:val="000000" w:themeColor="text1"/>
          <w:szCs w:val="22"/>
          <w:lang w:val="en-GB"/>
        </w:rPr>
        <w:t>141,</w:t>
      </w:r>
      <w:r w:rsidR="009D6484" w:rsidRPr="001C16D7">
        <w:rPr>
          <w:color w:val="000000" w:themeColor="text1"/>
          <w:szCs w:val="22"/>
          <w:lang w:val="en-GB"/>
        </w:rPr>
        <w:t xml:space="preserve"> 739–745 (2010)</w:t>
      </w:r>
      <w:r w:rsidR="00CA3094">
        <w:rPr>
          <w:color w:val="000000" w:themeColor="text1"/>
          <w:szCs w:val="22"/>
        </w:rPr>
        <w:t>)</w:t>
      </w:r>
      <w:r w:rsidR="001C556E" w:rsidRPr="001C16D7">
        <w:rPr>
          <w:color w:val="000000" w:themeColor="text1"/>
          <w:szCs w:val="22"/>
        </w:rPr>
        <w:t>.</w:t>
      </w:r>
      <w:r w:rsidRPr="001C16D7">
        <w:rPr>
          <w:color w:val="000000" w:themeColor="text1"/>
          <w:szCs w:val="22"/>
        </w:rPr>
        <w:t xml:space="preserve"> </w:t>
      </w:r>
      <w:r w:rsidR="00730227">
        <w:rPr>
          <w:color w:val="000000" w:themeColor="text1"/>
          <w:szCs w:val="22"/>
        </w:rPr>
        <w:t>Physical protein-protein interactions</w:t>
      </w:r>
      <w:r w:rsidR="00D7607F">
        <w:rPr>
          <w:color w:val="000000" w:themeColor="text1"/>
          <w:szCs w:val="22"/>
        </w:rPr>
        <w:t>,</w:t>
      </w:r>
      <w:r w:rsidR="00730227">
        <w:rPr>
          <w:color w:val="000000" w:themeColor="text1"/>
          <w:szCs w:val="22"/>
        </w:rPr>
        <w:t xml:space="preserve"> as </w:t>
      </w:r>
      <w:r w:rsidR="00D7607F">
        <w:rPr>
          <w:color w:val="000000" w:themeColor="text1"/>
          <w:szCs w:val="22"/>
        </w:rPr>
        <w:t>quantified</w:t>
      </w:r>
      <w:r w:rsidR="00730227">
        <w:rPr>
          <w:color w:val="000000" w:themeColor="text1"/>
          <w:szCs w:val="22"/>
        </w:rPr>
        <w:t xml:space="preserve"> by affinity purification mass spectrometry</w:t>
      </w:r>
      <w:r w:rsidR="00AC7500">
        <w:rPr>
          <w:color w:val="000000" w:themeColor="text1"/>
          <w:szCs w:val="22"/>
        </w:rPr>
        <w:t xml:space="preserve"> (AP-MS)</w:t>
      </w:r>
      <w:r w:rsidR="00D7607F">
        <w:rPr>
          <w:color w:val="000000" w:themeColor="text1"/>
          <w:szCs w:val="22"/>
        </w:rPr>
        <w:t>,</w:t>
      </w:r>
      <w:r w:rsidR="00730227">
        <w:rPr>
          <w:color w:val="000000" w:themeColor="text1"/>
          <w:szCs w:val="22"/>
        </w:rPr>
        <w:t xml:space="preserve"> are a significant subset of those functional interactions. </w:t>
      </w:r>
      <w:r w:rsidR="00350341" w:rsidRPr="001C16D7">
        <w:rPr>
          <w:color w:val="000000" w:themeColor="text1"/>
          <w:szCs w:val="22"/>
        </w:rPr>
        <w:t xml:space="preserve">However, </w:t>
      </w:r>
      <w:r w:rsidR="00730227">
        <w:rPr>
          <w:color w:val="000000" w:themeColor="text1"/>
          <w:szCs w:val="22"/>
        </w:rPr>
        <w:t>we found that although interface position of mutations is a slightly better predictor of physical interaction changes</w:t>
      </w:r>
      <w:r w:rsidR="00D7607F">
        <w:rPr>
          <w:color w:val="000000" w:themeColor="text1"/>
          <w:szCs w:val="22"/>
        </w:rPr>
        <w:t xml:space="preserve"> than it is of functional interactions, the</w:t>
      </w:r>
      <w:r w:rsidR="00730227">
        <w:rPr>
          <w:color w:val="000000" w:themeColor="text1"/>
          <w:szCs w:val="22"/>
        </w:rPr>
        <w:t xml:space="preserve"> physical interaction network </w:t>
      </w:r>
      <w:r w:rsidR="00730227" w:rsidRPr="00730227">
        <w:rPr>
          <w:b/>
          <w:bCs/>
          <w:color w:val="000000" w:themeColor="text1"/>
          <w:szCs w:val="22"/>
        </w:rPr>
        <w:t>also</w:t>
      </w:r>
      <w:r w:rsidR="00730227">
        <w:rPr>
          <w:color w:val="000000" w:themeColor="text1"/>
          <w:szCs w:val="22"/>
        </w:rPr>
        <w:t xml:space="preserve"> shows extensive rewiring </w:t>
      </w:r>
      <w:r w:rsidR="00D7607F">
        <w:rPr>
          <w:color w:val="000000" w:themeColor="text1"/>
          <w:szCs w:val="22"/>
        </w:rPr>
        <w:t>most of which</w:t>
      </w:r>
      <w:r w:rsidR="00730227">
        <w:rPr>
          <w:color w:val="000000" w:themeColor="text1"/>
          <w:szCs w:val="22"/>
        </w:rPr>
        <w:t xml:space="preserve"> </w:t>
      </w:r>
      <w:r w:rsidR="00730227" w:rsidRPr="00D7607F">
        <w:rPr>
          <w:b/>
          <w:bCs/>
          <w:color w:val="000000" w:themeColor="text1"/>
          <w:szCs w:val="22"/>
        </w:rPr>
        <w:t>cannot</w:t>
      </w:r>
      <w:r w:rsidR="00730227">
        <w:rPr>
          <w:color w:val="000000" w:themeColor="text1"/>
          <w:szCs w:val="22"/>
        </w:rPr>
        <w:t xml:space="preserve"> be explained by interface position of the mutations. </w:t>
      </w:r>
    </w:p>
    <w:p w14:paraId="1DE3D37E" w14:textId="4176069A" w:rsidR="00A00374" w:rsidRDefault="00730227" w:rsidP="00417D41">
      <w:pPr>
        <w:rPr>
          <w:color w:val="000000" w:themeColor="text1"/>
          <w:szCs w:val="22"/>
        </w:rPr>
      </w:pPr>
      <w:r>
        <w:rPr>
          <w:color w:val="000000" w:themeColor="text1"/>
          <w:szCs w:val="22"/>
        </w:rPr>
        <w:t xml:space="preserve">The rewiring of physical interactions, and in turn differential effects of mutants on the different cellular functions on Gsp1 is a consequence of a combination of effects on </w:t>
      </w:r>
      <w:r w:rsidR="00D7607F">
        <w:rPr>
          <w:color w:val="000000" w:themeColor="text1"/>
          <w:szCs w:val="22"/>
        </w:rPr>
        <w:t xml:space="preserve">(a) </w:t>
      </w:r>
      <w:r>
        <w:rPr>
          <w:color w:val="000000" w:themeColor="text1"/>
          <w:szCs w:val="22"/>
        </w:rPr>
        <w:t xml:space="preserve">individual interface affinities, </w:t>
      </w:r>
      <w:r w:rsidR="00D7607F">
        <w:rPr>
          <w:color w:val="000000" w:themeColor="text1"/>
          <w:szCs w:val="22"/>
        </w:rPr>
        <w:t xml:space="preserve">(b) </w:t>
      </w:r>
      <w:r>
        <w:rPr>
          <w:color w:val="000000" w:themeColor="text1"/>
          <w:szCs w:val="22"/>
        </w:rPr>
        <w:t>mass action balancing of all the interactions that could simultaneously occur in the cell (lysate)</w:t>
      </w:r>
      <w:r w:rsidR="00AC7500">
        <w:rPr>
          <w:color w:val="000000" w:themeColor="text1"/>
          <w:szCs w:val="22"/>
        </w:rPr>
        <w:t xml:space="preserve">, </w:t>
      </w:r>
      <w:r w:rsidR="00D7607F">
        <w:rPr>
          <w:color w:val="000000" w:themeColor="text1"/>
          <w:szCs w:val="22"/>
        </w:rPr>
        <w:t xml:space="preserve">(c) global gene expression changes, </w:t>
      </w:r>
      <w:r w:rsidR="00AC7500">
        <w:rPr>
          <w:color w:val="000000" w:themeColor="text1"/>
          <w:szCs w:val="22"/>
        </w:rPr>
        <w:t>and</w:t>
      </w:r>
      <w:r w:rsidR="00D7607F">
        <w:rPr>
          <w:color w:val="000000" w:themeColor="text1"/>
          <w:szCs w:val="22"/>
        </w:rPr>
        <w:t>, as our data quantifies in more detail,</w:t>
      </w:r>
      <w:r>
        <w:rPr>
          <w:color w:val="000000" w:themeColor="text1"/>
          <w:szCs w:val="22"/>
        </w:rPr>
        <w:t xml:space="preserve"> </w:t>
      </w:r>
      <w:r w:rsidR="00D7607F">
        <w:rPr>
          <w:color w:val="000000" w:themeColor="text1"/>
          <w:szCs w:val="22"/>
        </w:rPr>
        <w:t xml:space="preserve">(d) </w:t>
      </w:r>
      <w:r>
        <w:rPr>
          <w:color w:val="000000" w:themeColor="text1"/>
          <w:szCs w:val="22"/>
        </w:rPr>
        <w:t>the effects on the GTPase cycle.</w:t>
      </w:r>
    </w:p>
    <w:p w14:paraId="79B1664A" w14:textId="642B60EB" w:rsidR="00730227" w:rsidRDefault="00730227" w:rsidP="00417D41">
      <w:pPr>
        <w:rPr>
          <w:color w:val="000000" w:themeColor="text1"/>
          <w:szCs w:val="22"/>
        </w:rPr>
      </w:pPr>
      <w:r>
        <w:rPr>
          <w:color w:val="000000" w:themeColor="text1"/>
          <w:szCs w:val="22"/>
        </w:rPr>
        <w:t xml:space="preserve">Adding data on more mutants might strengthen or weaken the correlation between mutation interface position and physical interaction network rewiring, but it would not change the fact that there are many interesting examples, spanning many different interface surfaces and </w:t>
      </w:r>
      <w:r w:rsidR="00290A73">
        <w:rPr>
          <w:color w:val="000000" w:themeColor="text1"/>
          <w:szCs w:val="22"/>
        </w:rPr>
        <w:t>most of the sequence</w:t>
      </w:r>
      <w:r w:rsidR="00AC7500">
        <w:rPr>
          <w:color w:val="000000" w:themeColor="text1"/>
          <w:szCs w:val="22"/>
        </w:rPr>
        <w:t>, where neither phenotype nor physical interactions could be explained by interface position</w:t>
      </w:r>
      <w:r w:rsidR="00290A73">
        <w:rPr>
          <w:color w:val="000000" w:themeColor="text1"/>
          <w:szCs w:val="22"/>
        </w:rPr>
        <w:t>.</w:t>
      </w:r>
    </w:p>
    <w:p w14:paraId="1EC10AFF" w14:textId="7C7F3CF9" w:rsidR="00E17D47" w:rsidRDefault="00290A73" w:rsidP="00E17D47">
      <w:pPr>
        <w:rPr>
          <w:color w:val="000000" w:themeColor="text1"/>
          <w:szCs w:val="22"/>
        </w:rPr>
      </w:pPr>
      <w:r>
        <w:rPr>
          <w:color w:val="000000" w:themeColor="text1"/>
          <w:szCs w:val="22"/>
        </w:rPr>
        <w:t>Finally, even</w:t>
      </w:r>
      <w:r w:rsidR="003D6CC7">
        <w:rPr>
          <w:color w:val="000000" w:themeColor="text1"/>
          <w:szCs w:val="22"/>
        </w:rPr>
        <w:t xml:space="preserve"> though the GTPase cycle is a more complex process than a combination of two enzymatic reactions with opposing substrates and products,</w:t>
      </w:r>
      <w:r w:rsidR="00AC7500">
        <w:rPr>
          <w:color w:val="000000" w:themeColor="text1"/>
          <w:szCs w:val="22"/>
        </w:rPr>
        <w:t xml:space="preserve"> our work shows that</w:t>
      </w:r>
      <w:r w:rsidR="003D6CC7">
        <w:rPr>
          <w:color w:val="000000" w:themeColor="text1"/>
          <w:szCs w:val="22"/>
        </w:rPr>
        <w:t xml:space="preserve"> the Michaelis-Menten model </w:t>
      </w:r>
      <w:r w:rsidR="00AC7500">
        <w:rPr>
          <w:color w:val="000000" w:themeColor="text1"/>
          <w:szCs w:val="22"/>
        </w:rPr>
        <w:t xml:space="preserve">of </w:t>
      </w:r>
      <w:r w:rsidR="003D6CC7">
        <w:rPr>
          <w:color w:val="000000" w:themeColor="text1"/>
          <w:szCs w:val="22"/>
        </w:rPr>
        <w:t>small GTPase</w:t>
      </w:r>
      <w:r w:rsidR="00AC7500">
        <w:rPr>
          <w:color w:val="000000" w:themeColor="text1"/>
          <w:szCs w:val="22"/>
        </w:rPr>
        <w:t xml:space="preserve"> cycle can explain a large fraction of both physical interaction network rewiring and phenotype differences quantified by genetic interactions.</w:t>
      </w:r>
    </w:p>
    <w:p w14:paraId="6099DB21" w14:textId="2D695588" w:rsidR="00B13D53" w:rsidRDefault="00B13D53" w:rsidP="00417D41">
      <w:pPr>
        <w:rPr>
          <w:color w:val="000000" w:themeColor="text1"/>
          <w:szCs w:val="22"/>
        </w:rPr>
      </w:pPr>
      <w:r>
        <w:rPr>
          <w:color w:val="000000" w:themeColor="text1"/>
          <w:szCs w:val="22"/>
        </w:rPr>
        <w:t xml:space="preserve">We hope that this summary of our </w:t>
      </w:r>
      <w:r w:rsidR="00AC7500">
        <w:rPr>
          <w:color w:val="000000" w:themeColor="text1"/>
          <w:szCs w:val="22"/>
        </w:rPr>
        <w:t>approach will help</w:t>
      </w:r>
      <w:r>
        <w:rPr>
          <w:color w:val="000000" w:themeColor="text1"/>
          <w:szCs w:val="22"/>
        </w:rPr>
        <w:t xml:space="preserve"> clarified many of the issues that the reviewers were raising</w:t>
      </w:r>
      <w:r w:rsidR="00AC7500">
        <w:rPr>
          <w:color w:val="000000" w:themeColor="text1"/>
          <w:szCs w:val="22"/>
        </w:rPr>
        <w:t xml:space="preserve">. In addition, we addressed each of the points individually, </w:t>
      </w:r>
      <w:r w:rsidR="00D7607F">
        <w:rPr>
          <w:color w:val="000000" w:themeColor="text1"/>
          <w:szCs w:val="22"/>
        </w:rPr>
        <w:t>and have put in significant effort to address all the technical points in detail.</w:t>
      </w:r>
    </w:p>
    <w:p w14:paraId="3D031474" w14:textId="638B172E" w:rsidR="00CE3A06" w:rsidRDefault="00CE3A06" w:rsidP="00417D41">
      <w:pPr>
        <w:rPr>
          <w:color w:val="000000" w:themeColor="text1"/>
          <w:szCs w:val="22"/>
        </w:rPr>
      </w:pPr>
      <w:r>
        <w:rPr>
          <w:color w:val="000000" w:themeColor="text1"/>
          <w:szCs w:val="22"/>
        </w:rPr>
        <w:t xml:space="preserve">To streamline this point better in the manuscript, in addition to reworking </w:t>
      </w:r>
      <w:r w:rsidRPr="009818A9">
        <w:rPr>
          <w:b/>
          <w:bCs/>
          <w:color w:val="000000" w:themeColor="text1"/>
          <w:szCs w:val="22"/>
        </w:rPr>
        <w:t>Fig. 2</w:t>
      </w:r>
      <w:r>
        <w:rPr>
          <w:color w:val="000000" w:themeColor="text1"/>
          <w:szCs w:val="22"/>
        </w:rPr>
        <w:t xml:space="preserve">, we have also partially reworked </w:t>
      </w:r>
      <w:r w:rsidRPr="009818A9">
        <w:rPr>
          <w:b/>
          <w:bCs/>
          <w:color w:val="000000" w:themeColor="text1"/>
          <w:szCs w:val="22"/>
        </w:rPr>
        <w:t>Fig. 4</w:t>
      </w:r>
      <w:r>
        <w:rPr>
          <w:color w:val="000000" w:themeColor="text1"/>
          <w:szCs w:val="22"/>
        </w:rPr>
        <w:t xml:space="preserve">, most notably adding a </w:t>
      </w:r>
      <w:proofErr w:type="spellStart"/>
      <w:r>
        <w:rPr>
          <w:color w:val="000000" w:themeColor="text1"/>
          <w:szCs w:val="22"/>
        </w:rPr>
        <w:t>sineplot</w:t>
      </w:r>
      <w:proofErr w:type="spellEnd"/>
      <w:r>
        <w:rPr>
          <w:color w:val="000000" w:themeColor="text1"/>
          <w:szCs w:val="22"/>
        </w:rPr>
        <w:t xml:space="preserve"> (</w:t>
      </w:r>
      <w:r w:rsidRPr="009818A9">
        <w:rPr>
          <w:b/>
          <w:bCs/>
          <w:color w:val="000000" w:themeColor="text1"/>
          <w:szCs w:val="22"/>
        </w:rPr>
        <w:t>Fig. 4b</w:t>
      </w:r>
      <w:r>
        <w:rPr>
          <w:color w:val="000000" w:themeColor="text1"/>
          <w:szCs w:val="22"/>
        </w:rPr>
        <w:t>)</w:t>
      </w:r>
      <w:r w:rsidR="00E92EB2">
        <w:rPr>
          <w:color w:val="000000" w:themeColor="text1"/>
          <w:szCs w:val="22"/>
        </w:rPr>
        <w:t xml:space="preserve">. Our data presentation now mirrors the representation used in </w:t>
      </w:r>
      <w:r w:rsidR="00E92EB2" w:rsidRPr="009818A9">
        <w:rPr>
          <w:b/>
          <w:bCs/>
          <w:color w:val="000000" w:themeColor="text1"/>
          <w:szCs w:val="22"/>
        </w:rPr>
        <w:t>Fig. 1</w:t>
      </w:r>
      <w:r w:rsidR="009818A9" w:rsidRPr="009818A9">
        <w:rPr>
          <w:b/>
          <w:bCs/>
          <w:color w:val="000000" w:themeColor="text1"/>
          <w:szCs w:val="22"/>
        </w:rPr>
        <w:t>g</w:t>
      </w:r>
      <w:r w:rsidR="009818A9">
        <w:rPr>
          <w:color w:val="000000" w:themeColor="text1"/>
          <w:szCs w:val="22"/>
        </w:rPr>
        <w:t xml:space="preserve">, which shows that interface position does not explain the phenotype data, followed by </w:t>
      </w:r>
      <w:r w:rsidR="009818A9" w:rsidRPr="009818A9">
        <w:rPr>
          <w:b/>
          <w:bCs/>
          <w:color w:val="000000" w:themeColor="text1"/>
          <w:szCs w:val="22"/>
        </w:rPr>
        <w:t>Fig. 2b</w:t>
      </w:r>
      <w:r w:rsidR="009818A9">
        <w:rPr>
          <w:color w:val="000000" w:themeColor="text1"/>
          <w:szCs w:val="22"/>
        </w:rPr>
        <w:t xml:space="preserve">, showing only a weak trend, and finally, </w:t>
      </w:r>
      <w:r w:rsidR="009818A9" w:rsidRPr="009818A9">
        <w:rPr>
          <w:b/>
          <w:bCs/>
          <w:color w:val="000000" w:themeColor="text1"/>
          <w:szCs w:val="22"/>
        </w:rPr>
        <w:t>Fig. 4b</w:t>
      </w:r>
      <w:r w:rsidR="009818A9">
        <w:rPr>
          <w:color w:val="000000" w:themeColor="text1"/>
          <w:szCs w:val="22"/>
        </w:rPr>
        <w:t xml:space="preserve"> and </w:t>
      </w:r>
      <w:r w:rsidR="009818A9" w:rsidRPr="009818A9">
        <w:rPr>
          <w:b/>
          <w:bCs/>
          <w:color w:val="000000" w:themeColor="text1"/>
          <w:szCs w:val="22"/>
        </w:rPr>
        <w:t>c</w:t>
      </w:r>
      <w:r w:rsidR="009818A9">
        <w:rPr>
          <w:color w:val="000000" w:themeColor="text1"/>
          <w:szCs w:val="22"/>
        </w:rPr>
        <w:t xml:space="preserve">, which shows how kinetics parameters explain a substantial proportion of phenotype. </w:t>
      </w:r>
      <w:r w:rsidR="00920194">
        <w:rPr>
          <w:color w:val="000000" w:themeColor="text1"/>
          <w:szCs w:val="22"/>
        </w:rPr>
        <w:t xml:space="preserve"> </w:t>
      </w:r>
    </w:p>
    <w:p w14:paraId="25621D2B" w14:textId="77777777" w:rsidR="009D6484" w:rsidRDefault="009D6484" w:rsidP="00D4357D">
      <w:pPr>
        <w:rPr>
          <w:color w:val="000000" w:themeColor="text1"/>
          <w:szCs w:val="22"/>
        </w:rPr>
      </w:pPr>
    </w:p>
    <w:p w14:paraId="5D6F266E" w14:textId="717EB7E7" w:rsidR="00D4357D" w:rsidRPr="001C16D7" w:rsidRDefault="00D4357D" w:rsidP="00D4357D">
      <w:pPr>
        <w:rPr>
          <w:b/>
          <w:bCs/>
          <w:color w:val="000000" w:themeColor="text1"/>
          <w:szCs w:val="22"/>
          <w:shd w:val="clear" w:color="auto" w:fill="FFFFFF"/>
        </w:rPr>
      </w:pPr>
      <w:r w:rsidRPr="001C16D7">
        <w:rPr>
          <w:b/>
          <w:bCs/>
          <w:color w:val="000000" w:themeColor="text1"/>
          <w:szCs w:val="22"/>
          <w:shd w:val="clear" w:color="auto" w:fill="FFFFFF"/>
        </w:rPr>
        <w:lastRenderedPageBreak/>
        <w:t xml:space="preserve">POINT </w:t>
      </w:r>
      <w:r>
        <w:rPr>
          <w:b/>
          <w:bCs/>
          <w:color w:val="000000" w:themeColor="text1"/>
          <w:szCs w:val="22"/>
          <w:shd w:val="clear" w:color="auto" w:fill="FFFFFF"/>
        </w:rPr>
        <w:t>3</w:t>
      </w:r>
      <w:r w:rsidRPr="001C16D7">
        <w:rPr>
          <w:b/>
          <w:bCs/>
          <w:color w:val="000000" w:themeColor="text1"/>
          <w:szCs w:val="22"/>
          <w:shd w:val="clear" w:color="auto" w:fill="FFFFFF"/>
        </w:rPr>
        <w:t>: Interpretation of kinetics data on GAP-mediated GTP-hydrolysis and conformational differences between Gsp1 mutants.</w:t>
      </w:r>
    </w:p>
    <w:p w14:paraId="79C44984" w14:textId="53AB7F45" w:rsidR="00783D2B" w:rsidRPr="00A90CD5" w:rsidRDefault="00783D2B" w:rsidP="00783D2B">
      <w:pPr>
        <w:rPr>
          <w:color w:val="000000" w:themeColor="text1"/>
          <w:szCs w:val="22"/>
        </w:rPr>
      </w:pPr>
      <w:r>
        <w:rPr>
          <w:color w:val="000000" w:themeColor="text1"/>
          <w:szCs w:val="22"/>
          <w:shd w:val="clear" w:color="auto" w:fill="FFFFFF"/>
        </w:rPr>
        <w:t xml:space="preserve">Reviewer 2 has raised a series of points about our interpretation of kinetics data, and we hope we have provided satisfactory responses to each of the individual points. We would first like to thank the reviewer on challenging us on the conclusions and methods, mainly because it has </w:t>
      </w:r>
      <w:r w:rsidR="002B0E92">
        <w:rPr>
          <w:color w:val="000000" w:themeColor="text1"/>
          <w:szCs w:val="22"/>
          <w:shd w:val="clear" w:color="auto" w:fill="FFFFFF"/>
        </w:rPr>
        <w:t>pushed us</w:t>
      </w:r>
      <w:r>
        <w:rPr>
          <w:color w:val="000000" w:themeColor="text1"/>
          <w:szCs w:val="22"/>
          <w:shd w:val="clear" w:color="auto" w:fill="FFFFFF"/>
        </w:rPr>
        <w:t xml:space="preserve"> to discuss standard assumptions</w:t>
      </w:r>
      <w:r w:rsidR="002B0E92">
        <w:rPr>
          <w:color w:val="000000" w:themeColor="text1"/>
          <w:szCs w:val="22"/>
          <w:shd w:val="clear" w:color="auto" w:fill="FFFFFF"/>
        </w:rPr>
        <w:t>, which, we believe ultimately made our paper better and more scholarly</w:t>
      </w:r>
      <w:r>
        <w:rPr>
          <w:color w:val="000000" w:themeColor="text1"/>
          <w:szCs w:val="22"/>
          <w:shd w:val="clear" w:color="auto" w:fill="FFFFFF"/>
        </w:rPr>
        <w:t xml:space="preserve">. </w:t>
      </w:r>
      <w:r w:rsidR="00B6480E">
        <w:rPr>
          <w:color w:val="000000" w:themeColor="text1"/>
          <w:szCs w:val="22"/>
          <w:shd w:val="clear" w:color="auto" w:fill="FFFFFF"/>
        </w:rPr>
        <w:t xml:space="preserve">For example, </w:t>
      </w:r>
      <w:r w:rsidR="00B6480E">
        <w:rPr>
          <w:color w:val="000000" w:themeColor="text1"/>
          <w:szCs w:val="22"/>
        </w:rPr>
        <w:t>w</w:t>
      </w:r>
      <w:r w:rsidR="00B6480E" w:rsidRPr="00CA3094">
        <w:rPr>
          <w:color w:val="000000" w:themeColor="text1"/>
          <w:szCs w:val="22"/>
        </w:rPr>
        <w:t xml:space="preserve">e added a discussion to the Supplementary File 1 Supplementary Discussion about the </w:t>
      </w:r>
      <w:r w:rsidR="00B6480E">
        <w:rPr>
          <w:color w:val="000000" w:themeColor="text1"/>
          <w:szCs w:val="22"/>
        </w:rPr>
        <w:t>assumptions made when using the estimated Michaelis-Menten parameters to describe the kinetics of the GTPase cycle. We have also added references to previous work on the mechanistic details of the RAN/Gsp1 GTPase cycle kinetics.</w:t>
      </w:r>
    </w:p>
    <w:p w14:paraId="5272717E" w14:textId="750E8674" w:rsidR="00783D2B" w:rsidRDefault="00783D2B" w:rsidP="00783D2B">
      <w:pPr>
        <w:rPr>
          <w:color w:val="000000" w:themeColor="text1"/>
          <w:szCs w:val="22"/>
          <w:shd w:val="clear" w:color="auto" w:fill="FFFFFF"/>
        </w:rPr>
      </w:pPr>
      <w:r>
        <w:rPr>
          <w:color w:val="000000" w:themeColor="text1"/>
          <w:szCs w:val="22"/>
          <w:shd w:val="clear" w:color="auto" w:fill="FFFFFF"/>
        </w:rPr>
        <w:t>However, although w</w:t>
      </w:r>
      <w:r w:rsidRPr="00E52918">
        <w:rPr>
          <w:color w:val="000000" w:themeColor="text1"/>
          <w:szCs w:val="22"/>
          <w:shd w:val="clear" w:color="auto" w:fill="FFFFFF"/>
        </w:rPr>
        <w:t xml:space="preserve">e share the reviewer’s enthusiasm for understanding the enzyme kinetics of small GTPases, we want to </w:t>
      </w:r>
      <w:r w:rsidR="002B0E92">
        <w:rPr>
          <w:color w:val="000000" w:themeColor="text1"/>
          <w:szCs w:val="22"/>
          <w:shd w:val="clear" w:color="auto" w:fill="FFFFFF"/>
        </w:rPr>
        <w:t>refine</w:t>
      </w:r>
      <w:r w:rsidR="00C476E3">
        <w:rPr>
          <w:color w:val="000000" w:themeColor="text1"/>
          <w:szCs w:val="22"/>
          <w:shd w:val="clear" w:color="auto" w:fill="FFFFFF"/>
        </w:rPr>
        <w:t xml:space="preserve"> the </w:t>
      </w:r>
      <w:r w:rsidR="002B0E92">
        <w:rPr>
          <w:color w:val="000000" w:themeColor="text1"/>
          <w:szCs w:val="22"/>
          <w:shd w:val="clear" w:color="auto" w:fill="FFFFFF"/>
        </w:rPr>
        <w:t xml:space="preserve">reviewer’s claim </w:t>
      </w:r>
      <w:r w:rsidRPr="00E52918">
        <w:rPr>
          <w:color w:val="000000" w:themeColor="text1"/>
          <w:szCs w:val="22"/>
          <w:shd w:val="clear" w:color="auto" w:fill="FFFFFF"/>
        </w:rPr>
        <w:t>that the kinetics data form the linchpin of our paper</w:t>
      </w:r>
      <w:r w:rsidR="002B0E92">
        <w:rPr>
          <w:color w:val="000000" w:themeColor="text1"/>
          <w:szCs w:val="22"/>
          <w:shd w:val="clear" w:color="auto" w:fill="FFFFFF"/>
        </w:rPr>
        <w:t xml:space="preserve">, which is also followed by the comment that the reviewer </w:t>
      </w:r>
      <w:r>
        <w:rPr>
          <w:color w:val="000000" w:themeColor="text1"/>
          <w:szCs w:val="22"/>
          <w:shd w:val="clear" w:color="auto" w:fill="FFFFFF"/>
        </w:rPr>
        <w:t xml:space="preserve">would </w:t>
      </w:r>
      <w:r w:rsidR="002B0E92">
        <w:rPr>
          <w:color w:val="000000" w:themeColor="text1"/>
          <w:szCs w:val="22"/>
          <w:shd w:val="clear" w:color="auto" w:fill="FFFFFF"/>
        </w:rPr>
        <w:t>“</w:t>
      </w:r>
      <w:r w:rsidRPr="001C16D7">
        <w:rPr>
          <w:i/>
          <w:iCs/>
          <w:szCs w:val="22"/>
          <w:shd w:val="clear" w:color="auto" w:fill="FFFFFF"/>
        </w:rPr>
        <w:t>like to see a more careful analysis of the enzyme kinetics data in the context of the entire cycle.</w:t>
      </w:r>
      <w:r>
        <w:rPr>
          <w:color w:val="000000" w:themeColor="text1"/>
          <w:szCs w:val="22"/>
          <w:shd w:val="clear" w:color="auto" w:fill="FFFFFF"/>
        </w:rPr>
        <w:t>”</w:t>
      </w:r>
      <w:r w:rsidRPr="00E52918">
        <w:rPr>
          <w:color w:val="000000" w:themeColor="text1"/>
          <w:szCs w:val="22"/>
          <w:shd w:val="clear" w:color="auto" w:fill="FFFFFF"/>
        </w:rPr>
        <w:t xml:space="preserve"> </w:t>
      </w:r>
    </w:p>
    <w:p w14:paraId="0D9F91BE" w14:textId="3A881D55" w:rsidR="00D4357D" w:rsidRPr="007B7116" w:rsidRDefault="00783D2B" w:rsidP="00D4357D">
      <w:pPr>
        <w:rPr>
          <w:i/>
          <w:iCs/>
          <w:szCs w:val="22"/>
          <w:shd w:val="clear" w:color="auto" w:fill="FFFFFF"/>
        </w:rPr>
      </w:pPr>
      <w:r w:rsidRPr="00783D2B">
        <w:rPr>
          <w:color w:val="000000" w:themeColor="text1"/>
          <w:szCs w:val="22"/>
          <w:shd w:val="clear" w:color="auto" w:fill="FFFFFF"/>
        </w:rPr>
        <w:t>Although we agree that the kinetics data are essential for the claims we make, our conclusions are not based on the fine-grained resolution of the complex kinetics of the GTPase cycling, but rather on combining the (approximate, yet informative) GTPase cycle kinetics parameters with the functional genomics data for a phenotypically diverse set of point mutants.</w:t>
      </w:r>
      <w:r w:rsidRPr="00E52918">
        <w:rPr>
          <w:color w:val="000000" w:themeColor="text1"/>
          <w:szCs w:val="22"/>
          <w:shd w:val="clear" w:color="auto" w:fill="FFFFFF"/>
        </w:rPr>
        <w:t xml:space="preserve"> This point may sound like an overly precise distinction, but we believe it is an important one to keep in mind when </w:t>
      </w:r>
      <w:r w:rsidR="002B0E92">
        <w:rPr>
          <w:color w:val="000000" w:themeColor="text1"/>
          <w:szCs w:val="22"/>
          <w:shd w:val="clear" w:color="auto" w:fill="FFFFFF"/>
        </w:rPr>
        <w:t>interpreting</w:t>
      </w:r>
      <w:r w:rsidRPr="00E52918">
        <w:rPr>
          <w:color w:val="000000" w:themeColor="text1"/>
          <w:szCs w:val="22"/>
          <w:shd w:val="clear" w:color="auto" w:fill="FFFFFF"/>
        </w:rPr>
        <w:t xml:space="preserve"> our </w:t>
      </w:r>
      <w:r w:rsidR="002B0E92">
        <w:rPr>
          <w:color w:val="000000" w:themeColor="text1"/>
          <w:szCs w:val="22"/>
          <w:shd w:val="clear" w:color="auto" w:fill="FFFFFF"/>
        </w:rPr>
        <w:t xml:space="preserve">point-by-point </w:t>
      </w:r>
      <w:r w:rsidRPr="00E52918">
        <w:rPr>
          <w:color w:val="000000" w:themeColor="text1"/>
          <w:szCs w:val="22"/>
          <w:shd w:val="clear" w:color="auto" w:fill="FFFFFF"/>
        </w:rPr>
        <w:t xml:space="preserve">responses </w:t>
      </w:r>
      <w:r w:rsidR="002B0E92">
        <w:rPr>
          <w:color w:val="000000" w:themeColor="text1"/>
          <w:szCs w:val="22"/>
          <w:shd w:val="clear" w:color="auto" w:fill="FFFFFF"/>
        </w:rPr>
        <w:t>to</w:t>
      </w:r>
      <w:r w:rsidRPr="00E52918">
        <w:rPr>
          <w:color w:val="000000" w:themeColor="text1"/>
          <w:szCs w:val="22"/>
          <w:shd w:val="clear" w:color="auto" w:fill="FFFFFF"/>
        </w:rPr>
        <w:t xml:space="preserve"> </w:t>
      </w:r>
      <w:r w:rsidR="002B0E92">
        <w:rPr>
          <w:color w:val="000000" w:themeColor="text1"/>
          <w:szCs w:val="22"/>
          <w:shd w:val="clear" w:color="auto" w:fill="FFFFFF"/>
        </w:rPr>
        <w:t>the comments and questions about our kinetics data</w:t>
      </w:r>
      <w:r w:rsidRPr="00E52918">
        <w:rPr>
          <w:color w:val="000000" w:themeColor="text1"/>
          <w:szCs w:val="22"/>
          <w:shd w:val="clear" w:color="auto" w:fill="FFFFFF"/>
        </w:rPr>
        <w:t xml:space="preserve">. </w:t>
      </w:r>
    </w:p>
    <w:p w14:paraId="4CC2678B" w14:textId="12FEDFA0" w:rsidR="00267D85" w:rsidRPr="001C16D7" w:rsidRDefault="00267D85">
      <w:pPr>
        <w:spacing w:after="0"/>
        <w:jc w:val="left"/>
        <w:rPr>
          <w:b/>
          <w:bCs/>
          <w:szCs w:val="22"/>
          <w:shd w:val="clear" w:color="auto" w:fill="FFFFFF"/>
        </w:rPr>
      </w:pPr>
      <w:r w:rsidRPr="001C16D7">
        <w:rPr>
          <w:b/>
          <w:bCs/>
          <w:szCs w:val="22"/>
          <w:shd w:val="clear" w:color="auto" w:fill="FFFFFF"/>
        </w:rPr>
        <w:br w:type="page"/>
      </w:r>
    </w:p>
    <w:p w14:paraId="30EBF22F" w14:textId="60CD3C0F" w:rsidR="00115063" w:rsidRPr="001C16D7" w:rsidRDefault="00115063" w:rsidP="00437E2B">
      <w:pPr>
        <w:rPr>
          <w:b/>
          <w:bCs/>
          <w:szCs w:val="22"/>
          <w:shd w:val="clear" w:color="auto" w:fill="FFFFFF"/>
        </w:rPr>
      </w:pPr>
      <w:r w:rsidRPr="001C16D7">
        <w:rPr>
          <w:b/>
          <w:bCs/>
          <w:szCs w:val="22"/>
          <w:shd w:val="clear" w:color="auto" w:fill="FFFFFF"/>
        </w:rPr>
        <w:lastRenderedPageBreak/>
        <w:t>Point by point replies to reviewers</w:t>
      </w:r>
    </w:p>
    <w:p w14:paraId="590B14C3" w14:textId="2EF99286" w:rsidR="00193E22" w:rsidRPr="001C16D7" w:rsidRDefault="00A43B6B" w:rsidP="00437E2B">
      <w:pPr>
        <w:rPr>
          <w:b/>
          <w:bCs/>
          <w:szCs w:val="22"/>
        </w:rPr>
      </w:pPr>
      <w:r w:rsidRPr="001C16D7">
        <w:rPr>
          <w:b/>
          <w:bCs/>
          <w:szCs w:val="22"/>
          <w:shd w:val="clear" w:color="auto" w:fill="FFFFFF"/>
        </w:rPr>
        <w:t>Referee #1:</w:t>
      </w:r>
    </w:p>
    <w:p w14:paraId="192871CE" w14:textId="77777777" w:rsidR="00437E2B" w:rsidRPr="001C16D7" w:rsidRDefault="00A43B6B" w:rsidP="00437E2B">
      <w:pPr>
        <w:rPr>
          <w:i/>
          <w:iCs/>
          <w:szCs w:val="22"/>
          <w:shd w:val="clear" w:color="auto" w:fill="FFFFFF"/>
        </w:rPr>
      </w:pPr>
      <w:r w:rsidRPr="001C16D7">
        <w:rPr>
          <w:i/>
          <w:iCs/>
          <w:szCs w:val="22"/>
          <w:shd w:val="clear" w:color="auto" w:fill="FFFFFF"/>
        </w:rPr>
        <w:t xml:space="preserve">In their manuscript, </w:t>
      </w:r>
      <w:proofErr w:type="spellStart"/>
      <w:r w:rsidRPr="001C16D7">
        <w:rPr>
          <w:i/>
          <w:iCs/>
          <w:szCs w:val="22"/>
          <w:shd w:val="clear" w:color="auto" w:fill="FFFFFF"/>
        </w:rPr>
        <w:t>Perica</w:t>
      </w:r>
      <w:proofErr w:type="spellEnd"/>
      <w:r w:rsidRPr="001C16D7">
        <w:rPr>
          <w:i/>
          <w:iCs/>
          <w:szCs w:val="22"/>
          <w:shd w:val="clear" w:color="auto" w:fill="FFFFFF"/>
        </w:rPr>
        <w:t xml:space="preserve"> and colleagues describe a detailed system-wide genetic, cellular and biophysical analysis of a molecular switch protein in order to </w:t>
      </w:r>
      <w:proofErr w:type="spellStart"/>
      <w:r w:rsidRPr="001C16D7">
        <w:rPr>
          <w:i/>
          <w:iCs/>
          <w:szCs w:val="22"/>
          <w:shd w:val="clear" w:color="auto" w:fill="FFFFFF"/>
        </w:rPr>
        <w:t>analyse</w:t>
      </w:r>
      <w:proofErr w:type="spellEnd"/>
      <w:r w:rsidRPr="001C16D7">
        <w:rPr>
          <w:i/>
          <w:iCs/>
          <w:szCs w:val="22"/>
          <w:shd w:val="clear" w:color="auto" w:fill="FFFFFF"/>
        </w:rPr>
        <w:t xml:space="preserv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14:paraId="3FA2B411" w14:textId="77777777" w:rsidR="00437E2B" w:rsidRPr="001C16D7" w:rsidRDefault="00A43B6B" w:rsidP="00437E2B">
      <w:pPr>
        <w:rPr>
          <w:i/>
          <w:iCs/>
          <w:szCs w:val="22"/>
        </w:rPr>
      </w:pPr>
      <w:r w:rsidRPr="001C16D7">
        <w:rPr>
          <w:i/>
          <w:iCs/>
          <w:szCs w:val="22"/>
          <w:shd w:val="clear" w:color="auto" w:fill="FFFFFF"/>
        </w:rPr>
        <w:t xml:space="preserve">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w:t>
      </w:r>
      <w:proofErr w:type="spellStart"/>
      <w:r w:rsidRPr="001C16D7">
        <w:rPr>
          <w:i/>
          <w:iCs/>
          <w:szCs w:val="22"/>
          <w:shd w:val="clear" w:color="auto" w:fill="FFFFFF"/>
        </w:rPr>
        <w:t>behaviour</w:t>
      </w:r>
      <w:proofErr w:type="spellEnd"/>
      <w:r w:rsidRPr="001C16D7">
        <w:rPr>
          <w:i/>
          <w:iCs/>
          <w:szCs w:val="22"/>
          <w:shd w:val="clear" w:color="auto" w:fill="FFFFFF"/>
        </w:rPr>
        <w:t xml:space="preserve"> of active site residues with respect to GTP status.</w:t>
      </w:r>
    </w:p>
    <w:p w14:paraId="1B024667" w14:textId="615C6172" w:rsidR="001B3084" w:rsidRPr="001C16D7" w:rsidRDefault="00A43B6B" w:rsidP="00437E2B">
      <w:pPr>
        <w:rPr>
          <w:szCs w:val="22"/>
          <w:shd w:val="clear" w:color="auto" w:fill="FFFFFF"/>
        </w:rPr>
      </w:pPr>
      <w:r w:rsidRPr="001C16D7">
        <w:rPr>
          <w:i/>
          <w:iCs/>
          <w:szCs w:val="22"/>
          <w:shd w:val="clear" w:color="auto" w:fill="FFFFFF"/>
        </w:rPr>
        <w:t>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1C16D7">
        <w:rPr>
          <w:i/>
          <w:iCs/>
          <w:szCs w:val="22"/>
        </w:rPr>
        <w:t xml:space="preserve"> </w:t>
      </w:r>
      <w:r w:rsidRPr="001C16D7">
        <w:rPr>
          <w:i/>
          <w:iCs/>
          <w:szCs w:val="22"/>
          <w:shd w:val="clear" w:color="auto" w:fill="FFFFFF"/>
        </w:rPr>
        <w:t>mutations to disease and efforts to target their activity therapeutically.</w:t>
      </w:r>
    </w:p>
    <w:p w14:paraId="403A9839" w14:textId="3013346C" w:rsidR="00F70F33" w:rsidRPr="00351765" w:rsidRDefault="001B3084" w:rsidP="00437E2B">
      <w:pPr>
        <w:rPr>
          <w:color w:val="000000" w:themeColor="text1"/>
          <w:szCs w:val="22"/>
        </w:rPr>
      </w:pPr>
      <w:r w:rsidRPr="00351765">
        <w:rPr>
          <w:color w:val="000000" w:themeColor="text1"/>
          <w:szCs w:val="22"/>
          <w:shd w:val="clear" w:color="auto" w:fill="FFFFFF"/>
        </w:rPr>
        <w:t>We would like to thank Reviewer 1 on this summary of our work and on the shared enthusiasm for our results. We especially appreciate this approval knowing that Revi</w:t>
      </w:r>
      <w:r w:rsidR="00437E2B" w:rsidRPr="00351765">
        <w:rPr>
          <w:color w:val="000000" w:themeColor="text1"/>
          <w:szCs w:val="22"/>
          <w:shd w:val="clear" w:color="auto" w:fill="FFFFFF"/>
        </w:rPr>
        <w:t>e</w:t>
      </w:r>
      <w:r w:rsidRPr="00351765">
        <w:rPr>
          <w:color w:val="000000" w:themeColor="text1"/>
          <w:szCs w:val="22"/>
          <w:shd w:val="clear" w:color="auto" w:fill="FFFFFF"/>
        </w:rPr>
        <w:t>wer 1 is an expert in small GTPases.</w:t>
      </w:r>
    </w:p>
    <w:p w14:paraId="22EE9727" w14:textId="77777777" w:rsidR="00437E2B" w:rsidRPr="001C16D7" w:rsidRDefault="00A43B6B" w:rsidP="00437E2B">
      <w:pPr>
        <w:rPr>
          <w:i/>
          <w:iCs/>
          <w:color w:val="000000" w:themeColor="text1"/>
          <w:szCs w:val="22"/>
          <w:shd w:val="clear" w:color="auto" w:fill="FFFFFF"/>
        </w:rPr>
      </w:pPr>
      <w:r w:rsidRPr="001C16D7">
        <w:rPr>
          <w:i/>
          <w:iCs/>
          <w:color w:val="000000" w:themeColor="text1"/>
          <w:szCs w:val="22"/>
          <w:shd w:val="clear" w:color="auto" w:fill="FFFFFF"/>
        </w:rPr>
        <w:t>Specific points:</w:t>
      </w:r>
    </w:p>
    <w:p w14:paraId="362981D8" w14:textId="77777777" w:rsidR="00437E2B" w:rsidRPr="001C16D7" w:rsidRDefault="00A43B6B" w:rsidP="00437E2B">
      <w:pPr>
        <w:rPr>
          <w:i/>
          <w:iCs/>
          <w:color w:val="000000" w:themeColor="text1"/>
          <w:szCs w:val="22"/>
        </w:rPr>
      </w:pPr>
      <w:r w:rsidRPr="001C16D7">
        <w:rPr>
          <w:i/>
          <w:iCs/>
          <w:color w:val="000000" w:themeColor="text1"/>
          <w:szCs w:val="22"/>
          <w:shd w:val="clear" w:color="auto" w:fill="FFFFFF"/>
        </w:rPr>
        <w:t>- Ext. Data Fig. 2</w:t>
      </w:r>
    </w:p>
    <w:p w14:paraId="19111BBD" w14:textId="6BCEDD30" w:rsidR="00437E2B" w:rsidRPr="0089556C" w:rsidRDefault="00A43B6B" w:rsidP="00437E2B">
      <w:pPr>
        <w:rPr>
          <w:i/>
          <w:iCs/>
          <w:color w:val="000000" w:themeColor="text1"/>
          <w:szCs w:val="22"/>
          <w:shd w:val="clear" w:color="auto" w:fill="FFFFFF"/>
        </w:rPr>
      </w:pPr>
      <w:r w:rsidRPr="001C16D7">
        <w:rPr>
          <w:i/>
          <w:iCs/>
          <w:color w:val="000000" w:themeColor="text1"/>
          <w:szCs w:val="22"/>
          <w:shd w:val="clear" w:color="auto" w:fill="FFFFFF"/>
        </w:rPr>
        <w:t>Some mutants show quite a lot of variation between replicates and differ up to 6-fold from WT. Is this really close to WT expression? How may this effect the genetic interaction profiles?</w:t>
      </w:r>
    </w:p>
    <w:p w14:paraId="4061DE6D" w14:textId="2668A4C4" w:rsidR="00CF4B4F" w:rsidRPr="00351765" w:rsidRDefault="00437E2B" w:rsidP="00437E2B">
      <w:pPr>
        <w:rPr>
          <w:color w:val="000000" w:themeColor="text1"/>
          <w:szCs w:val="22"/>
          <w:shd w:val="clear" w:color="auto" w:fill="FFFFFF"/>
        </w:rPr>
      </w:pPr>
      <w:r w:rsidRPr="00351765">
        <w:rPr>
          <w:color w:val="000000" w:themeColor="text1"/>
          <w:szCs w:val="22"/>
          <w:shd w:val="clear" w:color="auto" w:fill="FFFFFF"/>
        </w:rPr>
        <w:t>There are indeed 2 outlier</w:t>
      </w:r>
      <w:r w:rsidR="00E74C56" w:rsidRPr="00351765">
        <w:rPr>
          <w:color w:val="000000" w:themeColor="text1"/>
          <w:szCs w:val="22"/>
          <w:shd w:val="clear" w:color="auto" w:fill="FFFFFF"/>
        </w:rPr>
        <w:t xml:space="preserve"> data points</w:t>
      </w:r>
      <w:r w:rsidRPr="00351765">
        <w:rPr>
          <w:color w:val="000000" w:themeColor="text1"/>
          <w:szCs w:val="22"/>
          <w:shd w:val="clear" w:color="auto" w:fill="FFFFFF"/>
        </w:rPr>
        <w:t xml:space="preserve"> in our Western blot data that deviate 6-fold from the</w:t>
      </w:r>
      <w:r w:rsidR="00E74C56" w:rsidRPr="00351765">
        <w:rPr>
          <w:color w:val="000000" w:themeColor="text1"/>
          <w:szCs w:val="22"/>
          <w:shd w:val="clear" w:color="auto" w:fill="FFFFFF"/>
        </w:rPr>
        <w:t xml:space="preserve"> mean</w:t>
      </w:r>
      <w:r w:rsidRPr="00351765">
        <w:rPr>
          <w:color w:val="000000" w:themeColor="text1"/>
          <w:szCs w:val="22"/>
          <w:shd w:val="clear" w:color="auto" w:fill="FFFFFF"/>
        </w:rPr>
        <w:t xml:space="preserve"> WT expression</w:t>
      </w:r>
      <w:r w:rsidR="00E74C56" w:rsidRPr="00351765">
        <w:rPr>
          <w:color w:val="000000" w:themeColor="text1"/>
          <w:szCs w:val="22"/>
          <w:shd w:val="clear" w:color="auto" w:fill="FFFFFF"/>
        </w:rPr>
        <w:t>, but also from the other replicates</w:t>
      </w:r>
      <w:r w:rsidR="00E75C24" w:rsidRPr="00351765">
        <w:rPr>
          <w:color w:val="000000" w:themeColor="text1"/>
          <w:szCs w:val="22"/>
          <w:shd w:val="clear" w:color="auto" w:fill="FFFFFF"/>
        </w:rPr>
        <w:t xml:space="preserve"> for those mutants</w:t>
      </w:r>
      <w:r w:rsidRPr="00351765">
        <w:rPr>
          <w:color w:val="000000" w:themeColor="text1"/>
          <w:szCs w:val="22"/>
          <w:shd w:val="clear" w:color="auto" w:fill="FFFFFF"/>
        </w:rPr>
        <w:t xml:space="preserve">. </w:t>
      </w:r>
      <w:r w:rsidR="00E74C56" w:rsidRPr="00351765">
        <w:rPr>
          <w:color w:val="000000" w:themeColor="text1"/>
          <w:szCs w:val="22"/>
          <w:shd w:val="clear" w:color="auto" w:fill="FFFFFF"/>
        </w:rPr>
        <w:t>O</w:t>
      </w:r>
      <w:r w:rsidRPr="00351765">
        <w:rPr>
          <w:color w:val="000000" w:themeColor="text1"/>
          <w:szCs w:val="22"/>
          <w:shd w:val="clear" w:color="auto" w:fill="FFFFFF"/>
        </w:rPr>
        <w:t>ne of the mutants with an outlier point is K154M, which shows a weak phenotype in E-MAP screens, meaning it does not show significant genetic interactions and we do not follow up on this mutant in other parts of this study. The second mutant with the outlier value is one of the strong mutants, R108G, however, for the other two replicates of R108G expression, expression</w:t>
      </w:r>
      <w:r w:rsidR="00B60FB0">
        <w:rPr>
          <w:color w:val="000000" w:themeColor="text1"/>
          <w:szCs w:val="22"/>
          <w:shd w:val="clear" w:color="auto" w:fill="FFFFFF"/>
        </w:rPr>
        <w:t xml:space="preserve"> levels</w:t>
      </w:r>
      <w:r w:rsidRPr="00351765">
        <w:rPr>
          <w:color w:val="000000" w:themeColor="text1"/>
          <w:szCs w:val="22"/>
          <w:shd w:val="clear" w:color="auto" w:fill="FFFFFF"/>
        </w:rPr>
        <w:t xml:space="preserve"> </w:t>
      </w:r>
      <w:r w:rsidR="00B60FB0">
        <w:rPr>
          <w:color w:val="000000" w:themeColor="text1"/>
          <w:szCs w:val="22"/>
          <w:shd w:val="clear" w:color="auto" w:fill="FFFFFF"/>
        </w:rPr>
        <w:t>are</w:t>
      </w:r>
      <w:r w:rsidRPr="00351765">
        <w:rPr>
          <w:color w:val="000000" w:themeColor="text1"/>
          <w:szCs w:val="22"/>
          <w:shd w:val="clear" w:color="auto" w:fill="FFFFFF"/>
        </w:rPr>
        <w:t xml:space="preserve"> in the same range as the WT Gsp1. </w:t>
      </w:r>
    </w:p>
    <w:p w14:paraId="059EE15B" w14:textId="77777777" w:rsidR="00437E2B" w:rsidRPr="00351765" w:rsidRDefault="00437E2B" w:rsidP="00437E2B">
      <w:pPr>
        <w:rPr>
          <w:color w:val="000000" w:themeColor="text1"/>
          <w:szCs w:val="22"/>
          <w:shd w:val="clear" w:color="auto" w:fill="FFFFFF"/>
        </w:rPr>
      </w:pPr>
      <w:r w:rsidRPr="00351765">
        <w:rPr>
          <w:color w:val="000000" w:themeColor="text1"/>
          <w:szCs w:val="22"/>
          <w:shd w:val="clear" w:color="auto" w:fill="FFFFFF"/>
        </w:rPr>
        <w:lastRenderedPageBreak/>
        <w:t>We are convinced that these are deviations due to technical variations, but in the light of our efforts towards reproducibility and transparency</w:t>
      </w:r>
      <w:r w:rsidR="00E75C24" w:rsidRPr="00351765">
        <w:rPr>
          <w:color w:val="000000" w:themeColor="text1"/>
          <w:szCs w:val="22"/>
          <w:shd w:val="clear" w:color="auto" w:fill="FFFFFF"/>
        </w:rPr>
        <w:t xml:space="preserve"> of scientific research</w:t>
      </w:r>
      <w:r w:rsidRPr="00351765">
        <w:rPr>
          <w:color w:val="000000" w:themeColor="text1"/>
          <w:szCs w:val="22"/>
          <w:shd w:val="clear" w:color="auto" w:fill="FFFFFF"/>
        </w:rPr>
        <w:t xml:space="preserve">, we chose not to exclude </w:t>
      </w:r>
      <w:r w:rsidR="00E43979" w:rsidRPr="00351765">
        <w:rPr>
          <w:color w:val="000000" w:themeColor="text1"/>
          <w:szCs w:val="22"/>
          <w:shd w:val="clear" w:color="auto" w:fill="FFFFFF"/>
        </w:rPr>
        <w:t xml:space="preserve">any </w:t>
      </w:r>
      <w:r w:rsidRPr="00351765">
        <w:rPr>
          <w:color w:val="000000" w:themeColor="text1"/>
          <w:szCs w:val="22"/>
          <w:shd w:val="clear" w:color="auto" w:fill="FFFFFF"/>
        </w:rPr>
        <w:t>data</w:t>
      </w:r>
      <w:r w:rsidR="00E43979" w:rsidRPr="00351765">
        <w:rPr>
          <w:color w:val="000000" w:themeColor="text1"/>
          <w:szCs w:val="22"/>
          <w:shd w:val="clear" w:color="auto" w:fill="FFFFFF"/>
        </w:rPr>
        <w:t>points.</w:t>
      </w:r>
    </w:p>
    <w:p w14:paraId="3B3806CC" w14:textId="1785B811" w:rsidR="00EE1E50" w:rsidRDefault="002C41F5" w:rsidP="00437E2B">
      <w:pPr>
        <w:rPr>
          <w:color w:val="000000" w:themeColor="text1"/>
          <w:szCs w:val="22"/>
          <w:shd w:val="clear" w:color="auto" w:fill="FFFFFF"/>
        </w:rPr>
      </w:pPr>
      <w:r w:rsidRPr="00351765">
        <w:rPr>
          <w:color w:val="000000" w:themeColor="text1"/>
          <w:szCs w:val="22"/>
          <w:shd w:val="clear" w:color="auto" w:fill="FFFFFF"/>
        </w:rPr>
        <w:t xml:space="preserve">However, the reviewer does raise a valid point we </w:t>
      </w:r>
      <w:r w:rsidR="00F17BAA" w:rsidRPr="00351765">
        <w:rPr>
          <w:color w:val="000000" w:themeColor="text1"/>
          <w:szCs w:val="22"/>
          <w:shd w:val="clear" w:color="auto" w:fill="FFFFFF"/>
        </w:rPr>
        <w:t>should</w:t>
      </w:r>
      <w:r w:rsidRPr="00351765">
        <w:rPr>
          <w:color w:val="000000" w:themeColor="text1"/>
          <w:szCs w:val="22"/>
          <w:shd w:val="clear" w:color="auto" w:fill="FFFFFF"/>
        </w:rPr>
        <w:t xml:space="preserve"> address in more detail in our manuscript. </w:t>
      </w:r>
      <w:r w:rsidR="00E34F31" w:rsidRPr="00351765">
        <w:rPr>
          <w:color w:val="000000" w:themeColor="text1"/>
          <w:szCs w:val="22"/>
          <w:shd w:val="clear" w:color="auto" w:fill="FFFFFF"/>
        </w:rPr>
        <w:t xml:space="preserve">We added a </w:t>
      </w:r>
      <w:r w:rsidR="00EF7E2E" w:rsidRPr="00351765">
        <w:rPr>
          <w:color w:val="000000" w:themeColor="text1"/>
          <w:szCs w:val="22"/>
          <w:shd w:val="clear" w:color="auto" w:fill="FFFFFF"/>
        </w:rPr>
        <w:t xml:space="preserve">third </w:t>
      </w:r>
      <w:r w:rsidR="00E34F31" w:rsidRPr="00351765">
        <w:rPr>
          <w:color w:val="000000" w:themeColor="text1"/>
          <w:szCs w:val="22"/>
          <w:shd w:val="clear" w:color="auto" w:fill="FFFFFF"/>
        </w:rPr>
        <w:t xml:space="preserve">panel to </w:t>
      </w:r>
      <w:r w:rsidR="00EF7E2E" w:rsidRPr="00351765">
        <w:rPr>
          <w:color w:val="000000" w:themeColor="text1"/>
          <w:szCs w:val="22"/>
          <w:shd w:val="clear" w:color="auto" w:fill="FFFFFF"/>
        </w:rPr>
        <w:t xml:space="preserve">the </w:t>
      </w:r>
      <w:r w:rsidR="00E34F31" w:rsidRPr="00351765">
        <w:rPr>
          <w:color w:val="000000" w:themeColor="text1"/>
          <w:szCs w:val="22"/>
          <w:shd w:val="clear" w:color="auto" w:fill="FFFFFF"/>
        </w:rPr>
        <w:t>E</w:t>
      </w:r>
      <w:r w:rsidR="00EF7E2E" w:rsidRPr="00351765">
        <w:rPr>
          <w:color w:val="000000" w:themeColor="text1"/>
          <w:szCs w:val="22"/>
          <w:shd w:val="clear" w:color="auto" w:fill="FFFFFF"/>
        </w:rPr>
        <w:t>xtended Data Figure</w:t>
      </w:r>
      <w:r w:rsidR="00E34F31" w:rsidRPr="00351765">
        <w:rPr>
          <w:color w:val="000000" w:themeColor="text1"/>
          <w:szCs w:val="22"/>
          <w:shd w:val="clear" w:color="auto" w:fill="FFFFFF"/>
        </w:rPr>
        <w:t xml:space="preserve"> 2, where w</w:t>
      </w:r>
      <w:r w:rsidRPr="00351765">
        <w:rPr>
          <w:color w:val="000000" w:themeColor="text1"/>
          <w:szCs w:val="22"/>
          <w:shd w:val="clear" w:color="auto" w:fill="FFFFFF"/>
        </w:rPr>
        <w:t xml:space="preserve">e </w:t>
      </w:r>
      <w:r w:rsidR="00E74C56" w:rsidRPr="00351765">
        <w:rPr>
          <w:color w:val="000000" w:themeColor="text1"/>
          <w:szCs w:val="22"/>
          <w:shd w:val="clear" w:color="auto" w:fill="FFFFFF"/>
        </w:rPr>
        <w:t>now show more explicitly that the variation in expression levels is not predictive of the differences between the mutants with strong and weak phenotype profiles.</w:t>
      </w:r>
    </w:p>
    <w:p w14:paraId="7FF314E0" w14:textId="77777777" w:rsidR="00B60FB0" w:rsidRPr="00351765" w:rsidRDefault="00B60FB0" w:rsidP="00437E2B">
      <w:pPr>
        <w:rPr>
          <w:color w:val="000000" w:themeColor="text1"/>
          <w:szCs w:val="22"/>
          <w:shd w:val="clear" w:color="auto" w:fill="FFFFFF"/>
        </w:rPr>
      </w:pPr>
    </w:p>
    <w:p w14:paraId="6F69966D" w14:textId="69FD7FE0" w:rsidR="001432F8" w:rsidRPr="001C16D7" w:rsidRDefault="00A84601" w:rsidP="00437E2B">
      <w:pPr>
        <w:rPr>
          <w:color w:val="2F5496" w:themeColor="accent1" w:themeShade="BF"/>
          <w:szCs w:val="22"/>
          <w:shd w:val="clear" w:color="auto" w:fill="FFFFFF"/>
        </w:rPr>
      </w:pPr>
      <w:r>
        <w:rPr>
          <w:noProof/>
          <w:color w:val="2F5496" w:themeColor="accent1" w:themeShade="BF"/>
          <w:szCs w:val="22"/>
          <w:shd w:val="clear" w:color="auto" w:fill="FFFFFF"/>
        </w:rPr>
        <w:drawing>
          <wp:inline distT="0" distB="0" distL="0" distR="0" wp14:anchorId="3D1F99E7" wp14:editId="7ADAB70A">
            <wp:extent cx="6400800" cy="370639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_Fig2_Revis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3706392"/>
                    </a:xfrm>
                    <a:prstGeom prst="rect">
                      <a:avLst/>
                    </a:prstGeom>
                  </pic:spPr>
                </pic:pic>
              </a:graphicData>
            </a:graphic>
          </wp:inline>
        </w:drawing>
      </w:r>
    </w:p>
    <w:p w14:paraId="5B65485D" w14:textId="71D25582" w:rsidR="00943FC4" w:rsidRPr="00351765" w:rsidRDefault="00EE1E50" w:rsidP="00943FC4">
      <w:pPr>
        <w:pStyle w:val="NormalWeb"/>
        <w:jc w:val="both"/>
        <w:rPr>
          <w:color w:val="2F5496" w:themeColor="accent1" w:themeShade="BF"/>
          <w:szCs w:val="22"/>
        </w:rPr>
      </w:pPr>
      <w:r w:rsidRPr="0089556C">
        <w:rPr>
          <w:b/>
          <w:bCs/>
          <w:color w:val="385623" w:themeColor="accent6" w:themeShade="80"/>
          <w:szCs w:val="22"/>
        </w:rPr>
        <w:t xml:space="preserve">Extended Data Figure 2. Expression levels of endogenously expressed Gsp1 protein in </w:t>
      </w:r>
      <w:r w:rsidRPr="0089556C">
        <w:rPr>
          <w:b/>
          <w:bCs/>
          <w:i/>
          <w:iCs/>
          <w:color w:val="385623" w:themeColor="accent6" w:themeShade="80"/>
          <w:szCs w:val="22"/>
        </w:rPr>
        <w:t xml:space="preserve">S. cerevisiae </w:t>
      </w:r>
      <w:r w:rsidRPr="0089556C">
        <w:rPr>
          <w:b/>
          <w:bCs/>
          <w:color w:val="385623" w:themeColor="accent6" w:themeShade="80"/>
          <w:szCs w:val="22"/>
        </w:rPr>
        <w:t xml:space="preserve">strains with </w:t>
      </w:r>
      <w:proofErr w:type="spellStart"/>
      <w:r w:rsidRPr="0089556C">
        <w:rPr>
          <w:b/>
          <w:bCs/>
          <w:color w:val="385623" w:themeColor="accent6" w:themeShade="80"/>
          <w:szCs w:val="22"/>
        </w:rPr>
        <w:t>genomically</w:t>
      </w:r>
      <w:proofErr w:type="spellEnd"/>
      <w:r w:rsidRPr="0089556C">
        <w:rPr>
          <w:b/>
          <w:bCs/>
          <w:color w:val="385623" w:themeColor="accent6" w:themeShade="80"/>
          <w:szCs w:val="22"/>
        </w:rPr>
        <w:t xml:space="preserve"> integrated Gsp1 point mutations profiled by Western Blot. </w:t>
      </w:r>
      <w:r w:rsidRPr="0089556C">
        <w:rPr>
          <w:color w:val="385623" w:themeColor="accent6" w:themeShade="80"/>
          <w:szCs w:val="22"/>
        </w:rPr>
        <w:t xml:space="preserve">Expression levels are relative to the expression levels of wild-type Gsp1 protein. </w:t>
      </w:r>
      <w:r w:rsidRPr="0089556C">
        <w:rPr>
          <w:b/>
          <w:bCs/>
          <w:color w:val="385623" w:themeColor="accent6" w:themeShade="80"/>
          <w:szCs w:val="22"/>
        </w:rPr>
        <w:t xml:space="preserve">a, </w:t>
      </w:r>
      <w:r w:rsidRPr="0089556C">
        <w:rPr>
          <w:color w:val="385623" w:themeColor="accent6" w:themeShade="80"/>
          <w:szCs w:val="22"/>
        </w:rPr>
        <w:t xml:space="preserve">Expression data for strong mutants, defined as mutants with more than nine significant GIs. </w:t>
      </w:r>
      <w:r w:rsidRPr="0089556C">
        <w:rPr>
          <w:b/>
          <w:bCs/>
          <w:color w:val="385623" w:themeColor="accent6" w:themeShade="80"/>
          <w:szCs w:val="22"/>
        </w:rPr>
        <w:t xml:space="preserve">b, </w:t>
      </w:r>
      <w:r w:rsidRPr="0089556C">
        <w:rPr>
          <w:color w:val="385623" w:themeColor="accent6" w:themeShade="80"/>
          <w:szCs w:val="22"/>
        </w:rPr>
        <w:t xml:space="preserve">Expression data for weak mutants, defined as mutants with fewer than nine significant GIs. Bar heights indicate averages over 2 or more biological replicates (n) with error bars indicating one standard deviation for n &gt;= 3. Overlaid points indicate individual biological replicates (each an average over at least 12 technical replicates per biological replicate for wild-type and MAT-α strains, and between one and six technical replicates per biological replicate for mutant strains). Dashed red line indicates expression at the level of wild-type Gsp1 (fold change of 1). </w:t>
      </w:r>
      <w:r w:rsidR="004D1019" w:rsidRPr="00351765">
        <w:rPr>
          <w:b/>
          <w:bCs/>
          <w:color w:val="2F5496" w:themeColor="accent1" w:themeShade="BF"/>
          <w:szCs w:val="22"/>
        </w:rPr>
        <w:t xml:space="preserve">c, </w:t>
      </w:r>
      <w:r w:rsidR="004C565C" w:rsidRPr="00351765">
        <w:rPr>
          <w:color w:val="2F5496" w:themeColor="accent1" w:themeShade="BF"/>
          <w:szCs w:val="22"/>
        </w:rPr>
        <w:t xml:space="preserve">Distributions of </w:t>
      </w:r>
      <w:r w:rsidR="005E32AA">
        <w:rPr>
          <w:color w:val="2F5496" w:themeColor="accent1" w:themeShade="BF"/>
          <w:szCs w:val="22"/>
        </w:rPr>
        <w:t xml:space="preserve">average </w:t>
      </w:r>
      <w:r w:rsidR="004C565C" w:rsidRPr="00351765">
        <w:rPr>
          <w:color w:val="2F5496" w:themeColor="accent1" w:themeShade="BF"/>
          <w:szCs w:val="22"/>
        </w:rPr>
        <w:t>relative expression changes for strong mutants and weak mutants, colored by biological replicate</w:t>
      </w:r>
      <w:r w:rsidR="006A4EF9">
        <w:rPr>
          <w:color w:val="2F5496" w:themeColor="accent1" w:themeShade="BF"/>
          <w:szCs w:val="22"/>
        </w:rPr>
        <w:t>.</w:t>
      </w:r>
      <w:r w:rsidR="004C565C" w:rsidRPr="00351765">
        <w:rPr>
          <w:color w:val="2F5496" w:themeColor="accent1" w:themeShade="BF"/>
          <w:szCs w:val="22"/>
        </w:rPr>
        <w:t xml:space="preserve"> All strains </w:t>
      </w:r>
      <w:r w:rsidR="006E079E" w:rsidRPr="00351765">
        <w:rPr>
          <w:color w:val="2F5496" w:themeColor="accent1" w:themeShade="BF"/>
          <w:szCs w:val="22"/>
        </w:rPr>
        <w:t>in</w:t>
      </w:r>
      <w:r w:rsidR="004C565C" w:rsidRPr="00351765">
        <w:rPr>
          <w:color w:val="2F5496" w:themeColor="accent1" w:themeShade="BF"/>
          <w:szCs w:val="22"/>
        </w:rPr>
        <w:t xml:space="preserve"> a replicate were grown in</w:t>
      </w:r>
      <w:r w:rsidR="006E079E" w:rsidRPr="00351765">
        <w:rPr>
          <w:color w:val="2F5496" w:themeColor="accent1" w:themeShade="BF"/>
          <w:szCs w:val="22"/>
        </w:rPr>
        <w:t xml:space="preserve"> parallel</w:t>
      </w:r>
      <w:r w:rsidR="004C565C" w:rsidRPr="00351765">
        <w:rPr>
          <w:color w:val="2F5496" w:themeColor="accent1" w:themeShade="BF"/>
          <w:szCs w:val="22"/>
        </w:rPr>
        <w:t>.</w:t>
      </w:r>
      <w:r w:rsidR="006A4EF9">
        <w:rPr>
          <w:color w:val="2F5496" w:themeColor="accent1" w:themeShade="BF"/>
          <w:szCs w:val="22"/>
        </w:rPr>
        <w:t xml:space="preserve"> Each point indicates an average over several technical replicates, as in </w:t>
      </w:r>
      <w:r w:rsidR="006A4EF9">
        <w:rPr>
          <w:b/>
          <w:bCs/>
          <w:color w:val="2F5496" w:themeColor="accent1" w:themeShade="BF"/>
          <w:szCs w:val="22"/>
        </w:rPr>
        <w:t>a</w:t>
      </w:r>
      <w:r w:rsidR="006A4EF9">
        <w:rPr>
          <w:color w:val="2F5496" w:themeColor="accent1" w:themeShade="BF"/>
          <w:szCs w:val="22"/>
        </w:rPr>
        <w:t xml:space="preserve"> and </w:t>
      </w:r>
      <w:r w:rsidR="006A4EF9">
        <w:rPr>
          <w:b/>
          <w:bCs/>
          <w:color w:val="2F5496" w:themeColor="accent1" w:themeShade="BF"/>
          <w:szCs w:val="22"/>
        </w:rPr>
        <w:t>b</w:t>
      </w:r>
      <w:r w:rsidR="006A4EF9">
        <w:rPr>
          <w:color w:val="2F5496" w:themeColor="accent1" w:themeShade="BF"/>
          <w:szCs w:val="22"/>
        </w:rPr>
        <w:t xml:space="preserve">. </w:t>
      </w:r>
      <w:r w:rsidR="00A16776">
        <w:rPr>
          <w:color w:val="2F5496" w:themeColor="accent1" w:themeShade="BF"/>
          <w:szCs w:val="22"/>
        </w:rPr>
        <w:t>Bars indicated the mean of the point distributions,</w:t>
      </w:r>
      <w:r w:rsidR="004C565C" w:rsidRPr="00351765">
        <w:rPr>
          <w:color w:val="2F5496" w:themeColor="accent1" w:themeShade="BF"/>
          <w:szCs w:val="22"/>
        </w:rPr>
        <w:t xml:space="preserve"> </w:t>
      </w:r>
      <w:r w:rsidR="00A16776">
        <w:rPr>
          <w:color w:val="2F5496" w:themeColor="accent1" w:themeShade="BF"/>
          <w:szCs w:val="22"/>
        </w:rPr>
        <w:t xml:space="preserve">reflecting the average </w:t>
      </w:r>
      <w:r w:rsidR="004C565C" w:rsidRPr="00351765">
        <w:rPr>
          <w:color w:val="2F5496" w:themeColor="accent1" w:themeShade="BF"/>
          <w:szCs w:val="22"/>
        </w:rPr>
        <w:t xml:space="preserve">relative change of all strong </w:t>
      </w:r>
      <w:r w:rsidR="006E079E" w:rsidRPr="00351765">
        <w:rPr>
          <w:color w:val="2F5496" w:themeColor="accent1" w:themeShade="BF"/>
          <w:szCs w:val="22"/>
        </w:rPr>
        <w:t>or</w:t>
      </w:r>
      <w:r w:rsidR="004C565C" w:rsidRPr="00351765">
        <w:rPr>
          <w:color w:val="2F5496" w:themeColor="accent1" w:themeShade="BF"/>
          <w:szCs w:val="22"/>
        </w:rPr>
        <w:t xml:space="preserve"> all weak mutants</w:t>
      </w:r>
      <w:r w:rsidR="006E079E" w:rsidRPr="00351765">
        <w:rPr>
          <w:color w:val="2F5496" w:themeColor="accent1" w:themeShade="BF"/>
          <w:szCs w:val="22"/>
        </w:rPr>
        <w:t xml:space="preserve"> from a given replicate.</w:t>
      </w:r>
    </w:p>
    <w:p w14:paraId="491AA2A2" w14:textId="53EA503F" w:rsidR="00C275B6" w:rsidRPr="00351765" w:rsidRDefault="00E74C56" w:rsidP="00943FC4">
      <w:pPr>
        <w:pStyle w:val="NormalWeb"/>
        <w:jc w:val="both"/>
        <w:rPr>
          <w:color w:val="000000" w:themeColor="text1"/>
          <w:szCs w:val="22"/>
        </w:rPr>
      </w:pPr>
      <w:r w:rsidRPr="00351765">
        <w:rPr>
          <w:color w:val="000000" w:themeColor="text1"/>
          <w:szCs w:val="22"/>
          <w:shd w:val="clear" w:color="auto" w:fill="FFFFFF"/>
        </w:rPr>
        <w:t xml:space="preserve">Finally, we do observe up to 2-fold increase in expression levels of some of the strong mutants, and although we do not know </w:t>
      </w:r>
      <w:r w:rsidR="00E34F31" w:rsidRPr="00351765">
        <w:rPr>
          <w:color w:val="000000" w:themeColor="text1"/>
          <w:szCs w:val="22"/>
          <w:shd w:val="clear" w:color="auto" w:fill="FFFFFF"/>
        </w:rPr>
        <w:t>how biologically significant</w:t>
      </w:r>
      <w:r w:rsidRPr="00351765">
        <w:rPr>
          <w:color w:val="000000" w:themeColor="text1"/>
          <w:szCs w:val="22"/>
          <w:shd w:val="clear" w:color="auto" w:fill="FFFFFF"/>
        </w:rPr>
        <w:t xml:space="preserve"> th</w:t>
      </w:r>
      <w:r w:rsidR="00B60FB0">
        <w:rPr>
          <w:color w:val="000000" w:themeColor="text1"/>
          <w:szCs w:val="22"/>
          <w:shd w:val="clear" w:color="auto" w:fill="FFFFFF"/>
        </w:rPr>
        <w:t>ese</w:t>
      </w:r>
      <w:r w:rsidRPr="00351765">
        <w:rPr>
          <w:color w:val="000000" w:themeColor="text1"/>
          <w:szCs w:val="22"/>
          <w:shd w:val="clear" w:color="auto" w:fill="FFFFFF"/>
        </w:rPr>
        <w:t xml:space="preserve"> difference</w:t>
      </w:r>
      <w:r w:rsidR="00B60FB0">
        <w:rPr>
          <w:color w:val="000000" w:themeColor="text1"/>
          <w:szCs w:val="22"/>
          <w:shd w:val="clear" w:color="auto" w:fill="FFFFFF"/>
        </w:rPr>
        <w:t>s</w:t>
      </w:r>
      <w:r w:rsidRPr="00351765">
        <w:rPr>
          <w:color w:val="000000" w:themeColor="text1"/>
          <w:szCs w:val="22"/>
          <w:shd w:val="clear" w:color="auto" w:fill="FFFFFF"/>
        </w:rPr>
        <w:t xml:space="preserve"> </w:t>
      </w:r>
      <w:r w:rsidR="00B60FB0">
        <w:rPr>
          <w:color w:val="000000" w:themeColor="text1"/>
          <w:szCs w:val="22"/>
          <w:shd w:val="clear" w:color="auto" w:fill="FFFFFF"/>
        </w:rPr>
        <w:t>are</w:t>
      </w:r>
      <w:r w:rsidRPr="00351765">
        <w:rPr>
          <w:color w:val="000000" w:themeColor="text1"/>
          <w:szCs w:val="22"/>
          <w:shd w:val="clear" w:color="auto" w:fill="FFFFFF"/>
        </w:rPr>
        <w:t>, it might play a role</w:t>
      </w:r>
      <w:r w:rsidR="00E34F31" w:rsidRPr="00351765">
        <w:rPr>
          <w:color w:val="000000" w:themeColor="text1"/>
          <w:szCs w:val="22"/>
          <w:shd w:val="clear" w:color="auto" w:fill="FFFFFF"/>
        </w:rPr>
        <w:t xml:space="preserve"> in defining the complex cellular phenotype. </w:t>
      </w:r>
      <w:r w:rsidR="00C275B6" w:rsidRPr="00351765">
        <w:rPr>
          <w:color w:val="000000" w:themeColor="text1"/>
          <w:szCs w:val="22"/>
          <w:shd w:val="clear" w:color="auto" w:fill="FFFFFF"/>
        </w:rPr>
        <w:t xml:space="preserve">We have </w:t>
      </w:r>
      <w:r w:rsidR="00E75C24" w:rsidRPr="00351765">
        <w:rPr>
          <w:color w:val="000000" w:themeColor="text1"/>
          <w:szCs w:val="22"/>
          <w:shd w:val="clear" w:color="auto" w:fill="FFFFFF"/>
        </w:rPr>
        <w:t>modified</w:t>
      </w:r>
      <w:r w:rsidR="006A01DF" w:rsidRPr="00351765">
        <w:rPr>
          <w:color w:val="000000" w:themeColor="text1"/>
          <w:szCs w:val="22"/>
          <w:shd w:val="clear" w:color="auto" w:fill="FFFFFF"/>
        </w:rPr>
        <w:t xml:space="preserve"> a sentence</w:t>
      </w:r>
      <w:r w:rsidR="00C275B6" w:rsidRPr="00351765">
        <w:rPr>
          <w:color w:val="000000" w:themeColor="text1"/>
          <w:szCs w:val="22"/>
          <w:shd w:val="clear" w:color="auto" w:fill="FFFFFF"/>
        </w:rPr>
        <w:t xml:space="preserve"> </w:t>
      </w:r>
      <w:r w:rsidR="00E75C24" w:rsidRPr="00351765">
        <w:rPr>
          <w:color w:val="000000" w:themeColor="text1"/>
          <w:szCs w:val="22"/>
          <w:shd w:val="clear" w:color="auto" w:fill="FFFFFF"/>
        </w:rPr>
        <w:t>in</w:t>
      </w:r>
      <w:r w:rsidR="00C275B6" w:rsidRPr="00351765">
        <w:rPr>
          <w:color w:val="000000" w:themeColor="text1"/>
          <w:szCs w:val="22"/>
          <w:shd w:val="clear" w:color="auto" w:fill="FFFFFF"/>
        </w:rPr>
        <w:t xml:space="preserve"> our Discussion section </w:t>
      </w:r>
      <w:r w:rsidR="00E75C24" w:rsidRPr="00351765">
        <w:rPr>
          <w:color w:val="000000" w:themeColor="text1"/>
          <w:szCs w:val="22"/>
          <w:shd w:val="clear" w:color="auto" w:fill="FFFFFF"/>
        </w:rPr>
        <w:t>which</w:t>
      </w:r>
      <w:r w:rsidR="00C275B6" w:rsidRPr="00351765">
        <w:rPr>
          <w:color w:val="000000" w:themeColor="text1"/>
          <w:szCs w:val="22"/>
          <w:shd w:val="clear" w:color="auto" w:fill="FFFFFF"/>
        </w:rPr>
        <w:t xml:space="preserve"> now reads: </w:t>
      </w:r>
    </w:p>
    <w:p w14:paraId="1DDDF692" w14:textId="76DD2F23" w:rsidR="00C275B6" w:rsidRPr="0089556C" w:rsidRDefault="00512460" w:rsidP="00437E2B">
      <w:pPr>
        <w:rPr>
          <w:color w:val="385623" w:themeColor="accent6" w:themeShade="80"/>
          <w:szCs w:val="22"/>
          <w:shd w:val="clear" w:color="auto" w:fill="FFFFFF"/>
        </w:rPr>
      </w:pPr>
      <w:r w:rsidRPr="00351765">
        <w:rPr>
          <w:color w:val="2F5496" w:themeColor="accent1" w:themeShade="BF"/>
          <w:szCs w:val="22"/>
        </w:rPr>
        <w:lastRenderedPageBreak/>
        <w:t>Other effects such as direct perturbations of interactions, binding partner competition, and small changes in expression of Gsp1 or its partners undoubtedly also play a role in modulating the phenotype of our Gsp1 mutations</w:t>
      </w:r>
      <w:r w:rsidR="00C275B6" w:rsidRPr="0089556C">
        <w:rPr>
          <w:color w:val="385623" w:themeColor="accent6" w:themeShade="80"/>
          <w:szCs w:val="22"/>
        </w:rPr>
        <w:t>. Nevertheless, our model explains to a remarkable degree how a single molecular switch motif can differentially control subsets of biological processes by using one of the three functional modes.</w:t>
      </w:r>
    </w:p>
    <w:p w14:paraId="67491115" w14:textId="77777777" w:rsidR="00F17BAA" w:rsidRPr="001C16D7" w:rsidRDefault="00F17BAA" w:rsidP="00437E2B">
      <w:pPr>
        <w:rPr>
          <w:szCs w:val="22"/>
        </w:rPr>
      </w:pPr>
    </w:p>
    <w:p w14:paraId="79214EDB" w14:textId="77777777" w:rsidR="00F17BAA" w:rsidRPr="001C16D7" w:rsidRDefault="00A43B6B" w:rsidP="00E75C24">
      <w:pPr>
        <w:rPr>
          <w:i/>
          <w:iCs/>
          <w:szCs w:val="22"/>
          <w:shd w:val="clear" w:color="auto" w:fill="FFFFFF"/>
        </w:rPr>
      </w:pPr>
      <w:r w:rsidRPr="001C16D7">
        <w:rPr>
          <w:i/>
          <w:iCs/>
          <w:szCs w:val="22"/>
          <w:shd w:val="clear" w:color="auto" w:fill="FFFFFF"/>
        </w:rPr>
        <w:t xml:space="preserve">- The authors present an enormous amount of data in this manuscript, which has resulted in some of the figures being overloaded and difficult to follow.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figures depicting protein structures. They are crucial to the manuscript as they </w:t>
      </w:r>
      <w:proofErr w:type="spellStart"/>
      <w:r w:rsidRPr="001C16D7">
        <w:rPr>
          <w:i/>
          <w:iCs/>
          <w:szCs w:val="22"/>
          <w:shd w:val="clear" w:color="auto" w:fill="FFFFFF"/>
        </w:rPr>
        <w:t>visualise</w:t>
      </w:r>
      <w:proofErr w:type="spellEnd"/>
      <w:r w:rsidRPr="001C16D7">
        <w:rPr>
          <w:i/>
          <w:iCs/>
          <w:szCs w:val="22"/>
          <w:shd w:val="clear" w:color="auto" w:fill="FFFFFF"/>
        </w:rPr>
        <w:t xml:space="preserve"> some of the key messages of this story. Hence the authors should rethink how to illustrate these points and at least add additional structure figures to Supplementary.</w:t>
      </w:r>
    </w:p>
    <w:p w14:paraId="0DDB2DE9" w14:textId="77777777" w:rsidR="00F17BAA" w:rsidRPr="001C16D7" w:rsidRDefault="00A43B6B" w:rsidP="00437E2B">
      <w:pPr>
        <w:rPr>
          <w:i/>
          <w:iCs/>
          <w:szCs w:val="22"/>
        </w:rPr>
      </w:pPr>
      <w:r w:rsidRPr="001C16D7">
        <w:rPr>
          <w:i/>
          <w:iCs/>
          <w:szCs w:val="22"/>
          <w:shd w:val="clear" w:color="auto" w:fill="FFFFFF"/>
        </w:rPr>
        <w:t>Examples:</w:t>
      </w:r>
    </w:p>
    <w:p w14:paraId="4F4F86E2" w14:textId="1E663F30" w:rsidR="00951410" w:rsidRPr="00351765" w:rsidRDefault="00A43B6B" w:rsidP="00437E2B">
      <w:pPr>
        <w:rPr>
          <w:i/>
          <w:iCs/>
          <w:szCs w:val="22"/>
          <w:shd w:val="clear" w:color="auto" w:fill="FFFFFF"/>
        </w:rPr>
      </w:pPr>
      <w:r w:rsidRPr="001C16D7">
        <w:rPr>
          <w:i/>
          <w:iCs/>
          <w:szCs w:val="22"/>
          <w:shd w:val="clear" w:color="auto" w:fill="FFFFFF"/>
        </w:rPr>
        <w:t xml:space="preserve">- The structures shown in Fig. 1c are not sufficient to allow the reader to fully understand the special relationship of the different protein surfaces mutated and their importance in the interaction with binding partners. The authors should consider showing a surface representation in addition in which the different protein interfaces are highlighted, maybe </w:t>
      </w:r>
      <w:proofErr w:type="spellStart"/>
      <w:r w:rsidRPr="001C16D7">
        <w:rPr>
          <w:i/>
          <w:iCs/>
          <w:szCs w:val="22"/>
          <w:shd w:val="clear" w:color="auto" w:fill="FFFFFF"/>
        </w:rPr>
        <w:t>coloured</w:t>
      </w:r>
      <w:proofErr w:type="spellEnd"/>
      <w:r w:rsidRPr="001C16D7">
        <w:rPr>
          <w:i/>
          <w:iCs/>
          <w:szCs w:val="22"/>
          <w:shd w:val="clear" w:color="auto" w:fill="FFFFFF"/>
        </w:rPr>
        <w:t xml:space="preserve"> according to the number of times they have been detected in protein-protein interactions.</w:t>
      </w:r>
    </w:p>
    <w:p w14:paraId="38F674ED" w14:textId="69D9B0D4" w:rsidR="00E75C24" w:rsidRPr="00351765" w:rsidRDefault="00E75C24" w:rsidP="00E75C24">
      <w:pPr>
        <w:rPr>
          <w:color w:val="000000" w:themeColor="text1"/>
          <w:szCs w:val="22"/>
          <w:shd w:val="clear" w:color="auto" w:fill="FFFFFF"/>
        </w:rPr>
      </w:pPr>
      <w:r w:rsidRPr="00351765">
        <w:rPr>
          <w:color w:val="000000" w:themeColor="text1"/>
          <w:szCs w:val="22"/>
          <w:shd w:val="clear" w:color="auto" w:fill="FFFFFF"/>
        </w:rPr>
        <w:t xml:space="preserve">We agree with the reviewer </w:t>
      </w:r>
      <w:r w:rsidR="00844430">
        <w:rPr>
          <w:color w:val="000000" w:themeColor="text1"/>
          <w:szCs w:val="22"/>
          <w:shd w:val="clear" w:color="auto" w:fill="FFFFFF"/>
        </w:rPr>
        <w:t xml:space="preserve">about adding </w:t>
      </w:r>
      <w:r w:rsidRPr="00351765">
        <w:rPr>
          <w:color w:val="000000" w:themeColor="text1"/>
          <w:szCs w:val="22"/>
          <w:shd w:val="clear" w:color="auto" w:fill="FFFFFF"/>
        </w:rPr>
        <w:t xml:space="preserve">more visual guidance to grasp the features of Gsp1 interfaces and conformations. We </w:t>
      </w:r>
      <w:r w:rsidR="00B960A0" w:rsidRPr="00351765">
        <w:rPr>
          <w:color w:val="000000" w:themeColor="text1"/>
          <w:szCs w:val="22"/>
          <w:shd w:val="clear" w:color="auto" w:fill="FFFFFF"/>
        </w:rPr>
        <w:t xml:space="preserve">replaced the </w:t>
      </w:r>
      <w:r w:rsidRPr="00351765">
        <w:rPr>
          <w:color w:val="000000" w:themeColor="text1"/>
          <w:szCs w:val="22"/>
          <w:shd w:val="clear" w:color="auto" w:fill="FFFFFF"/>
        </w:rPr>
        <w:t>Extended Data Fig</w:t>
      </w:r>
      <w:r w:rsidR="003B44D7" w:rsidRPr="00351765">
        <w:rPr>
          <w:color w:val="000000" w:themeColor="text1"/>
          <w:szCs w:val="22"/>
          <w:shd w:val="clear" w:color="auto" w:fill="FFFFFF"/>
        </w:rPr>
        <w:t>.</w:t>
      </w:r>
      <w:r w:rsidR="00B960A0" w:rsidRPr="00351765">
        <w:rPr>
          <w:color w:val="000000" w:themeColor="text1"/>
          <w:szCs w:val="22"/>
          <w:shd w:val="clear" w:color="auto" w:fill="FFFFFF"/>
        </w:rPr>
        <w:t xml:space="preserve"> 1</w:t>
      </w:r>
      <w:r w:rsidR="00B10773" w:rsidRPr="00351765">
        <w:rPr>
          <w:color w:val="000000" w:themeColor="text1"/>
          <w:szCs w:val="22"/>
          <w:shd w:val="clear" w:color="auto" w:fill="FFFFFF"/>
        </w:rPr>
        <w:t xml:space="preserve"> panel a</w:t>
      </w:r>
      <w:r w:rsidR="00B960A0" w:rsidRPr="00351765">
        <w:rPr>
          <w:color w:val="000000" w:themeColor="text1"/>
          <w:szCs w:val="22"/>
          <w:shd w:val="clear" w:color="auto" w:fill="FFFFFF"/>
        </w:rPr>
        <w:t>, and instead of simply showing al</w:t>
      </w:r>
      <w:r w:rsidR="00C97936" w:rsidRPr="00351765">
        <w:rPr>
          <w:color w:val="000000" w:themeColor="text1"/>
          <w:szCs w:val="22"/>
          <w:shd w:val="clear" w:color="auto" w:fill="FFFFFF"/>
        </w:rPr>
        <w:t>l</w:t>
      </w:r>
      <w:r w:rsidR="00B960A0" w:rsidRPr="00351765">
        <w:rPr>
          <w:color w:val="000000" w:themeColor="text1"/>
          <w:szCs w:val="22"/>
          <w:shd w:val="clear" w:color="auto" w:fill="FFFFFF"/>
        </w:rPr>
        <w:t xml:space="preserve"> the RAN/Gsp1 complexes in the same orientation, we show the same representation of the GTPase in the GTP and GDP conformations as in </w:t>
      </w:r>
      <w:r w:rsidR="00C97936" w:rsidRPr="00351765">
        <w:rPr>
          <w:color w:val="000000" w:themeColor="text1"/>
          <w:szCs w:val="22"/>
          <w:shd w:val="clear" w:color="auto" w:fill="FFFFFF"/>
        </w:rPr>
        <w:t xml:space="preserve">the </w:t>
      </w:r>
      <w:r w:rsidR="00B960A0" w:rsidRPr="00351765">
        <w:rPr>
          <w:color w:val="000000" w:themeColor="text1"/>
          <w:szCs w:val="22"/>
          <w:shd w:val="clear" w:color="auto" w:fill="FFFFFF"/>
        </w:rPr>
        <w:t>main text Fig. 1c, with the C</w:t>
      </w:r>
      <w:r w:rsidR="00B960A0" w:rsidRPr="00351765">
        <w:rPr>
          <w:color w:val="000000" w:themeColor="text1"/>
          <w:szCs w:val="22"/>
          <w:shd w:val="clear" w:color="auto" w:fill="FFFFFF"/>
          <w:lang w:val="el-GR"/>
        </w:rPr>
        <w:t>α</w:t>
      </w:r>
      <w:r w:rsidR="00B960A0" w:rsidRPr="00351765">
        <w:rPr>
          <w:color w:val="000000" w:themeColor="text1"/>
          <w:szCs w:val="22"/>
          <w:shd w:val="clear" w:color="auto" w:fill="FFFFFF"/>
        </w:rPr>
        <w:t xml:space="preserve"> atoms of mutated residues in sphere representation</w:t>
      </w:r>
      <w:r w:rsidR="003B44D7" w:rsidRPr="00351765">
        <w:rPr>
          <w:color w:val="000000" w:themeColor="text1"/>
          <w:szCs w:val="22"/>
          <w:shd w:val="clear" w:color="auto" w:fill="FFFFFF"/>
        </w:rPr>
        <w:t xml:space="preserve">, </w:t>
      </w:r>
      <w:proofErr w:type="spellStart"/>
      <w:r w:rsidR="00C97936" w:rsidRPr="00351765">
        <w:rPr>
          <w:color w:val="000000" w:themeColor="text1"/>
          <w:szCs w:val="22"/>
          <w:shd w:val="clear" w:color="auto" w:fill="FFFFFF"/>
        </w:rPr>
        <w:t>coloured</w:t>
      </w:r>
      <w:proofErr w:type="spellEnd"/>
      <w:r w:rsidR="00C97936" w:rsidRPr="00351765">
        <w:rPr>
          <w:color w:val="000000" w:themeColor="text1"/>
          <w:szCs w:val="22"/>
          <w:shd w:val="clear" w:color="auto" w:fill="FFFFFF"/>
        </w:rPr>
        <w:t xml:space="preserve"> by the</w:t>
      </w:r>
      <w:r w:rsidR="003B44D7" w:rsidRPr="00351765">
        <w:rPr>
          <w:color w:val="000000" w:themeColor="text1"/>
          <w:szCs w:val="22"/>
          <w:shd w:val="clear" w:color="auto" w:fill="FFFFFF"/>
        </w:rPr>
        <w:t xml:space="preserve"> different interfaces</w:t>
      </w:r>
      <w:r w:rsidRPr="00351765">
        <w:rPr>
          <w:color w:val="000000" w:themeColor="text1"/>
          <w:szCs w:val="22"/>
          <w:shd w:val="clear" w:color="auto" w:fill="FFFFFF"/>
        </w:rPr>
        <w:t xml:space="preserve">. </w:t>
      </w:r>
      <w:r w:rsidR="00844430">
        <w:rPr>
          <w:color w:val="000000" w:themeColor="text1"/>
          <w:szCs w:val="22"/>
          <w:shd w:val="clear" w:color="auto" w:fill="FFFFFF"/>
        </w:rPr>
        <w:t>(</w:t>
      </w:r>
      <w:r w:rsidR="003B44D7" w:rsidRPr="00351765">
        <w:rPr>
          <w:color w:val="000000" w:themeColor="text1"/>
          <w:szCs w:val="22"/>
          <w:shd w:val="clear" w:color="auto" w:fill="FFFFFF"/>
        </w:rPr>
        <w:t>We have moved the panel with the complexes to the Supplementary File 1</w:t>
      </w:r>
      <w:r w:rsidR="00844430">
        <w:rPr>
          <w:color w:val="000000" w:themeColor="text1"/>
          <w:szCs w:val="22"/>
          <w:shd w:val="clear" w:color="auto" w:fill="FFFFFF"/>
        </w:rPr>
        <w:t xml:space="preserve"> Figure 1)</w:t>
      </w:r>
      <w:r w:rsidR="003B44D7" w:rsidRPr="00351765">
        <w:rPr>
          <w:color w:val="000000" w:themeColor="text1"/>
          <w:szCs w:val="22"/>
          <w:shd w:val="clear" w:color="auto" w:fill="FFFFFF"/>
        </w:rPr>
        <w:t>.</w:t>
      </w:r>
    </w:p>
    <w:p w14:paraId="61F0865B" w14:textId="77777777" w:rsidR="009C209B" w:rsidRPr="001C16D7" w:rsidRDefault="00625DFC" w:rsidP="00E75C24">
      <w:pPr>
        <w:rPr>
          <w:color w:val="2F5496" w:themeColor="accent1" w:themeShade="BF"/>
          <w:szCs w:val="22"/>
        </w:rPr>
      </w:pPr>
      <w:r w:rsidRPr="001C16D7">
        <w:rPr>
          <w:noProof/>
          <w:color w:val="2F5496" w:themeColor="accent1" w:themeShade="BF"/>
          <w:szCs w:val="22"/>
        </w:rPr>
        <w:lastRenderedPageBreak/>
        <w:drawing>
          <wp:inline distT="0" distB="0" distL="0" distR="0" wp14:anchorId="3871F96D" wp14:editId="48736D71">
            <wp:extent cx="4143751" cy="568765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F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3751" cy="5687658"/>
                    </a:xfrm>
                    <a:prstGeom prst="rect">
                      <a:avLst/>
                    </a:prstGeom>
                  </pic:spPr>
                </pic:pic>
              </a:graphicData>
            </a:graphic>
          </wp:inline>
        </w:drawing>
      </w:r>
    </w:p>
    <w:p w14:paraId="635F3E3A" w14:textId="3370842F" w:rsidR="00E75C24" w:rsidRPr="0089556C" w:rsidRDefault="00C97936" w:rsidP="00437E2B">
      <w:pPr>
        <w:rPr>
          <w:color w:val="385623" w:themeColor="accent6" w:themeShade="80"/>
          <w:szCs w:val="22"/>
        </w:rPr>
      </w:pPr>
      <w:r w:rsidRPr="0089556C">
        <w:rPr>
          <w:color w:val="385623" w:themeColor="accent6" w:themeShade="80"/>
          <w:szCs w:val="22"/>
        </w:rPr>
        <w:t xml:space="preserve">Extended Data Figure 1 </w:t>
      </w:r>
      <w:bookmarkStart w:id="0" w:name="_Ref411434816"/>
      <w:r w:rsidR="003664F3" w:rsidRPr="0089556C">
        <w:rPr>
          <w:b/>
          <w:color w:val="385623" w:themeColor="accent6" w:themeShade="80"/>
          <w:szCs w:val="22"/>
        </w:rPr>
        <w:t xml:space="preserve">Extended Data Figure </w:t>
      </w:r>
      <w:bookmarkEnd w:id="0"/>
      <w:r w:rsidR="003664F3" w:rsidRPr="0089556C">
        <w:rPr>
          <w:b/>
          <w:color w:val="385623" w:themeColor="accent6" w:themeShade="80"/>
          <w:szCs w:val="22"/>
        </w:rPr>
        <w:t xml:space="preserve">1 Design of interface point mutations in </w:t>
      </w:r>
      <w:r w:rsidR="003664F3" w:rsidRPr="0089556C">
        <w:rPr>
          <w:b/>
          <w:i/>
          <w:color w:val="385623" w:themeColor="accent6" w:themeShade="80"/>
          <w:szCs w:val="22"/>
        </w:rPr>
        <w:t>S. cerevisiae</w:t>
      </w:r>
      <w:r w:rsidR="003664F3" w:rsidRPr="0089556C">
        <w:rPr>
          <w:b/>
          <w:color w:val="385623" w:themeColor="accent6" w:themeShade="80"/>
          <w:szCs w:val="22"/>
        </w:rPr>
        <w:t xml:space="preserve"> Gsp1.</w:t>
      </w:r>
      <w:r w:rsidR="003664F3" w:rsidRPr="0089556C">
        <w:rPr>
          <w:color w:val="385623" w:themeColor="accent6" w:themeShade="80"/>
          <w:szCs w:val="22"/>
        </w:rPr>
        <w:t xml:space="preserve"> </w:t>
      </w:r>
      <w:r w:rsidR="003664F3" w:rsidRPr="00351765">
        <w:rPr>
          <w:b/>
          <w:color w:val="2F5496" w:themeColor="accent1" w:themeShade="BF"/>
          <w:szCs w:val="22"/>
        </w:rPr>
        <w:t>a-f,</w:t>
      </w:r>
      <w:r w:rsidR="003664F3" w:rsidRPr="00351765">
        <w:rPr>
          <w:color w:val="2F5496" w:themeColor="accent1" w:themeShade="BF"/>
          <w:szCs w:val="22"/>
        </w:rPr>
        <w:t xml:space="preserve"> Structures of Ran/Gsp1 in the GTP-bound (marine, PDB ID: 1ibr) and GDP-bound (gray, PDB ID: 3gj0) states. Mutated Gsp1 residues are shown as spheres. Interface residues are </w:t>
      </w:r>
      <w:proofErr w:type="spellStart"/>
      <w:r w:rsidR="003664F3" w:rsidRPr="00351765">
        <w:rPr>
          <w:color w:val="2F5496" w:themeColor="accent1" w:themeShade="BF"/>
          <w:szCs w:val="22"/>
        </w:rPr>
        <w:t>coloured</w:t>
      </w:r>
      <w:proofErr w:type="spellEnd"/>
      <w:r w:rsidR="003664F3" w:rsidRPr="00351765">
        <w:rPr>
          <w:color w:val="2F5496" w:themeColor="accent1" w:themeShade="BF"/>
          <w:szCs w:val="22"/>
        </w:rPr>
        <w:t xml:space="preserve"> by the type of partner protein: </w:t>
      </w:r>
      <w:r w:rsidR="003664F3" w:rsidRPr="00351765">
        <w:rPr>
          <w:b/>
          <w:color w:val="2F5496" w:themeColor="accent1" w:themeShade="BF"/>
          <w:szCs w:val="22"/>
        </w:rPr>
        <w:t>a,</w:t>
      </w:r>
      <w:r w:rsidR="003664F3" w:rsidRPr="00351765">
        <w:rPr>
          <w:color w:val="2F5496" w:themeColor="accent1" w:themeShade="BF"/>
          <w:szCs w:val="22"/>
        </w:rPr>
        <w:t xml:space="preserve"> Srm1 (GEF) interface core (dark teal) and interface rim and support (light teal); </w:t>
      </w:r>
      <w:r w:rsidR="003664F3" w:rsidRPr="00351765">
        <w:rPr>
          <w:b/>
          <w:color w:val="2F5496" w:themeColor="accent1" w:themeShade="BF"/>
          <w:szCs w:val="22"/>
        </w:rPr>
        <w:t xml:space="preserve">b, </w:t>
      </w:r>
      <w:r w:rsidR="003664F3" w:rsidRPr="00351765">
        <w:rPr>
          <w:color w:val="2F5496" w:themeColor="accent1" w:themeShade="BF"/>
          <w:szCs w:val="22"/>
        </w:rPr>
        <w:t xml:space="preserve">Rna1 (GAP) interface core (dark orange) and interface rim and support (light orange); </w:t>
      </w:r>
      <w:r w:rsidR="003664F3" w:rsidRPr="00351765">
        <w:rPr>
          <w:b/>
          <w:color w:val="2F5496" w:themeColor="accent1" w:themeShade="BF"/>
          <w:szCs w:val="22"/>
        </w:rPr>
        <w:t>c,</w:t>
      </w:r>
      <w:r w:rsidR="003664F3" w:rsidRPr="00351765">
        <w:rPr>
          <w:color w:val="2F5496" w:themeColor="accent1" w:themeShade="BF"/>
          <w:szCs w:val="22"/>
        </w:rPr>
        <w:t xml:space="preserve"> Ntf2 interface core (dark purple) and interface rim and support (light purple); </w:t>
      </w:r>
      <w:r w:rsidR="003664F3" w:rsidRPr="00351765">
        <w:rPr>
          <w:b/>
          <w:color w:val="2F5496" w:themeColor="accent1" w:themeShade="BF"/>
          <w:szCs w:val="22"/>
        </w:rPr>
        <w:t>d,</w:t>
      </w:r>
      <w:r w:rsidR="003664F3" w:rsidRPr="00351765">
        <w:rPr>
          <w:color w:val="2F5496" w:themeColor="accent1" w:themeShade="BF"/>
          <w:szCs w:val="22"/>
        </w:rPr>
        <w:t xml:space="preserve"> Residues that are in both the core of the Yrb1 and Yrb2 interfaces (dark yellow), and in only one of the two interfaces (light yellow); </w:t>
      </w:r>
      <w:r w:rsidR="003664F3" w:rsidRPr="00351765">
        <w:rPr>
          <w:b/>
          <w:color w:val="2F5496" w:themeColor="accent1" w:themeShade="BF"/>
          <w:szCs w:val="22"/>
        </w:rPr>
        <w:t>e,</w:t>
      </w:r>
      <w:r w:rsidR="003664F3" w:rsidRPr="00351765">
        <w:rPr>
          <w:color w:val="2F5496" w:themeColor="accent1" w:themeShade="BF"/>
          <w:szCs w:val="22"/>
        </w:rPr>
        <w:t xml:space="preserve"> Srp1 interface core (dark pink) and interface rim and support (light pink); f, Residues that are in the core of more than four (dark green), two to three (green) and one (light green) karyopherin interface. </w:t>
      </w:r>
      <w:proofErr w:type="spellStart"/>
      <w:r w:rsidR="003664F3" w:rsidRPr="00351765">
        <w:rPr>
          <w:color w:val="2F5496" w:themeColor="accent1" w:themeShade="BF"/>
          <w:szCs w:val="22"/>
        </w:rPr>
        <w:t>Karyopherins</w:t>
      </w:r>
      <w:proofErr w:type="spellEnd"/>
      <w:r w:rsidR="003664F3" w:rsidRPr="00351765">
        <w:rPr>
          <w:color w:val="2F5496" w:themeColor="accent1" w:themeShade="BF"/>
          <w:szCs w:val="22"/>
        </w:rPr>
        <w:t xml:space="preserve"> are: Kap95, Crm1, Los1, Kap104, Msn5, Cse1, Mtr10. </w:t>
      </w:r>
      <w:r w:rsidR="003664F3" w:rsidRPr="0089556C">
        <w:rPr>
          <w:b/>
          <w:color w:val="385623" w:themeColor="accent6" w:themeShade="80"/>
          <w:szCs w:val="22"/>
        </w:rPr>
        <w:t>g,</w:t>
      </w:r>
      <w:r w:rsidR="003664F3" w:rsidRPr="0089556C">
        <w:rPr>
          <w:color w:val="385623" w:themeColor="accent6" w:themeShade="80"/>
          <w:szCs w:val="22"/>
        </w:rPr>
        <w:t xml:space="preserve"> Location of Gsp1 residues in partner interfaces. Interface positions (core, rim/support) were defined by the difference in relative surface accessible surface area (</w:t>
      </w:r>
      <w:r w:rsidR="003664F3" w:rsidRPr="0089556C">
        <w:rPr>
          <w:color w:val="385623" w:themeColor="accent6" w:themeShade="80"/>
          <w:szCs w:val="22"/>
          <w:lang w:val="el-GR"/>
        </w:rPr>
        <w:t>Δ</w:t>
      </w:r>
      <w:proofErr w:type="spellStart"/>
      <w:r w:rsidR="003664F3" w:rsidRPr="0089556C">
        <w:rPr>
          <w:color w:val="385623" w:themeColor="accent6" w:themeShade="80"/>
          <w:szCs w:val="22"/>
        </w:rPr>
        <w:t>rASA</w:t>
      </w:r>
      <w:proofErr w:type="spellEnd"/>
      <w:r w:rsidR="003664F3" w:rsidRPr="0089556C">
        <w:rPr>
          <w:color w:val="385623" w:themeColor="accent6" w:themeShade="80"/>
          <w:szCs w:val="22"/>
        </w:rPr>
        <w:t>) between monomer and complex, as previously described</w:t>
      </w:r>
      <w:r w:rsidR="00351765">
        <w:rPr>
          <w:color w:val="385623" w:themeColor="accent6" w:themeShade="80"/>
          <w:szCs w:val="22"/>
        </w:rPr>
        <w:t xml:space="preserve"> (</w:t>
      </w:r>
      <w:r w:rsidR="003664F3" w:rsidRPr="0089556C">
        <w:rPr>
          <w:color w:val="385623" w:themeColor="accent6" w:themeShade="80"/>
          <w:szCs w:val="22"/>
        </w:rPr>
        <w:t>Levy, 2010</w:t>
      </w:r>
      <w:r w:rsidR="00351765">
        <w:rPr>
          <w:color w:val="385623" w:themeColor="accent6" w:themeShade="80"/>
          <w:szCs w:val="22"/>
        </w:rPr>
        <w:t>)</w:t>
      </w:r>
      <w:r w:rsidR="003664F3" w:rsidRPr="0089556C">
        <w:rPr>
          <w:color w:val="385623" w:themeColor="accent6" w:themeShade="80"/>
          <w:szCs w:val="22"/>
        </w:rPr>
        <w:t xml:space="preserve"> (</w:t>
      </w:r>
      <w:r w:rsidR="003664F3" w:rsidRPr="0089556C">
        <w:rPr>
          <w:b/>
          <w:color w:val="385623" w:themeColor="accent6" w:themeShade="80"/>
          <w:szCs w:val="22"/>
        </w:rPr>
        <w:t>Supplementary File 1 Table 2</w:t>
      </w:r>
      <w:r w:rsidR="003664F3" w:rsidRPr="0089556C">
        <w:rPr>
          <w:color w:val="385623" w:themeColor="accent6" w:themeShade="80"/>
          <w:szCs w:val="22"/>
        </w:rPr>
        <w:t xml:space="preserve">). Residues within 5 Å of the nucleotide, in the canonical P-loop, or in the switch I or II regions are indicated and were not mutated. Chosen Gsp1 point mutation substitutions are provided in </w:t>
      </w:r>
      <w:r w:rsidR="003664F3" w:rsidRPr="0089556C">
        <w:rPr>
          <w:b/>
          <w:color w:val="385623" w:themeColor="accent6" w:themeShade="80"/>
          <w:szCs w:val="22"/>
        </w:rPr>
        <w:t>Supplementary File 1 Table 3</w:t>
      </w:r>
      <w:r w:rsidR="003664F3" w:rsidRPr="0089556C">
        <w:rPr>
          <w:color w:val="385623" w:themeColor="accent6" w:themeShade="80"/>
          <w:szCs w:val="22"/>
        </w:rPr>
        <w:t>.</w:t>
      </w:r>
    </w:p>
    <w:p w14:paraId="57E329DC" w14:textId="77777777" w:rsidR="003664F3" w:rsidRPr="001C16D7" w:rsidRDefault="003664F3" w:rsidP="00437E2B">
      <w:pPr>
        <w:rPr>
          <w:szCs w:val="22"/>
        </w:rPr>
      </w:pPr>
    </w:p>
    <w:p w14:paraId="40C9C140" w14:textId="77777777" w:rsidR="003664F3" w:rsidRPr="001C16D7" w:rsidRDefault="003664F3" w:rsidP="003664F3">
      <w:pPr>
        <w:rPr>
          <w:szCs w:val="22"/>
          <w:shd w:val="clear" w:color="auto" w:fill="FFFFFF"/>
        </w:rPr>
      </w:pPr>
      <w:r w:rsidRPr="001C16D7">
        <w:rPr>
          <w:i/>
          <w:iCs/>
          <w:szCs w:val="22"/>
          <w:shd w:val="clear" w:color="auto" w:fill="FFFFFF"/>
        </w:rPr>
        <w:t>- Similarly, the structures shown in Fig. 2d-f are not intuitive and don’t sufficiently convey the message. It may help to add figures with Gsp1 in a surface representation with the position of the different residues described indicated.</w:t>
      </w:r>
    </w:p>
    <w:p w14:paraId="1921EBAD" w14:textId="794E5CE5" w:rsidR="00AD6731" w:rsidRPr="00A53699" w:rsidRDefault="00F47A8E" w:rsidP="00437E2B">
      <w:pPr>
        <w:rPr>
          <w:color w:val="000000" w:themeColor="text1"/>
          <w:szCs w:val="22"/>
        </w:rPr>
      </w:pPr>
      <w:r>
        <w:rPr>
          <w:color w:val="000000" w:themeColor="text1"/>
          <w:szCs w:val="22"/>
        </w:rPr>
        <w:t>Based on comments by all three reviewers</w:t>
      </w:r>
      <w:r w:rsidR="00BE5A74" w:rsidRPr="00A53699">
        <w:rPr>
          <w:color w:val="000000" w:themeColor="text1"/>
          <w:szCs w:val="22"/>
        </w:rPr>
        <w:t xml:space="preserve"> </w:t>
      </w:r>
      <w:r>
        <w:rPr>
          <w:color w:val="000000" w:themeColor="text1"/>
          <w:szCs w:val="22"/>
        </w:rPr>
        <w:t>we realized that our initial version of</w:t>
      </w:r>
      <w:r w:rsidR="00BE5A74" w:rsidRPr="00A53699">
        <w:rPr>
          <w:color w:val="000000" w:themeColor="text1"/>
          <w:szCs w:val="22"/>
        </w:rPr>
        <w:t xml:space="preserve"> Fig. 2 </w:t>
      </w:r>
      <w:r w:rsidR="00943FC4" w:rsidRPr="00A53699">
        <w:rPr>
          <w:color w:val="000000" w:themeColor="text1"/>
          <w:szCs w:val="22"/>
        </w:rPr>
        <w:t>did</w:t>
      </w:r>
      <w:r w:rsidR="00BE5A74" w:rsidRPr="00A53699">
        <w:rPr>
          <w:color w:val="000000" w:themeColor="text1"/>
          <w:szCs w:val="22"/>
        </w:rPr>
        <w:t xml:space="preserve"> not convey the message we wanted to present to the reader</w:t>
      </w:r>
      <w:r>
        <w:rPr>
          <w:color w:val="000000" w:themeColor="text1"/>
          <w:szCs w:val="22"/>
        </w:rPr>
        <w:t xml:space="preserve"> correctly</w:t>
      </w:r>
      <w:r w:rsidR="00BE5A74" w:rsidRPr="00A53699">
        <w:rPr>
          <w:color w:val="000000" w:themeColor="text1"/>
          <w:szCs w:val="22"/>
        </w:rPr>
        <w:t>. We have now completely reworked Fig. 2 and adjusted the text</w:t>
      </w:r>
      <w:r>
        <w:rPr>
          <w:color w:val="000000" w:themeColor="text1"/>
          <w:szCs w:val="22"/>
        </w:rPr>
        <w:t>, including showing structures in cartoon and surface</w:t>
      </w:r>
      <w:r w:rsidR="004F2EF6" w:rsidRPr="00A53699">
        <w:rPr>
          <w:color w:val="000000" w:themeColor="text1"/>
          <w:szCs w:val="22"/>
        </w:rPr>
        <w:t>.</w:t>
      </w:r>
    </w:p>
    <w:p w14:paraId="455B01CC" w14:textId="77777777" w:rsidR="00F17BAA" w:rsidRPr="001C16D7" w:rsidRDefault="00A43B6B" w:rsidP="00437E2B">
      <w:pPr>
        <w:rPr>
          <w:i/>
          <w:iCs/>
          <w:szCs w:val="22"/>
        </w:rPr>
      </w:pPr>
      <w:r w:rsidRPr="001C16D7">
        <w:rPr>
          <w:i/>
          <w:iCs/>
          <w:szCs w:val="22"/>
          <w:shd w:val="clear" w:color="auto" w:fill="FFFFFF"/>
        </w:rPr>
        <w:t>Minor points</w:t>
      </w:r>
    </w:p>
    <w:p w14:paraId="4F60C08E" w14:textId="77777777" w:rsidR="00F17BAA" w:rsidRPr="001C16D7" w:rsidRDefault="00A43B6B" w:rsidP="00437E2B">
      <w:pPr>
        <w:rPr>
          <w:i/>
          <w:iCs/>
          <w:szCs w:val="22"/>
        </w:rPr>
      </w:pPr>
      <w:r w:rsidRPr="001C16D7">
        <w:rPr>
          <w:i/>
          <w:iCs/>
          <w:szCs w:val="22"/>
          <w:shd w:val="clear" w:color="auto" w:fill="FFFFFF"/>
        </w:rPr>
        <w:t>- Suppl. Table 2 and Ext. Data Fig. 1:</w:t>
      </w:r>
    </w:p>
    <w:p w14:paraId="4DC7F26F" w14:textId="77777777" w:rsidR="00D02933" w:rsidRPr="001C16D7" w:rsidRDefault="00A43B6B" w:rsidP="00437E2B">
      <w:pPr>
        <w:rPr>
          <w:i/>
          <w:iCs/>
          <w:szCs w:val="22"/>
          <w:shd w:val="clear" w:color="auto" w:fill="FFFFFF"/>
        </w:rPr>
      </w:pPr>
      <w:r w:rsidRPr="001C16D7">
        <w:rPr>
          <w:i/>
          <w:iCs/>
          <w:szCs w:val="22"/>
          <w:shd w:val="clear" w:color="auto" w:fill="FFFFFF"/>
        </w:rPr>
        <w:t>Please provide the definition for rim and support.</w:t>
      </w:r>
    </w:p>
    <w:p w14:paraId="12F4E9A4" w14:textId="45E57D4C" w:rsidR="00252FA1" w:rsidRPr="00A53699" w:rsidRDefault="00F17BAA" w:rsidP="00437E2B">
      <w:pPr>
        <w:rPr>
          <w:color w:val="2F5496" w:themeColor="accent1" w:themeShade="BF"/>
          <w:szCs w:val="22"/>
        </w:rPr>
      </w:pPr>
      <w:r w:rsidRPr="001C16D7">
        <w:rPr>
          <w:szCs w:val="22"/>
        </w:rPr>
        <w:t xml:space="preserve">We have added the definition of the support, rim and core interface residues (described in Levy, JMB, 2012) to the Methods section: </w:t>
      </w:r>
      <w:r w:rsidRPr="00A53699">
        <w:rPr>
          <w:color w:val="2F5496" w:themeColor="accent1" w:themeShade="BF"/>
          <w:szCs w:val="22"/>
        </w:rPr>
        <w:t xml:space="preserve">In brief, the three types of interface residues were defined as: SUPPORT residues have a </w:t>
      </w:r>
      <w:r w:rsidRPr="00A53699">
        <w:rPr>
          <w:color w:val="2F5496" w:themeColor="accent1" w:themeShade="BF"/>
          <w:szCs w:val="22"/>
          <w:lang w:val="el-GR"/>
        </w:rPr>
        <w:t>Δ</w:t>
      </w:r>
      <w:proofErr w:type="spellStart"/>
      <w:r w:rsidRPr="00A53699">
        <w:rPr>
          <w:color w:val="2F5496" w:themeColor="accent1" w:themeShade="BF"/>
          <w:szCs w:val="22"/>
        </w:rPr>
        <w:t>rASA</w:t>
      </w:r>
      <w:proofErr w:type="spellEnd"/>
      <w:r w:rsidRPr="00A53699">
        <w:rPr>
          <w:color w:val="2F5496" w:themeColor="accent1" w:themeShade="BF"/>
          <w:szCs w:val="22"/>
        </w:rPr>
        <w:t xml:space="preserve"> &gt; 0 &amp; </w:t>
      </w:r>
      <w:proofErr w:type="spellStart"/>
      <w:r w:rsidRPr="00A53699">
        <w:rPr>
          <w:color w:val="2F5496" w:themeColor="accent1" w:themeShade="BF"/>
          <w:szCs w:val="22"/>
        </w:rPr>
        <w:t>rASAmonomer</w:t>
      </w:r>
      <w:proofErr w:type="spellEnd"/>
      <w:r w:rsidRPr="00A53699">
        <w:rPr>
          <w:color w:val="2F5496" w:themeColor="accent1" w:themeShade="BF"/>
          <w:szCs w:val="22"/>
        </w:rPr>
        <w:t xml:space="preserve"> &lt; 25%, RIM residues have a </w:t>
      </w:r>
      <w:r w:rsidRPr="00A53699">
        <w:rPr>
          <w:color w:val="2F5496" w:themeColor="accent1" w:themeShade="BF"/>
          <w:szCs w:val="22"/>
          <w:lang w:val="el-GR"/>
        </w:rPr>
        <w:t>Δ</w:t>
      </w:r>
      <w:proofErr w:type="spellStart"/>
      <w:r w:rsidRPr="00A53699">
        <w:rPr>
          <w:color w:val="2F5496" w:themeColor="accent1" w:themeShade="BF"/>
          <w:szCs w:val="22"/>
        </w:rPr>
        <w:t>rASA</w:t>
      </w:r>
      <w:proofErr w:type="spellEnd"/>
      <w:r w:rsidRPr="00A53699">
        <w:rPr>
          <w:color w:val="2F5496" w:themeColor="accent1" w:themeShade="BF"/>
          <w:szCs w:val="22"/>
        </w:rPr>
        <w:t xml:space="preserve"> &gt; 0 &amp; </w:t>
      </w:r>
      <w:proofErr w:type="spellStart"/>
      <w:r w:rsidRPr="00A53699">
        <w:rPr>
          <w:color w:val="2F5496" w:themeColor="accent1" w:themeShade="BF"/>
          <w:szCs w:val="22"/>
        </w:rPr>
        <w:t>rASAcomplex</w:t>
      </w:r>
      <w:proofErr w:type="spellEnd"/>
      <w:r w:rsidRPr="00A53699">
        <w:rPr>
          <w:color w:val="2F5496" w:themeColor="accent1" w:themeShade="BF"/>
          <w:szCs w:val="22"/>
        </w:rPr>
        <w:t xml:space="preserve"> &gt; 25%, and CORE residues have </w:t>
      </w:r>
      <w:r w:rsidRPr="00A53699">
        <w:rPr>
          <w:color w:val="2F5496" w:themeColor="accent1" w:themeShade="BF"/>
          <w:szCs w:val="22"/>
          <w:lang w:val="el-GR"/>
        </w:rPr>
        <w:t>Δ</w:t>
      </w:r>
      <w:proofErr w:type="spellStart"/>
      <w:r w:rsidRPr="00A53699">
        <w:rPr>
          <w:color w:val="2F5496" w:themeColor="accent1" w:themeShade="BF"/>
          <w:szCs w:val="22"/>
        </w:rPr>
        <w:t>rASA</w:t>
      </w:r>
      <w:proofErr w:type="spellEnd"/>
      <w:r w:rsidRPr="00A53699">
        <w:rPr>
          <w:color w:val="2F5496" w:themeColor="accent1" w:themeShade="BF"/>
          <w:szCs w:val="22"/>
        </w:rPr>
        <w:t xml:space="preserve"> &gt; 0 &amp; </w:t>
      </w:r>
      <w:proofErr w:type="spellStart"/>
      <w:r w:rsidRPr="00A53699">
        <w:rPr>
          <w:color w:val="2F5496" w:themeColor="accent1" w:themeShade="BF"/>
          <w:szCs w:val="22"/>
        </w:rPr>
        <w:t>rASAm</w:t>
      </w:r>
      <w:proofErr w:type="spellEnd"/>
      <w:r w:rsidRPr="00A53699">
        <w:rPr>
          <w:color w:val="2F5496" w:themeColor="accent1" w:themeShade="BF"/>
          <w:szCs w:val="22"/>
        </w:rPr>
        <w:t xml:space="preserve"> &gt; 25% &amp; </w:t>
      </w:r>
      <w:proofErr w:type="spellStart"/>
      <w:r w:rsidRPr="00A53699">
        <w:rPr>
          <w:color w:val="2F5496" w:themeColor="accent1" w:themeShade="BF"/>
          <w:szCs w:val="22"/>
        </w:rPr>
        <w:t>rASAcomplex</w:t>
      </w:r>
      <w:proofErr w:type="spellEnd"/>
      <w:r w:rsidRPr="00A53699">
        <w:rPr>
          <w:color w:val="2F5496" w:themeColor="accent1" w:themeShade="BF"/>
          <w:szCs w:val="22"/>
        </w:rPr>
        <w:t xml:space="preserve"> &lt; 25%.</w:t>
      </w:r>
    </w:p>
    <w:p w14:paraId="58B3E8C1" w14:textId="77777777" w:rsidR="00C275B6" w:rsidRPr="001C16D7" w:rsidRDefault="00A43B6B" w:rsidP="00437E2B">
      <w:pPr>
        <w:rPr>
          <w:i/>
          <w:iCs/>
          <w:szCs w:val="22"/>
        </w:rPr>
      </w:pPr>
      <w:r w:rsidRPr="001C16D7">
        <w:rPr>
          <w:i/>
          <w:iCs/>
          <w:szCs w:val="22"/>
          <w:shd w:val="clear" w:color="auto" w:fill="FFFFFF"/>
        </w:rPr>
        <w:t>- Page 46</w:t>
      </w:r>
    </w:p>
    <w:p w14:paraId="08F52C74" w14:textId="77777777" w:rsidR="009A5678" w:rsidRPr="001C16D7" w:rsidRDefault="00A43B6B" w:rsidP="00437E2B">
      <w:pPr>
        <w:rPr>
          <w:i/>
          <w:iCs/>
          <w:szCs w:val="22"/>
          <w:shd w:val="clear" w:color="auto" w:fill="FFFFFF"/>
        </w:rPr>
      </w:pPr>
      <w:r w:rsidRPr="001C16D7">
        <w:rPr>
          <w:i/>
          <w:iCs/>
          <w:szCs w:val="22"/>
          <w:shd w:val="clear" w:color="auto" w:fill="FFFFFF"/>
        </w:rPr>
        <w:t>The authors use the S. pombe homologue of the Gsp1 GAP Rna1 for their kinetic experiments as the S. cerevisiae homologue forms soluble aggregates. They should provide a brief comment on how they think this may (or may not) affect the kinetic parameters determined.</w:t>
      </w:r>
    </w:p>
    <w:p w14:paraId="4887FEF4" w14:textId="77777777" w:rsidR="00013C7F" w:rsidRPr="00A53699" w:rsidRDefault="00013C7F" w:rsidP="00815730">
      <w:pPr>
        <w:tabs>
          <w:tab w:val="left" w:pos="1826"/>
        </w:tabs>
        <w:rPr>
          <w:color w:val="000000" w:themeColor="text1"/>
          <w:szCs w:val="22"/>
        </w:rPr>
      </w:pPr>
      <w:r w:rsidRPr="00A53699">
        <w:rPr>
          <w:color w:val="000000" w:themeColor="text1"/>
          <w:szCs w:val="22"/>
        </w:rPr>
        <w:t xml:space="preserve">We have now added a sequence alignment between yeast, </w:t>
      </w:r>
      <w:r w:rsidRPr="00A53699">
        <w:rPr>
          <w:i/>
          <w:iCs/>
          <w:color w:val="000000" w:themeColor="text1"/>
          <w:szCs w:val="22"/>
        </w:rPr>
        <w:t>S. pombe</w:t>
      </w:r>
      <w:r w:rsidRPr="00A53699">
        <w:rPr>
          <w:color w:val="000000" w:themeColor="text1"/>
          <w:szCs w:val="22"/>
        </w:rPr>
        <w:t xml:space="preserve"> and human GAP (Supplementary File 1 Fig. 14). </w:t>
      </w:r>
    </w:p>
    <w:p w14:paraId="244CA3E5" w14:textId="77777777" w:rsidR="00013C7F" w:rsidRPr="001C16D7" w:rsidRDefault="00013C7F" w:rsidP="00013C7F">
      <w:pPr>
        <w:rPr>
          <w:color w:val="2F5496" w:themeColor="accent1" w:themeShade="BF"/>
          <w:szCs w:val="22"/>
        </w:rPr>
      </w:pPr>
      <w:r w:rsidRPr="001C16D7">
        <w:rPr>
          <w:noProof/>
          <w:color w:val="2F5496" w:themeColor="accent1" w:themeShade="BF"/>
          <w:szCs w:val="22"/>
        </w:rPr>
        <w:drawing>
          <wp:inline distT="0" distB="0" distL="0" distR="0" wp14:anchorId="046B2C3D" wp14:editId="1E8CCC12">
            <wp:extent cx="4856356" cy="2317979"/>
            <wp:effectExtent l="0" t="0" r="0" b="0"/>
            <wp:docPr id="5" name="Picture 5"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P_al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6356" cy="2317979"/>
                    </a:xfrm>
                    <a:prstGeom prst="rect">
                      <a:avLst/>
                    </a:prstGeom>
                  </pic:spPr>
                </pic:pic>
              </a:graphicData>
            </a:graphic>
          </wp:inline>
        </w:drawing>
      </w:r>
    </w:p>
    <w:p w14:paraId="28E56ED2" w14:textId="549D8670" w:rsidR="00013C7F" w:rsidRPr="00A53699" w:rsidRDefault="00013C7F" w:rsidP="00A53699">
      <w:pPr>
        <w:pStyle w:val="Caption"/>
        <w:rPr>
          <w:color w:val="2F5496" w:themeColor="accent1" w:themeShade="BF"/>
          <w:szCs w:val="22"/>
        </w:rPr>
      </w:pPr>
      <w:r w:rsidRPr="00A53699">
        <w:rPr>
          <w:b/>
          <w:bCs w:val="0"/>
          <w:color w:val="2F5496" w:themeColor="accent1" w:themeShade="BF"/>
          <w:szCs w:val="22"/>
        </w:rPr>
        <w:t xml:space="preserve">Supplementary Figure </w:t>
      </w:r>
      <w:r w:rsidRPr="00A53699">
        <w:rPr>
          <w:b/>
          <w:bCs w:val="0"/>
          <w:color w:val="2F5496" w:themeColor="accent1" w:themeShade="BF"/>
          <w:szCs w:val="22"/>
        </w:rPr>
        <w:fldChar w:fldCharType="begin"/>
      </w:r>
      <w:r w:rsidRPr="00A53699">
        <w:rPr>
          <w:b/>
          <w:bCs w:val="0"/>
          <w:color w:val="2F5496" w:themeColor="accent1" w:themeShade="BF"/>
          <w:szCs w:val="22"/>
        </w:rPr>
        <w:instrText xml:space="preserve"> SEQ Figure \* ARABIC </w:instrText>
      </w:r>
      <w:r w:rsidRPr="00A53699">
        <w:rPr>
          <w:b/>
          <w:bCs w:val="0"/>
          <w:color w:val="2F5496" w:themeColor="accent1" w:themeShade="BF"/>
          <w:szCs w:val="22"/>
        </w:rPr>
        <w:fldChar w:fldCharType="separate"/>
      </w:r>
      <w:r w:rsidR="00BD6DAA">
        <w:rPr>
          <w:b/>
          <w:bCs w:val="0"/>
          <w:noProof/>
          <w:color w:val="2F5496" w:themeColor="accent1" w:themeShade="BF"/>
          <w:szCs w:val="22"/>
        </w:rPr>
        <w:t>1</w:t>
      </w:r>
      <w:r w:rsidRPr="00A53699">
        <w:rPr>
          <w:b/>
          <w:bCs w:val="0"/>
          <w:color w:val="2F5496" w:themeColor="accent1" w:themeShade="BF"/>
          <w:szCs w:val="22"/>
        </w:rPr>
        <w:fldChar w:fldCharType="end"/>
      </w:r>
      <w:r w:rsidRPr="00A53699">
        <w:rPr>
          <w:b/>
          <w:bCs w:val="0"/>
          <w:color w:val="2F5496" w:themeColor="accent1" w:themeShade="BF"/>
          <w:szCs w:val="22"/>
        </w:rPr>
        <w:t xml:space="preserve"> Multiple sequence alignment between Rna1 from </w:t>
      </w:r>
      <w:r w:rsidRPr="00A53699">
        <w:rPr>
          <w:b/>
          <w:bCs w:val="0"/>
          <w:i/>
          <w:iCs/>
          <w:color w:val="2F5496" w:themeColor="accent1" w:themeShade="BF"/>
          <w:szCs w:val="22"/>
        </w:rPr>
        <w:t>S. cerevisiae</w:t>
      </w:r>
      <w:r w:rsidRPr="00A53699">
        <w:rPr>
          <w:b/>
          <w:bCs w:val="0"/>
          <w:color w:val="2F5496" w:themeColor="accent1" w:themeShade="BF"/>
          <w:szCs w:val="22"/>
        </w:rPr>
        <w:t xml:space="preserve"> (Rna1_yeast) and </w:t>
      </w:r>
      <w:r w:rsidRPr="00A53699">
        <w:rPr>
          <w:b/>
          <w:bCs w:val="0"/>
          <w:i/>
          <w:iCs/>
          <w:color w:val="2F5496" w:themeColor="accent1" w:themeShade="BF"/>
          <w:szCs w:val="22"/>
        </w:rPr>
        <w:t>S. pombe</w:t>
      </w:r>
      <w:r w:rsidRPr="00A53699">
        <w:rPr>
          <w:b/>
          <w:bCs w:val="0"/>
          <w:color w:val="2F5496" w:themeColor="accent1" w:themeShade="BF"/>
          <w:szCs w:val="22"/>
        </w:rPr>
        <w:t xml:space="preserve"> (Rna1_Schpo), as well as human </w:t>
      </w:r>
      <w:proofErr w:type="spellStart"/>
      <w:r w:rsidRPr="00A53699">
        <w:rPr>
          <w:b/>
          <w:bCs w:val="0"/>
          <w:color w:val="2F5496" w:themeColor="accent1" w:themeShade="BF"/>
          <w:szCs w:val="22"/>
        </w:rPr>
        <w:t>RanGAP</w:t>
      </w:r>
      <w:proofErr w:type="spellEnd"/>
      <w:r w:rsidRPr="00A53699">
        <w:rPr>
          <w:b/>
          <w:bCs w:val="0"/>
          <w:color w:val="2F5496" w:themeColor="accent1" w:themeShade="BF"/>
          <w:szCs w:val="22"/>
        </w:rPr>
        <w:t xml:space="preserve"> (RAGP1_human). </w:t>
      </w:r>
      <w:r w:rsidRPr="00A53699">
        <w:rPr>
          <w:color w:val="2F5496" w:themeColor="accent1" w:themeShade="BF"/>
          <w:szCs w:val="22"/>
        </w:rPr>
        <w:t xml:space="preserve">Interface core residues (based on the X-ray crystal structure between Rna1_Schpo and mammalian RAN, PDB ID: 1k5d) are highlighted in orange. All residues except Pro108 in Rna1_Schpo, which corresponds to Leu122 in </w:t>
      </w:r>
      <w:proofErr w:type="spellStart"/>
      <w:r w:rsidRPr="00A53699">
        <w:rPr>
          <w:color w:val="2F5496" w:themeColor="accent1" w:themeShade="BF"/>
          <w:szCs w:val="22"/>
        </w:rPr>
        <w:t>Rna_yeast</w:t>
      </w:r>
      <w:proofErr w:type="spellEnd"/>
      <w:r w:rsidRPr="00A53699">
        <w:rPr>
          <w:color w:val="2F5496" w:themeColor="accent1" w:themeShade="BF"/>
          <w:szCs w:val="22"/>
        </w:rPr>
        <w:t xml:space="preserve"> </w:t>
      </w:r>
      <w:proofErr w:type="gramStart"/>
      <w:r w:rsidRPr="00A53699">
        <w:rPr>
          <w:color w:val="2F5496" w:themeColor="accent1" w:themeShade="BF"/>
          <w:szCs w:val="22"/>
        </w:rPr>
        <w:t>are</w:t>
      </w:r>
      <w:proofErr w:type="gramEnd"/>
      <w:r w:rsidRPr="00A53699">
        <w:rPr>
          <w:color w:val="2F5496" w:themeColor="accent1" w:themeShade="BF"/>
          <w:szCs w:val="22"/>
        </w:rPr>
        <w:t xml:space="preserve"> conserved in sequence between </w:t>
      </w:r>
      <w:r w:rsidRPr="00A53699">
        <w:rPr>
          <w:i/>
          <w:iCs/>
          <w:color w:val="2F5496" w:themeColor="accent1" w:themeShade="BF"/>
          <w:szCs w:val="22"/>
        </w:rPr>
        <w:t>S. cerevisiae</w:t>
      </w:r>
      <w:r w:rsidRPr="00A53699">
        <w:rPr>
          <w:color w:val="2F5496" w:themeColor="accent1" w:themeShade="BF"/>
          <w:szCs w:val="22"/>
        </w:rPr>
        <w:t xml:space="preserve"> and </w:t>
      </w:r>
      <w:r w:rsidRPr="00A53699">
        <w:rPr>
          <w:i/>
          <w:iCs/>
          <w:color w:val="2F5496" w:themeColor="accent1" w:themeShade="BF"/>
          <w:szCs w:val="22"/>
        </w:rPr>
        <w:t>S. pombe</w:t>
      </w:r>
      <w:r w:rsidRPr="00A53699">
        <w:rPr>
          <w:color w:val="2F5496" w:themeColor="accent1" w:themeShade="BF"/>
          <w:szCs w:val="22"/>
        </w:rPr>
        <w:t xml:space="preserve"> Rna1.</w:t>
      </w:r>
    </w:p>
    <w:p w14:paraId="04D923F1" w14:textId="77777777" w:rsidR="00F002FE" w:rsidRPr="00A53699" w:rsidRDefault="00013C7F" w:rsidP="00815730">
      <w:pPr>
        <w:tabs>
          <w:tab w:val="left" w:pos="1826"/>
        </w:tabs>
        <w:rPr>
          <w:color w:val="000000" w:themeColor="text1"/>
          <w:szCs w:val="22"/>
        </w:rPr>
      </w:pPr>
      <w:r w:rsidRPr="00A53699">
        <w:rPr>
          <w:color w:val="000000" w:themeColor="text1"/>
          <w:szCs w:val="22"/>
        </w:rPr>
        <w:t xml:space="preserve">We also added as supplementary discussion about </w:t>
      </w:r>
      <w:r w:rsidR="00F002FE" w:rsidRPr="00A53699">
        <w:rPr>
          <w:color w:val="000000" w:themeColor="text1"/>
          <w:szCs w:val="22"/>
        </w:rPr>
        <w:t>using a</w:t>
      </w:r>
      <w:r w:rsidRPr="00A53699">
        <w:rPr>
          <w:color w:val="000000" w:themeColor="text1"/>
          <w:szCs w:val="22"/>
        </w:rPr>
        <w:t>n</w:t>
      </w:r>
      <w:r w:rsidR="00F002FE" w:rsidRPr="00A53699">
        <w:rPr>
          <w:color w:val="000000" w:themeColor="text1"/>
          <w:szCs w:val="22"/>
        </w:rPr>
        <w:t xml:space="preserve"> orthogonal</w:t>
      </w:r>
      <w:r w:rsidR="00AD4C47" w:rsidRPr="00A53699">
        <w:rPr>
          <w:color w:val="000000" w:themeColor="text1"/>
          <w:szCs w:val="22"/>
        </w:rPr>
        <w:t xml:space="preserve"> GAP</w:t>
      </w:r>
      <w:r w:rsidR="00F002FE" w:rsidRPr="00A53699">
        <w:rPr>
          <w:color w:val="000000" w:themeColor="text1"/>
          <w:szCs w:val="22"/>
        </w:rPr>
        <w:t xml:space="preserve"> to the Supplementary File 1</w:t>
      </w:r>
      <w:r w:rsidR="00CD34F4" w:rsidRPr="00A53699">
        <w:rPr>
          <w:color w:val="000000" w:themeColor="text1"/>
          <w:szCs w:val="22"/>
        </w:rPr>
        <w:t xml:space="preserve"> Supplementary Discussion section</w:t>
      </w:r>
      <w:r w:rsidRPr="00A53699">
        <w:rPr>
          <w:color w:val="000000" w:themeColor="text1"/>
          <w:szCs w:val="22"/>
        </w:rPr>
        <w:t>:</w:t>
      </w:r>
    </w:p>
    <w:p w14:paraId="19448A21" w14:textId="77777777" w:rsidR="00013C7F" w:rsidRPr="00A53699" w:rsidRDefault="00013C7F" w:rsidP="00013C7F">
      <w:pPr>
        <w:rPr>
          <w:b/>
          <w:bCs/>
          <w:i/>
          <w:iCs/>
          <w:color w:val="2F5496" w:themeColor="accent1" w:themeShade="BF"/>
          <w:szCs w:val="22"/>
        </w:rPr>
      </w:pPr>
      <w:r w:rsidRPr="00A53699">
        <w:rPr>
          <w:b/>
          <w:bCs/>
          <w:color w:val="2F5496" w:themeColor="accent1" w:themeShade="BF"/>
          <w:szCs w:val="22"/>
        </w:rPr>
        <w:t xml:space="preserve">Caveats about using the GAP (Rna1) from </w:t>
      </w:r>
      <w:r w:rsidRPr="00A53699">
        <w:rPr>
          <w:b/>
          <w:bCs/>
          <w:i/>
          <w:iCs/>
          <w:color w:val="2F5496" w:themeColor="accent1" w:themeShade="BF"/>
          <w:szCs w:val="22"/>
        </w:rPr>
        <w:t>S. pombe.</w:t>
      </w:r>
    </w:p>
    <w:p w14:paraId="7573C297" w14:textId="3EB006D3" w:rsidR="00013C7F" w:rsidRDefault="00013C7F" w:rsidP="00013C7F">
      <w:pPr>
        <w:tabs>
          <w:tab w:val="left" w:pos="1826"/>
        </w:tabs>
        <w:rPr>
          <w:color w:val="2F5496" w:themeColor="accent1" w:themeShade="BF"/>
          <w:szCs w:val="22"/>
        </w:rPr>
      </w:pPr>
      <w:r w:rsidRPr="00A53699">
        <w:rPr>
          <w:color w:val="2F5496" w:themeColor="accent1" w:themeShade="BF"/>
          <w:szCs w:val="22"/>
        </w:rPr>
        <w:lastRenderedPageBreak/>
        <w:t xml:space="preserve">All of our GAP-mediated GTP hydrolysis kinetics experiments were done using the wild type and mutant Gsp1 from </w:t>
      </w:r>
      <w:r w:rsidRPr="00A53699">
        <w:rPr>
          <w:i/>
          <w:iCs/>
          <w:color w:val="2F5496" w:themeColor="accent1" w:themeShade="BF"/>
          <w:szCs w:val="22"/>
        </w:rPr>
        <w:t>S. cerevisiae</w:t>
      </w:r>
      <w:r w:rsidRPr="00A53699">
        <w:rPr>
          <w:color w:val="2F5496" w:themeColor="accent1" w:themeShade="BF"/>
          <w:szCs w:val="22"/>
        </w:rPr>
        <w:t xml:space="preserve">, but Rna1 GAP from </w:t>
      </w:r>
      <w:r w:rsidRPr="00A53699">
        <w:rPr>
          <w:i/>
          <w:iCs/>
          <w:color w:val="2F5496" w:themeColor="accent1" w:themeShade="BF"/>
          <w:szCs w:val="22"/>
        </w:rPr>
        <w:t>S. pombe</w:t>
      </w:r>
      <w:r w:rsidRPr="00A53699">
        <w:rPr>
          <w:color w:val="2F5496" w:themeColor="accent1" w:themeShade="BF"/>
          <w:szCs w:val="22"/>
        </w:rPr>
        <w:t xml:space="preserve">. We chose to use the ortholog from </w:t>
      </w:r>
      <w:r w:rsidRPr="00A53699">
        <w:rPr>
          <w:i/>
          <w:iCs/>
          <w:color w:val="2F5496" w:themeColor="accent1" w:themeShade="BF"/>
          <w:szCs w:val="22"/>
        </w:rPr>
        <w:t>S. pombe</w:t>
      </w:r>
      <w:r w:rsidRPr="00A53699">
        <w:rPr>
          <w:color w:val="2F5496" w:themeColor="accent1" w:themeShade="BF"/>
          <w:szCs w:val="22"/>
        </w:rPr>
        <w:t xml:space="preserve"> as the </w:t>
      </w:r>
      <w:r w:rsidRPr="00A53699">
        <w:rPr>
          <w:i/>
          <w:iCs/>
          <w:color w:val="2F5496" w:themeColor="accent1" w:themeShade="BF"/>
          <w:szCs w:val="22"/>
        </w:rPr>
        <w:t>S. cerevisiae</w:t>
      </w:r>
      <w:r w:rsidRPr="00A53699">
        <w:rPr>
          <w:color w:val="2F5496" w:themeColor="accent1" w:themeShade="BF"/>
          <w:szCs w:val="22"/>
        </w:rPr>
        <w:t xml:space="preserve"> ortholog formed soluble aggregates and </w:t>
      </w:r>
      <w:r w:rsidRPr="00A53699">
        <w:rPr>
          <w:i/>
          <w:iCs/>
          <w:color w:val="2F5496" w:themeColor="accent1" w:themeShade="BF"/>
          <w:szCs w:val="22"/>
        </w:rPr>
        <w:t>S. pombe</w:t>
      </w:r>
      <w:r w:rsidRPr="00A53699">
        <w:rPr>
          <w:color w:val="2F5496" w:themeColor="accent1" w:themeShade="BF"/>
          <w:szCs w:val="22"/>
        </w:rPr>
        <w:t xml:space="preserve"> Rna1 was the only </w:t>
      </w:r>
      <w:proofErr w:type="spellStart"/>
      <w:r w:rsidRPr="00A53699">
        <w:rPr>
          <w:color w:val="2F5496" w:themeColor="accent1" w:themeShade="BF"/>
          <w:szCs w:val="22"/>
        </w:rPr>
        <w:t>RanGAP</w:t>
      </w:r>
      <w:proofErr w:type="spellEnd"/>
      <w:r w:rsidRPr="00A53699">
        <w:rPr>
          <w:color w:val="2F5496" w:themeColor="accent1" w:themeShade="BF"/>
          <w:szCs w:val="22"/>
        </w:rPr>
        <w:t xml:space="preserve"> for which there was a structure in complex with Ran (PDB IDs: 1k5d and 1k5g). </w:t>
      </w:r>
      <w:r w:rsidR="00B86B07">
        <w:rPr>
          <w:color w:val="2F5496" w:themeColor="accent1" w:themeShade="BF"/>
          <w:szCs w:val="22"/>
        </w:rPr>
        <w:t xml:space="preserve">In addition, it was shown that </w:t>
      </w:r>
      <w:proofErr w:type="spellStart"/>
      <w:r w:rsidR="00B86B07">
        <w:rPr>
          <w:color w:val="2F5496" w:themeColor="accent1" w:themeShade="BF"/>
          <w:szCs w:val="22"/>
        </w:rPr>
        <w:t>RanGAP</w:t>
      </w:r>
      <w:proofErr w:type="spellEnd"/>
      <w:r w:rsidR="00B86B07">
        <w:rPr>
          <w:color w:val="2F5496" w:themeColor="accent1" w:themeShade="BF"/>
          <w:szCs w:val="22"/>
        </w:rPr>
        <w:t xml:space="preserve"> from </w:t>
      </w:r>
      <w:r w:rsidR="00B86B07" w:rsidRPr="00B86B07">
        <w:rPr>
          <w:i/>
          <w:iCs/>
          <w:color w:val="2F5496" w:themeColor="accent1" w:themeShade="BF"/>
          <w:szCs w:val="22"/>
        </w:rPr>
        <w:t>S. pombe</w:t>
      </w:r>
      <w:r w:rsidR="00B86B07">
        <w:rPr>
          <w:color w:val="2F5496" w:themeColor="accent1" w:themeShade="BF"/>
          <w:szCs w:val="22"/>
        </w:rPr>
        <w:t xml:space="preserve"> (rna1) can activate the hydrolysis in both human and </w:t>
      </w:r>
      <w:r w:rsidR="00B86B07" w:rsidRPr="00B86B07">
        <w:rPr>
          <w:i/>
          <w:iCs/>
          <w:color w:val="2F5496" w:themeColor="accent1" w:themeShade="BF"/>
          <w:szCs w:val="22"/>
        </w:rPr>
        <w:t>S. cerevisiae</w:t>
      </w:r>
      <w:r w:rsidR="00B86B07">
        <w:rPr>
          <w:color w:val="2F5496" w:themeColor="accent1" w:themeShade="BF"/>
          <w:szCs w:val="22"/>
        </w:rPr>
        <w:t xml:space="preserve"> RAN/Gsp1 (Becker et al, 1995). </w:t>
      </w:r>
    </w:p>
    <w:p w14:paraId="74FD1A4E" w14:textId="77777777" w:rsidR="00013C7F" w:rsidRPr="00A53699" w:rsidRDefault="00013C7F" w:rsidP="00013C7F">
      <w:pPr>
        <w:tabs>
          <w:tab w:val="left" w:pos="1826"/>
        </w:tabs>
        <w:rPr>
          <w:color w:val="2F5496" w:themeColor="accent1" w:themeShade="BF"/>
          <w:szCs w:val="22"/>
        </w:rPr>
      </w:pPr>
      <w:r w:rsidRPr="00A53699">
        <w:rPr>
          <w:color w:val="2F5496" w:themeColor="accent1" w:themeShade="BF"/>
          <w:szCs w:val="22"/>
        </w:rPr>
        <w:t xml:space="preserve">As our GEF-mediated nucleotide exchange data are for a </w:t>
      </w:r>
      <w:r w:rsidRPr="00B86B07">
        <w:rPr>
          <w:i/>
          <w:iCs/>
          <w:color w:val="2F5496" w:themeColor="accent1" w:themeShade="BF"/>
          <w:szCs w:val="22"/>
        </w:rPr>
        <w:t>S. cerevisiae</w:t>
      </w:r>
      <w:r w:rsidRPr="00A53699">
        <w:rPr>
          <w:color w:val="2F5496" w:themeColor="accent1" w:themeShade="BF"/>
          <w:szCs w:val="22"/>
        </w:rPr>
        <w:t xml:space="preserve"> system, and our GAP-mediated GTP hydrolysis data are for a mixed orthogonal system there are three things to keep in mind when interpreting our results. </w:t>
      </w:r>
    </w:p>
    <w:p w14:paraId="2CE7217E" w14:textId="77777777" w:rsidR="00013C7F" w:rsidRPr="00A53699" w:rsidRDefault="00013C7F" w:rsidP="00013C7F">
      <w:pPr>
        <w:rPr>
          <w:color w:val="2F5496" w:themeColor="accent1" w:themeShade="BF"/>
          <w:szCs w:val="22"/>
        </w:rPr>
      </w:pPr>
      <w:r w:rsidRPr="00A53699">
        <w:rPr>
          <w:color w:val="2F5496" w:themeColor="accent1" w:themeShade="BF"/>
          <w:szCs w:val="22"/>
        </w:rPr>
        <w:t xml:space="preserve">1.) </w:t>
      </w:r>
      <w:r w:rsidRPr="00A53699">
        <w:rPr>
          <w:b/>
          <w:bCs/>
          <w:color w:val="2F5496" w:themeColor="accent1" w:themeShade="BF"/>
          <w:szCs w:val="22"/>
        </w:rPr>
        <w:t xml:space="preserve">Sequence conservation between </w:t>
      </w:r>
      <w:r w:rsidRPr="00A53699">
        <w:rPr>
          <w:b/>
          <w:bCs/>
          <w:i/>
          <w:iCs/>
          <w:color w:val="2F5496" w:themeColor="accent1" w:themeShade="BF"/>
          <w:szCs w:val="22"/>
        </w:rPr>
        <w:t>S. cerevisiae</w:t>
      </w:r>
      <w:r w:rsidRPr="00A53699">
        <w:rPr>
          <w:b/>
          <w:bCs/>
          <w:color w:val="2F5496" w:themeColor="accent1" w:themeShade="BF"/>
          <w:szCs w:val="22"/>
        </w:rPr>
        <w:t xml:space="preserve"> and </w:t>
      </w:r>
      <w:r w:rsidRPr="00A53699">
        <w:rPr>
          <w:b/>
          <w:bCs/>
          <w:i/>
          <w:iCs/>
          <w:color w:val="2F5496" w:themeColor="accent1" w:themeShade="BF"/>
          <w:szCs w:val="22"/>
        </w:rPr>
        <w:t>S. pombe</w:t>
      </w:r>
      <w:r w:rsidRPr="00A53699">
        <w:rPr>
          <w:b/>
          <w:bCs/>
          <w:color w:val="2F5496" w:themeColor="accent1" w:themeShade="BF"/>
          <w:szCs w:val="22"/>
        </w:rPr>
        <w:t xml:space="preserve"> GAP.</w:t>
      </w:r>
      <w:r w:rsidRPr="00A53699">
        <w:rPr>
          <w:color w:val="2F5496" w:themeColor="accent1" w:themeShade="BF"/>
          <w:szCs w:val="22"/>
        </w:rPr>
        <w:t xml:space="preserve"> Although we cannot know for sure which residues from </w:t>
      </w:r>
      <w:r w:rsidRPr="00A53699">
        <w:rPr>
          <w:i/>
          <w:iCs/>
          <w:color w:val="2F5496" w:themeColor="accent1" w:themeShade="BF"/>
          <w:szCs w:val="22"/>
        </w:rPr>
        <w:t>S. cerevisiae</w:t>
      </w:r>
      <w:r w:rsidRPr="00A53699">
        <w:rPr>
          <w:color w:val="2F5496" w:themeColor="accent1" w:themeShade="BF"/>
          <w:szCs w:val="22"/>
        </w:rPr>
        <w:t xml:space="preserve"> Rna1 form the interface with </w:t>
      </w:r>
      <w:r w:rsidRPr="00A53699">
        <w:rPr>
          <w:i/>
          <w:iCs/>
          <w:color w:val="2F5496" w:themeColor="accent1" w:themeShade="BF"/>
          <w:szCs w:val="22"/>
        </w:rPr>
        <w:t>S. cerevisiae</w:t>
      </w:r>
      <w:r w:rsidRPr="00A53699">
        <w:rPr>
          <w:color w:val="2F5496" w:themeColor="accent1" w:themeShade="BF"/>
          <w:szCs w:val="22"/>
        </w:rPr>
        <w:t xml:space="preserve"> Gsp1, based on a sequence alignment between S</w:t>
      </w:r>
      <w:r w:rsidRPr="00A53699">
        <w:rPr>
          <w:i/>
          <w:iCs/>
          <w:color w:val="2F5496" w:themeColor="accent1" w:themeShade="BF"/>
          <w:szCs w:val="22"/>
        </w:rPr>
        <w:t>. pombe</w:t>
      </w:r>
      <w:r w:rsidRPr="00A53699">
        <w:rPr>
          <w:color w:val="2F5496" w:themeColor="accent1" w:themeShade="BF"/>
          <w:szCs w:val="22"/>
        </w:rPr>
        <w:t xml:space="preserve"> and </w:t>
      </w:r>
      <w:r w:rsidRPr="00A53699">
        <w:rPr>
          <w:i/>
          <w:iCs/>
          <w:color w:val="2F5496" w:themeColor="accent1" w:themeShade="BF"/>
          <w:szCs w:val="22"/>
        </w:rPr>
        <w:t>S. cerevisiae</w:t>
      </w:r>
      <w:r w:rsidRPr="00A53699">
        <w:rPr>
          <w:color w:val="2F5496" w:themeColor="accent1" w:themeShade="BF"/>
          <w:szCs w:val="22"/>
        </w:rPr>
        <w:t xml:space="preserve"> Rna1 the residues that form the interface in the PDB ID file 1k5d structure are highly conserved. Overall sequence identity values can be seen in </w:t>
      </w:r>
      <w:r w:rsidRPr="00A53699">
        <w:rPr>
          <w:b/>
          <w:bCs/>
          <w:color w:val="2F5496" w:themeColor="accent1" w:themeShade="BF"/>
          <w:szCs w:val="22"/>
        </w:rPr>
        <w:t>Supplementary File 1 Table 1</w:t>
      </w:r>
      <w:r w:rsidRPr="00A53699">
        <w:rPr>
          <w:color w:val="2F5496" w:themeColor="accent1" w:themeShade="BF"/>
          <w:szCs w:val="22"/>
        </w:rPr>
        <w:t>.</w:t>
      </w:r>
    </w:p>
    <w:p w14:paraId="39FC9BB1" w14:textId="77777777" w:rsidR="00013C7F" w:rsidRPr="00A53699" w:rsidRDefault="00013C7F" w:rsidP="00013C7F">
      <w:pPr>
        <w:tabs>
          <w:tab w:val="left" w:pos="1826"/>
        </w:tabs>
        <w:rPr>
          <w:color w:val="2F5496" w:themeColor="accent1" w:themeShade="BF"/>
          <w:szCs w:val="22"/>
          <w:lang w:val="en-GB"/>
        </w:rPr>
      </w:pPr>
      <w:r w:rsidRPr="00A53699">
        <w:rPr>
          <w:color w:val="2F5496" w:themeColor="accent1" w:themeShade="BF"/>
          <w:szCs w:val="22"/>
        </w:rPr>
        <w:t xml:space="preserve">A sequence alignment between </w:t>
      </w:r>
      <w:r w:rsidRPr="00A53699">
        <w:rPr>
          <w:i/>
          <w:iCs/>
          <w:color w:val="2F5496" w:themeColor="accent1" w:themeShade="BF"/>
          <w:szCs w:val="22"/>
        </w:rPr>
        <w:t>S. cerevisiae</w:t>
      </w:r>
      <w:r w:rsidRPr="00A53699">
        <w:rPr>
          <w:color w:val="2F5496" w:themeColor="accent1" w:themeShade="BF"/>
          <w:szCs w:val="22"/>
        </w:rPr>
        <w:t xml:space="preserve">, </w:t>
      </w:r>
      <w:r w:rsidRPr="00A53699">
        <w:rPr>
          <w:i/>
          <w:iCs/>
          <w:color w:val="2F5496" w:themeColor="accent1" w:themeShade="BF"/>
          <w:szCs w:val="22"/>
        </w:rPr>
        <w:t>S. pombe</w:t>
      </w:r>
      <w:r w:rsidRPr="00A53699">
        <w:rPr>
          <w:color w:val="2F5496" w:themeColor="accent1" w:themeShade="BF"/>
          <w:szCs w:val="22"/>
        </w:rPr>
        <w:t xml:space="preserve"> and human GAP shows that all but one interface core residue is absolutely conserved in sequence (</w:t>
      </w:r>
      <w:r w:rsidRPr="00A53699">
        <w:rPr>
          <w:b/>
          <w:bCs/>
          <w:color w:val="2F5496" w:themeColor="accent1" w:themeShade="BF"/>
          <w:szCs w:val="22"/>
        </w:rPr>
        <w:t>Supplementary File 1 Supplementary Fig. 14</w:t>
      </w:r>
      <w:r w:rsidRPr="00A53699">
        <w:rPr>
          <w:color w:val="2F5496" w:themeColor="accent1" w:themeShade="BF"/>
          <w:szCs w:val="22"/>
        </w:rPr>
        <w:t xml:space="preserve">). Overall, out of the 1290 </w:t>
      </w:r>
      <w:r w:rsidRPr="00A53699">
        <w:rPr>
          <w:color w:val="2F5496" w:themeColor="accent1" w:themeShade="BF"/>
          <w:szCs w:val="22"/>
          <w:lang w:val="en-GB"/>
        </w:rPr>
        <w:t>Å</w:t>
      </w:r>
      <w:r w:rsidRPr="00A53699">
        <w:rPr>
          <w:color w:val="2F5496" w:themeColor="accent1" w:themeShade="BF"/>
          <w:szCs w:val="22"/>
          <w:vertAlign w:val="superscript"/>
          <w:lang w:val="en-GB"/>
        </w:rPr>
        <w:t>2</w:t>
      </w:r>
      <w:r w:rsidRPr="00A53699">
        <w:rPr>
          <w:color w:val="2F5496" w:themeColor="accent1" w:themeShade="BF"/>
          <w:szCs w:val="22"/>
          <w:lang w:val="en-GB"/>
        </w:rPr>
        <w:t xml:space="preserve"> buried by </w:t>
      </w:r>
      <w:r w:rsidRPr="00A53699">
        <w:rPr>
          <w:i/>
          <w:iCs/>
          <w:color w:val="2F5496" w:themeColor="accent1" w:themeShade="BF"/>
          <w:szCs w:val="22"/>
          <w:lang w:val="en-GB"/>
        </w:rPr>
        <w:t>S. pombe</w:t>
      </w:r>
      <w:r w:rsidRPr="00A53699">
        <w:rPr>
          <w:color w:val="2F5496" w:themeColor="accent1" w:themeShade="BF"/>
          <w:szCs w:val="22"/>
          <w:lang w:val="en-GB"/>
        </w:rPr>
        <w:t xml:space="preserve"> RNA1 upon interface formation with Gsp1 </w:t>
      </w:r>
      <w:r w:rsidRPr="00A53699">
        <w:rPr>
          <w:color w:val="2F5496" w:themeColor="accent1" w:themeShade="BF"/>
          <w:szCs w:val="22"/>
        </w:rPr>
        <w:t>(PDB ID: 1k5d)</w:t>
      </w:r>
      <w:r w:rsidRPr="00A53699">
        <w:rPr>
          <w:color w:val="2F5496" w:themeColor="accent1" w:themeShade="BF"/>
          <w:szCs w:val="22"/>
          <w:lang w:val="en-GB"/>
        </w:rPr>
        <w:t>, 997 Å</w:t>
      </w:r>
      <w:r w:rsidRPr="00A53699">
        <w:rPr>
          <w:color w:val="2F5496" w:themeColor="accent1" w:themeShade="BF"/>
          <w:szCs w:val="22"/>
          <w:vertAlign w:val="superscript"/>
          <w:lang w:val="en-GB"/>
        </w:rPr>
        <w:t xml:space="preserve">2 </w:t>
      </w:r>
      <w:r w:rsidRPr="00A53699">
        <w:rPr>
          <w:color w:val="2F5496" w:themeColor="accent1" w:themeShade="BF"/>
          <w:szCs w:val="22"/>
          <w:lang w:val="en-GB"/>
        </w:rPr>
        <w:t>(77%)</w:t>
      </w:r>
      <w:r w:rsidRPr="00A53699">
        <w:rPr>
          <w:color w:val="2F5496" w:themeColor="accent1" w:themeShade="BF"/>
          <w:szCs w:val="22"/>
          <w:vertAlign w:val="superscript"/>
          <w:lang w:val="en-GB"/>
        </w:rPr>
        <w:t xml:space="preserve"> </w:t>
      </w:r>
      <w:r w:rsidRPr="00A53699">
        <w:rPr>
          <w:color w:val="2F5496" w:themeColor="accent1" w:themeShade="BF"/>
          <w:szCs w:val="22"/>
          <w:lang w:val="en-GB"/>
        </w:rPr>
        <w:t xml:space="preserve">is buried by residues that are perfectly conserved in sequence between </w:t>
      </w:r>
      <w:r w:rsidRPr="00A53699">
        <w:rPr>
          <w:i/>
          <w:iCs/>
          <w:color w:val="2F5496" w:themeColor="accent1" w:themeShade="BF"/>
          <w:szCs w:val="22"/>
          <w:lang w:val="en-GB"/>
        </w:rPr>
        <w:t>S. pombe</w:t>
      </w:r>
      <w:r w:rsidRPr="00A53699">
        <w:rPr>
          <w:color w:val="2F5496" w:themeColor="accent1" w:themeShade="BF"/>
          <w:szCs w:val="22"/>
          <w:lang w:val="en-GB"/>
        </w:rPr>
        <w:t xml:space="preserve"> and </w:t>
      </w:r>
      <w:r w:rsidRPr="00A53699">
        <w:rPr>
          <w:i/>
          <w:iCs/>
          <w:color w:val="2F5496" w:themeColor="accent1" w:themeShade="BF"/>
          <w:szCs w:val="22"/>
          <w:lang w:val="en-GB"/>
        </w:rPr>
        <w:t>S. cerevisiae</w:t>
      </w:r>
      <w:r w:rsidRPr="00A53699">
        <w:rPr>
          <w:color w:val="2F5496" w:themeColor="accent1" w:themeShade="BF"/>
          <w:szCs w:val="22"/>
          <w:lang w:val="en-GB"/>
        </w:rPr>
        <w:t>.</w:t>
      </w:r>
    </w:p>
    <w:p w14:paraId="2AEDA2A1" w14:textId="1D1EA351" w:rsidR="00013C7F" w:rsidRPr="00A53699" w:rsidRDefault="00013C7F" w:rsidP="00013C7F">
      <w:pPr>
        <w:rPr>
          <w:color w:val="2F5496" w:themeColor="accent1" w:themeShade="BF"/>
          <w:szCs w:val="22"/>
        </w:rPr>
      </w:pPr>
      <w:r w:rsidRPr="00A53699">
        <w:rPr>
          <w:color w:val="2F5496" w:themeColor="accent1" w:themeShade="BF"/>
          <w:szCs w:val="22"/>
        </w:rPr>
        <w:t xml:space="preserve">2.) </w:t>
      </w:r>
      <w:r w:rsidRPr="00A53699">
        <w:rPr>
          <w:b/>
          <w:bCs/>
          <w:color w:val="2F5496" w:themeColor="accent1" w:themeShade="BF"/>
          <w:szCs w:val="22"/>
        </w:rPr>
        <w:t>Comparable kinetic values to the human RAN/RANGAP1 pair.</w:t>
      </w:r>
      <w:r w:rsidRPr="00A53699">
        <w:rPr>
          <w:color w:val="2F5496" w:themeColor="accent1" w:themeShade="BF"/>
          <w:szCs w:val="22"/>
        </w:rPr>
        <w:t xml:space="preserve"> The kinetic values for our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Rna1 GAP are comparable to the kinetic values for the human RAN and human RA</w:t>
      </w:r>
      <w:r w:rsidR="00070485">
        <w:rPr>
          <w:color w:val="2F5496" w:themeColor="accent1" w:themeShade="BF"/>
          <w:szCs w:val="22"/>
        </w:rPr>
        <w:t>N</w:t>
      </w:r>
      <w:r w:rsidRPr="00A53699">
        <w:rPr>
          <w:color w:val="2F5496" w:themeColor="accent1" w:themeShade="BF"/>
          <w:szCs w:val="22"/>
        </w:rPr>
        <w:t>G</w:t>
      </w:r>
      <w:r w:rsidR="00070485">
        <w:rPr>
          <w:color w:val="2F5496" w:themeColor="accent1" w:themeShade="BF"/>
          <w:szCs w:val="22"/>
        </w:rPr>
        <w:t>A</w:t>
      </w:r>
      <w:r w:rsidRPr="00A53699">
        <w:rPr>
          <w:color w:val="2F5496" w:themeColor="accent1" w:themeShade="BF"/>
          <w:szCs w:val="22"/>
        </w:rPr>
        <w:t xml:space="preserve">P1 reported by </w:t>
      </w:r>
      <w:proofErr w:type="spellStart"/>
      <w:r w:rsidRPr="00A53699">
        <w:rPr>
          <w:color w:val="2F5496" w:themeColor="accent1" w:themeShade="BF"/>
          <w:szCs w:val="22"/>
        </w:rPr>
        <w:t>Klebe</w:t>
      </w:r>
      <w:proofErr w:type="spellEnd"/>
      <w:r w:rsidRPr="00A53699">
        <w:rPr>
          <w:color w:val="2F5496" w:themeColor="accent1" w:themeShade="BF"/>
          <w:szCs w:val="22"/>
        </w:rPr>
        <w:t xml:space="preserve"> </w:t>
      </w:r>
      <w:r w:rsidRPr="00A53699">
        <w:rPr>
          <w:i/>
          <w:iCs/>
          <w:color w:val="2F5496" w:themeColor="accent1" w:themeShade="BF"/>
          <w:szCs w:val="22"/>
        </w:rPr>
        <w:t>et al.</w:t>
      </w:r>
      <w:hyperlink w:anchor="_ENREF_1" w:tooltip="Klebe, 1995 #117" w:history="1">
        <w:r w:rsidRPr="00A53699">
          <w:rPr>
            <w:color w:val="2F5496" w:themeColor="accent1" w:themeShade="BF"/>
            <w:szCs w:val="22"/>
          </w:rPr>
          <w:fldChar w:fldCharType="begin"/>
        </w:r>
        <w:r w:rsidRPr="00A53699">
          <w:rPr>
            <w:color w:val="2F5496" w:themeColor="accent1" w:themeShade="BF"/>
            <w:szCs w:val="22"/>
          </w:rPr>
          <w:instrText xml:space="preserve"> ADDIN EN.CITE &lt;EndNote&gt;&lt;Cite&gt;&lt;Author&gt;Klebe&lt;/Author&gt;&lt;Year&gt;1995&lt;/Year&gt;&lt;RecNum&gt;117&lt;/RecNum&gt;&lt;IDText&gt;r04255&lt;/IDText&gt;&lt;DisplayText&gt;&lt;style face="superscript"&gt;1&lt;/style&gt;&lt;/DisplayText&gt;&lt;record&gt;&lt;rec-number&gt;117&lt;/rec-number&gt;&lt;foreign-keys&gt;&lt;key app="EN" db-id="s0t9efdz32weade55d15pp2lx5teexss9wez" timestamp="1571464691"&gt;117&lt;/key&gt;&lt;/foreign-keys&gt;&lt;ref-type name="Journal Article"&gt;17&lt;/ref-type&gt;&lt;contributors&gt;&lt;authors&gt;&lt;author&gt;Klebe, C&lt;/author&gt;&lt;author&gt;Bischoff, F R&lt;/author&gt;&lt;author&gt;Ponstingl, H&lt;/author&gt;&lt;author&gt;Wittinghofer, A&lt;/author&gt;&lt;/authors&gt;&lt;/contributors&gt;&lt;auth-address&gt;Max-Planck-Institut für molekulare Physiologie, Dortmund, Germany.&lt;/auth-address&gt;&lt;titles&gt;&lt;title&gt;Interaction of the nuclear GTP-binding protein Ran with its regulatory proteins RCC1 and RanGAP1.&lt;/title&gt;&lt;secondary-title&gt;Biochemistry&lt;/secondary-title&gt;&lt;/titles&gt;&lt;periodical&gt;&lt;full-title&gt;Biochemistry&lt;/full-title&gt;&lt;/periodical&gt;&lt;pages&gt;639-647&lt;/pages&gt;&lt;volume&gt;34&lt;/volume&gt;&lt;number&gt;2&lt;/number&gt;&lt;dates&gt;&lt;year&gt;1995&lt;/year&gt;&lt;pub-dates&gt;&lt;date&gt;Feb 17&lt;/date&gt;&lt;/pub-dates&gt;&lt;/dates&gt;&lt;accession-num&gt;7819259&lt;/accession-num&gt;&lt;label&gt;r04255&lt;/label&gt;&lt;urls&gt;&lt;related-urls&gt;&lt;url&gt;http://eutils.ncbi.nlm.nih.gov/entrez/eutils/elink.fcgi?dbfrom=pubmed&amp;amp;amp;id=7819259&amp;amp;amp;retmode=ref&amp;amp;amp;cmd=prlinks&lt;/url&gt;&lt;/related-urls&gt;&lt;pdf-urls&gt;&lt;url&gt;file://localhost/localhost/Users/tperica/Documents/Papers2/Articles/1995/Klebe/Biochemistry%25201995%2520Klebe-1.pdf&lt;/url&gt;&lt;/pdf-urls&gt;&lt;/urls&gt;&lt;custom3&gt;papers2://publication/uuid/40EA1C7D-611B-4941-A142-6C74722D5389&lt;/custom3&gt;&lt;language&gt;English&lt;/language&gt;&lt;/record&gt;&lt;/Cite&gt;&lt;/EndNote&gt;</w:instrText>
        </w:r>
        <w:r w:rsidRPr="00A53699">
          <w:rPr>
            <w:color w:val="2F5496" w:themeColor="accent1" w:themeShade="BF"/>
            <w:szCs w:val="22"/>
          </w:rPr>
          <w:fldChar w:fldCharType="separate"/>
        </w:r>
        <w:r w:rsidRPr="00A53699">
          <w:rPr>
            <w:noProof/>
            <w:color w:val="2F5496" w:themeColor="accent1" w:themeShade="BF"/>
            <w:szCs w:val="22"/>
            <w:vertAlign w:val="superscript"/>
          </w:rPr>
          <w:t>1</w:t>
        </w:r>
        <w:r w:rsidRPr="00A53699">
          <w:rPr>
            <w:color w:val="2F5496" w:themeColor="accent1" w:themeShade="BF"/>
            <w:szCs w:val="22"/>
          </w:rPr>
          <w:fldChar w:fldCharType="end"/>
        </w:r>
      </w:hyperlink>
      <w:r w:rsidRPr="00A53699">
        <w:rPr>
          <w:color w:val="2F5496" w:themeColor="accent1" w:themeShade="BF"/>
          <w:szCs w:val="22"/>
        </w:rPr>
        <w:t>. They estimate the K</w:t>
      </w:r>
      <w:r w:rsidRPr="00A53699">
        <w:rPr>
          <w:color w:val="2F5496" w:themeColor="accent1" w:themeShade="BF"/>
          <w:szCs w:val="22"/>
          <w:vertAlign w:val="subscript"/>
        </w:rPr>
        <w:t>m</w:t>
      </w:r>
      <w:r w:rsidRPr="00A53699">
        <w:rPr>
          <w:color w:val="2F5496" w:themeColor="accent1" w:themeShade="BF"/>
          <w:szCs w:val="22"/>
        </w:rPr>
        <w:t xml:space="preserve"> of 0.45 </w:t>
      </w:r>
      <w:r w:rsidRPr="00A53699">
        <w:rPr>
          <w:color w:val="2F5496" w:themeColor="accent1" w:themeShade="BF"/>
          <w:szCs w:val="22"/>
          <w:lang w:val="el-GR"/>
        </w:rPr>
        <w:t>μ</w:t>
      </w:r>
      <w:r w:rsidRPr="00A53699">
        <w:rPr>
          <w:color w:val="2F5496" w:themeColor="accent1" w:themeShade="BF"/>
          <w:szCs w:val="22"/>
        </w:rPr>
        <w:t xml:space="preserve">M and </w:t>
      </w:r>
      <w:proofErr w:type="spellStart"/>
      <w:r w:rsidRPr="00A53699">
        <w:rPr>
          <w:color w:val="2F5496" w:themeColor="accent1" w:themeShade="BF"/>
          <w:szCs w:val="22"/>
        </w:rPr>
        <w:t>k</w:t>
      </w:r>
      <w:r w:rsidRPr="00A53699">
        <w:rPr>
          <w:color w:val="2F5496" w:themeColor="accent1" w:themeShade="BF"/>
          <w:szCs w:val="22"/>
          <w:vertAlign w:val="subscript"/>
        </w:rPr>
        <w:t>cat</w:t>
      </w:r>
      <w:proofErr w:type="spellEnd"/>
      <w:r w:rsidRPr="00A53699">
        <w:rPr>
          <w:color w:val="2F5496" w:themeColor="accent1" w:themeShade="BF"/>
          <w:szCs w:val="22"/>
        </w:rPr>
        <w:t xml:space="preserve"> of 2.1 s</w:t>
      </w:r>
      <w:r w:rsidRPr="00A53699">
        <w:rPr>
          <w:color w:val="2F5496" w:themeColor="accent1" w:themeShade="BF"/>
          <w:szCs w:val="22"/>
          <w:vertAlign w:val="superscript"/>
        </w:rPr>
        <w:t>-1</w:t>
      </w:r>
      <w:r w:rsidRPr="00A53699">
        <w:rPr>
          <w:color w:val="2F5496" w:themeColor="accent1" w:themeShade="BF"/>
          <w:szCs w:val="22"/>
        </w:rPr>
        <w:t xml:space="preserve"> at 25</w:t>
      </w:r>
      <w:r w:rsidRPr="00A53699">
        <w:rPr>
          <w:rFonts w:ascii="Cambria Math" w:hAnsi="Cambria Math"/>
          <w:color w:val="2F5496" w:themeColor="accent1" w:themeShade="BF"/>
          <w:szCs w:val="22"/>
        </w:rPr>
        <w:t>˚</w:t>
      </w:r>
      <w:r w:rsidRPr="00A53699">
        <w:rPr>
          <w:color w:val="2F5496" w:themeColor="accent1" w:themeShade="BF"/>
          <w:szCs w:val="22"/>
        </w:rPr>
        <w:t>C</w:t>
      </w:r>
      <w:r w:rsidRPr="00A53699">
        <w:rPr>
          <w:color w:val="2F5496" w:themeColor="accent1" w:themeShade="BF"/>
          <w:szCs w:val="22"/>
          <w:lang w:val="en-GB"/>
        </w:rPr>
        <w:t xml:space="preserve">, </w:t>
      </w:r>
      <w:r w:rsidRPr="00A53699">
        <w:rPr>
          <w:color w:val="2F5496" w:themeColor="accent1" w:themeShade="BF"/>
          <w:szCs w:val="22"/>
        </w:rPr>
        <w:t xml:space="preserve">while our values for the wild type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GAP at 30</w:t>
      </w:r>
      <w:r w:rsidRPr="00A53699">
        <w:rPr>
          <w:rFonts w:ascii="Cambria Math" w:hAnsi="Cambria Math"/>
          <w:color w:val="2F5496" w:themeColor="accent1" w:themeShade="BF"/>
          <w:szCs w:val="22"/>
        </w:rPr>
        <w:t>˚</w:t>
      </w:r>
      <w:r w:rsidRPr="00A53699">
        <w:rPr>
          <w:color w:val="2F5496" w:themeColor="accent1" w:themeShade="BF"/>
          <w:szCs w:val="22"/>
        </w:rPr>
        <w:t>C are K</w:t>
      </w:r>
      <w:r w:rsidRPr="00A53699">
        <w:rPr>
          <w:color w:val="2F5496" w:themeColor="accent1" w:themeShade="BF"/>
          <w:szCs w:val="22"/>
          <w:vertAlign w:val="subscript"/>
        </w:rPr>
        <w:t>m</w:t>
      </w:r>
      <w:r w:rsidRPr="00A53699">
        <w:rPr>
          <w:color w:val="2F5496" w:themeColor="accent1" w:themeShade="BF"/>
          <w:szCs w:val="22"/>
        </w:rPr>
        <w:t xml:space="preserve"> of 0.4 </w:t>
      </w:r>
      <w:r w:rsidRPr="00A53699">
        <w:rPr>
          <w:color w:val="2F5496" w:themeColor="accent1" w:themeShade="BF"/>
          <w:szCs w:val="22"/>
          <w:lang w:val="el-GR"/>
        </w:rPr>
        <w:t>μ</w:t>
      </w:r>
      <w:r w:rsidRPr="00A53699">
        <w:rPr>
          <w:color w:val="2F5496" w:themeColor="accent1" w:themeShade="BF"/>
          <w:szCs w:val="22"/>
        </w:rPr>
        <w:t xml:space="preserve">M and </w:t>
      </w:r>
      <w:proofErr w:type="spellStart"/>
      <w:r w:rsidRPr="00A53699">
        <w:rPr>
          <w:color w:val="2F5496" w:themeColor="accent1" w:themeShade="BF"/>
          <w:szCs w:val="22"/>
        </w:rPr>
        <w:t>k</w:t>
      </w:r>
      <w:r w:rsidRPr="00A53699">
        <w:rPr>
          <w:color w:val="2F5496" w:themeColor="accent1" w:themeShade="BF"/>
          <w:szCs w:val="22"/>
          <w:vertAlign w:val="subscript"/>
        </w:rPr>
        <w:t>cat</w:t>
      </w:r>
      <w:proofErr w:type="spellEnd"/>
      <w:r w:rsidRPr="00A53699">
        <w:rPr>
          <w:color w:val="2F5496" w:themeColor="accent1" w:themeShade="BF"/>
          <w:szCs w:val="22"/>
        </w:rPr>
        <w:t xml:space="preserve"> of 8.9 s</w:t>
      </w:r>
      <w:r w:rsidRPr="00A53699">
        <w:rPr>
          <w:color w:val="2F5496" w:themeColor="accent1" w:themeShade="BF"/>
          <w:szCs w:val="22"/>
          <w:vertAlign w:val="superscript"/>
        </w:rPr>
        <w:t>-1</w:t>
      </w:r>
      <w:r w:rsidRPr="00A53699">
        <w:rPr>
          <w:color w:val="2F5496" w:themeColor="accent1" w:themeShade="BF"/>
          <w:szCs w:val="22"/>
        </w:rPr>
        <w:t>.</w:t>
      </w:r>
    </w:p>
    <w:p w14:paraId="74AD9065" w14:textId="7166322F" w:rsidR="00F17BAA" w:rsidRPr="00A53699" w:rsidRDefault="00013C7F" w:rsidP="00437E2B">
      <w:pPr>
        <w:rPr>
          <w:color w:val="2F5496" w:themeColor="accent1" w:themeShade="BF"/>
          <w:szCs w:val="22"/>
        </w:rPr>
      </w:pPr>
      <w:r w:rsidRPr="00A53699">
        <w:rPr>
          <w:color w:val="2F5496" w:themeColor="accent1" w:themeShade="BF"/>
          <w:szCs w:val="22"/>
        </w:rPr>
        <w:t xml:space="preserve">3.) </w:t>
      </w:r>
      <w:r w:rsidRPr="00A53699">
        <w:rPr>
          <w:b/>
          <w:bCs/>
          <w:color w:val="2F5496" w:themeColor="accent1" w:themeShade="BF"/>
          <w:szCs w:val="22"/>
        </w:rPr>
        <w:t xml:space="preserve">Our conclusions are based on relative values between the wild-type Gsp1 and its point mutants. </w:t>
      </w:r>
      <w:r w:rsidRPr="00A53699">
        <w:rPr>
          <w:color w:val="2F5496" w:themeColor="accent1" w:themeShade="BF"/>
          <w:szCs w:val="22"/>
        </w:rPr>
        <w:t xml:space="preserve">Although we report the absolute values of the kinetics parameters, when we compare the kinetics parameters with the phenotype (from functional genomics or proteomics) we always use the relative parameters as compared to the wild type. And </w:t>
      </w:r>
      <w:r w:rsidR="007773A9">
        <w:rPr>
          <w:color w:val="2F5496" w:themeColor="accent1" w:themeShade="BF"/>
          <w:szCs w:val="22"/>
        </w:rPr>
        <w:t>al</w:t>
      </w:r>
      <w:r w:rsidRPr="00A53699">
        <w:rPr>
          <w:color w:val="2F5496" w:themeColor="accent1" w:themeShade="BF"/>
          <w:szCs w:val="22"/>
        </w:rPr>
        <w:t>though there could be epistasis between the sequence variation in Rna1 and the point mutations in Gsp1, we do not expect it to have a significant effect, as the GAP-mediated GTP hydrolysis rates co</w:t>
      </w:r>
      <w:r w:rsidR="00EB78FA">
        <w:rPr>
          <w:color w:val="2F5496" w:themeColor="accent1" w:themeShade="BF"/>
          <w:szCs w:val="22"/>
        </w:rPr>
        <w:t>r</w:t>
      </w:r>
      <w:r w:rsidRPr="00A53699">
        <w:rPr>
          <w:color w:val="2F5496" w:themeColor="accent1" w:themeShade="BF"/>
          <w:szCs w:val="22"/>
        </w:rPr>
        <w:t>relate with the intrinsic GTP hydrolysis rates.</w:t>
      </w:r>
    </w:p>
    <w:p w14:paraId="41897597" w14:textId="77777777" w:rsidR="00C275B6" w:rsidRPr="001C16D7" w:rsidRDefault="00A43B6B" w:rsidP="00437E2B">
      <w:pPr>
        <w:rPr>
          <w:i/>
          <w:iCs/>
          <w:szCs w:val="22"/>
        </w:rPr>
      </w:pPr>
      <w:r w:rsidRPr="001C16D7">
        <w:rPr>
          <w:i/>
          <w:iCs/>
          <w:szCs w:val="22"/>
          <w:shd w:val="clear" w:color="auto" w:fill="FFFFFF"/>
        </w:rPr>
        <w:t>Suppl. Tables 6-8</w:t>
      </w:r>
    </w:p>
    <w:p w14:paraId="51710848" w14:textId="77777777" w:rsidR="009A5678" w:rsidRPr="001C16D7" w:rsidRDefault="00A43B6B" w:rsidP="00437E2B">
      <w:pPr>
        <w:rPr>
          <w:i/>
          <w:iCs/>
          <w:szCs w:val="22"/>
          <w:shd w:val="clear" w:color="auto" w:fill="FFFFFF"/>
        </w:rPr>
      </w:pPr>
      <w:r w:rsidRPr="001C16D7">
        <w:rPr>
          <w:i/>
          <w:iCs/>
          <w:szCs w:val="22"/>
          <w:shd w:val="clear" w:color="auto" w:fill="FFFFFF"/>
        </w:rPr>
        <w:t>Please rearrange these tables such that the order of mutants listed is the same across all tables to make a comparison between them easier, ideally in ascending aa sequence.</w:t>
      </w:r>
    </w:p>
    <w:p w14:paraId="7857979B" w14:textId="5FBEAD84" w:rsidR="009A5678" w:rsidRPr="00A53699" w:rsidRDefault="00EF7E2E" w:rsidP="00437E2B">
      <w:pPr>
        <w:rPr>
          <w:color w:val="000000" w:themeColor="text1"/>
          <w:szCs w:val="22"/>
        </w:rPr>
      </w:pPr>
      <w:r w:rsidRPr="00A53699">
        <w:rPr>
          <w:color w:val="000000" w:themeColor="text1"/>
          <w:szCs w:val="22"/>
        </w:rPr>
        <w:t>We have now changed the three tables accordingly.</w:t>
      </w:r>
    </w:p>
    <w:p w14:paraId="53601343" w14:textId="77777777" w:rsidR="00C275B6" w:rsidRPr="001C16D7" w:rsidRDefault="00A43B6B" w:rsidP="00437E2B">
      <w:pPr>
        <w:rPr>
          <w:i/>
          <w:iCs/>
          <w:szCs w:val="22"/>
        </w:rPr>
      </w:pPr>
      <w:r w:rsidRPr="001C16D7">
        <w:rPr>
          <w:i/>
          <w:iCs/>
          <w:szCs w:val="22"/>
          <w:shd w:val="clear" w:color="auto" w:fill="FFFFFF"/>
        </w:rPr>
        <w:t>- Suppl. Figs 2 and 3</w:t>
      </w:r>
    </w:p>
    <w:p w14:paraId="27CFD838" w14:textId="77777777" w:rsidR="009A5678" w:rsidRPr="001C16D7" w:rsidRDefault="00A43B6B" w:rsidP="00437E2B">
      <w:pPr>
        <w:rPr>
          <w:i/>
          <w:iCs/>
          <w:color w:val="00B0F0"/>
          <w:szCs w:val="22"/>
        </w:rPr>
      </w:pPr>
      <w:r w:rsidRPr="001C16D7">
        <w:rPr>
          <w:i/>
          <w:iCs/>
          <w:szCs w:val="22"/>
          <w:shd w:val="clear" w:color="auto" w:fill="FFFFFF"/>
        </w:rPr>
        <w:t>The authors should show plots for GAP-mediated GTP hydrolysis and GEF-mediated nucleotide exchange for all their mutants.</w:t>
      </w:r>
    </w:p>
    <w:p w14:paraId="6BA69EE1" w14:textId="1700B5E9" w:rsidR="009A5678" w:rsidRPr="001C16D7" w:rsidRDefault="007B268E" w:rsidP="00437E2B">
      <w:pPr>
        <w:rPr>
          <w:szCs w:val="22"/>
        </w:rPr>
      </w:pPr>
      <w:r>
        <w:rPr>
          <w:szCs w:val="22"/>
        </w:rPr>
        <w:t>We now added the GAP and GEF data for all the mutants to the Supplementary File 1 Figures</w:t>
      </w:r>
      <w:r w:rsidR="007240CE">
        <w:rPr>
          <w:szCs w:val="22"/>
        </w:rPr>
        <w:t xml:space="preserve"> 3 and 4</w:t>
      </w:r>
      <w:r>
        <w:rPr>
          <w:szCs w:val="22"/>
        </w:rPr>
        <w:t>.</w:t>
      </w:r>
    </w:p>
    <w:p w14:paraId="722A02F7" w14:textId="77777777" w:rsidR="00C275B6" w:rsidRPr="001C16D7" w:rsidRDefault="00A43B6B" w:rsidP="00437E2B">
      <w:pPr>
        <w:rPr>
          <w:i/>
          <w:iCs/>
          <w:szCs w:val="22"/>
        </w:rPr>
      </w:pPr>
      <w:r w:rsidRPr="001C16D7">
        <w:rPr>
          <w:i/>
          <w:iCs/>
          <w:szCs w:val="22"/>
          <w:shd w:val="clear" w:color="auto" w:fill="FFFFFF"/>
        </w:rPr>
        <w:t>- Page 11, line 213:</w:t>
      </w:r>
    </w:p>
    <w:p w14:paraId="50C0A6DB" w14:textId="77777777" w:rsidR="00222104" w:rsidRPr="001C16D7" w:rsidRDefault="00A43B6B" w:rsidP="00437E2B">
      <w:pPr>
        <w:rPr>
          <w:i/>
          <w:iCs/>
          <w:szCs w:val="22"/>
          <w:shd w:val="clear" w:color="auto" w:fill="FFFFFF"/>
        </w:rPr>
      </w:pPr>
      <w:r w:rsidRPr="001C16D7">
        <w:rPr>
          <w:i/>
          <w:iCs/>
          <w:szCs w:val="22"/>
          <w:shd w:val="clear" w:color="auto" w:fill="FFFFFF"/>
        </w:rPr>
        <w:t>Is anything known about PTMs modifying K101 in yeast? Are any proteomic data sets available that may allow the authors to comment on this?</w:t>
      </w:r>
    </w:p>
    <w:p w14:paraId="09CDF368" w14:textId="381FDE8E" w:rsidR="00B95404" w:rsidRPr="00A53699" w:rsidRDefault="00B95404" w:rsidP="00437E2B">
      <w:pPr>
        <w:rPr>
          <w:color w:val="000000" w:themeColor="text1"/>
          <w:szCs w:val="22"/>
          <w:shd w:val="clear" w:color="auto" w:fill="FFFFFF"/>
        </w:rPr>
      </w:pPr>
      <w:r w:rsidRPr="00A53699">
        <w:rPr>
          <w:color w:val="000000" w:themeColor="text1"/>
          <w:szCs w:val="22"/>
          <w:shd w:val="clear" w:color="auto" w:fill="FFFFFF"/>
        </w:rPr>
        <w:lastRenderedPageBreak/>
        <w:t xml:space="preserve">We would like to thank </w:t>
      </w:r>
      <w:r w:rsidR="007240CE">
        <w:rPr>
          <w:color w:val="000000" w:themeColor="text1"/>
          <w:szCs w:val="22"/>
          <w:shd w:val="clear" w:color="auto" w:fill="FFFFFF"/>
        </w:rPr>
        <w:t>R</w:t>
      </w:r>
      <w:r w:rsidRPr="00A53699">
        <w:rPr>
          <w:color w:val="000000" w:themeColor="text1"/>
          <w:szCs w:val="22"/>
          <w:shd w:val="clear" w:color="auto" w:fill="FFFFFF"/>
        </w:rPr>
        <w:t>eviewer</w:t>
      </w:r>
      <w:r w:rsidR="007240CE">
        <w:rPr>
          <w:color w:val="000000" w:themeColor="text1"/>
          <w:szCs w:val="22"/>
          <w:shd w:val="clear" w:color="auto" w:fill="FFFFFF"/>
        </w:rPr>
        <w:t xml:space="preserve"> 1 for</w:t>
      </w:r>
      <w:r w:rsidRPr="00A53699">
        <w:rPr>
          <w:color w:val="000000" w:themeColor="text1"/>
          <w:szCs w:val="22"/>
          <w:shd w:val="clear" w:color="auto" w:fill="FFFFFF"/>
        </w:rPr>
        <w:t>, together with Reviewer 3</w:t>
      </w:r>
      <w:r w:rsidR="001A447D">
        <w:rPr>
          <w:color w:val="000000" w:themeColor="text1"/>
          <w:szCs w:val="22"/>
          <w:shd w:val="clear" w:color="auto" w:fill="FFFFFF"/>
        </w:rPr>
        <w:t xml:space="preserve">, </w:t>
      </w:r>
      <w:r w:rsidRPr="00A53699">
        <w:rPr>
          <w:color w:val="000000" w:themeColor="text1"/>
          <w:szCs w:val="22"/>
          <w:shd w:val="clear" w:color="auto" w:fill="FFFFFF"/>
        </w:rPr>
        <w:t xml:space="preserve">raising this point. </w:t>
      </w:r>
      <w:r w:rsidR="00DE06A3">
        <w:rPr>
          <w:color w:val="000000" w:themeColor="text1"/>
          <w:szCs w:val="22"/>
          <w:shd w:val="clear" w:color="auto" w:fill="FFFFFF"/>
        </w:rPr>
        <w:t>Initially</w:t>
      </w:r>
      <w:r w:rsidRPr="00A53699">
        <w:rPr>
          <w:color w:val="000000" w:themeColor="text1"/>
          <w:szCs w:val="22"/>
          <w:shd w:val="clear" w:color="auto" w:fill="FFFFFF"/>
        </w:rPr>
        <w:t xml:space="preserve"> we cited the work showing the corresponding residue</w:t>
      </w:r>
      <w:r w:rsidR="0058334B" w:rsidRPr="00A53699">
        <w:rPr>
          <w:color w:val="000000" w:themeColor="text1"/>
          <w:szCs w:val="22"/>
          <w:shd w:val="clear" w:color="auto" w:fill="FFFFFF"/>
        </w:rPr>
        <w:t>, K99,</w:t>
      </w:r>
      <w:r w:rsidRPr="00A53699">
        <w:rPr>
          <w:color w:val="000000" w:themeColor="text1"/>
          <w:szCs w:val="22"/>
          <w:shd w:val="clear" w:color="auto" w:fill="FFFFFF"/>
        </w:rPr>
        <w:t xml:space="preserve"> is acetylated in human RAN</w:t>
      </w:r>
      <w:r w:rsidR="00E1220B" w:rsidRPr="00A53699">
        <w:rPr>
          <w:color w:val="000000" w:themeColor="text1"/>
          <w:szCs w:val="22"/>
          <w:shd w:val="clear" w:color="auto" w:fill="FFFFFF"/>
        </w:rPr>
        <w:t xml:space="preserve"> (</w:t>
      </w:r>
      <w:r w:rsidR="00E1220B" w:rsidRPr="00A53699">
        <w:rPr>
          <w:color w:val="000000" w:themeColor="text1"/>
          <w:szCs w:val="22"/>
          <w:shd w:val="clear" w:color="auto" w:fill="FFFFFF"/>
          <w:lang w:val="en-GB"/>
        </w:rPr>
        <w:t xml:space="preserve">Choudhary, C. </w:t>
      </w:r>
      <w:r w:rsidR="00E1220B" w:rsidRPr="00A53699">
        <w:rPr>
          <w:i/>
          <w:iCs/>
          <w:color w:val="000000" w:themeColor="text1"/>
          <w:szCs w:val="22"/>
          <w:shd w:val="clear" w:color="auto" w:fill="FFFFFF"/>
          <w:lang w:val="en-GB"/>
        </w:rPr>
        <w:t>et al.</w:t>
      </w:r>
      <w:r w:rsidR="005F7597" w:rsidRPr="00A53699">
        <w:rPr>
          <w:color w:val="000000" w:themeColor="text1"/>
          <w:szCs w:val="22"/>
          <w:shd w:val="clear" w:color="auto" w:fill="FFFFFF"/>
          <w:lang w:val="en-GB"/>
        </w:rPr>
        <w:t xml:space="preserve">, </w:t>
      </w:r>
      <w:r w:rsidR="00E1220B" w:rsidRPr="00A53699">
        <w:rPr>
          <w:color w:val="000000" w:themeColor="text1"/>
          <w:szCs w:val="22"/>
          <w:shd w:val="clear" w:color="auto" w:fill="FFFFFF"/>
          <w:lang w:val="en-GB"/>
        </w:rPr>
        <w:t>2009</w:t>
      </w:r>
      <w:r w:rsidR="00E1220B" w:rsidRPr="00A53699">
        <w:rPr>
          <w:color w:val="000000" w:themeColor="text1"/>
          <w:szCs w:val="22"/>
          <w:shd w:val="clear" w:color="auto" w:fill="FFFFFF"/>
        </w:rPr>
        <w:t>)</w:t>
      </w:r>
      <w:r w:rsidRPr="00A53699">
        <w:rPr>
          <w:color w:val="000000" w:themeColor="text1"/>
          <w:szCs w:val="22"/>
          <w:shd w:val="clear" w:color="auto" w:fill="FFFFFF"/>
        </w:rPr>
        <w:t xml:space="preserve">, as well as that the acetylation of human Ran at the K99 position (corresponding to position K101 in Gsp1) perturbs GEF-mediated nucleotide exchange of human RAN </w:t>
      </w:r>
      <w:r w:rsidRPr="00A53699">
        <w:rPr>
          <w:i/>
          <w:iCs/>
          <w:color w:val="000000" w:themeColor="text1"/>
          <w:szCs w:val="22"/>
          <w:shd w:val="clear" w:color="auto" w:fill="FFFFFF"/>
        </w:rPr>
        <w:t>in vitro</w:t>
      </w:r>
      <w:r w:rsidR="005F7597" w:rsidRPr="00A53699">
        <w:rPr>
          <w:i/>
          <w:iCs/>
          <w:color w:val="000000" w:themeColor="text1"/>
          <w:szCs w:val="22"/>
          <w:shd w:val="clear" w:color="auto" w:fill="FFFFFF"/>
        </w:rPr>
        <w:t xml:space="preserve"> </w:t>
      </w:r>
      <w:r w:rsidR="005F7597" w:rsidRPr="00A53699">
        <w:rPr>
          <w:color w:val="000000" w:themeColor="text1"/>
          <w:szCs w:val="22"/>
          <w:shd w:val="clear" w:color="auto" w:fill="FFFFFF"/>
        </w:rPr>
        <w:t>(</w:t>
      </w:r>
      <w:r w:rsidR="005F7597" w:rsidRPr="00A53699">
        <w:rPr>
          <w:color w:val="000000" w:themeColor="text1"/>
          <w:szCs w:val="22"/>
          <w:shd w:val="clear" w:color="auto" w:fill="FFFFFF"/>
          <w:lang w:val="en-GB"/>
        </w:rPr>
        <w:t xml:space="preserve">de Boor, S. </w:t>
      </w:r>
      <w:r w:rsidR="005F7597" w:rsidRPr="00A53699">
        <w:rPr>
          <w:i/>
          <w:iCs/>
          <w:color w:val="000000" w:themeColor="text1"/>
          <w:szCs w:val="22"/>
          <w:shd w:val="clear" w:color="auto" w:fill="FFFFFF"/>
          <w:lang w:val="en-GB"/>
        </w:rPr>
        <w:t xml:space="preserve">et al, </w:t>
      </w:r>
      <w:r w:rsidR="005F7597" w:rsidRPr="00A53699">
        <w:rPr>
          <w:color w:val="000000" w:themeColor="text1"/>
          <w:szCs w:val="22"/>
          <w:shd w:val="clear" w:color="auto" w:fill="FFFFFF"/>
          <w:lang w:val="en-GB"/>
        </w:rPr>
        <w:t>2015</w:t>
      </w:r>
      <w:r w:rsidR="005F7597" w:rsidRPr="00A53699">
        <w:rPr>
          <w:color w:val="000000" w:themeColor="text1"/>
          <w:szCs w:val="22"/>
          <w:shd w:val="clear" w:color="auto" w:fill="FFFFFF"/>
        </w:rPr>
        <w:t>)</w:t>
      </w:r>
      <w:r w:rsidRPr="00A53699">
        <w:rPr>
          <w:color w:val="000000" w:themeColor="text1"/>
          <w:szCs w:val="22"/>
          <w:shd w:val="clear" w:color="auto" w:fill="FFFFFF"/>
        </w:rPr>
        <w:t xml:space="preserve">. </w:t>
      </w:r>
      <w:r w:rsidR="006105FA" w:rsidRPr="00A53699">
        <w:rPr>
          <w:color w:val="000000" w:themeColor="text1"/>
          <w:szCs w:val="22"/>
          <w:shd w:val="clear" w:color="auto" w:fill="FFFFFF"/>
        </w:rPr>
        <w:t xml:space="preserve">We should have also cited </w:t>
      </w:r>
      <w:r w:rsidR="00130887" w:rsidRPr="00A53699">
        <w:rPr>
          <w:color w:val="000000" w:themeColor="text1"/>
          <w:szCs w:val="22"/>
          <w:shd w:val="clear" w:color="auto" w:fill="FFFFFF"/>
        </w:rPr>
        <w:t>more recent</w:t>
      </w:r>
      <w:r w:rsidR="006105FA" w:rsidRPr="00A53699">
        <w:rPr>
          <w:color w:val="000000" w:themeColor="text1"/>
          <w:szCs w:val="22"/>
          <w:shd w:val="clear" w:color="auto" w:fill="FFFFFF"/>
        </w:rPr>
        <w:t xml:space="preserve"> work by C. Choudhary and colleagues that shows K101 is also acetylated in </w:t>
      </w:r>
      <w:r w:rsidR="006105FA" w:rsidRPr="00A53699">
        <w:rPr>
          <w:i/>
          <w:iCs/>
          <w:color w:val="000000" w:themeColor="text1"/>
          <w:szCs w:val="22"/>
          <w:shd w:val="clear" w:color="auto" w:fill="FFFFFF"/>
        </w:rPr>
        <w:t>S. cerevisiae</w:t>
      </w:r>
      <w:r w:rsidR="00130887" w:rsidRPr="00A53699">
        <w:rPr>
          <w:i/>
          <w:iCs/>
          <w:color w:val="000000" w:themeColor="text1"/>
          <w:szCs w:val="22"/>
          <w:shd w:val="clear" w:color="auto" w:fill="FFFFFF"/>
        </w:rPr>
        <w:t xml:space="preserve"> </w:t>
      </w:r>
      <w:r w:rsidR="00130887" w:rsidRPr="00A53699">
        <w:rPr>
          <w:color w:val="000000" w:themeColor="text1"/>
          <w:szCs w:val="22"/>
          <w:shd w:val="clear" w:color="auto" w:fill="FFFFFF"/>
        </w:rPr>
        <w:t>(Henriksen et al, Mol Cell Proteomics, 2012)</w:t>
      </w:r>
      <w:r w:rsidR="006105FA" w:rsidRPr="00A53699">
        <w:rPr>
          <w:color w:val="000000" w:themeColor="text1"/>
          <w:szCs w:val="22"/>
          <w:shd w:val="clear" w:color="auto" w:fill="FFFFFF"/>
        </w:rPr>
        <w:t>.</w:t>
      </w:r>
      <w:r w:rsidR="007240CE">
        <w:rPr>
          <w:color w:val="000000" w:themeColor="text1"/>
          <w:szCs w:val="22"/>
          <w:shd w:val="clear" w:color="auto" w:fill="FFFFFF"/>
        </w:rPr>
        <w:t xml:space="preserve"> We have now cited the </w:t>
      </w:r>
      <w:r w:rsidR="007240CE" w:rsidRPr="00A53699">
        <w:rPr>
          <w:color w:val="000000" w:themeColor="text1"/>
          <w:szCs w:val="22"/>
          <w:shd w:val="clear" w:color="auto" w:fill="FFFFFF"/>
        </w:rPr>
        <w:t>Henriksen et al</w:t>
      </w:r>
      <w:r w:rsidR="007240CE">
        <w:rPr>
          <w:color w:val="000000" w:themeColor="text1"/>
          <w:szCs w:val="22"/>
          <w:shd w:val="clear" w:color="auto" w:fill="FFFFFF"/>
        </w:rPr>
        <w:t xml:space="preserve"> paper and changed the text accordingly.</w:t>
      </w:r>
    </w:p>
    <w:p w14:paraId="3CFF9A13" w14:textId="427CDF97" w:rsidR="00E66119" w:rsidRPr="00A53699" w:rsidRDefault="00E66119" w:rsidP="00437E2B">
      <w:pPr>
        <w:rPr>
          <w:color w:val="000000" w:themeColor="text1"/>
          <w:szCs w:val="22"/>
          <w:shd w:val="clear" w:color="auto" w:fill="FFFFFF"/>
        </w:rPr>
      </w:pPr>
      <w:r w:rsidRPr="00A53699">
        <w:rPr>
          <w:color w:val="000000" w:themeColor="text1"/>
          <w:szCs w:val="22"/>
          <w:shd w:val="clear" w:color="auto" w:fill="FFFFFF"/>
        </w:rPr>
        <w:t>The modified section in the main text now read</w:t>
      </w:r>
      <w:r w:rsidR="00A53699">
        <w:rPr>
          <w:color w:val="000000" w:themeColor="text1"/>
          <w:szCs w:val="22"/>
          <w:shd w:val="clear" w:color="auto" w:fill="FFFFFF"/>
        </w:rPr>
        <w:t>s:</w:t>
      </w:r>
    </w:p>
    <w:p w14:paraId="34C694B5" w14:textId="52318527" w:rsidR="00E66119" w:rsidRPr="00351765" w:rsidRDefault="00E66119" w:rsidP="00437E2B">
      <w:pPr>
        <w:rPr>
          <w:color w:val="385623" w:themeColor="accent6" w:themeShade="80"/>
          <w:szCs w:val="22"/>
          <w:shd w:val="clear" w:color="auto" w:fill="FFFFFF"/>
        </w:rPr>
      </w:pPr>
      <w:r w:rsidRPr="00351765">
        <w:rPr>
          <w:color w:val="385623" w:themeColor="accent6" w:themeShade="80"/>
          <w:szCs w:val="22"/>
        </w:rPr>
        <w:t xml:space="preserve">A clear outlier of this ordering is the K101R mutant, which primarily affects GEF-mediated nucleotide exchange </w:t>
      </w:r>
      <w:r w:rsidRPr="00351765">
        <w:rPr>
          <w:i/>
          <w:color w:val="385623" w:themeColor="accent6" w:themeShade="80"/>
          <w:szCs w:val="22"/>
        </w:rPr>
        <w:t>in vitro</w:t>
      </w:r>
      <w:r w:rsidRPr="00351765" w:rsidDel="00160EB3">
        <w:rPr>
          <w:color w:val="385623" w:themeColor="accent6" w:themeShade="80"/>
          <w:szCs w:val="22"/>
        </w:rPr>
        <w:t xml:space="preserve"> </w:t>
      </w:r>
      <w:r w:rsidRPr="00351765">
        <w:rPr>
          <w:color w:val="385623" w:themeColor="accent6" w:themeShade="80"/>
          <w:szCs w:val="22"/>
        </w:rPr>
        <w:t xml:space="preserve">but, by GI profiles, groups with mutations affecting the efficiency of GTP hydrolysis. </w:t>
      </w:r>
      <w:r w:rsidRPr="0080014B">
        <w:rPr>
          <w:color w:val="2F5496" w:themeColor="accent1" w:themeShade="BF"/>
          <w:szCs w:val="22"/>
        </w:rPr>
        <w:t xml:space="preserve">The lysine at this position was found to be acetylated in both </w:t>
      </w:r>
      <w:r w:rsidRPr="0080014B">
        <w:rPr>
          <w:i/>
          <w:iCs/>
          <w:color w:val="2F5496" w:themeColor="accent1" w:themeShade="BF"/>
          <w:szCs w:val="22"/>
        </w:rPr>
        <w:t>S. cerevisiae</w:t>
      </w:r>
      <w:r w:rsidR="001C16D7" w:rsidRPr="0080014B">
        <w:rPr>
          <w:i/>
          <w:iCs/>
          <w:color w:val="2F5496" w:themeColor="accent1" w:themeShade="BF"/>
          <w:szCs w:val="22"/>
        </w:rPr>
        <w:t xml:space="preserve"> </w:t>
      </w:r>
      <w:r w:rsidRPr="0080014B">
        <w:rPr>
          <w:color w:val="2F5496" w:themeColor="accent1" w:themeShade="BF"/>
          <w:szCs w:val="22"/>
        </w:rPr>
        <w:t>(Henriksen, 2012) and human cells</w:t>
      </w:r>
      <w:r w:rsidR="001C16D7" w:rsidRPr="0080014B">
        <w:rPr>
          <w:color w:val="2F5496" w:themeColor="accent1" w:themeShade="BF"/>
          <w:szCs w:val="22"/>
        </w:rPr>
        <w:t xml:space="preserve"> </w:t>
      </w:r>
      <w:r w:rsidRPr="0080014B">
        <w:rPr>
          <w:color w:val="2F5496" w:themeColor="accent1" w:themeShade="BF"/>
          <w:szCs w:val="22"/>
        </w:rPr>
        <w:t>(Choudhary</w:t>
      </w:r>
      <w:r w:rsidR="00013C7F" w:rsidRPr="0080014B">
        <w:rPr>
          <w:color w:val="2F5496" w:themeColor="accent1" w:themeShade="BF"/>
          <w:szCs w:val="22"/>
        </w:rPr>
        <w:t>, 2009</w:t>
      </w:r>
      <w:r w:rsidRPr="0080014B">
        <w:rPr>
          <w:color w:val="2F5496" w:themeColor="accent1" w:themeShade="BF"/>
          <w:szCs w:val="22"/>
        </w:rPr>
        <w:t xml:space="preserve">). The acetylation at this position in human RAN was shown to reduce the efficiency of nucleotide release from the </w:t>
      </w:r>
      <w:proofErr w:type="gramStart"/>
      <w:r w:rsidRPr="0080014B">
        <w:rPr>
          <w:color w:val="2F5496" w:themeColor="accent1" w:themeShade="BF"/>
          <w:szCs w:val="22"/>
        </w:rPr>
        <w:t>RAN:GDP</w:t>
      </w:r>
      <w:proofErr w:type="gramEnd"/>
      <w:r w:rsidRPr="0080014B">
        <w:rPr>
          <w:color w:val="2F5496" w:themeColor="accent1" w:themeShade="BF"/>
          <w:szCs w:val="22"/>
        </w:rPr>
        <w:t>:GEF complex</w:t>
      </w:r>
      <w:r w:rsidR="001C16D7" w:rsidRPr="0080014B">
        <w:rPr>
          <w:color w:val="2F5496" w:themeColor="accent1" w:themeShade="BF"/>
          <w:szCs w:val="22"/>
        </w:rPr>
        <w:t xml:space="preserve"> </w:t>
      </w:r>
      <w:r w:rsidR="00A726B3" w:rsidRPr="0080014B">
        <w:rPr>
          <w:color w:val="2F5496" w:themeColor="accent1" w:themeShade="BF"/>
          <w:szCs w:val="22"/>
        </w:rPr>
        <w:t>(de Boor, 2015)</w:t>
      </w:r>
      <w:r w:rsidRPr="0080014B">
        <w:rPr>
          <w:color w:val="2F5496" w:themeColor="accent1" w:themeShade="BF"/>
          <w:szCs w:val="22"/>
        </w:rPr>
        <w:t xml:space="preserve">. </w:t>
      </w:r>
      <w:r w:rsidRPr="00351765">
        <w:rPr>
          <w:color w:val="385623" w:themeColor="accent6" w:themeShade="80"/>
          <w:szCs w:val="22"/>
        </w:rPr>
        <w:t xml:space="preserve">We hypothesize that while our K101R mutation affected the interaction with the GEF, it also likely broke a critical mechanism by which the cell reduces GEF activity, phenocopying the mutants with reduced GTP hydrolysis activity. This observation suggests the possibility that the allosteric sites discovered here might be used to control cellular functions </w:t>
      </w:r>
      <w:r w:rsidRPr="00351765">
        <w:rPr>
          <w:i/>
          <w:color w:val="385623" w:themeColor="accent6" w:themeShade="80"/>
          <w:szCs w:val="22"/>
        </w:rPr>
        <w:t>via</w:t>
      </w:r>
      <w:r w:rsidRPr="00351765">
        <w:rPr>
          <w:color w:val="385623" w:themeColor="accent6" w:themeShade="80"/>
          <w:szCs w:val="22"/>
        </w:rPr>
        <w:t xml:space="preserve"> posttranslational modifications.</w:t>
      </w:r>
    </w:p>
    <w:p w14:paraId="4143BA5F" w14:textId="77777777" w:rsidR="00E1220B" w:rsidRPr="0080014B" w:rsidRDefault="00E1220B" w:rsidP="00437E2B">
      <w:pPr>
        <w:rPr>
          <w:color w:val="000000" w:themeColor="text1"/>
          <w:szCs w:val="22"/>
          <w:shd w:val="clear" w:color="auto" w:fill="FFFFFF"/>
        </w:rPr>
      </w:pPr>
      <w:r w:rsidRPr="0080014B">
        <w:rPr>
          <w:color w:val="000000" w:themeColor="text1"/>
          <w:szCs w:val="22"/>
          <w:shd w:val="clear" w:color="auto" w:fill="FFFFFF"/>
        </w:rPr>
        <w:t>REFERENCES</w:t>
      </w:r>
    </w:p>
    <w:p w14:paraId="5E51A773" w14:textId="77777777" w:rsidR="00E1220B" w:rsidRPr="0080014B" w:rsidRDefault="00E1220B" w:rsidP="00437E2B">
      <w:pPr>
        <w:rPr>
          <w:color w:val="000000" w:themeColor="text1"/>
          <w:szCs w:val="22"/>
          <w:shd w:val="clear" w:color="auto" w:fill="FFFFFF"/>
          <w:lang w:val="en-GB"/>
        </w:rPr>
      </w:pPr>
      <w:r w:rsidRPr="0080014B">
        <w:rPr>
          <w:color w:val="000000" w:themeColor="text1"/>
          <w:szCs w:val="22"/>
          <w:shd w:val="clear" w:color="auto" w:fill="FFFFFF"/>
          <w:lang w:val="en-GB"/>
        </w:rPr>
        <w:t xml:space="preserve">Choudhary, C.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Lysine acetylation targets protein complexes and co-regulates major cellular functions. </w:t>
      </w:r>
      <w:r w:rsidRPr="0080014B">
        <w:rPr>
          <w:i/>
          <w:iCs/>
          <w:color w:val="000000" w:themeColor="text1"/>
          <w:szCs w:val="22"/>
          <w:shd w:val="clear" w:color="auto" w:fill="FFFFFF"/>
          <w:lang w:val="en-GB"/>
        </w:rPr>
        <w:t>Science</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325,</w:t>
      </w:r>
      <w:r w:rsidRPr="0080014B">
        <w:rPr>
          <w:color w:val="000000" w:themeColor="text1"/>
          <w:szCs w:val="22"/>
          <w:shd w:val="clear" w:color="auto" w:fill="FFFFFF"/>
          <w:lang w:val="en-GB"/>
        </w:rPr>
        <w:t xml:space="preserve"> 834–840 (2009).</w:t>
      </w:r>
    </w:p>
    <w:p w14:paraId="7D91D7EA" w14:textId="77777777" w:rsidR="005F7597" w:rsidRPr="0080014B" w:rsidRDefault="005F7597" w:rsidP="00437E2B">
      <w:pPr>
        <w:rPr>
          <w:color w:val="000000" w:themeColor="text1"/>
          <w:szCs w:val="22"/>
          <w:shd w:val="clear" w:color="auto" w:fill="FFFFFF"/>
          <w:lang w:val="en-GB"/>
        </w:rPr>
      </w:pPr>
      <w:r w:rsidRPr="0080014B">
        <w:rPr>
          <w:color w:val="000000" w:themeColor="text1"/>
          <w:szCs w:val="22"/>
          <w:shd w:val="clear" w:color="auto" w:fill="FFFFFF"/>
          <w:lang w:val="en-GB"/>
        </w:rPr>
        <w:t xml:space="preserve">de Boor, S.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Small GTP-binding protein Ran is regulated by posttranslational lysine acetylation. </w:t>
      </w:r>
      <w:r w:rsidRPr="0080014B">
        <w:rPr>
          <w:i/>
          <w:iCs/>
          <w:color w:val="000000" w:themeColor="text1"/>
          <w:szCs w:val="22"/>
          <w:shd w:val="clear" w:color="auto" w:fill="FFFFFF"/>
          <w:lang w:val="en-GB"/>
        </w:rPr>
        <w:t>Proceedings of the National Academy of Sciences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112,</w:t>
      </w:r>
      <w:r w:rsidRPr="0080014B">
        <w:rPr>
          <w:color w:val="000000" w:themeColor="text1"/>
          <w:szCs w:val="22"/>
          <w:shd w:val="clear" w:color="auto" w:fill="FFFFFF"/>
          <w:lang w:val="en-GB"/>
        </w:rPr>
        <w:t xml:space="preserve"> E3679–88 (2015).</w:t>
      </w:r>
    </w:p>
    <w:p w14:paraId="5F1536D9" w14:textId="77777777" w:rsidR="00130887" w:rsidRPr="0080014B" w:rsidRDefault="00130887" w:rsidP="00437E2B">
      <w:pPr>
        <w:rPr>
          <w:color w:val="000000" w:themeColor="text1"/>
          <w:szCs w:val="22"/>
          <w:shd w:val="clear" w:color="auto" w:fill="FFFFFF"/>
        </w:rPr>
      </w:pPr>
      <w:r w:rsidRPr="0080014B">
        <w:rPr>
          <w:color w:val="000000" w:themeColor="text1"/>
          <w:szCs w:val="22"/>
          <w:shd w:val="clear" w:color="auto" w:fill="FFFFFF"/>
          <w:lang w:val="en-GB"/>
        </w:rPr>
        <w:t xml:space="preserve">Henriksen, P.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Proteome-wide Analysis of Lysine Acetylation Suggests its Broad Regulatory Scope in Saccharomyces cerevisiae. </w:t>
      </w:r>
      <w:r w:rsidRPr="0080014B">
        <w:rPr>
          <w:i/>
          <w:iCs/>
          <w:color w:val="000000" w:themeColor="text1"/>
          <w:szCs w:val="22"/>
          <w:shd w:val="clear" w:color="auto" w:fill="FFFFFF"/>
          <w:lang w:val="en-GB"/>
        </w:rPr>
        <w:t>Mol. Cell Proteomics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w:t>
      </w:r>
      <w:r w:rsidRPr="0080014B">
        <w:rPr>
          <w:color w:val="000000" w:themeColor="text1"/>
          <w:szCs w:val="22"/>
          <w:shd w:val="clear" w:color="auto" w:fill="FFFFFF"/>
          <w:lang w:val="en-GB"/>
        </w:rPr>
        <w:t xml:space="preserve"> 1510–1522 (2012).</w:t>
      </w:r>
    </w:p>
    <w:p w14:paraId="4BE61300" w14:textId="77777777" w:rsidR="000E34B4" w:rsidRPr="001C16D7" w:rsidRDefault="000E34B4" w:rsidP="00437E2B">
      <w:pPr>
        <w:rPr>
          <w:szCs w:val="22"/>
        </w:rPr>
      </w:pPr>
    </w:p>
    <w:p w14:paraId="5473BD9E" w14:textId="77777777" w:rsidR="00C275B6" w:rsidRPr="001C16D7" w:rsidRDefault="00A43B6B" w:rsidP="00437E2B">
      <w:pPr>
        <w:rPr>
          <w:i/>
          <w:iCs/>
          <w:szCs w:val="22"/>
        </w:rPr>
      </w:pPr>
      <w:r w:rsidRPr="001C16D7">
        <w:rPr>
          <w:i/>
          <w:iCs/>
          <w:szCs w:val="22"/>
          <w:shd w:val="clear" w:color="auto" w:fill="FFFFFF"/>
        </w:rPr>
        <w:t>Referee #2:</w:t>
      </w:r>
    </w:p>
    <w:p w14:paraId="773E2F56" w14:textId="77777777" w:rsidR="00C275B6" w:rsidRPr="001C16D7" w:rsidRDefault="00A43B6B" w:rsidP="00437E2B">
      <w:pPr>
        <w:rPr>
          <w:i/>
          <w:iCs/>
          <w:szCs w:val="22"/>
        </w:rPr>
      </w:pPr>
      <w:r w:rsidRPr="001C16D7">
        <w:rPr>
          <w:i/>
          <w:iCs/>
          <w:szCs w:val="22"/>
          <w:shd w:val="clear" w:color="auto" w:fill="FFFFFF"/>
        </w:rPr>
        <w:t xml:space="preserve">This manuscript by </w:t>
      </w:r>
      <w:proofErr w:type="spellStart"/>
      <w:r w:rsidRPr="001C16D7">
        <w:rPr>
          <w:i/>
          <w:iCs/>
          <w:szCs w:val="22"/>
          <w:shd w:val="clear" w:color="auto" w:fill="FFFFFF"/>
        </w:rPr>
        <w:t>Kortemme</w:t>
      </w:r>
      <w:proofErr w:type="spellEnd"/>
      <w:r w:rsidRPr="001C16D7">
        <w:rPr>
          <w:i/>
          <w:iCs/>
          <w:szCs w:val="22"/>
          <w:shd w:val="clear" w:color="auto" w:fill="FFFFFF"/>
        </w:rPr>
        <w:t xml:space="preserve">, </w:t>
      </w:r>
      <w:proofErr w:type="spellStart"/>
      <w:r w:rsidRPr="001C16D7">
        <w:rPr>
          <w:i/>
          <w:iCs/>
          <w:szCs w:val="22"/>
          <w:shd w:val="clear" w:color="auto" w:fill="FFFFFF"/>
        </w:rPr>
        <w:t>Krogan</w:t>
      </w:r>
      <w:proofErr w:type="spellEnd"/>
      <w:r w:rsidRPr="001C16D7">
        <w:rPr>
          <w:i/>
          <w:iCs/>
          <w:szCs w:val="22"/>
          <w:shd w:val="clear" w:color="auto" w:fill="FFFFFF"/>
        </w:rPr>
        <w:t xml:space="preserve">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processes to this particular switch. Overall, the manuscript is written clearly and the authors have made a commendable effort to catalogue the methodology underlying the numerous methods they have used. </w:t>
      </w:r>
    </w:p>
    <w:p w14:paraId="27AAE763" w14:textId="77777777" w:rsidR="00C275B6" w:rsidRPr="001C16D7" w:rsidRDefault="00A43B6B" w:rsidP="00437E2B">
      <w:pPr>
        <w:rPr>
          <w:i/>
          <w:iCs/>
          <w:szCs w:val="22"/>
          <w:shd w:val="clear" w:color="auto" w:fill="FFFFFF"/>
        </w:rPr>
      </w:pPr>
      <w:r w:rsidRPr="001C16D7">
        <w:rPr>
          <w:i/>
          <w:iCs/>
          <w:szCs w:val="22"/>
          <w:shd w:val="clear" w:color="auto" w:fill="FFFFFF"/>
        </w:rPr>
        <w:t>However, I have a number of major and minor reservations listed below that need to be addressed before the manuscript can be considered for publication.</w:t>
      </w:r>
    </w:p>
    <w:p w14:paraId="627B7F3A" w14:textId="77777777" w:rsidR="00C275B6" w:rsidRPr="001C16D7" w:rsidRDefault="00A43B6B" w:rsidP="00437E2B">
      <w:pPr>
        <w:rPr>
          <w:i/>
          <w:iCs/>
          <w:szCs w:val="22"/>
        </w:rPr>
      </w:pPr>
      <w:r w:rsidRPr="001C16D7">
        <w:rPr>
          <w:i/>
          <w:iCs/>
          <w:szCs w:val="22"/>
          <w:shd w:val="clear" w:color="auto" w:fill="FFFFFF"/>
        </w:rPr>
        <w:t>Major questions:</w:t>
      </w:r>
    </w:p>
    <w:p w14:paraId="36CCD21A" w14:textId="77777777" w:rsidR="00E15FE9" w:rsidRPr="001C16D7" w:rsidRDefault="00A43B6B" w:rsidP="00437E2B">
      <w:pPr>
        <w:rPr>
          <w:i/>
          <w:iCs/>
          <w:szCs w:val="22"/>
        </w:rPr>
      </w:pPr>
      <w:r w:rsidRPr="001C16D7">
        <w:rPr>
          <w:i/>
          <w:iCs/>
          <w:szCs w:val="22"/>
          <w:shd w:val="clear" w:color="auto" w:fill="FFFFFF"/>
        </w:rPr>
        <w:t xml:space="preserve">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w:t>
      </w:r>
      <w:r w:rsidRPr="001C16D7">
        <w:rPr>
          <w:i/>
          <w:iCs/>
          <w:szCs w:val="22"/>
          <w:shd w:val="clear" w:color="auto" w:fill="FFFFFF"/>
        </w:rPr>
        <w:lastRenderedPageBreak/>
        <w:t xml:space="preserve">However, this model has not been validated. The authors must now go the reverse direction, rationally design </w:t>
      </w:r>
      <w:commentRangeStart w:id="1"/>
      <w:r w:rsidRPr="001C16D7">
        <w:rPr>
          <w:i/>
          <w:iCs/>
          <w:szCs w:val="22"/>
          <w:shd w:val="clear" w:color="auto" w:fill="FFFFFF"/>
        </w:rPr>
        <w:t>mutations to perturb the three aspects of the switch</w:t>
      </w:r>
      <w:commentRangeEnd w:id="1"/>
      <w:r w:rsidR="006B248A">
        <w:rPr>
          <w:rStyle w:val="CommentReference"/>
        </w:rPr>
        <w:commentReference w:id="1"/>
      </w:r>
      <w:r w:rsidRPr="001C16D7">
        <w:rPr>
          <w:i/>
          <w:iCs/>
          <w:szCs w:val="22"/>
          <w:shd w:val="clear" w:color="auto" w:fill="FFFFFF"/>
        </w:rPr>
        <w:t xml:space="preserve"> (cycling, activation and nucleotide exchange) and demonstrate that the model can successfully predict the effects of these mutations on downstream biological processes. Without this validation step, the predictive power of the model remains unclear and the manuscript remains one-sided. </w:t>
      </w:r>
    </w:p>
    <w:p w14:paraId="4C10FB16" w14:textId="2FC311FC" w:rsidR="00E553F5" w:rsidRPr="00E52918" w:rsidRDefault="002A7B5F" w:rsidP="00437E2B">
      <w:pPr>
        <w:rPr>
          <w:color w:val="000000" w:themeColor="text1"/>
          <w:szCs w:val="22"/>
        </w:rPr>
      </w:pPr>
      <w:r>
        <w:rPr>
          <w:color w:val="000000" w:themeColor="text1"/>
          <w:szCs w:val="22"/>
        </w:rPr>
        <w:t>One of the</w:t>
      </w:r>
      <w:r w:rsidR="00FA7CAE" w:rsidRPr="00E52918">
        <w:rPr>
          <w:color w:val="000000" w:themeColor="text1"/>
          <w:szCs w:val="22"/>
        </w:rPr>
        <w:t xml:space="preserve"> important</w:t>
      </w:r>
      <w:r w:rsidR="00E553F5" w:rsidRPr="00E52918">
        <w:rPr>
          <w:color w:val="000000" w:themeColor="text1"/>
          <w:szCs w:val="22"/>
        </w:rPr>
        <w:t xml:space="preserve"> points of our work is that </w:t>
      </w:r>
      <w:r w:rsidR="005A5AB6" w:rsidRPr="00E52918">
        <w:rPr>
          <w:color w:val="000000" w:themeColor="text1"/>
          <w:szCs w:val="22"/>
        </w:rPr>
        <w:t xml:space="preserve">due to the widespread </w:t>
      </w:r>
      <w:proofErr w:type="spellStart"/>
      <w:r w:rsidR="005A5AB6" w:rsidRPr="00E52918">
        <w:rPr>
          <w:color w:val="000000" w:themeColor="text1"/>
          <w:szCs w:val="22"/>
        </w:rPr>
        <w:t>allostery</w:t>
      </w:r>
      <w:proofErr w:type="spellEnd"/>
      <w:r w:rsidR="005A5AB6" w:rsidRPr="00E52918">
        <w:rPr>
          <w:color w:val="000000" w:themeColor="text1"/>
          <w:szCs w:val="22"/>
        </w:rPr>
        <w:t xml:space="preserve"> in small GTPases, </w:t>
      </w:r>
      <w:r w:rsidR="00FA7CAE" w:rsidRPr="00E52918">
        <w:rPr>
          <w:color w:val="000000" w:themeColor="text1"/>
          <w:szCs w:val="22"/>
        </w:rPr>
        <w:t xml:space="preserve">we </w:t>
      </w:r>
      <w:r w:rsidR="00FA7CAE" w:rsidRPr="00A90CD5">
        <w:rPr>
          <w:b/>
          <w:bCs/>
          <w:color w:val="000000" w:themeColor="text1"/>
          <w:szCs w:val="22"/>
        </w:rPr>
        <w:t>cannot</w:t>
      </w:r>
      <w:r w:rsidR="00FA7CAE" w:rsidRPr="00E52918">
        <w:rPr>
          <w:color w:val="000000" w:themeColor="text1"/>
          <w:szCs w:val="22"/>
        </w:rPr>
        <w:t xml:space="preserve"> rationally design </w:t>
      </w:r>
      <w:r w:rsidR="00E553F5" w:rsidRPr="00E52918">
        <w:rPr>
          <w:color w:val="000000" w:themeColor="text1"/>
          <w:szCs w:val="22"/>
        </w:rPr>
        <w:t xml:space="preserve">mutations </w:t>
      </w:r>
      <w:r w:rsidR="00FA7CAE" w:rsidRPr="00E52918">
        <w:rPr>
          <w:color w:val="000000" w:themeColor="text1"/>
          <w:szCs w:val="22"/>
        </w:rPr>
        <w:t>that will differentially</w:t>
      </w:r>
      <w:r w:rsidR="00E553F5" w:rsidRPr="00E52918">
        <w:rPr>
          <w:color w:val="000000" w:themeColor="text1"/>
          <w:szCs w:val="22"/>
        </w:rPr>
        <w:t xml:space="preserve"> perturb the two sides of the GTPase cycl</w:t>
      </w:r>
      <w:r w:rsidR="00FA7CAE" w:rsidRPr="00E52918">
        <w:rPr>
          <w:color w:val="000000" w:themeColor="text1"/>
          <w:szCs w:val="22"/>
        </w:rPr>
        <w:t xml:space="preserve">e, </w:t>
      </w:r>
      <w:r w:rsidR="00F32ACE" w:rsidRPr="00E52918">
        <w:rPr>
          <w:color w:val="000000" w:themeColor="text1"/>
          <w:szCs w:val="22"/>
        </w:rPr>
        <w:t xml:space="preserve">thereby </w:t>
      </w:r>
      <w:r w:rsidR="00FA7CAE" w:rsidRPr="00E52918">
        <w:rPr>
          <w:color w:val="000000" w:themeColor="text1"/>
          <w:szCs w:val="22"/>
        </w:rPr>
        <w:t>leading to a specific</w:t>
      </w:r>
      <w:r w:rsidR="00E553F5" w:rsidRPr="00E52918">
        <w:rPr>
          <w:color w:val="000000" w:themeColor="text1"/>
          <w:szCs w:val="22"/>
        </w:rPr>
        <w:t xml:space="preserve"> ratio</w:t>
      </w:r>
      <w:r w:rsidR="00FA7CAE" w:rsidRPr="00E52918">
        <w:rPr>
          <w:color w:val="000000" w:themeColor="text1"/>
          <w:szCs w:val="22"/>
        </w:rPr>
        <w:t xml:space="preserve"> of the two parameters and in turn specific functional consequences</w:t>
      </w:r>
      <w:r w:rsidR="005A5AB6" w:rsidRPr="00E52918">
        <w:rPr>
          <w:color w:val="000000" w:themeColor="text1"/>
          <w:szCs w:val="22"/>
        </w:rPr>
        <w:t xml:space="preserve">, with </w:t>
      </w:r>
      <w:r w:rsidR="00013C7F" w:rsidRPr="00E52918">
        <w:rPr>
          <w:color w:val="000000" w:themeColor="text1"/>
          <w:szCs w:val="22"/>
        </w:rPr>
        <w:t>notable</w:t>
      </w:r>
      <w:r w:rsidR="005A5AB6" w:rsidRPr="00E52918">
        <w:rPr>
          <w:color w:val="000000" w:themeColor="text1"/>
          <w:szCs w:val="22"/>
        </w:rPr>
        <w:t xml:space="preserve"> success</w:t>
      </w:r>
      <w:r w:rsidR="00FA7CAE" w:rsidRPr="00E52918">
        <w:rPr>
          <w:color w:val="000000" w:themeColor="text1"/>
          <w:szCs w:val="22"/>
        </w:rPr>
        <w:t>.</w:t>
      </w:r>
      <w:r w:rsidR="009E45E3" w:rsidRPr="00E52918">
        <w:rPr>
          <w:color w:val="000000" w:themeColor="text1"/>
          <w:szCs w:val="22"/>
        </w:rPr>
        <w:t xml:space="preserve"> We thus, as </w:t>
      </w:r>
      <w:proofErr w:type="gramStart"/>
      <w:r w:rsidR="009E45E3" w:rsidRPr="00E52918">
        <w:rPr>
          <w:color w:val="000000" w:themeColor="text1"/>
          <w:szCs w:val="22"/>
        </w:rPr>
        <w:t>is</w:t>
      </w:r>
      <w:proofErr w:type="gramEnd"/>
      <w:r w:rsidR="009E45E3" w:rsidRPr="00E52918">
        <w:rPr>
          <w:color w:val="000000" w:themeColor="text1"/>
          <w:szCs w:val="22"/>
        </w:rPr>
        <w:t xml:space="preserve"> important to emphasize, </w:t>
      </w:r>
      <w:r w:rsidR="009E45E3" w:rsidRPr="00E52918">
        <w:rPr>
          <w:b/>
          <w:bCs/>
          <w:color w:val="000000" w:themeColor="text1"/>
          <w:szCs w:val="22"/>
        </w:rPr>
        <w:t>do not</w:t>
      </w:r>
      <w:r w:rsidR="009E45E3" w:rsidRPr="00E52918">
        <w:rPr>
          <w:color w:val="000000" w:themeColor="text1"/>
          <w:szCs w:val="22"/>
        </w:rPr>
        <w:t xml:space="preserve"> propose that we can model the effects of point mutations </w:t>
      </w:r>
      <w:r w:rsidR="00F32ACE" w:rsidRPr="00E52918">
        <w:rPr>
          <w:color w:val="000000" w:themeColor="text1"/>
          <w:szCs w:val="22"/>
        </w:rPr>
        <w:t>of</w:t>
      </w:r>
      <w:r w:rsidR="009E45E3" w:rsidRPr="00E52918">
        <w:rPr>
          <w:color w:val="000000" w:themeColor="text1"/>
          <w:szCs w:val="22"/>
        </w:rPr>
        <w:t xml:space="preserve"> Gsp1 on cellular phenotype. </w:t>
      </w:r>
    </w:p>
    <w:p w14:paraId="427D6025" w14:textId="0CB510FD" w:rsidR="00013C7F" w:rsidRPr="00E52918" w:rsidRDefault="00FA7CAE" w:rsidP="00437E2B">
      <w:pPr>
        <w:rPr>
          <w:color w:val="000000" w:themeColor="text1"/>
          <w:szCs w:val="22"/>
        </w:rPr>
      </w:pPr>
      <w:r w:rsidRPr="00E52918">
        <w:rPr>
          <w:color w:val="000000" w:themeColor="text1"/>
          <w:szCs w:val="22"/>
        </w:rPr>
        <w:t xml:space="preserve">Any attempt to do what the reviewer suggests would necessarily </w:t>
      </w:r>
      <w:r w:rsidR="00F32ACE" w:rsidRPr="00E52918">
        <w:rPr>
          <w:color w:val="000000" w:themeColor="text1"/>
          <w:szCs w:val="22"/>
        </w:rPr>
        <w:t>require</w:t>
      </w:r>
      <w:r w:rsidRPr="00E52918">
        <w:rPr>
          <w:color w:val="000000" w:themeColor="text1"/>
          <w:szCs w:val="22"/>
        </w:rPr>
        <w:t xml:space="preserve"> designing a range of new mutants, some of which will </w:t>
      </w:r>
      <w:r w:rsidR="005A5AB6" w:rsidRPr="00E52918">
        <w:rPr>
          <w:color w:val="000000" w:themeColor="text1"/>
          <w:szCs w:val="22"/>
        </w:rPr>
        <w:t xml:space="preserve">indeed behave as </w:t>
      </w:r>
      <w:r w:rsidR="006945B9" w:rsidRPr="00E52918">
        <w:rPr>
          <w:color w:val="000000" w:themeColor="text1"/>
          <w:szCs w:val="22"/>
        </w:rPr>
        <w:t>predicted</w:t>
      </w:r>
      <w:r w:rsidR="005A5AB6" w:rsidRPr="00E52918">
        <w:rPr>
          <w:color w:val="000000" w:themeColor="text1"/>
          <w:szCs w:val="22"/>
        </w:rPr>
        <w:t xml:space="preserve">, </w:t>
      </w:r>
      <w:r w:rsidR="00F32ACE" w:rsidRPr="00E52918">
        <w:rPr>
          <w:color w:val="000000" w:themeColor="text1"/>
          <w:szCs w:val="22"/>
        </w:rPr>
        <w:t>while</w:t>
      </w:r>
      <w:r w:rsidR="005A5AB6" w:rsidRPr="00E52918">
        <w:rPr>
          <w:color w:val="000000" w:themeColor="text1"/>
          <w:szCs w:val="22"/>
        </w:rPr>
        <w:t xml:space="preserve"> many </w:t>
      </w:r>
      <w:r w:rsidR="00F32ACE" w:rsidRPr="00E52918">
        <w:rPr>
          <w:color w:val="000000" w:themeColor="text1"/>
          <w:szCs w:val="22"/>
        </w:rPr>
        <w:t xml:space="preserve">others </w:t>
      </w:r>
      <w:r w:rsidR="005A5AB6" w:rsidRPr="00E52918">
        <w:rPr>
          <w:color w:val="000000" w:themeColor="text1"/>
          <w:szCs w:val="22"/>
        </w:rPr>
        <w:t xml:space="preserve">would either have weak effects on the phenotype, </w:t>
      </w:r>
      <w:r w:rsidR="006E2527">
        <w:rPr>
          <w:color w:val="000000" w:themeColor="text1"/>
          <w:szCs w:val="22"/>
        </w:rPr>
        <w:t xml:space="preserve">or </w:t>
      </w:r>
      <w:r w:rsidR="00F32ACE" w:rsidRPr="00E52918">
        <w:rPr>
          <w:color w:val="000000" w:themeColor="text1"/>
          <w:szCs w:val="22"/>
        </w:rPr>
        <w:t xml:space="preserve">likely </w:t>
      </w:r>
      <w:r w:rsidR="005A5AB6" w:rsidRPr="00E52918">
        <w:rPr>
          <w:color w:val="000000" w:themeColor="text1"/>
          <w:szCs w:val="22"/>
        </w:rPr>
        <w:t xml:space="preserve">have </w:t>
      </w:r>
      <w:r w:rsidR="00013C7F" w:rsidRPr="00E52918">
        <w:rPr>
          <w:color w:val="000000" w:themeColor="text1"/>
          <w:szCs w:val="22"/>
        </w:rPr>
        <w:t xml:space="preserve">(additional) </w:t>
      </w:r>
      <w:r w:rsidR="005A5AB6" w:rsidRPr="00E52918">
        <w:rPr>
          <w:color w:val="000000" w:themeColor="text1"/>
          <w:szCs w:val="22"/>
        </w:rPr>
        <w:t xml:space="preserve">unpredicted allosteric effects. </w:t>
      </w:r>
      <w:r w:rsidR="006B03D6" w:rsidRPr="00E52918">
        <w:rPr>
          <w:color w:val="000000" w:themeColor="text1"/>
          <w:szCs w:val="22"/>
        </w:rPr>
        <w:t xml:space="preserve">To </w:t>
      </w:r>
      <w:r w:rsidR="00F32ACE" w:rsidRPr="00E52918">
        <w:rPr>
          <w:color w:val="000000" w:themeColor="text1"/>
          <w:szCs w:val="22"/>
        </w:rPr>
        <w:t>discriminate</w:t>
      </w:r>
      <w:r w:rsidR="006B03D6" w:rsidRPr="00E52918">
        <w:rPr>
          <w:color w:val="000000" w:themeColor="text1"/>
          <w:szCs w:val="22"/>
        </w:rPr>
        <w:t xml:space="preserve"> </w:t>
      </w:r>
      <w:r w:rsidR="00F32ACE" w:rsidRPr="00E52918">
        <w:rPr>
          <w:color w:val="000000" w:themeColor="text1"/>
          <w:szCs w:val="22"/>
        </w:rPr>
        <w:t>between these cases</w:t>
      </w:r>
      <w:r w:rsidR="006B03D6" w:rsidRPr="00E52918">
        <w:rPr>
          <w:color w:val="000000" w:themeColor="text1"/>
          <w:szCs w:val="22"/>
        </w:rPr>
        <w:t xml:space="preserve">, we would need to test both the kinetics parameters of those mutants </w:t>
      </w:r>
      <w:r w:rsidR="006B03D6" w:rsidRPr="00E52918">
        <w:rPr>
          <w:i/>
          <w:iCs/>
          <w:color w:val="000000" w:themeColor="text1"/>
          <w:szCs w:val="22"/>
        </w:rPr>
        <w:t>in vitro</w:t>
      </w:r>
      <w:r w:rsidR="006B03D6" w:rsidRPr="00E52918">
        <w:rPr>
          <w:color w:val="000000" w:themeColor="text1"/>
          <w:szCs w:val="22"/>
        </w:rPr>
        <w:t xml:space="preserve">, as well as measure their effects on the phenotype by performing E-MAP screens. This would ultimately lead to the same manuscript we have now, just with more mutants tested. </w:t>
      </w:r>
    </w:p>
    <w:p w14:paraId="5EDE4D85" w14:textId="0474DBCB" w:rsidR="00FA7CAE" w:rsidRPr="00E52918" w:rsidRDefault="006B03D6" w:rsidP="00437E2B">
      <w:pPr>
        <w:rPr>
          <w:color w:val="000000" w:themeColor="text1"/>
          <w:szCs w:val="22"/>
        </w:rPr>
      </w:pPr>
      <w:r w:rsidRPr="00E52918">
        <w:rPr>
          <w:color w:val="000000" w:themeColor="text1"/>
          <w:szCs w:val="22"/>
        </w:rPr>
        <w:t xml:space="preserve">While it is of course hard to argue against more data that would support our findings, as indeed, more data </w:t>
      </w:r>
      <w:r w:rsidR="00F32ACE" w:rsidRPr="00E52918">
        <w:rPr>
          <w:color w:val="000000" w:themeColor="text1"/>
          <w:szCs w:val="22"/>
        </w:rPr>
        <w:t>can</w:t>
      </w:r>
      <w:r w:rsidRPr="00E52918">
        <w:rPr>
          <w:color w:val="000000" w:themeColor="text1"/>
          <w:szCs w:val="22"/>
        </w:rPr>
        <w:t xml:space="preserve"> </w:t>
      </w:r>
      <w:r w:rsidR="00F32ACE" w:rsidRPr="00E52918">
        <w:rPr>
          <w:color w:val="000000" w:themeColor="text1"/>
          <w:szCs w:val="22"/>
        </w:rPr>
        <w:t xml:space="preserve">contribute </w:t>
      </w:r>
      <w:r w:rsidRPr="00E52918">
        <w:rPr>
          <w:color w:val="000000" w:themeColor="text1"/>
          <w:szCs w:val="22"/>
        </w:rPr>
        <w:t xml:space="preserve">to increased confidence in a conclusion, we want to emphasize here that our study is already unprecedented in </w:t>
      </w:r>
      <w:r w:rsidR="00EB456E" w:rsidRPr="00E52918">
        <w:rPr>
          <w:color w:val="000000" w:themeColor="text1"/>
          <w:szCs w:val="22"/>
        </w:rPr>
        <w:t>the</w:t>
      </w:r>
      <w:r w:rsidRPr="00E52918">
        <w:rPr>
          <w:color w:val="000000" w:themeColor="text1"/>
          <w:szCs w:val="22"/>
        </w:rPr>
        <w:t xml:space="preserve"> number of mutants</w:t>
      </w:r>
      <w:r w:rsidR="00EB456E" w:rsidRPr="00E52918">
        <w:rPr>
          <w:color w:val="000000" w:themeColor="text1"/>
          <w:szCs w:val="22"/>
        </w:rPr>
        <w:t xml:space="preserve"> that were</w:t>
      </w:r>
      <w:r w:rsidRPr="00E52918">
        <w:rPr>
          <w:color w:val="000000" w:themeColor="text1"/>
          <w:szCs w:val="22"/>
        </w:rPr>
        <w:t xml:space="preserve"> tested </w:t>
      </w:r>
      <w:r w:rsidR="00EB456E" w:rsidRPr="00E52918">
        <w:rPr>
          <w:color w:val="000000" w:themeColor="text1"/>
          <w:szCs w:val="22"/>
        </w:rPr>
        <w:t xml:space="preserve">both </w:t>
      </w:r>
      <w:r w:rsidRPr="00E52918">
        <w:rPr>
          <w:color w:val="000000" w:themeColor="text1"/>
          <w:szCs w:val="22"/>
        </w:rPr>
        <w:t xml:space="preserve">biochemically as well as endogenously </w:t>
      </w:r>
      <w:r w:rsidRPr="00E52918">
        <w:rPr>
          <w:i/>
          <w:iCs/>
          <w:color w:val="000000" w:themeColor="text1"/>
          <w:szCs w:val="22"/>
        </w:rPr>
        <w:t>in vivo</w:t>
      </w:r>
      <w:r w:rsidRPr="00E52918">
        <w:rPr>
          <w:color w:val="000000" w:themeColor="text1"/>
          <w:szCs w:val="22"/>
        </w:rPr>
        <w:t>.</w:t>
      </w:r>
      <w:r w:rsidR="002B7436" w:rsidRPr="00E52918">
        <w:rPr>
          <w:color w:val="000000" w:themeColor="text1"/>
          <w:szCs w:val="22"/>
        </w:rPr>
        <w:t xml:space="preserve"> </w:t>
      </w:r>
      <w:r w:rsidR="00852CA2" w:rsidRPr="00E52918">
        <w:rPr>
          <w:color w:val="000000" w:themeColor="text1"/>
          <w:szCs w:val="22"/>
        </w:rPr>
        <w:t>In addition, we would like to emphasize that the</w:t>
      </w:r>
      <w:r w:rsidR="002B7436" w:rsidRPr="00E52918">
        <w:rPr>
          <w:color w:val="000000" w:themeColor="text1"/>
          <w:szCs w:val="22"/>
        </w:rPr>
        <w:t xml:space="preserve"> financial cost and the time required to increase the scope of this study</w:t>
      </w:r>
      <w:r w:rsidR="00852CA2" w:rsidRPr="00E52918">
        <w:rPr>
          <w:color w:val="000000" w:themeColor="text1"/>
          <w:szCs w:val="22"/>
        </w:rPr>
        <w:t xml:space="preserve"> in this manner</w:t>
      </w:r>
      <w:r w:rsidR="002B7436" w:rsidRPr="00E52918">
        <w:rPr>
          <w:color w:val="000000" w:themeColor="text1"/>
          <w:szCs w:val="22"/>
        </w:rPr>
        <w:t xml:space="preserve"> would be significant.</w:t>
      </w:r>
    </w:p>
    <w:p w14:paraId="1150DE9B" w14:textId="042D023F" w:rsidR="005A5AB6" w:rsidRPr="00E52918" w:rsidRDefault="00FA7CAE" w:rsidP="00437E2B">
      <w:pPr>
        <w:rPr>
          <w:color w:val="000000" w:themeColor="text1"/>
          <w:szCs w:val="22"/>
        </w:rPr>
      </w:pPr>
      <w:r w:rsidRPr="00E52918">
        <w:rPr>
          <w:color w:val="000000" w:themeColor="text1"/>
          <w:szCs w:val="22"/>
        </w:rPr>
        <w:t>One might assume we could use mutations that will directly affect the GTPase cycle, for example, by using mutations</w:t>
      </w:r>
      <w:r w:rsidR="00472200" w:rsidRPr="00E52918">
        <w:rPr>
          <w:color w:val="000000" w:themeColor="text1"/>
          <w:szCs w:val="22"/>
        </w:rPr>
        <w:t xml:space="preserve"> to the catalytic residues</w:t>
      </w:r>
      <w:r w:rsidRPr="00E52918">
        <w:rPr>
          <w:color w:val="000000" w:themeColor="text1"/>
          <w:szCs w:val="22"/>
        </w:rPr>
        <w:t xml:space="preserve"> that break GTP hydrolysis, or mutations analogous to the constitutively active GTPase KRAS G12C mutants</w:t>
      </w:r>
      <w:r w:rsidR="005A5AB6" w:rsidRPr="00E52918">
        <w:rPr>
          <w:color w:val="000000" w:themeColor="text1"/>
          <w:szCs w:val="22"/>
        </w:rPr>
        <w:t xml:space="preserve">. However, although we have not tested </w:t>
      </w:r>
      <w:r w:rsidR="00456E5E">
        <w:rPr>
          <w:color w:val="000000" w:themeColor="text1"/>
          <w:szCs w:val="22"/>
        </w:rPr>
        <w:t>all</w:t>
      </w:r>
      <w:r w:rsidR="005A5AB6" w:rsidRPr="00E52918">
        <w:rPr>
          <w:color w:val="000000" w:themeColor="text1"/>
          <w:szCs w:val="22"/>
        </w:rPr>
        <w:t xml:space="preserve"> of th</w:t>
      </w:r>
      <w:r w:rsidR="00456E5E">
        <w:rPr>
          <w:color w:val="000000" w:themeColor="text1"/>
          <w:szCs w:val="22"/>
        </w:rPr>
        <w:t>e potential</w:t>
      </w:r>
      <w:r w:rsidR="002A7B5F">
        <w:rPr>
          <w:color w:val="000000" w:themeColor="text1"/>
          <w:szCs w:val="22"/>
        </w:rPr>
        <w:t xml:space="preserve"> mutations in the</w:t>
      </w:r>
      <w:r w:rsidR="00456E5E">
        <w:rPr>
          <w:color w:val="000000" w:themeColor="text1"/>
          <w:szCs w:val="22"/>
        </w:rPr>
        <w:t xml:space="preserve"> </w:t>
      </w:r>
      <w:r w:rsidR="002A7B5F">
        <w:rPr>
          <w:color w:val="000000" w:themeColor="text1"/>
          <w:szCs w:val="22"/>
        </w:rPr>
        <w:t xml:space="preserve">P loop, </w:t>
      </w:r>
      <w:r w:rsidR="00456E5E">
        <w:rPr>
          <w:color w:val="000000" w:themeColor="text1"/>
          <w:szCs w:val="22"/>
        </w:rPr>
        <w:t xml:space="preserve">switch I </w:t>
      </w:r>
      <w:r w:rsidR="002A7B5F">
        <w:rPr>
          <w:color w:val="000000" w:themeColor="text1"/>
          <w:szCs w:val="22"/>
        </w:rPr>
        <w:t>or</w:t>
      </w:r>
      <w:r w:rsidR="00456E5E">
        <w:rPr>
          <w:color w:val="000000" w:themeColor="text1"/>
          <w:szCs w:val="22"/>
        </w:rPr>
        <w:t xml:space="preserve"> switch II</w:t>
      </w:r>
      <w:r w:rsidR="005A5AB6" w:rsidRPr="00E52918">
        <w:rPr>
          <w:color w:val="000000" w:themeColor="text1"/>
          <w:szCs w:val="22"/>
        </w:rPr>
        <w:t xml:space="preserve">, </w:t>
      </w:r>
      <w:r w:rsidR="00456E5E">
        <w:rPr>
          <w:color w:val="000000" w:themeColor="text1"/>
          <w:szCs w:val="22"/>
        </w:rPr>
        <w:t xml:space="preserve">we have attempted to make some of them in the </w:t>
      </w:r>
      <w:r w:rsidR="00456E5E" w:rsidRPr="00456E5E">
        <w:rPr>
          <w:i/>
          <w:iCs/>
          <w:color w:val="000000" w:themeColor="text1"/>
          <w:szCs w:val="22"/>
        </w:rPr>
        <w:t>S. cerevisiae</w:t>
      </w:r>
      <w:r w:rsidR="00456E5E">
        <w:rPr>
          <w:color w:val="000000" w:themeColor="text1"/>
          <w:szCs w:val="22"/>
        </w:rPr>
        <w:t xml:space="preserve"> genomic copy of Gsp1 (Supplementary File 1 Table </w:t>
      </w:r>
      <w:r w:rsidR="000F4805">
        <w:rPr>
          <w:color w:val="000000" w:themeColor="text1"/>
          <w:szCs w:val="22"/>
        </w:rPr>
        <w:t>3</w:t>
      </w:r>
      <w:r w:rsidR="00456E5E">
        <w:rPr>
          <w:color w:val="000000" w:themeColor="text1"/>
          <w:szCs w:val="22"/>
        </w:rPr>
        <w:t xml:space="preserve">) </w:t>
      </w:r>
      <w:r w:rsidR="002A7B5F">
        <w:rPr>
          <w:color w:val="000000" w:themeColor="text1"/>
          <w:szCs w:val="22"/>
        </w:rPr>
        <w:t xml:space="preserve">but </w:t>
      </w:r>
      <w:r w:rsidR="00456E5E">
        <w:rPr>
          <w:color w:val="000000" w:themeColor="text1"/>
          <w:szCs w:val="22"/>
        </w:rPr>
        <w:t>none of them were viable.</w:t>
      </w:r>
    </w:p>
    <w:p w14:paraId="66E3B85E" w14:textId="77E67DA7" w:rsidR="00FE17A0" w:rsidRPr="002A7B5F" w:rsidRDefault="00EA37D1" w:rsidP="00437E2B">
      <w:pPr>
        <w:rPr>
          <w:color w:val="000000" w:themeColor="text1"/>
          <w:szCs w:val="22"/>
        </w:rPr>
      </w:pPr>
      <w:r>
        <w:rPr>
          <w:color w:val="000000" w:themeColor="text1"/>
          <w:szCs w:val="22"/>
        </w:rPr>
        <w:t xml:space="preserve">We do, however, </w:t>
      </w:r>
      <w:r w:rsidR="00A90CD5">
        <w:rPr>
          <w:color w:val="000000" w:themeColor="text1"/>
          <w:szCs w:val="22"/>
        </w:rPr>
        <w:t>share the Reviewer’s vision of the next thing to do</w:t>
      </w:r>
      <w:r>
        <w:rPr>
          <w:color w:val="000000" w:themeColor="text1"/>
          <w:szCs w:val="22"/>
        </w:rPr>
        <w:t>, but we believe that t</w:t>
      </w:r>
      <w:r w:rsidR="005B29B6" w:rsidRPr="00E52918">
        <w:rPr>
          <w:color w:val="000000" w:themeColor="text1"/>
          <w:szCs w:val="22"/>
        </w:rPr>
        <w:t xml:space="preserve">he experiment </w:t>
      </w:r>
      <w:r>
        <w:rPr>
          <w:color w:val="000000" w:themeColor="text1"/>
          <w:szCs w:val="22"/>
        </w:rPr>
        <w:t>that</w:t>
      </w:r>
      <w:r w:rsidR="005B29B6" w:rsidRPr="00E52918">
        <w:rPr>
          <w:color w:val="000000" w:themeColor="text1"/>
          <w:szCs w:val="22"/>
        </w:rPr>
        <w:t xml:space="preserve"> would really address the Reviewer’s point</w:t>
      </w:r>
      <w:r w:rsidR="002C0969" w:rsidRPr="00E52918">
        <w:rPr>
          <w:color w:val="000000" w:themeColor="text1"/>
          <w:szCs w:val="22"/>
        </w:rPr>
        <w:t xml:space="preserve"> </w:t>
      </w:r>
      <w:r w:rsidR="005B29B6" w:rsidRPr="00E52918">
        <w:rPr>
          <w:color w:val="000000" w:themeColor="text1"/>
          <w:szCs w:val="22"/>
        </w:rPr>
        <w:t xml:space="preserve">would be to specifically perturb the two sides of the GTPase cycle </w:t>
      </w:r>
      <w:r w:rsidR="005B29B6" w:rsidRPr="00EA37D1">
        <w:rPr>
          <w:b/>
          <w:bCs/>
          <w:color w:val="000000" w:themeColor="text1"/>
          <w:szCs w:val="22"/>
        </w:rPr>
        <w:t>by perturbing the GAP or the GEF</w:t>
      </w:r>
      <w:r w:rsidR="002C0969" w:rsidRPr="00EA37D1">
        <w:rPr>
          <w:b/>
          <w:bCs/>
          <w:color w:val="000000" w:themeColor="text1"/>
          <w:szCs w:val="22"/>
        </w:rPr>
        <w:t xml:space="preserve"> directly</w:t>
      </w:r>
      <w:r w:rsidR="00456E5E">
        <w:rPr>
          <w:color w:val="000000" w:themeColor="text1"/>
          <w:szCs w:val="22"/>
        </w:rPr>
        <w:t xml:space="preserve"> and compare those phenotypes to the phenotypes of the cycle mutants</w:t>
      </w:r>
      <w:r w:rsidR="005B29B6" w:rsidRPr="00E52918">
        <w:rPr>
          <w:color w:val="000000" w:themeColor="text1"/>
          <w:szCs w:val="22"/>
        </w:rPr>
        <w:t xml:space="preserve">. However, the genetics tools for doing that in a systematic way are not </w:t>
      </w:r>
      <w:r w:rsidR="002C0969" w:rsidRPr="00E52918">
        <w:rPr>
          <w:color w:val="000000" w:themeColor="text1"/>
          <w:szCs w:val="22"/>
        </w:rPr>
        <w:t>established, and</w:t>
      </w:r>
      <w:r w:rsidR="005B29B6" w:rsidRPr="00E52918">
        <w:rPr>
          <w:color w:val="000000" w:themeColor="text1"/>
          <w:szCs w:val="22"/>
        </w:rPr>
        <w:t xml:space="preserve"> </w:t>
      </w:r>
      <w:r w:rsidR="002C0969" w:rsidRPr="00E52918">
        <w:rPr>
          <w:color w:val="000000" w:themeColor="text1"/>
          <w:szCs w:val="22"/>
        </w:rPr>
        <w:t xml:space="preserve">their development </w:t>
      </w:r>
      <w:r w:rsidR="00A90CD5">
        <w:rPr>
          <w:color w:val="000000" w:themeColor="text1"/>
          <w:szCs w:val="22"/>
        </w:rPr>
        <w:t xml:space="preserve">and application </w:t>
      </w:r>
      <w:r>
        <w:rPr>
          <w:color w:val="000000" w:themeColor="text1"/>
          <w:szCs w:val="22"/>
        </w:rPr>
        <w:t>requires</w:t>
      </w:r>
      <w:r w:rsidR="002C0969" w:rsidRPr="00E52918">
        <w:rPr>
          <w:color w:val="000000" w:themeColor="text1"/>
          <w:szCs w:val="22"/>
        </w:rPr>
        <w:t xml:space="preserve"> </w:t>
      </w:r>
      <w:r w:rsidR="005B29B6" w:rsidRPr="00E52918">
        <w:rPr>
          <w:color w:val="000000" w:themeColor="text1"/>
          <w:szCs w:val="22"/>
        </w:rPr>
        <w:t>a study</w:t>
      </w:r>
      <w:r w:rsidR="006D18A4" w:rsidRPr="00E52918">
        <w:rPr>
          <w:color w:val="000000" w:themeColor="text1"/>
          <w:szCs w:val="22"/>
        </w:rPr>
        <w:t xml:space="preserve"> that would</w:t>
      </w:r>
      <w:r w:rsidR="005B29B6" w:rsidRPr="00E52918">
        <w:rPr>
          <w:color w:val="000000" w:themeColor="text1"/>
          <w:szCs w:val="22"/>
        </w:rPr>
        <w:t xml:space="preserve"> includ</w:t>
      </w:r>
      <w:r w:rsidR="006D18A4" w:rsidRPr="00E52918">
        <w:rPr>
          <w:color w:val="000000" w:themeColor="text1"/>
          <w:szCs w:val="22"/>
        </w:rPr>
        <w:t>e</w:t>
      </w:r>
      <w:r w:rsidR="005B29B6" w:rsidRPr="00E52918">
        <w:rPr>
          <w:color w:val="000000" w:themeColor="text1"/>
          <w:szCs w:val="22"/>
        </w:rPr>
        <w:t xml:space="preserve"> substantial methods development</w:t>
      </w:r>
      <w:r w:rsidR="006D18A4" w:rsidRPr="00E52918">
        <w:rPr>
          <w:color w:val="000000" w:themeColor="text1"/>
          <w:szCs w:val="22"/>
        </w:rPr>
        <w:t xml:space="preserve"> and be </w:t>
      </w:r>
      <w:r w:rsidR="00456E5E">
        <w:rPr>
          <w:color w:val="000000" w:themeColor="text1"/>
          <w:szCs w:val="22"/>
        </w:rPr>
        <w:t>as large as this one</w:t>
      </w:r>
      <w:r w:rsidR="006D18A4" w:rsidRPr="00E52918">
        <w:rPr>
          <w:color w:val="000000" w:themeColor="text1"/>
          <w:szCs w:val="22"/>
        </w:rPr>
        <w:t xml:space="preserve"> in its scope</w:t>
      </w:r>
      <w:r w:rsidR="005B29B6" w:rsidRPr="00E52918">
        <w:rPr>
          <w:color w:val="000000" w:themeColor="text1"/>
          <w:szCs w:val="22"/>
        </w:rPr>
        <w:t>.</w:t>
      </w:r>
    </w:p>
    <w:p w14:paraId="683BD477" w14:textId="43EC1019" w:rsidR="00897788" w:rsidRPr="00171532" w:rsidRDefault="00A43B6B" w:rsidP="00437E2B">
      <w:pPr>
        <w:rPr>
          <w:i/>
          <w:iCs/>
          <w:szCs w:val="22"/>
          <w:shd w:val="clear" w:color="auto" w:fill="FFFFFF"/>
        </w:rPr>
      </w:pPr>
      <w:r w:rsidRPr="001C16D7">
        <w:rPr>
          <w:i/>
          <w:iCs/>
          <w:szCs w:val="22"/>
          <w:shd w:val="clear" w:color="auto" w:fill="FFFFFF"/>
        </w:rPr>
        <w:t>2) I have concerns listed below with the Michaelis-Menten data acquisition and analysis that need to be addressed because the enzyme data form a linchpin for the correlations and the eventual model generated in this paper.</w:t>
      </w:r>
    </w:p>
    <w:p w14:paraId="34614C0B" w14:textId="11A9256E" w:rsidR="00CD34F4" w:rsidRDefault="00A43B6B" w:rsidP="00437E2B">
      <w:pPr>
        <w:rPr>
          <w:i/>
          <w:iCs/>
          <w:szCs w:val="22"/>
          <w:shd w:val="clear" w:color="auto" w:fill="FFFFFF"/>
        </w:rPr>
      </w:pPr>
      <w:r w:rsidRPr="001C16D7">
        <w:rPr>
          <w:i/>
          <w:iCs/>
          <w:szCs w:val="22"/>
          <w:shd w:val="clear" w:color="auto" w:fill="FFFFFF"/>
        </w:rPr>
        <w:t xml:space="preserve">a) As far as I could gather from the Methods section, the GAP-mediated GTP hydrolysis </w:t>
      </w:r>
      <w:proofErr w:type="spellStart"/>
      <w:r w:rsidRPr="001C16D7">
        <w:rPr>
          <w:i/>
          <w:iCs/>
          <w:szCs w:val="22"/>
          <w:shd w:val="clear" w:color="auto" w:fill="FFFFFF"/>
        </w:rPr>
        <w:t>kcat</w:t>
      </w:r>
      <w:proofErr w:type="spellEnd"/>
      <w:r w:rsidRPr="001C16D7">
        <w:rPr>
          <w:i/>
          <w:iCs/>
          <w:szCs w:val="22"/>
          <w:shd w:val="clear" w:color="auto" w:fill="FFFFFF"/>
        </w:rPr>
        <w:t xml:space="preserve">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w:t>
      </w:r>
      <w:proofErr w:type="spellStart"/>
      <w:r w:rsidRPr="001C16D7">
        <w:rPr>
          <w:i/>
          <w:iCs/>
          <w:szCs w:val="22"/>
          <w:shd w:val="clear" w:color="auto" w:fill="FFFFFF"/>
        </w:rPr>
        <w:t>kcat</w:t>
      </w:r>
      <w:proofErr w:type="spellEnd"/>
      <w:r w:rsidRPr="001C16D7">
        <w:rPr>
          <w:i/>
          <w:iCs/>
          <w:szCs w:val="22"/>
          <w:shd w:val="clear" w:color="auto" w:fill="FFFFFF"/>
        </w:rPr>
        <w:t xml:space="preserve"> and Km reliably. At high [S], only </w:t>
      </w:r>
      <w:proofErr w:type="spellStart"/>
      <w:r w:rsidRPr="001C16D7">
        <w:rPr>
          <w:i/>
          <w:iCs/>
          <w:szCs w:val="22"/>
          <w:shd w:val="clear" w:color="auto" w:fill="FFFFFF"/>
        </w:rPr>
        <w:t>kcat</w:t>
      </w:r>
      <w:proofErr w:type="spellEnd"/>
      <w:r w:rsidRPr="001C16D7">
        <w:rPr>
          <w:i/>
          <w:iCs/>
          <w:szCs w:val="22"/>
          <w:shd w:val="clear" w:color="auto" w:fill="FFFFFF"/>
        </w:rPr>
        <w:t xml:space="preserve"> can be obtained since the velocity of the reaction becomes independent of Km. If the velocity is forcibly fit to </w:t>
      </w:r>
      <w:proofErr w:type="spellStart"/>
      <w:r w:rsidRPr="001C16D7">
        <w:rPr>
          <w:i/>
          <w:iCs/>
          <w:szCs w:val="22"/>
          <w:shd w:val="clear" w:color="auto" w:fill="FFFFFF"/>
        </w:rPr>
        <w:t>kcat</w:t>
      </w:r>
      <w:proofErr w:type="spellEnd"/>
      <w:r w:rsidRPr="001C16D7">
        <w:rPr>
          <w:i/>
          <w:iCs/>
          <w:szCs w:val="22"/>
          <w:shd w:val="clear" w:color="auto" w:fill="FFFFFF"/>
        </w:rPr>
        <w:t xml:space="preserve"> and Km, Km and </w:t>
      </w:r>
      <w:proofErr w:type="spellStart"/>
      <w:r w:rsidRPr="001C16D7">
        <w:rPr>
          <w:i/>
          <w:iCs/>
          <w:szCs w:val="22"/>
          <w:shd w:val="clear" w:color="auto" w:fill="FFFFFF"/>
        </w:rPr>
        <w:t>kcat</w:t>
      </w:r>
      <w:proofErr w:type="spellEnd"/>
      <w:r w:rsidRPr="001C16D7">
        <w:rPr>
          <w:i/>
          <w:iCs/>
          <w:szCs w:val="22"/>
          <w:shd w:val="clear" w:color="auto" w:fill="FFFFFF"/>
        </w:rPr>
        <w:t xml:space="preserve">/Km values will be error-prone and this may explain why errors are larger in the GTP hydrolysis data than in GEF data (Extended data figure 5 panels </w:t>
      </w:r>
      <w:proofErr w:type="spellStart"/>
      <w:proofErr w:type="gramStart"/>
      <w:r w:rsidRPr="001C16D7">
        <w:rPr>
          <w:i/>
          <w:iCs/>
          <w:szCs w:val="22"/>
          <w:shd w:val="clear" w:color="auto" w:fill="FFFFFF"/>
        </w:rPr>
        <w:t>a,b</w:t>
      </w:r>
      <w:proofErr w:type="spellEnd"/>
      <w:proofErr w:type="gramEnd"/>
      <w:r w:rsidRPr="001C16D7">
        <w:rPr>
          <w:i/>
          <w:iCs/>
          <w:szCs w:val="22"/>
          <w:shd w:val="clear" w:color="auto" w:fill="FFFFFF"/>
        </w:rPr>
        <w:t xml:space="preserve"> vs </w:t>
      </w:r>
      <w:proofErr w:type="spellStart"/>
      <w:r w:rsidRPr="001C16D7">
        <w:rPr>
          <w:i/>
          <w:iCs/>
          <w:szCs w:val="22"/>
          <w:shd w:val="clear" w:color="auto" w:fill="FFFFFF"/>
        </w:rPr>
        <w:t>c,d</w:t>
      </w:r>
      <w:proofErr w:type="spellEnd"/>
      <w:r w:rsidRPr="001C16D7">
        <w:rPr>
          <w:i/>
          <w:iCs/>
          <w:szCs w:val="22"/>
          <w:shd w:val="clear" w:color="auto" w:fill="FFFFFF"/>
        </w:rPr>
        <w:t xml:space="preserve">). Since </w:t>
      </w:r>
      <w:proofErr w:type="spellStart"/>
      <w:r w:rsidRPr="001C16D7">
        <w:rPr>
          <w:i/>
          <w:iCs/>
          <w:szCs w:val="22"/>
          <w:shd w:val="clear" w:color="auto" w:fill="FFFFFF"/>
        </w:rPr>
        <w:t>kcat</w:t>
      </w:r>
      <w:proofErr w:type="spellEnd"/>
      <w:r w:rsidRPr="001C16D7">
        <w:rPr>
          <w:i/>
          <w:iCs/>
          <w:szCs w:val="22"/>
          <w:shd w:val="clear" w:color="auto" w:fill="FFFFFF"/>
        </w:rPr>
        <w:t>/Km values are central to their conclusions, the authors must determine Km reliably using multiple [S] data.</w:t>
      </w:r>
    </w:p>
    <w:p w14:paraId="210DAC34" w14:textId="77777777" w:rsidR="00587399" w:rsidRPr="001C16D7" w:rsidRDefault="00587399" w:rsidP="00437E2B">
      <w:pPr>
        <w:rPr>
          <w:i/>
          <w:iCs/>
          <w:szCs w:val="22"/>
          <w:shd w:val="clear" w:color="auto" w:fill="FFFFFF"/>
        </w:rPr>
      </w:pPr>
    </w:p>
    <w:p w14:paraId="13AF1FA9" w14:textId="3C1BDD5E" w:rsidR="006934BD" w:rsidRDefault="00950FB5" w:rsidP="00437E2B">
      <w:pPr>
        <w:rPr>
          <w:color w:val="000000" w:themeColor="text1"/>
          <w:szCs w:val="22"/>
        </w:rPr>
      </w:pPr>
      <w:r w:rsidRPr="00E52918">
        <w:rPr>
          <w:color w:val="000000" w:themeColor="text1"/>
          <w:szCs w:val="22"/>
        </w:rPr>
        <w:lastRenderedPageBreak/>
        <w:t>The</w:t>
      </w:r>
      <w:r w:rsidR="002644AC" w:rsidRPr="00E52918">
        <w:rPr>
          <w:color w:val="000000" w:themeColor="text1"/>
          <w:szCs w:val="22"/>
        </w:rPr>
        <w:t xml:space="preserve"> review</w:t>
      </w:r>
      <w:r w:rsidR="00120ACD" w:rsidRPr="00E52918">
        <w:rPr>
          <w:color w:val="000000" w:themeColor="text1"/>
          <w:szCs w:val="22"/>
        </w:rPr>
        <w:t>e</w:t>
      </w:r>
      <w:r w:rsidR="002644AC" w:rsidRPr="00E52918">
        <w:rPr>
          <w:color w:val="000000" w:themeColor="text1"/>
          <w:szCs w:val="22"/>
        </w:rPr>
        <w:t>r</w:t>
      </w:r>
      <w:r w:rsidR="002C0969" w:rsidRPr="00E52918">
        <w:rPr>
          <w:color w:val="000000" w:themeColor="text1"/>
          <w:szCs w:val="22"/>
        </w:rPr>
        <w:t>’</w:t>
      </w:r>
      <w:r w:rsidRPr="00E52918">
        <w:rPr>
          <w:color w:val="000000" w:themeColor="text1"/>
          <w:szCs w:val="22"/>
        </w:rPr>
        <w:t>s reading of our Methods section</w:t>
      </w:r>
      <w:r w:rsidR="002644AC" w:rsidRPr="00E52918">
        <w:rPr>
          <w:color w:val="000000" w:themeColor="text1"/>
          <w:szCs w:val="22"/>
        </w:rPr>
        <w:t xml:space="preserve"> is correct, </w:t>
      </w:r>
      <w:r w:rsidR="003D6C70">
        <w:rPr>
          <w:color w:val="000000" w:themeColor="text1"/>
          <w:szCs w:val="22"/>
        </w:rPr>
        <w:t>as</w:t>
      </w:r>
      <w:r w:rsidRPr="00E52918">
        <w:rPr>
          <w:color w:val="000000" w:themeColor="text1"/>
          <w:szCs w:val="22"/>
        </w:rPr>
        <w:t xml:space="preserve"> </w:t>
      </w:r>
      <w:r w:rsidR="001064A9" w:rsidRPr="00E52918">
        <w:rPr>
          <w:color w:val="000000" w:themeColor="text1"/>
          <w:szCs w:val="22"/>
        </w:rPr>
        <w:t xml:space="preserve">we have </w:t>
      </w:r>
      <w:r w:rsidR="003D6C70">
        <w:rPr>
          <w:color w:val="000000" w:themeColor="text1"/>
          <w:szCs w:val="22"/>
        </w:rPr>
        <w:t xml:space="preserve">indeed </w:t>
      </w:r>
      <w:r w:rsidR="001064A9" w:rsidRPr="00E52918">
        <w:rPr>
          <w:color w:val="000000" w:themeColor="text1"/>
          <w:szCs w:val="22"/>
        </w:rPr>
        <w:t xml:space="preserve">determined the </w:t>
      </w:r>
      <w:proofErr w:type="spellStart"/>
      <w:r w:rsidR="001064A9" w:rsidRPr="00E52918">
        <w:rPr>
          <w:color w:val="000000" w:themeColor="text1"/>
          <w:szCs w:val="22"/>
        </w:rPr>
        <w:t>k</w:t>
      </w:r>
      <w:r w:rsidR="001064A9" w:rsidRPr="00E52918">
        <w:rPr>
          <w:color w:val="000000" w:themeColor="text1"/>
          <w:szCs w:val="22"/>
          <w:vertAlign w:val="subscript"/>
        </w:rPr>
        <w:t>cat</w:t>
      </w:r>
      <w:proofErr w:type="spellEnd"/>
      <w:r w:rsidR="001064A9" w:rsidRPr="00E52918">
        <w:rPr>
          <w:color w:val="000000" w:themeColor="text1"/>
          <w:szCs w:val="22"/>
        </w:rPr>
        <w:t xml:space="preserve"> and K</w:t>
      </w:r>
      <w:r w:rsidR="001064A9" w:rsidRPr="00E52918">
        <w:rPr>
          <w:color w:val="000000" w:themeColor="text1"/>
          <w:szCs w:val="22"/>
          <w:vertAlign w:val="subscript"/>
        </w:rPr>
        <w:t>m</w:t>
      </w:r>
      <w:r w:rsidR="001064A9" w:rsidRPr="00E52918">
        <w:rPr>
          <w:color w:val="000000" w:themeColor="text1"/>
          <w:szCs w:val="22"/>
        </w:rPr>
        <w:t xml:space="preserve"> parameters</w:t>
      </w:r>
      <w:r w:rsidR="00E52918" w:rsidRPr="00E52918">
        <w:rPr>
          <w:color w:val="000000" w:themeColor="text1"/>
          <w:szCs w:val="22"/>
        </w:rPr>
        <w:t xml:space="preserve"> for the GAP-mediated hydrolysis</w:t>
      </w:r>
      <w:r w:rsidR="001064A9" w:rsidRPr="00E52918">
        <w:rPr>
          <w:color w:val="000000" w:themeColor="text1"/>
          <w:szCs w:val="22"/>
        </w:rPr>
        <w:t xml:space="preserve"> </w:t>
      </w:r>
      <w:del w:id="2" w:author="David Lambright" w:date="2020-07-29T12:13:00Z">
        <w:r w:rsidR="001064A9" w:rsidRPr="00E52918" w:rsidDel="008F13F0">
          <w:rPr>
            <w:color w:val="000000" w:themeColor="text1"/>
            <w:szCs w:val="22"/>
          </w:rPr>
          <w:delText xml:space="preserve">from individual curves </w:delText>
        </w:r>
      </w:del>
      <w:r w:rsidR="001064A9" w:rsidRPr="00E52918">
        <w:rPr>
          <w:color w:val="000000" w:themeColor="text1"/>
          <w:szCs w:val="22"/>
        </w:rPr>
        <w:t xml:space="preserve">by fitting </w:t>
      </w:r>
      <w:del w:id="3" w:author="David Lambright" w:date="2020-07-29T12:13:00Z">
        <w:r w:rsidR="001064A9" w:rsidRPr="00E52918" w:rsidDel="008F13F0">
          <w:rPr>
            <w:color w:val="000000" w:themeColor="text1"/>
            <w:szCs w:val="22"/>
          </w:rPr>
          <w:delText xml:space="preserve">data to </w:delText>
        </w:r>
      </w:del>
      <w:r w:rsidR="001064A9" w:rsidRPr="00E52918">
        <w:rPr>
          <w:color w:val="000000" w:themeColor="text1"/>
          <w:szCs w:val="22"/>
        </w:rPr>
        <w:t xml:space="preserve">the </w:t>
      </w:r>
      <w:r w:rsidR="001064A9" w:rsidRPr="00FC113F">
        <w:rPr>
          <w:b/>
          <w:i/>
          <w:color w:val="000000" w:themeColor="text1"/>
          <w:szCs w:val="22"/>
          <w:rPrChange w:id="4" w:author="David Lambright" w:date="2020-07-29T12:01:00Z">
            <w:rPr>
              <w:color w:val="000000" w:themeColor="text1"/>
              <w:szCs w:val="22"/>
            </w:rPr>
          </w:rPrChange>
        </w:rPr>
        <w:t>integrated</w:t>
      </w:r>
      <w:r w:rsidR="001064A9" w:rsidRPr="00E52918">
        <w:rPr>
          <w:color w:val="000000" w:themeColor="text1"/>
          <w:szCs w:val="22"/>
        </w:rPr>
        <w:t xml:space="preserve"> </w:t>
      </w:r>
      <w:proofErr w:type="spellStart"/>
      <w:r w:rsidR="001064A9" w:rsidRPr="00E52918">
        <w:rPr>
          <w:color w:val="000000" w:themeColor="text1"/>
          <w:szCs w:val="22"/>
        </w:rPr>
        <w:t>Michaelis</w:t>
      </w:r>
      <w:proofErr w:type="spellEnd"/>
      <w:r w:rsidR="001064A9" w:rsidRPr="00E52918">
        <w:rPr>
          <w:color w:val="000000" w:themeColor="text1"/>
          <w:szCs w:val="22"/>
        </w:rPr>
        <w:t>-Menten equation</w:t>
      </w:r>
      <w:ins w:id="5" w:author="David Lambright" w:date="2020-07-29T12:01:00Z">
        <w:r w:rsidR="00FC113F">
          <w:rPr>
            <w:color w:val="000000" w:themeColor="text1"/>
            <w:szCs w:val="22"/>
          </w:rPr>
          <w:t xml:space="preserve"> </w:t>
        </w:r>
      </w:ins>
      <w:ins w:id="6" w:author="David Lambright" w:date="2020-07-29T12:13:00Z">
        <w:r w:rsidR="008F13F0">
          <w:rPr>
            <w:color w:val="000000" w:themeColor="text1"/>
            <w:szCs w:val="22"/>
          </w:rPr>
          <w:t>to</w:t>
        </w:r>
      </w:ins>
      <w:ins w:id="7" w:author="David Lambright" w:date="2020-07-29T12:01:00Z">
        <w:r w:rsidR="00FC113F">
          <w:rPr>
            <w:color w:val="000000" w:themeColor="text1"/>
            <w:szCs w:val="22"/>
          </w:rPr>
          <w:t xml:space="preserve"> th</w:t>
        </w:r>
      </w:ins>
      <w:ins w:id="8" w:author="David Lambright" w:date="2020-07-29T12:22:00Z">
        <w:r w:rsidR="00B91593">
          <w:rPr>
            <w:color w:val="000000" w:themeColor="text1"/>
            <w:szCs w:val="22"/>
          </w:rPr>
          <w:t xml:space="preserve">e </w:t>
        </w:r>
      </w:ins>
      <w:ins w:id="9" w:author="David Lambright" w:date="2020-07-29T12:30:00Z">
        <w:r w:rsidR="00B91593" w:rsidRPr="00B91593">
          <w:rPr>
            <w:b/>
            <w:i/>
            <w:color w:val="000000" w:themeColor="text1"/>
            <w:szCs w:val="22"/>
            <w:rPrChange w:id="10" w:author="David Lambright" w:date="2020-07-29T12:30:00Z">
              <w:rPr>
                <w:color w:val="000000" w:themeColor="text1"/>
                <w:szCs w:val="22"/>
              </w:rPr>
            </w:rPrChange>
          </w:rPr>
          <w:t>full</w:t>
        </w:r>
        <w:r w:rsidR="00B91593">
          <w:rPr>
            <w:color w:val="000000" w:themeColor="text1"/>
            <w:szCs w:val="22"/>
          </w:rPr>
          <w:t xml:space="preserve"> </w:t>
        </w:r>
      </w:ins>
      <w:ins w:id="11" w:author="David Lambright" w:date="2020-07-29T12:01:00Z">
        <w:r w:rsidR="00FC113F">
          <w:rPr>
            <w:color w:val="000000" w:themeColor="text1"/>
            <w:szCs w:val="22"/>
          </w:rPr>
          <w:t>reacti</w:t>
        </w:r>
      </w:ins>
      <w:ins w:id="12" w:author="David Lambright" w:date="2020-07-29T12:02:00Z">
        <w:r w:rsidR="00FC113F">
          <w:rPr>
            <w:color w:val="000000" w:themeColor="text1"/>
            <w:szCs w:val="22"/>
          </w:rPr>
          <w:t>on progress curve</w:t>
        </w:r>
      </w:ins>
      <w:ins w:id="13" w:author="David Lambright" w:date="2020-07-29T12:29:00Z">
        <w:r w:rsidR="00B91593">
          <w:rPr>
            <w:color w:val="000000" w:themeColor="text1"/>
            <w:szCs w:val="22"/>
          </w:rPr>
          <w:t>, which was continuously</w:t>
        </w:r>
      </w:ins>
      <w:ins w:id="14" w:author="David Lambright" w:date="2020-07-29T12:22:00Z">
        <w:r w:rsidR="00B91593">
          <w:rPr>
            <w:color w:val="000000" w:themeColor="text1"/>
            <w:szCs w:val="22"/>
          </w:rPr>
          <w:t xml:space="preserve"> moni</w:t>
        </w:r>
      </w:ins>
      <w:ins w:id="15" w:author="David Lambright" w:date="2020-07-29T12:23:00Z">
        <w:r w:rsidR="00B91593">
          <w:rPr>
            <w:color w:val="000000" w:themeColor="text1"/>
            <w:szCs w:val="22"/>
          </w:rPr>
          <w:t>tored from</w:t>
        </w:r>
      </w:ins>
      <w:ins w:id="16" w:author="David Lambright" w:date="2020-07-29T12:03:00Z">
        <w:r w:rsidR="00FC113F">
          <w:rPr>
            <w:color w:val="000000" w:themeColor="text1"/>
            <w:szCs w:val="22"/>
          </w:rPr>
          <w:t xml:space="preserve"> [S]</w:t>
        </w:r>
      </w:ins>
      <w:ins w:id="17" w:author="David Lambright" w:date="2020-07-29T12:20:00Z">
        <w:r w:rsidR="008F13F0">
          <w:rPr>
            <w:color w:val="000000" w:themeColor="text1"/>
            <w:szCs w:val="22"/>
          </w:rPr>
          <w:t xml:space="preserve"> </w:t>
        </w:r>
      </w:ins>
      <w:ins w:id="18" w:author="David Lambright" w:date="2020-07-29T12:03:00Z">
        <w:r w:rsidR="00FC113F">
          <w:rPr>
            <w:color w:val="000000" w:themeColor="text1"/>
            <w:szCs w:val="22"/>
          </w:rPr>
          <w:t xml:space="preserve">&gt;&gt; Km </w:t>
        </w:r>
      </w:ins>
      <w:ins w:id="19" w:author="David Lambright" w:date="2020-07-29T12:23:00Z">
        <w:r w:rsidR="00B91593">
          <w:rPr>
            <w:color w:val="000000" w:themeColor="text1"/>
            <w:szCs w:val="22"/>
          </w:rPr>
          <w:t>at</w:t>
        </w:r>
      </w:ins>
      <w:ins w:id="20" w:author="David Lambright" w:date="2020-07-29T12:26:00Z">
        <w:r w:rsidR="00B91593">
          <w:rPr>
            <w:color w:val="000000" w:themeColor="text1"/>
            <w:szCs w:val="22"/>
          </w:rPr>
          <w:t xml:space="preserve"> the initial time point</w:t>
        </w:r>
      </w:ins>
      <w:ins w:id="21" w:author="David Lambright" w:date="2020-07-29T12:23:00Z">
        <w:r w:rsidR="00B91593">
          <w:rPr>
            <w:color w:val="000000" w:themeColor="text1"/>
            <w:szCs w:val="22"/>
          </w:rPr>
          <w:t xml:space="preserve"> </w:t>
        </w:r>
      </w:ins>
      <w:ins w:id="22" w:author="David Lambright" w:date="2020-07-29T12:03:00Z">
        <w:r w:rsidR="00FC113F">
          <w:rPr>
            <w:color w:val="000000" w:themeColor="text1"/>
            <w:szCs w:val="22"/>
          </w:rPr>
          <w:t>to [S]</w:t>
        </w:r>
      </w:ins>
      <w:ins w:id="23" w:author="David Lambright" w:date="2020-07-29T12:23:00Z">
        <w:r w:rsidR="00B91593">
          <w:rPr>
            <w:color w:val="000000" w:themeColor="text1"/>
            <w:szCs w:val="22"/>
          </w:rPr>
          <w:t xml:space="preserve"> </w:t>
        </w:r>
      </w:ins>
      <w:ins w:id="24" w:author="David Lambright" w:date="2020-07-29T12:03:00Z">
        <w:r w:rsidR="00FC113F">
          <w:rPr>
            <w:color w:val="000000" w:themeColor="text1"/>
            <w:szCs w:val="22"/>
          </w:rPr>
          <w:t>&lt;&lt; Km</w:t>
        </w:r>
      </w:ins>
      <w:ins w:id="25" w:author="David Lambright" w:date="2020-07-29T12:24:00Z">
        <w:r w:rsidR="00B91593">
          <w:rPr>
            <w:color w:val="000000" w:themeColor="text1"/>
            <w:szCs w:val="22"/>
          </w:rPr>
          <w:t xml:space="preserve"> at </w:t>
        </w:r>
      </w:ins>
      <w:ins w:id="26" w:author="David Lambright" w:date="2020-07-29T12:26:00Z">
        <w:r w:rsidR="00B91593">
          <w:rPr>
            <w:color w:val="000000" w:themeColor="text1"/>
            <w:szCs w:val="22"/>
          </w:rPr>
          <w:t>the final time point</w:t>
        </w:r>
      </w:ins>
      <w:ins w:id="27" w:author="David Lambright" w:date="2020-07-29T12:03:00Z">
        <w:r w:rsidR="00FC113F">
          <w:rPr>
            <w:color w:val="000000" w:themeColor="text1"/>
            <w:szCs w:val="22"/>
          </w:rPr>
          <w:t xml:space="preserve"> as </w:t>
        </w:r>
      </w:ins>
      <w:ins w:id="28" w:author="David Lambright" w:date="2020-07-29T15:30:00Z">
        <w:r w:rsidR="009C450F">
          <w:rPr>
            <w:color w:val="000000" w:themeColor="text1"/>
            <w:szCs w:val="22"/>
          </w:rPr>
          <w:t>discussed</w:t>
        </w:r>
      </w:ins>
      <w:ins w:id="29" w:author="David Lambright" w:date="2020-07-29T12:33:00Z">
        <w:r w:rsidR="00417E11">
          <w:rPr>
            <w:color w:val="000000" w:themeColor="text1"/>
            <w:szCs w:val="22"/>
          </w:rPr>
          <w:t xml:space="preserve"> </w:t>
        </w:r>
      </w:ins>
      <w:ins w:id="30" w:author="David Lambright" w:date="2020-07-29T12:11:00Z">
        <w:r w:rsidR="008F13F0">
          <w:rPr>
            <w:color w:val="000000" w:themeColor="text1"/>
            <w:szCs w:val="22"/>
          </w:rPr>
          <w:t>below</w:t>
        </w:r>
      </w:ins>
      <w:r w:rsidR="001064A9" w:rsidRPr="00E52918">
        <w:rPr>
          <w:color w:val="000000" w:themeColor="text1"/>
          <w:szCs w:val="22"/>
        </w:rPr>
        <w:t xml:space="preserve">. However, </w:t>
      </w:r>
      <w:del w:id="31" w:author="David Lambright" w:date="2020-07-28T17:08:00Z">
        <w:r w:rsidR="003D6C70" w:rsidDel="009126B5">
          <w:rPr>
            <w:color w:val="000000" w:themeColor="text1"/>
            <w:szCs w:val="22"/>
          </w:rPr>
          <w:delText xml:space="preserve">we think that </w:delText>
        </w:r>
      </w:del>
      <w:r w:rsidR="001064A9" w:rsidRPr="00E52918">
        <w:rPr>
          <w:color w:val="000000" w:themeColor="text1"/>
          <w:szCs w:val="22"/>
        </w:rPr>
        <w:t>the error bars were higher for the GAP than the GEF experiments</w:t>
      </w:r>
      <w:r w:rsidR="00E52918" w:rsidRPr="00E52918">
        <w:rPr>
          <w:color w:val="000000" w:themeColor="text1"/>
          <w:szCs w:val="22"/>
        </w:rPr>
        <w:t xml:space="preserve"> for different reasons.</w:t>
      </w:r>
      <w:r w:rsidR="001064A9" w:rsidRPr="00E52918">
        <w:rPr>
          <w:color w:val="000000" w:themeColor="text1"/>
          <w:szCs w:val="22"/>
        </w:rPr>
        <w:t xml:space="preserve"> </w:t>
      </w:r>
      <w:r w:rsidR="00E52918" w:rsidRPr="00E52918">
        <w:rPr>
          <w:color w:val="000000" w:themeColor="text1"/>
          <w:szCs w:val="22"/>
        </w:rPr>
        <w:t xml:space="preserve">First, </w:t>
      </w:r>
      <w:r w:rsidR="003D6C70">
        <w:rPr>
          <w:color w:val="000000" w:themeColor="text1"/>
          <w:szCs w:val="22"/>
        </w:rPr>
        <w:t xml:space="preserve">in the initial manuscript </w:t>
      </w:r>
      <w:r w:rsidR="00E52918" w:rsidRPr="00E52918">
        <w:rPr>
          <w:color w:val="000000" w:themeColor="text1"/>
          <w:szCs w:val="22"/>
        </w:rPr>
        <w:t>w</w:t>
      </w:r>
      <w:r w:rsidR="001064A9" w:rsidRPr="00E52918">
        <w:rPr>
          <w:color w:val="000000" w:themeColor="text1"/>
          <w:szCs w:val="22"/>
        </w:rPr>
        <w:t>e reported standard errors</w:t>
      </w:r>
      <w:r w:rsidR="00ED1395">
        <w:rPr>
          <w:color w:val="000000" w:themeColor="text1"/>
          <w:szCs w:val="22"/>
        </w:rPr>
        <w:t xml:space="preserve"> (</w:t>
      </w:r>
      <w:proofErr w:type="spellStart"/>
      <w:r w:rsidR="00ED1395">
        <w:rPr>
          <w:color w:val="000000" w:themeColor="text1"/>
          <w:szCs w:val="22"/>
        </w:rPr>
        <w:t>std.dev</w:t>
      </w:r>
      <w:proofErr w:type="spellEnd"/>
      <w:r w:rsidR="00ED1395">
        <w:rPr>
          <w:color w:val="000000" w:themeColor="text1"/>
          <w:szCs w:val="22"/>
        </w:rPr>
        <w:t>/sqrt(n))</w:t>
      </w:r>
      <w:r w:rsidR="001064A9" w:rsidRPr="00E52918">
        <w:rPr>
          <w:color w:val="000000" w:themeColor="text1"/>
          <w:szCs w:val="22"/>
        </w:rPr>
        <w:t xml:space="preserve"> for the GEF data and standard deviations for the GAP data. In addition, we overestimated the standard deviations of the </w:t>
      </w:r>
      <w:proofErr w:type="spellStart"/>
      <w:r w:rsidR="001064A9" w:rsidRPr="00E52918">
        <w:rPr>
          <w:color w:val="000000" w:themeColor="text1"/>
          <w:szCs w:val="22"/>
        </w:rPr>
        <w:t>k</w:t>
      </w:r>
      <w:r w:rsidR="001064A9" w:rsidRPr="00E52918">
        <w:rPr>
          <w:color w:val="000000" w:themeColor="text1"/>
          <w:szCs w:val="22"/>
          <w:vertAlign w:val="subscript"/>
        </w:rPr>
        <w:t>cat</w:t>
      </w:r>
      <w:proofErr w:type="spellEnd"/>
      <w:r w:rsidR="001064A9" w:rsidRPr="00E52918">
        <w:rPr>
          <w:color w:val="000000" w:themeColor="text1"/>
          <w:szCs w:val="22"/>
        </w:rPr>
        <w:t>/K</w:t>
      </w:r>
      <w:r w:rsidR="001064A9" w:rsidRPr="00E52918">
        <w:rPr>
          <w:color w:val="000000" w:themeColor="text1"/>
          <w:szCs w:val="22"/>
          <w:vertAlign w:val="subscript"/>
        </w:rPr>
        <w:t>m</w:t>
      </w:r>
      <w:r w:rsidR="001064A9" w:rsidRPr="00E52918">
        <w:rPr>
          <w:color w:val="000000" w:themeColor="text1"/>
          <w:szCs w:val="22"/>
        </w:rPr>
        <w:t xml:space="preserve"> by treating the </w:t>
      </w:r>
      <w:del w:id="32" w:author="David Lambright" w:date="2020-07-29T13:10:00Z">
        <w:r w:rsidR="001064A9" w:rsidRPr="00E52918" w:rsidDel="004B0AE3">
          <w:rPr>
            <w:color w:val="000000" w:themeColor="text1"/>
            <w:szCs w:val="22"/>
          </w:rPr>
          <w:delText>two values</w:delText>
        </w:r>
      </w:del>
      <w:del w:id="33" w:author="David Lambright" w:date="2020-07-29T13:12:00Z">
        <w:r w:rsidR="001064A9" w:rsidRPr="00E52918" w:rsidDel="0073196B">
          <w:rPr>
            <w:color w:val="000000" w:themeColor="text1"/>
            <w:szCs w:val="22"/>
          </w:rPr>
          <w:delText xml:space="preserve"> </w:delText>
        </w:r>
      </w:del>
      <w:proofErr w:type="spellStart"/>
      <w:ins w:id="34" w:author="David Lambright" w:date="2020-07-29T13:10:00Z">
        <w:r w:rsidR="004B0AE3" w:rsidRPr="00E52918">
          <w:rPr>
            <w:color w:val="000000" w:themeColor="text1"/>
            <w:szCs w:val="22"/>
          </w:rPr>
          <w:t>k</w:t>
        </w:r>
        <w:r w:rsidR="004B0AE3" w:rsidRPr="00E52918">
          <w:rPr>
            <w:color w:val="000000" w:themeColor="text1"/>
            <w:szCs w:val="22"/>
            <w:vertAlign w:val="subscript"/>
          </w:rPr>
          <w:t>cat</w:t>
        </w:r>
        <w:proofErr w:type="spellEnd"/>
        <w:r w:rsidR="004B0AE3">
          <w:rPr>
            <w:color w:val="000000" w:themeColor="text1"/>
            <w:szCs w:val="22"/>
          </w:rPr>
          <w:t xml:space="preserve"> and </w:t>
        </w:r>
        <w:r w:rsidR="004B0AE3" w:rsidRPr="00E52918">
          <w:rPr>
            <w:color w:val="000000" w:themeColor="text1"/>
            <w:szCs w:val="22"/>
          </w:rPr>
          <w:t>K</w:t>
        </w:r>
        <w:r w:rsidR="004B0AE3" w:rsidRPr="00E52918">
          <w:rPr>
            <w:color w:val="000000" w:themeColor="text1"/>
            <w:szCs w:val="22"/>
            <w:vertAlign w:val="subscript"/>
          </w:rPr>
          <w:t>m</w:t>
        </w:r>
        <w:r w:rsidR="004B0AE3">
          <w:rPr>
            <w:color w:val="000000" w:themeColor="text1"/>
            <w:szCs w:val="22"/>
          </w:rPr>
          <w:t xml:space="preserve"> </w:t>
        </w:r>
      </w:ins>
      <w:ins w:id="35" w:author="David Lambright" w:date="2020-07-29T13:11:00Z">
        <w:r w:rsidR="004B0AE3">
          <w:rPr>
            <w:color w:val="000000" w:themeColor="text1"/>
            <w:szCs w:val="22"/>
          </w:rPr>
          <w:t xml:space="preserve">values </w:t>
        </w:r>
      </w:ins>
      <w:ins w:id="36" w:author="David Lambright" w:date="2020-07-29T12:40:00Z">
        <w:r w:rsidR="009118E7">
          <w:rPr>
            <w:color w:val="000000" w:themeColor="text1"/>
            <w:szCs w:val="22"/>
          </w:rPr>
          <w:t xml:space="preserve">as </w:t>
        </w:r>
      </w:ins>
      <w:del w:id="37" w:author="David Lambright" w:date="2020-07-29T12:40:00Z">
        <w:r w:rsidR="001064A9" w:rsidRPr="00E52918" w:rsidDel="009118E7">
          <w:rPr>
            <w:color w:val="000000" w:themeColor="text1"/>
            <w:szCs w:val="22"/>
          </w:rPr>
          <w:delText>independently</w:delText>
        </w:r>
      </w:del>
      <w:ins w:id="38" w:author="David Lambright" w:date="2020-07-29T12:40:00Z">
        <w:r w:rsidR="009118E7" w:rsidRPr="00E52918">
          <w:rPr>
            <w:color w:val="000000" w:themeColor="text1"/>
            <w:szCs w:val="22"/>
          </w:rPr>
          <w:t>independent</w:t>
        </w:r>
      </w:ins>
      <w:ins w:id="39" w:author="David Lambright" w:date="2020-07-29T13:11:00Z">
        <w:r w:rsidR="004B0AE3">
          <w:rPr>
            <w:color w:val="000000" w:themeColor="text1"/>
            <w:szCs w:val="22"/>
          </w:rPr>
          <w:t xml:space="preserve"> </w:t>
        </w:r>
      </w:ins>
      <w:ins w:id="40" w:author="David Lambright" w:date="2020-07-29T13:12:00Z">
        <w:r w:rsidR="0073196B">
          <w:rPr>
            <w:color w:val="000000" w:themeColor="text1"/>
            <w:szCs w:val="22"/>
          </w:rPr>
          <w:t>observations</w:t>
        </w:r>
      </w:ins>
      <w:ins w:id="41" w:author="David Lambright" w:date="2020-07-29T12:46:00Z">
        <w:r w:rsidR="00D23E2D">
          <w:rPr>
            <w:color w:val="000000" w:themeColor="text1"/>
            <w:szCs w:val="22"/>
          </w:rPr>
          <w:t>, which is not the case since</w:t>
        </w:r>
      </w:ins>
      <w:ins w:id="42" w:author="David Lambright" w:date="2020-07-29T12:53:00Z">
        <w:r w:rsidR="00175CFE">
          <w:rPr>
            <w:color w:val="000000" w:themeColor="text1"/>
            <w:szCs w:val="22"/>
          </w:rPr>
          <w:t xml:space="preserve"> the</w:t>
        </w:r>
      </w:ins>
      <w:ins w:id="43" w:author="David Lambright" w:date="2020-07-29T13:13:00Z">
        <w:r w:rsidR="0073196B">
          <w:rPr>
            <w:color w:val="000000" w:themeColor="text1"/>
            <w:szCs w:val="22"/>
          </w:rPr>
          <w:t>y</w:t>
        </w:r>
      </w:ins>
      <w:ins w:id="44" w:author="David Lambright" w:date="2020-07-29T12:53:00Z">
        <w:r w:rsidR="00175CFE">
          <w:rPr>
            <w:color w:val="000000" w:themeColor="text1"/>
            <w:szCs w:val="22"/>
          </w:rPr>
          <w:t xml:space="preserve"> </w:t>
        </w:r>
      </w:ins>
      <w:ins w:id="45" w:author="David Lambright" w:date="2020-07-29T13:19:00Z">
        <w:r w:rsidR="0073196B">
          <w:rPr>
            <w:color w:val="000000" w:themeColor="text1"/>
            <w:szCs w:val="22"/>
          </w:rPr>
          <w:t>are</w:t>
        </w:r>
      </w:ins>
      <w:ins w:id="46" w:author="David Lambright" w:date="2020-07-29T12:56:00Z">
        <w:r w:rsidR="00175CFE">
          <w:rPr>
            <w:color w:val="000000" w:themeColor="text1"/>
            <w:szCs w:val="22"/>
          </w:rPr>
          <w:t xml:space="preserve"> </w:t>
        </w:r>
      </w:ins>
      <w:ins w:id="47" w:author="David Lambright" w:date="2020-07-29T12:59:00Z">
        <w:r w:rsidR="00175CFE">
          <w:rPr>
            <w:color w:val="000000" w:themeColor="text1"/>
            <w:szCs w:val="22"/>
          </w:rPr>
          <w:t>sim</w:t>
        </w:r>
      </w:ins>
      <w:ins w:id="48" w:author="David Lambright" w:date="2020-07-29T13:00:00Z">
        <w:r w:rsidR="00175CFE">
          <w:rPr>
            <w:color w:val="000000" w:themeColor="text1"/>
            <w:szCs w:val="22"/>
          </w:rPr>
          <w:t>ultaneously-</w:t>
        </w:r>
      </w:ins>
      <w:ins w:id="49" w:author="David Lambright" w:date="2020-07-29T13:19:00Z">
        <w:r w:rsidR="0073196B">
          <w:rPr>
            <w:color w:val="000000" w:themeColor="text1"/>
            <w:szCs w:val="22"/>
          </w:rPr>
          <w:t>determined</w:t>
        </w:r>
      </w:ins>
      <w:ins w:id="50" w:author="David Lambright" w:date="2020-07-29T12:53:00Z">
        <w:r w:rsidR="00175CFE">
          <w:rPr>
            <w:color w:val="000000" w:themeColor="text1"/>
            <w:szCs w:val="22"/>
          </w:rPr>
          <w:t xml:space="preserve"> </w:t>
        </w:r>
      </w:ins>
      <w:ins w:id="51" w:author="David Lambright" w:date="2020-07-29T12:46:00Z">
        <w:r w:rsidR="00D23E2D">
          <w:rPr>
            <w:color w:val="000000" w:themeColor="text1"/>
            <w:szCs w:val="22"/>
          </w:rPr>
          <w:t>from</w:t>
        </w:r>
      </w:ins>
      <w:ins w:id="52" w:author="David Lambright" w:date="2020-07-29T12:55:00Z">
        <w:r w:rsidR="00175CFE">
          <w:rPr>
            <w:color w:val="000000" w:themeColor="text1"/>
            <w:szCs w:val="22"/>
          </w:rPr>
          <w:t xml:space="preserve"> a</w:t>
        </w:r>
      </w:ins>
      <w:ins w:id="53" w:author="David Lambright" w:date="2020-07-29T12:59:00Z">
        <w:r w:rsidR="00175CFE">
          <w:rPr>
            <w:color w:val="000000" w:themeColor="text1"/>
            <w:szCs w:val="22"/>
          </w:rPr>
          <w:t xml:space="preserve">n </w:t>
        </w:r>
      </w:ins>
      <w:ins w:id="54" w:author="David Lambright" w:date="2020-07-29T12:55:00Z">
        <w:r w:rsidR="00175CFE">
          <w:rPr>
            <w:color w:val="000000" w:themeColor="text1"/>
            <w:szCs w:val="22"/>
          </w:rPr>
          <w:t xml:space="preserve">analysis of the same </w:t>
        </w:r>
      </w:ins>
      <w:ins w:id="55" w:author="David Lambright" w:date="2020-07-29T12:57:00Z">
        <w:r w:rsidR="00175CFE">
          <w:rPr>
            <w:color w:val="000000" w:themeColor="text1"/>
            <w:szCs w:val="22"/>
          </w:rPr>
          <w:t>experimental</w:t>
        </w:r>
      </w:ins>
      <w:ins w:id="56" w:author="David Lambright" w:date="2020-07-29T13:05:00Z">
        <w:r w:rsidR="004B0AE3">
          <w:rPr>
            <w:color w:val="000000" w:themeColor="text1"/>
            <w:szCs w:val="22"/>
          </w:rPr>
          <w:t xml:space="preserve"> data</w:t>
        </w:r>
      </w:ins>
      <w:ins w:id="57" w:author="David Lambright" w:date="2020-07-29T13:16:00Z">
        <w:r w:rsidR="0073196B">
          <w:rPr>
            <w:color w:val="000000" w:themeColor="text1"/>
            <w:szCs w:val="22"/>
          </w:rPr>
          <w:t xml:space="preserve"> set</w:t>
        </w:r>
      </w:ins>
      <w:ins w:id="58" w:author="David Lambright" w:date="2020-07-29T13:19:00Z">
        <w:r w:rsidR="0073196B">
          <w:rPr>
            <w:color w:val="000000" w:themeColor="text1"/>
            <w:szCs w:val="22"/>
          </w:rPr>
          <w:t>. The correct app</w:t>
        </w:r>
      </w:ins>
      <w:ins w:id="59" w:author="David Lambright" w:date="2020-07-29T13:20:00Z">
        <w:r w:rsidR="0073196B">
          <w:rPr>
            <w:color w:val="000000" w:themeColor="text1"/>
            <w:szCs w:val="22"/>
          </w:rPr>
          <w:t>roach</w:t>
        </w:r>
      </w:ins>
      <w:ins w:id="60" w:author="David Lambright" w:date="2020-07-29T13:25:00Z">
        <w:r w:rsidR="00CF1AFE">
          <w:rPr>
            <w:color w:val="000000" w:themeColor="text1"/>
            <w:szCs w:val="22"/>
          </w:rPr>
          <w:t>,</w:t>
        </w:r>
      </w:ins>
      <w:ins w:id="61" w:author="David Lambright" w:date="2020-07-29T13:26:00Z">
        <w:r w:rsidR="00CF1AFE">
          <w:rPr>
            <w:color w:val="000000" w:themeColor="text1"/>
            <w:szCs w:val="22"/>
          </w:rPr>
          <w:t xml:space="preserve"> </w:t>
        </w:r>
      </w:ins>
      <w:ins w:id="62" w:author="David Lambright" w:date="2020-07-29T13:25:00Z">
        <w:r w:rsidR="00CF1AFE">
          <w:rPr>
            <w:color w:val="000000" w:themeColor="text1"/>
            <w:szCs w:val="22"/>
          </w:rPr>
          <w:t xml:space="preserve">which does not assume independence of the </w:t>
        </w:r>
        <w:proofErr w:type="spellStart"/>
        <w:r w:rsidR="00CF1AFE" w:rsidRPr="00E52918">
          <w:rPr>
            <w:color w:val="000000" w:themeColor="text1"/>
            <w:szCs w:val="22"/>
          </w:rPr>
          <w:t>k</w:t>
        </w:r>
        <w:r w:rsidR="00CF1AFE" w:rsidRPr="00E52918">
          <w:rPr>
            <w:color w:val="000000" w:themeColor="text1"/>
            <w:szCs w:val="22"/>
            <w:vertAlign w:val="subscript"/>
          </w:rPr>
          <w:t>cat</w:t>
        </w:r>
        <w:proofErr w:type="spellEnd"/>
        <w:r w:rsidR="00CF1AFE">
          <w:rPr>
            <w:color w:val="000000" w:themeColor="text1"/>
            <w:szCs w:val="22"/>
          </w:rPr>
          <w:t xml:space="preserve"> and </w:t>
        </w:r>
        <w:r w:rsidR="00CF1AFE" w:rsidRPr="00E52918">
          <w:rPr>
            <w:color w:val="000000" w:themeColor="text1"/>
            <w:szCs w:val="22"/>
          </w:rPr>
          <w:t>K</w:t>
        </w:r>
        <w:r w:rsidR="00CF1AFE" w:rsidRPr="00E52918">
          <w:rPr>
            <w:color w:val="000000" w:themeColor="text1"/>
            <w:szCs w:val="22"/>
            <w:vertAlign w:val="subscript"/>
          </w:rPr>
          <w:t>m</w:t>
        </w:r>
        <w:r w:rsidR="00CF1AFE">
          <w:rPr>
            <w:color w:val="000000" w:themeColor="text1"/>
            <w:szCs w:val="22"/>
          </w:rPr>
          <w:t xml:space="preserve"> values</w:t>
        </w:r>
      </w:ins>
      <w:ins w:id="63" w:author="David Lambright" w:date="2020-07-29T13:26:00Z">
        <w:r w:rsidR="00CF1AFE">
          <w:rPr>
            <w:color w:val="000000" w:themeColor="text1"/>
            <w:szCs w:val="22"/>
          </w:rPr>
          <w:t>,</w:t>
        </w:r>
      </w:ins>
      <w:ins w:id="64" w:author="David Lambright" w:date="2020-07-29T13:20:00Z">
        <w:r w:rsidR="0073196B">
          <w:rPr>
            <w:color w:val="000000" w:themeColor="text1"/>
            <w:szCs w:val="22"/>
          </w:rPr>
          <w:t xml:space="preserve"> is to </w:t>
        </w:r>
      </w:ins>
      <w:ins w:id="65" w:author="David Lambright" w:date="2020-07-29T13:06:00Z">
        <w:r w:rsidR="004B0AE3">
          <w:rPr>
            <w:color w:val="000000" w:themeColor="text1"/>
            <w:szCs w:val="22"/>
          </w:rPr>
          <w:t>estimat</w:t>
        </w:r>
      </w:ins>
      <w:ins w:id="66" w:author="David Lambright" w:date="2020-07-29T13:20:00Z">
        <w:r w:rsidR="0073196B">
          <w:rPr>
            <w:color w:val="000000" w:themeColor="text1"/>
            <w:szCs w:val="22"/>
          </w:rPr>
          <w:t>e</w:t>
        </w:r>
      </w:ins>
      <w:ins w:id="67" w:author="David Lambright" w:date="2020-07-29T13:06:00Z">
        <w:r w:rsidR="004B0AE3">
          <w:rPr>
            <w:color w:val="000000" w:themeColor="text1"/>
            <w:szCs w:val="22"/>
          </w:rPr>
          <w:t xml:space="preserve"> the e</w:t>
        </w:r>
      </w:ins>
      <w:ins w:id="68" w:author="David Lambright" w:date="2020-07-29T13:07:00Z">
        <w:r w:rsidR="004B0AE3">
          <w:rPr>
            <w:color w:val="000000" w:themeColor="text1"/>
            <w:szCs w:val="22"/>
          </w:rPr>
          <w:t xml:space="preserve">rror </w:t>
        </w:r>
      </w:ins>
      <w:ins w:id="69" w:author="David Lambright" w:date="2020-07-29T13:14:00Z">
        <w:r w:rsidR="0073196B">
          <w:rPr>
            <w:color w:val="000000" w:themeColor="text1"/>
            <w:szCs w:val="22"/>
          </w:rPr>
          <w:t>for</w:t>
        </w:r>
      </w:ins>
      <w:ins w:id="70" w:author="David Lambright" w:date="2020-07-29T15:36:00Z">
        <w:r w:rsidR="00244CE5">
          <w:rPr>
            <w:color w:val="000000" w:themeColor="text1"/>
            <w:szCs w:val="22"/>
          </w:rPr>
          <w:t xml:space="preserve"> the mean </w:t>
        </w:r>
      </w:ins>
      <w:proofErr w:type="spellStart"/>
      <w:ins w:id="71" w:author="David Lambright" w:date="2020-07-29T13:15:00Z">
        <w:r w:rsidR="0073196B" w:rsidRPr="00E52918">
          <w:rPr>
            <w:color w:val="000000" w:themeColor="text1"/>
            <w:szCs w:val="22"/>
          </w:rPr>
          <w:t>k</w:t>
        </w:r>
        <w:r w:rsidR="0073196B" w:rsidRPr="00E52918">
          <w:rPr>
            <w:color w:val="000000" w:themeColor="text1"/>
            <w:szCs w:val="22"/>
            <w:vertAlign w:val="subscript"/>
          </w:rPr>
          <w:t>cat</w:t>
        </w:r>
        <w:proofErr w:type="spellEnd"/>
        <w:r w:rsidR="0073196B" w:rsidRPr="00E52918">
          <w:rPr>
            <w:color w:val="000000" w:themeColor="text1"/>
            <w:szCs w:val="22"/>
          </w:rPr>
          <w:t>/K</w:t>
        </w:r>
        <w:r w:rsidR="0073196B" w:rsidRPr="00E52918">
          <w:rPr>
            <w:color w:val="000000" w:themeColor="text1"/>
            <w:szCs w:val="22"/>
            <w:vertAlign w:val="subscript"/>
          </w:rPr>
          <w:t>m</w:t>
        </w:r>
      </w:ins>
      <w:ins w:id="72" w:author="David Lambright" w:date="2020-07-29T13:07:00Z">
        <w:r w:rsidR="004B0AE3">
          <w:rPr>
            <w:color w:val="000000" w:themeColor="text1"/>
            <w:szCs w:val="22"/>
          </w:rPr>
          <w:t xml:space="preserve"> </w:t>
        </w:r>
      </w:ins>
      <w:ins w:id="73" w:author="David Lambright" w:date="2020-07-29T13:24:00Z">
        <w:r w:rsidR="00CF1AFE">
          <w:rPr>
            <w:color w:val="000000" w:themeColor="text1"/>
            <w:szCs w:val="22"/>
          </w:rPr>
          <w:t xml:space="preserve">directly </w:t>
        </w:r>
      </w:ins>
      <w:ins w:id="74" w:author="David Lambright" w:date="2020-07-29T13:16:00Z">
        <w:r w:rsidR="0073196B">
          <w:rPr>
            <w:color w:val="000000" w:themeColor="text1"/>
            <w:szCs w:val="22"/>
          </w:rPr>
          <w:t xml:space="preserve">from the variation </w:t>
        </w:r>
      </w:ins>
      <w:ins w:id="75" w:author="David Lambright" w:date="2020-07-29T13:25:00Z">
        <w:r w:rsidR="00CF1AFE">
          <w:rPr>
            <w:color w:val="000000" w:themeColor="text1"/>
            <w:szCs w:val="22"/>
          </w:rPr>
          <w:t xml:space="preserve">in </w:t>
        </w:r>
      </w:ins>
      <w:ins w:id="76" w:author="David Lambright" w:date="2020-07-29T15:36:00Z">
        <w:r w:rsidR="00244CE5">
          <w:rPr>
            <w:color w:val="000000" w:themeColor="text1"/>
            <w:szCs w:val="22"/>
          </w:rPr>
          <w:t xml:space="preserve">individual </w:t>
        </w:r>
      </w:ins>
      <w:proofErr w:type="spellStart"/>
      <w:ins w:id="77" w:author="David Lambright" w:date="2020-07-29T13:25:00Z">
        <w:r w:rsidR="00CF1AFE" w:rsidRPr="00E52918">
          <w:rPr>
            <w:color w:val="000000" w:themeColor="text1"/>
            <w:szCs w:val="22"/>
          </w:rPr>
          <w:t>k</w:t>
        </w:r>
        <w:r w:rsidR="00CF1AFE" w:rsidRPr="00E52918">
          <w:rPr>
            <w:color w:val="000000" w:themeColor="text1"/>
            <w:szCs w:val="22"/>
            <w:vertAlign w:val="subscript"/>
          </w:rPr>
          <w:t>cat</w:t>
        </w:r>
        <w:proofErr w:type="spellEnd"/>
        <w:r w:rsidR="00CF1AFE" w:rsidRPr="00E52918">
          <w:rPr>
            <w:color w:val="000000" w:themeColor="text1"/>
            <w:szCs w:val="22"/>
          </w:rPr>
          <w:t>/K</w:t>
        </w:r>
        <w:r w:rsidR="00CF1AFE" w:rsidRPr="00E52918">
          <w:rPr>
            <w:color w:val="000000" w:themeColor="text1"/>
            <w:szCs w:val="22"/>
            <w:vertAlign w:val="subscript"/>
          </w:rPr>
          <w:t>m</w:t>
        </w:r>
        <w:r w:rsidR="00CF1AFE">
          <w:rPr>
            <w:color w:val="000000" w:themeColor="text1"/>
            <w:szCs w:val="22"/>
          </w:rPr>
          <w:t xml:space="preserve"> values </w:t>
        </w:r>
      </w:ins>
      <w:ins w:id="78" w:author="David Lambright" w:date="2020-07-29T13:07:00Z">
        <w:r w:rsidR="004B0AE3">
          <w:rPr>
            <w:color w:val="000000" w:themeColor="text1"/>
            <w:szCs w:val="22"/>
          </w:rPr>
          <w:t>between data sets</w:t>
        </w:r>
      </w:ins>
      <w:del w:id="79" w:author="David Lambright" w:date="2020-07-29T12:52:00Z">
        <w:r w:rsidR="001064A9" w:rsidRPr="00E52918" w:rsidDel="00175CFE">
          <w:rPr>
            <w:color w:val="000000" w:themeColor="text1"/>
            <w:szCs w:val="22"/>
          </w:rPr>
          <w:delText xml:space="preserve">, which </w:delText>
        </w:r>
        <w:r w:rsidR="00E52918" w:rsidRPr="00E52918" w:rsidDel="00175CFE">
          <w:rPr>
            <w:color w:val="000000" w:themeColor="text1"/>
            <w:szCs w:val="22"/>
          </w:rPr>
          <w:delText>was an incorrect assumption,</w:delText>
        </w:r>
        <w:r w:rsidR="001064A9" w:rsidRPr="00E52918" w:rsidDel="00175CFE">
          <w:rPr>
            <w:color w:val="000000" w:themeColor="text1"/>
            <w:szCs w:val="22"/>
          </w:rPr>
          <w:delText xml:space="preserve"> as the estimates of their values by Michaelis-Menten equations are not independent of each other</w:delText>
        </w:r>
      </w:del>
      <w:r w:rsidR="001064A9" w:rsidRPr="00E52918">
        <w:rPr>
          <w:color w:val="000000" w:themeColor="text1"/>
          <w:szCs w:val="22"/>
        </w:rPr>
        <w:t xml:space="preserve">. We now report correctly calculated </w:t>
      </w:r>
      <w:r w:rsidR="001064A9" w:rsidRPr="003D6C70">
        <w:rPr>
          <w:color w:val="000000" w:themeColor="text1"/>
          <w:szCs w:val="22"/>
          <w:u w:val="single"/>
        </w:rPr>
        <w:t>standard errors</w:t>
      </w:r>
      <w:r w:rsidR="001064A9" w:rsidRPr="00E52918">
        <w:rPr>
          <w:color w:val="000000" w:themeColor="text1"/>
          <w:szCs w:val="22"/>
        </w:rPr>
        <w:t xml:space="preserve"> and numbers of replicates for both the GAP and the GEF experiment</w:t>
      </w:r>
      <w:r w:rsidR="00E52918" w:rsidRPr="00E52918">
        <w:rPr>
          <w:color w:val="000000" w:themeColor="text1"/>
          <w:szCs w:val="22"/>
        </w:rPr>
        <w:t>s. In addition,</w:t>
      </w:r>
      <w:r w:rsidR="001064A9" w:rsidRPr="00E52918">
        <w:rPr>
          <w:color w:val="000000" w:themeColor="text1"/>
          <w:szCs w:val="22"/>
        </w:rPr>
        <w:t xml:space="preserve"> </w:t>
      </w:r>
      <w:r w:rsidR="00E52918" w:rsidRPr="00E52918">
        <w:rPr>
          <w:color w:val="000000" w:themeColor="text1"/>
          <w:szCs w:val="22"/>
        </w:rPr>
        <w:t xml:space="preserve">we now </w:t>
      </w:r>
      <w:r w:rsidR="001064A9" w:rsidRPr="00E52918">
        <w:rPr>
          <w:color w:val="000000" w:themeColor="text1"/>
          <w:szCs w:val="22"/>
        </w:rPr>
        <w:t xml:space="preserve">added more replicates </w:t>
      </w:r>
      <w:r w:rsidR="00EA37D1">
        <w:rPr>
          <w:color w:val="000000" w:themeColor="text1"/>
          <w:szCs w:val="22"/>
        </w:rPr>
        <w:t xml:space="preserve">of GAP-mediated GTP hydrolysis </w:t>
      </w:r>
      <w:r w:rsidR="001064A9" w:rsidRPr="00E52918">
        <w:rPr>
          <w:color w:val="000000" w:themeColor="text1"/>
          <w:szCs w:val="22"/>
        </w:rPr>
        <w:t>for the mutants that had high error bars</w:t>
      </w:r>
      <w:r w:rsidR="00E52918" w:rsidRPr="00E52918">
        <w:rPr>
          <w:color w:val="000000" w:themeColor="text1"/>
          <w:szCs w:val="22"/>
        </w:rPr>
        <w:t>, resulting in parameter values in which we are</w:t>
      </w:r>
      <w:r w:rsidR="00EA37D1">
        <w:rPr>
          <w:color w:val="000000" w:themeColor="text1"/>
          <w:szCs w:val="22"/>
        </w:rPr>
        <w:t xml:space="preserve"> now</w:t>
      </w:r>
      <w:r w:rsidR="00E52918" w:rsidRPr="00E52918">
        <w:rPr>
          <w:color w:val="000000" w:themeColor="text1"/>
          <w:szCs w:val="22"/>
        </w:rPr>
        <w:t xml:space="preserve"> more confident</w:t>
      </w:r>
      <w:r w:rsidR="00EA37D1">
        <w:rPr>
          <w:color w:val="000000" w:themeColor="text1"/>
          <w:szCs w:val="22"/>
        </w:rPr>
        <w:t xml:space="preserve"> (Fig. 3a Extended Data Fig. </w:t>
      </w:r>
      <w:r w:rsidR="006D3643">
        <w:rPr>
          <w:color w:val="000000" w:themeColor="text1"/>
          <w:szCs w:val="22"/>
        </w:rPr>
        <w:t>6</w:t>
      </w:r>
      <w:r w:rsidR="00EA37D1">
        <w:rPr>
          <w:color w:val="000000" w:themeColor="text1"/>
          <w:szCs w:val="22"/>
        </w:rPr>
        <w:t>, as well as individual curves in Supplementary File 1 Fig. 3)</w:t>
      </w:r>
      <w:r w:rsidR="001064A9" w:rsidRPr="00E52918">
        <w:rPr>
          <w:color w:val="000000" w:themeColor="text1"/>
          <w:szCs w:val="22"/>
        </w:rPr>
        <w:t>.</w:t>
      </w:r>
    </w:p>
    <w:p w14:paraId="3BA85F3D" w14:textId="4145CCB5" w:rsidR="003D6C70" w:rsidRPr="00E52918" w:rsidRDefault="00ED1395" w:rsidP="00437E2B">
      <w:pPr>
        <w:rPr>
          <w:color w:val="000000" w:themeColor="text1"/>
          <w:szCs w:val="22"/>
        </w:rPr>
      </w:pPr>
      <w:r>
        <w:rPr>
          <w:color w:val="000000" w:themeColor="text1"/>
          <w:szCs w:val="22"/>
        </w:rPr>
        <w:t>We</w:t>
      </w:r>
      <w:r w:rsidR="003D6C70">
        <w:rPr>
          <w:color w:val="000000" w:themeColor="text1"/>
          <w:szCs w:val="22"/>
        </w:rPr>
        <w:t xml:space="preserve"> also want to address the reviewer’s comment that </w:t>
      </w:r>
      <w:proofErr w:type="spellStart"/>
      <w:r w:rsidR="003D6C70">
        <w:rPr>
          <w:color w:val="000000" w:themeColor="text1"/>
          <w:szCs w:val="22"/>
        </w:rPr>
        <w:t>k</w:t>
      </w:r>
      <w:r w:rsidR="003D6C70" w:rsidRPr="003D6C70">
        <w:rPr>
          <w:color w:val="000000" w:themeColor="text1"/>
          <w:szCs w:val="22"/>
          <w:vertAlign w:val="subscript"/>
        </w:rPr>
        <w:t>cat</w:t>
      </w:r>
      <w:proofErr w:type="spellEnd"/>
      <w:r w:rsidR="003D6C70" w:rsidRPr="003D6C70">
        <w:rPr>
          <w:color w:val="000000" w:themeColor="text1"/>
          <w:szCs w:val="22"/>
          <w:vertAlign w:val="subscript"/>
        </w:rPr>
        <w:t xml:space="preserve"> </w:t>
      </w:r>
      <w:r w:rsidR="003D6C70">
        <w:rPr>
          <w:color w:val="000000" w:themeColor="text1"/>
          <w:szCs w:val="22"/>
        </w:rPr>
        <w:t>and K</w:t>
      </w:r>
      <w:r w:rsidR="003D6C70" w:rsidRPr="003D6C70">
        <w:rPr>
          <w:color w:val="000000" w:themeColor="text1"/>
          <w:szCs w:val="22"/>
          <w:vertAlign w:val="subscript"/>
        </w:rPr>
        <w:t>m</w:t>
      </w:r>
      <w:r w:rsidR="003D6C70">
        <w:rPr>
          <w:color w:val="000000" w:themeColor="text1"/>
          <w:szCs w:val="22"/>
        </w:rPr>
        <w:t xml:space="preserve"> cannot be reliably determined from </w:t>
      </w:r>
      <w:ins w:id="80" w:author="David Lambright" w:date="2020-07-29T13:45:00Z">
        <w:r w:rsidR="00163AED">
          <w:rPr>
            <w:color w:val="000000" w:themeColor="text1"/>
            <w:szCs w:val="22"/>
          </w:rPr>
          <w:t>data a</w:t>
        </w:r>
      </w:ins>
      <w:ins w:id="81" w:author="David Lambright" w:date="2020-07-29T13:46:00Z">
        <w:r w:rsidR="00163AED">
          <w:rPr>
            <w:color w:val="000000" w:themeColor="text1"/>
            <w:szCs w:val="22"/>
          </w:rPr>
          <w:t>cq</w:t>
        </w:r>
      </w:ins>
      <w:del w:id="82" w:author="David Lambright" w:date="2020-07-29T13:44:00Z">
        <w:r w:rsidR="003D6C70" w:rsidDel="00CA260B">
          <w:rPr>
            <w:color w:val="000000" w:themeColor="text1"/>
            <w:szCs w:val="22"/>
          </w:rPr>
          <w:delText>individual curves</w:delText>
        </w:r>
      </w:del>
      <w:ins w:id="83" w:author="David Lambright" w:date="2020-07-29T13:46:00Z">
        <w:r w:rsidR="00163AED">
          <w:rPr>
            <w:color w:val="000000" w:themeColor="text1"/>
            <w:szCs w:val="22"/>
          </w:rPr>
          <w:t>uired</w:t>
        </w:r>
      </w:ins>
      <w:ins w:id="84" w:author="David Lambright" w:date="2020-07-29T13:44:00Z">
        <w:r w:rsidR="00CA260B">
          <w:rPr>
            <w:color w:val="000000" w:themeColor="text1"/>
            <w:szCs w:val="22"/>
          </w:rPr>
          <w:t xml:space="preserve"> </w:t>
        </w:r>
      </w:ins>
      <w:ins w:id="85" w:author="David Lambright" w:date="2020-07-29T13:46:00Z">
        <w:r w:rsidR="00163AED">
          <w:rPr>
            <w:color w:val="000000" w:themeColor="text1"/>
            <w:szCs w:val="22"/>
          </w:rPr>
          <w:t xml:space="preserve">at a </w:t>
        </w:r>
      </w:ins>
      <w:ins w:id="86" w:author="David Lambright" w:date="2020-07-29T13:44:00Z">
        <w:r w:rsidR="00CA260B">
          <w:rPr>
            <w:color w:val="000000" w:themeColor="text1"/>
            <w:szCs w:val="22"/>
          </w:rPr>
          <w:t>single</w:t>
        </w:r>
      </w:ins>
      <w:ins w:id="87" w:author="David Lambright" w:date="2020-07-29T15:37:00Z">
        <w:r w:rsidR="00244CE5">
          <w:rPr>
            <w:color w:val="000000" w:themeColor="text1"/>
            <w:szCs w:val="22"/>
          </w:rPr>
          <w:t xml:space="preserve"> </w:t>
        </w:r>
      </w:ins>
      <w:ins w:id="88" w:author="David Lambright" w:date="2020-07-29T13:44:00Z">
        <w:r w:rsidR="00CA260B">
          <w:rPr>
            <w:color w:val="000000" w:themeColor="text1"/>
            <w:szCs w:val="22"/>
          </w:rPr>
          <w:t>substrate concentration</w:t>
        </w:r>
      </w:ins>
      <w:r w:rsidR="003D6C70">
        <w:rPr>
          <w:color w:val="000000" w:themeColor="text1"/>
          <w:szCs w:val="22"/>
        </w:rPr>
        <w:t>. First</w:t>
      </w:r>
      <w:r>
        <w:rPr>
          <w:color w:val="000000" w:themeColor="text1"/>
          <w:szCs w:val="22"/>
        </w:rPr>
        <w:t>,</w:t>
      </w:r>
      <w:r w:rsidR="003D6C70">
        <w:rPr>
          <w:color w:val="000000" w:themeColor="text1"/>
          <w:szCs w:val="22"/>
        </w:rPr>
        <w:t xml:space="preserve"> we want to explain our reasons for using integrated Michaelis-Menten, followed by a general discussion about the accuracy of the method.</w:t>
      </w:r>
    </w:p>
    <w:p w14:paraId="405E4BD2" w14:textId="1C6996F0" w:rsidR="0027243C" w:rsidRPr="00E52918" w:rsidRDefault="006934BD" w:rsidP="00437E2B">
      <w:pPr>
        <w:rPr>
          <w:b/>
          <w:bCs/>
          <w:color w:val="000000" w:themeColor="text1"/>
          <w:szCs w:val="22"/>
        </w:rPr>
      </w:pPr>
      <w:r w:rsidRPr="00E52918">
        <w:rPr>
          <w:b/>
          <w:bCs/>
          <w:color w:val="000000" w:themeColor="text1"/>
          <w:szCs w:val="22"/>
        </w:rPr>
        <w:t>1. Comparison of GEF and GAP assays</w:t>
      </w:r>
      <w:r w:rsidR="003D6C70">
        <w:rPr>
          <w:b/>
          <w:bCs/>
          <w:color w:val="000000" w:themeColor="text1"/>
          <w:szCs w:val="22"/>
        </w:rPr>
        <w:t xml:space="preserve"> and motivation for using integrated Michaelis-Menten equation to estimate the kinetic parameters of GTP hydrolysis</w:t>
      </w:r>
    </w:p>
    <w:p w14:paraId="7C8F7E51" w14:textId="0780F273" w:rsidR="005518CD" w:rsidRPr="00E52918" w:rsidRDefault="0062495C" w:rsidP="00437E2B">
      <w:pPr>
        <w:rPr>
          <w:color w:val="000000" w:themeColor="text1"/>
          <w:szCs w:val="22"/>
        </w:rPr>
      </w:pPr>
      <w:r w:rsidRPr="00E52918">
        <w:rPr>
          <w:color w:val="000000" w:themeColor="text1"/>
          <w:szCs w:val="22"/>
        </w:rPr>
        <w:t xml:space="preserve">A </w:t>
      </w:r>
      <w:r w:rsidR="00C378CA">
        <w:rPr>
          <w:color w:val="000000" w:themeColor="text1"/>
          <w:szCs w:val="22"/>
        </w:rPr>
        <w:t xml:space="preserve">general </w:t>
      </w:r>
      <w:r w:rsidRPr="00E52918">
        <w:rPr>
          <w:color w:val="000000" w:themeColor="text1"/>
          <w:szCs w:val="22"/>
        </w:rPr>
        <w:t xml:space="preserve">difficulty with </w:t>
      </w:r>
      <w:r w:rsidR="00C378CA">
        <w:rPr>
          <w:color w:val="000000" w:themeColor="text1"/>
          <w:szCs w:val="22"/>
        </w:rPr>
        <w:t xml:space="preserve">our </w:t>
      </w:r>
      <w:r w:rsidRPr="00E52918">
        <w:rPr>
          <w:color w:val="000000" w:themeColor="text1"/>
          <w:szCs w:val="22"/>
        </w:rPr>
        <w:t xml:space="preserve">measurements of </w:t>
      </w:r>
      <w:r w:rsidR="005518CD" w:rsidRPr="00E52918">
        <w:rPr>
          <w:color w:val="000000" w:themeColor="text1"/>
          <w:szCs w:val="22"/>
        </w:rPr>
        <w:t xml:space="preserve">both GAP and GEF </w:t>
      </w:r>
      <w:r w:rsidRPr="00E52918">
        <w:rPr>
          <w:color w:val="000000" w:themeColor="text1"/>
          <w:szCs w:val="22"/>
        </w:rPr>
        <w:t>GTPase kinetics of RAN/Gsp1 is the low K</w:t>
      </w:r>
      <w:r w:rsidRPr="00E52918">
        <w:rPr>
          <w:color w:val="000000" w:themeColor="text1"/>
          <w:szCs w:val="22"/>
          <w:vertAlign w:val="subscript"/>
        </w:rPr>
        <w:t>m</w:t>
      </w:r>
      <w:r w:rsidRPr="00E52918">
        <w:rPr>
          <w:color w:val="000000" w:themeColor="text1"/>
          <w:szCs w:val="22"/>
        </w:rPr>
        <w:t xml:space="preserve"> and high </w:t>
      </w:r>
      <w:proofErr w:type="spellStart"/>
      <w:r w:rsidRPr="00E52918">
        <w:rPr>
          <w:color w:val="000000" w:themeColor="text1"/>
          <w:szCs w:val="22"/>
        </w:rPr>
        <w:t>k</w:t>
      </w:r>
      <w:r w:rsidRPr="00E52918">
        <w:rPr>
          <w:color w:val="000000" w:themeColor="text1"/>
          <w:szCs w:val="22"/>
          <w:vertAlign w:val="subscript"/>
        </w:rPr>
        <w:t>cat</w:t>
      </w:r>
      <w:proofErr w:type="spellEnd"/>
      <w:r w:rsidRPr="00E52918">
        <w:rPr>
          <w:color w:val="000000" w:themeColor="text1"/>
          <w:szCs w:val="22"/>
        </w:rPr>
        <w:t xml:space="preserve"> values compared to</w:t>
      </w:r>
      <w:r w:rsidR="008C49A2" w:rsidRPr="00E52918">
        <w:rPr>
          <w:color w:val="000000" w:themeColor="text1"/>
          <w:szCs w:val="22"/>
        </w:rPr>
        <w:t xml:space="preserve"> the </w:t>
      </w:r>
      <w:r w:rsidR="005518CD" w:rsidRPr="00E52918">
        <w:rPr>
          <w:i/>
          <w:iCs/>
          <w:color w:val="000000" w:themeColor="text1"/>
          <w:szCs w:val="22"/>
        </w:rPr>
        <w:t>in vitro</w:t>
      </w:r>
      <w:r w:rsidR="005518CD" w:rsidRPr="00E52918">
        <w:rPr>
          <w:color w:val="000000" w:themeColor="text1"/>
          <w:szCs w:val="22"/>
        </w:rPr>
        <w:t xml:space="preserve"> </w:t>
      </w:r>
      <w:r w:rsidR="008C49A2" w:rsidRPr="00E52918">
        <w:rPr>
          <w:color w:val="000000" w:themeColor="text1"/>
          <w:szCs w:val="22"/>
        </w:rPr>
        <w:t xml:space="preserve">measured </w:t>
      </w:r>
      <w:r w:rsidR="005518CD" w:rsidRPr="00E52918">
        <w:rPr>
          <w:color w:val="000000" w:themeColor="text1"/>
          <w:szCs w:val="22"/>
        </w:rPr>
        <w:t xml:space="preserve">values </w:t>
      </w:r>
      <w:r w:rsidR="008C49A2" w:rsidRPr="00E52918">
        <w:rPr>
          <w:color w:val="000000" w:themeColor="text1"/>
          <w:szCs w:val="22"/>
        </w:rPr>
        <w:t>of</w:t>
      </w:r>
      <w:r w:rsidR="005518CD" w:rsidRPr="00E52918">
        <w:rPr>
          <w:color w:val="000000" w:themeColor="text1"/>
          <w:szCs w:val="22"/>
        </w:rPr>
        <w:t xml:space="preserve"> </w:t>
      </w:r>
      <w:r w:rsidRPr="00E52918">
        <w:rPr>
          <w:color w:val="000000" w:themeColor="text1"/>
          <w:szCs w:val="22"/>
        </w:rPr>
        <w:t xml:space="preserve">other </w:t>
      </w:r>
      <w:r w:rsidR="00F64537" w:rsidRPr="00E52918">
        <w:rPr>
          <w:color w:val="000000" w:themeColor="text1"/>
          <w:szCs w:val="22"/>
        </w:rPr>
        <w:t>small</w:t>
      </w:r>
      <w:r w:rsidRPr="00E52918">
        <w:rPr>
          <w:color w:val="000000" w:themeColor="text1"/>
          <w:szCs w:val="22"/>
        </w:rPr>
        <w:t xml:space="preserve"> GTPases and their GAPs and GEFs</w:t>
      </w:r>
      <w:r w:rsidR="00C378CA">
        <w:rPr>
          <w:color w:val="000000" w:themeColor="text1"/>
          <w:szCs w:val="22"/>
        </w:rPr>
        <w:t xml:space="preserve"> and relatively weak biochemical effects of mutations that are viable in yeast</w:t>
      </w:r>
      <w:r w:rsidRPr="00E52918">
        <w:rPr>
          <w:color w:val="000000" w:themeColor="text1"/>
          <w:szCs w:val="22"/>
        </w:rPr>
        <w:t>.</w:t>
      </w:r>
      <w:r w:rsidR="005518CD" w:rsidRPr="00E52918">
        <w:rPr>
          <w:color w:val="000000" w:themeColor="text1"/>
          <w:szCs w:val="22"/>
        </w:rPr>
        <w:t xml:space="preserve"> </w:t>
      </w:r>
    </w:p>
    <w:p w14:paraId="27EDF11F" w14:textId="043CE61A" w:rsidR="00CB59D8" w:rsidRPr="00E52918" w:rsidRDefault="0062495C" w:rsidP="00437E2B">
      <w:pPr>
        <w:rPr>
          <w:color w:val="000000" w:themeColor="text1"/>
          <w:szCs w:val="22"/>
        </w:rPr>
      </w:pPr>
      <w:r w:rsidRPr="00E52918">
        <w:rPr>
          <w:color w:val="000000" w:themeColor="text1"/>
          <w:szCs w:val="22"/>
        </w:rPr>
        <w:t xml:space="preserve">For the GEF assay we could obtain </w:t>
      </w:r>
      <w:r w:rsidR="00CB59D8" w:rsidRPr="00E52918">
        <w:rPr>
          <w:color w:val="000000" w:themeColor="text1"/>
          <w:szCs w:val="22"/>
        </w:rPr>
        <w:t xml:space="preserve">very </w:t>
      </w:r>
      <w:r w:rsidRPr="00E52918">
        <w:rPr>
          <w:color w:val="000000" w:themeColor="text1"/>
          <w:szCs w:val="22"/>
        </w:rPr>
        <w:t>reproducible measurements</w:t>
      </w:r>
      <w:r w:rsidR="00D21229" w:rsidRPr="00E52918">
        <w:rPr>
          <w:color w:val="000000" w:themeColor="text1"/>
          <w:szCs w:val="22"/>
        </w:rPr>
        <w:t xml:space="preserve"> between biological replicates</w:t>
      </w:r>
      <w:r w:rsidRPr="00E52918">
        <w:rPr>
          <w:color w:val="000000" w:themeColor="text1"/>
          <w:szCs w:val="22"/>
        </w:rPr>
        <w:t xml:space="preserve"> </w:t>
      </w:r>
      <w:r w:rsidR="00E52918">
        <w:rPr>
          <w:color w:val="000000" w:themeColor="text1"/>
          <w:szCs w:val="22"/>
        </w:rPr>
        <w:t>by</w:t>
      </w:r>
      <w:r w:rsidR="00345001" w:rsidRPr="00E52918">
        <w:rPr>
          <w:color w:val="000000" w:themeColor="text1"/>
          <w:szCs w:val="22"/>
        </w:rPr>
        <w:t xml:space="preserve"> avoid</w:t>
      </w:r>
      <w:r w:rsidR="00E52918">
        <w:rPr>
          <w:color w:val="000000" w:themeColor="text1"/>
          <w:szCs w:val="22"/>
        </w:rPr>
        <w:t>ing</w:t>
      </w:r>
      <w:r w:rsidR="002C0969" w:rsidRPr="00E52918">
        <w:rPr>
          <w:color w:val="000000" w:themeColor="text1"/>
          <w:szCs w:val="22"/>
        </w:rPr>
        <w:t xml:space="preserve"> </w:t>
      </w:r>
      <w:r w:rsidR="00345001" w:rsidRPr="00E52918">
        <w:rPr>
          <w:color w:val="000000" w:themeColor="text1"/>
          <w:szCs w:val="22"/>
        </w:rPr>
        <w:t>the nucleotide loading step by</w:t>
      </w:r>
      <w:r w:rsidRPr="00E52918">
        <w:rPr>
          <w:color w:val="000000" w:themeColor="text1"/>
          <w:szCs w:val="22"/>
        </w:rPr>
        <w:t xml:space="preserve"> measuring the </w:t>
      </w:r>
      <w:r w:rsidR="009319F6" w:rsidRPr="00E52918">
        <w:rPr>
          <w:color w:val="000000" w:themeColor="text1"/>
          <w:szCs w:val="22"/>
        </w:rPr>
        <w:t>decrease</w:t>
      </w:r>
      <w:r w:rsidRPr="00E52918">
        <w:rPr>
          <w:color w:val="000000" w:themeColor="text1"/>
          <w:szCs w:val="22"/>
        </w:rPr>
        <w:t xml:space="preserve"> in </w:t>
      </w:r>
      <w:proofErr w:type="spellStart"/>
      <w:r w:rsidRPr="00E52918">
        <w:rPr>
          <w:color w:val="000000" w:themeColor="text1"/>
          <w:szCs w:val="22"/>
        </w:rPr>
        <w:t>Trp</w:t>
      </w:r>
      <w:proofErr w:type="spellEnd"/>
      <w:r w:rsidRPr="00E52918">
        <w:rPr>
          <w:color w:val="000000" w:themeColor="text1"/>
          <w:szCs w:val="22"/>
        </w:rPr>
        <w:t xml:space="preserve"> fluorescence </w:t>
      </w:r>
      <w:r w:rsidR="00C37022" w:rsidRPr="00E52918">
        <w:rPr>
          <w:color w:val="000000" w:themeColor="text1"/>
          <w:szCs w:val="22"/>
        </w:rPr>
        <w:t>due to</w:t>
      </w:r>
      <w:r w:rsidRPr="00E52918">
        <w:rPr>
          <w:color w:val="000000" w:themeColor="text1"/>
          <w:szCs w:val="22"/>
        </w:rPr>
        <w:t xml:space="preserve"> tryptophan to </w:t>
      </w:r>
      <w:proofErr w:type="spellStart"/>
      <w:r w:rsidRPr="00E52918">
        <w:rPr>
          <w:color w:val="000000" w:themeColor="text1"/>
          <w:szCs w:val="22"/>
        </w:rPr>
        <w:t>mant</w:t>
      </w:r>
      <w:proofErr w:type="spellEnd"/>
      <w:r w:rsidRPr="00E52918">
        <w:rPr>
          <w:color w:val="000000" w:themeColor="text1"/>
          <w:szCs w:val="22"/>
        </w:rPr>
        <w:t>-group FRET</w:t>
      </w:r>
      <w:r w:rsidR="00C37022" w:rsidRPr="00E52918">
        <w:rPr>
          <w:color w:val="000000" w:themeColor="text1"/>
          <w:szCs w:val="22"/>
        </w:rPr>
        <w:t xml:space="preserve"> after GEF-mediated exchange</w:t>
      </w:r>
      <w:r w:rsidRPr="00E52918">
        <w:rPr>
          <w:color w:val="000000" w:themeColor="text1"/>
          <w:szCs w:val="22"/>
        </w:rPr>
        <w:t xml:space="preserve"> (described in </w:t>
      </w:r>
      <w:proofErr w:type="spellStart"/>
      <w:r w:rsidRPr="00E52918">
        <w:rPr>
          <w:color w:val="000000" w:themeColor="text1"/>
          <w:szCs w:val="22"/>
        </w:rPr>
        <w:t>Klebe</w:t>
      </w:r>
      <w:proofErr w:type="spellEnd"/>
      <w:r w:rsidRPr="00E52918">
        <w:rPr>
          <w:color w:val="000000" w:themeColor="text1"/>
          <w:szCs w:val="22"/>
        </w:rPr>
        <w:t xml:space="preserve"> </w:t>
      </w:r>
      <w:r w:rsidRPr="00E52918">
        <w:rPr>
          <w:i/>
          <w:iCs/>
          <w:color w:val="000000" w:themeColor="text1"/>
          <w:szCs w:val="22"/>
        </w:rPr>
        <w:t>et al</w:t>
      </w:r>
      <w:r w:rsidRPr="00E52918">
        <w:rPr>
          <w:color w:val="000000" w:themeColor="text1"/>
          <w:szCs w:val="22"/>
        </w:rPr>
        <w:t>. Biochemistry, 1995</w:t>
      </w:r>
      <w:r w:rsidR="00D154D1" w:rsidRPr="00E52918">
        <w:rPr>
          <w:color w:val="000000" w:themeColor="text1"/>
          <w:szCs w:val="22"/>
        </w:rPr>
        <w:t>a</w:t>
      </w:r>
      <w:r w:rsidRPr="00E52918">
        <w:rPr>
          <w:color w:val="000000" w:themeColor="text1"/>
          <w:szCs w:val="22"/>
        </w:rPr>
        <w:t>)</w:t>
      </w:r>
      <w:r w:rsidR="00D21229" w:rsidRPr="00E52918">
        <w:rPr>
          <w:color w:val="000000" w:themeColor="text1"/>
          <w:szCs w:val="22"/>
        </w:rPr>
        <w:t>.</w:t>
      </w:r>
    </w:p>
    <w:p w14:paraId="7F8D54CA" w14:textId="66DAA3FD" w:rsidR="00DB6646" w:rsidRDefault="00CB59D8" w:rsidP="00437E2B">
      <w:pPr>
        <w:rPr>
          <w:color w:val="000000" w:themeColor="text1"/>
          <w:szCs w:val="22"/>
        </w:rPr>
      </w:pPr>
      <w:r w:rsidRPr="00E52918">
        <w:rPr>
          <w:color w:val="000000" w:themeColor="text1"/>
          <w:szCs w:val="22"/>
        </w:rPr>
        <w:t xml:space="preserve">Using intrinsic </w:t>
      </w:r>
      <w:proofErr w:type="spellStart"/>
      <w:r w:rsidRPr="00E52918">
        <w:rPr>
          <w:color w:val="000000" w:themeColor="text1"/>
          <w:szCs w:val="22"/>
        </w:rPr>
        <w:t>Trp</w:t>
      </w:r>
      <w:proofErr w:type="spellEnd"/>
      <w:r w:rsidRPr="00E52918">
        <w:rPr>
          <w:color w:val="000000" w:themeColor="text1"/>
          <w:szCs w:val="22"/>
        </w:rPr>
        <w:t xml:space="preserve"> fluorescence </w:t>
      </w:r>
      <w:r w:rsidR="00D154D1" w:rsidRPr="00E52918">
        <w:rPr>
          <w:color w:val="000000" w:themeColor="text1"/>
          <w:szCs w:val="22"/>
        </w:rPr>
        <w:t xml:space="preserve">can in theory be used to measure GTP hydrolysis, as was used initially by </w:t>
      </w:r>
      <w:proofErr w:type="spellStart"/>
      <w:r w:rsidR="00D154D1" w:rsidRPr="00E52918">
        <w:rPr>
          <w:color w:val="000000" w:themeColor="text1"/>
          <w:szCs w:val="22"/>
        </w:rPr>
        <w:t>Klebe</w:t>
      </w:r>
      <w:proofErr w:type="spellEnd"/>
      <w:r w:rsidR="00D154D1" w:rsidRPr="00E52918">
        <w:rPr>
          <w:color w:val="000000" w:themeColor="text1"/>
          <w:szCs w:val="22"/>
        </w:rPr>
        <w:t xml:space="preserve"> </w:t>
      </w:r>
      <w:r w:rsidR="00D154D1" w:rsidRPr="00CE5AC4">
        <w:rPr>
          <w:i/>
          <w:iCs/>
          <w:color w:val="000000" w:themeColor="text1"/>
          <w:szCs w:val="22"/>
        </w:rPr>
        <w:t>et al</w:t>
      </w:r>
      <w:r w:rsidR="00D154D1" w:rsidRPr="00E52918">
        <w:rPr>
          <w:color w:val="000000" w:themeColor="text1"/>
          <w:szCs w:val="22"/>
        </w:rPr>
        <w:t xml:space="preserve">, Biochemistry, 1995a, but the small change of fluorescence (10%, compared to 40% upon to </w:t>
      </w:r>
      <w:proofErr w:type="spellStart"/>
      <w:r w:rsidR="00D154D1" w:rsidRPr="00E52918">
        <w:rPr>
          <w:color w:val="000000" w:themeColor="text1"/>
          <w:szCs w:val="22"/>
        </w:rPr>
        <w:t>Trp</w:t>
      </w:r>
      <w:proofErr w:type="spellEnd"/>
      <w:r w:rsidR="00D154D1" w:rsidRPr="00E52918">
        <w:rPr>
          <w:color w:val="000000" w:themeColor="text1"/>
          <w:szCs w:val="22"/>
        </w:rPr>
        <w:t xml:space="preserve"> to </w:t>
      </w:r>
      <w:proofErr w:type="spellStart"/>
      <w:r w:rsidR="00D154D1" w:rsidRPr="00E52918">
        <w:rPr>
          <w:color w:val="000000" w:themeColor="text1"/>
          <w:szCs w:val="22"/>
        </w:rPr>
        <w:t>mant</w:t>
      </w:r>
      <w:proofErr w:type="spellEnd"/>
      <w:r w:rsidR="00D154D1" w:rsidRPr="00E52918">
        <w:rPr>
          <w:color w:val="000000" w:themeColor="text1"/>
          <w:szCs w:val="22"/>
        </w:rPr>
        <w:t xml:space="preserve"> FRET) is not compatible with a plate reader measurement, which was necessary for our large number of samples (for the GEF assay, we measured more than 1000 nucleotide exchange curves).</w:t>
      </w:r>
      <w:r w:rsidR="00C378CA">
        <w:rPr>
          <w:color w:val="000000" w:themeColor="text1"/>
          <w:szCs w:val="22"/>
        </w:rPr>
        <w:t xml:space="preserve"> For that reason, we </w:t>
      </w:r>
      <w:r w:rsidR="00237943">
        <w:rPr>
          <w:color w:val="000000" w:themeColor="text1"/>
          <w:szCs w:val="22"/>
        </w:rPr>
        <w:t>decided to use</w:t>
      </w:r>
      <w:r w:rsidR="00C378CA">
        <w:rPr>
          <w:color w:val="000000" w:themeColor="text1"/>
          <w:szCs w:val="22"/>
        </w:rPr>
        <w:t xml:space="preserve"> a more recently established protocol that uses a phosphate sensor (Mishra and Lambright, </w:t>
      </w:r>
      <w:r w:rsidR="000A2B34">
        <w:rPr>
          <w:color w:val="000000" w:themeColor="text1"/>
          <w:szCs w:val="22"/>
        </w:rPr>
        <w:t>2015</w:t>
      </w:r>
      <w:r w:rsidR="00C378CA">
        <w:rPr>
          <w:color w:val="000000" w:themeColor="text1"/>
          <w:szCs w:val="22"/>
        </w:rPr>
        <w:t>)</w:t>
      </w:r>
      <w:r w:rsidR="000A2B34">
        <w:rPr>
          <w:color w:val="000000" w:themeColor="text1"/>
          <w:szCs w:val="22"/>
        </w:rPr>
        <w:t xml:space="preserve">, </w:t>
      </w:r>
      <w:r w:rsidR="00237943">
        <w:rPr>
          <w:color w:val="000000" w:themeColor="text1"/>
          <w:szCs w:val="22"/>
        </w:rPr>
        <w:t>shown to work</w:t>
      </w:r>
      <w:r w:rsidR="000A2B34">
        <w:rPr>
          <w:color w:val="000000" w:themeColor="text1"/>
          <w:szCs w:val="22"/>
        </w:rPr>
        <w:t xml:space="preserve"> for GAP hydrolysis measurements for </w:t>
      </w:r>
      <w:r w:rsidR="00DB6646">
        <w:rPr>
          <w:color w:val="000000" w:themeColor="text1"/>
          <w:szCs w:val="22"/>
        </w:rPr>
        <w:t>RAB</w:t>
      </w:r>
      <w:r w:rsidR="000A2B34">
        <w:rPr>
          <w:color w:val="000000" w:themeColor="text1"/>
          <w:szCs w:val="22"/>
        </w:rPr>
        <w:t xml:space="preserve"> GTPases</w:t>
      </w:r>
      <w:r w:rsidR="00DB6646">
        <w:rPr>
          <w:color w:val="000000" w:themeColor="text1"/>
          <w:szCs w:val="22"/>
        </w:rPr>
        <w:t>, as well as more recently</w:t>
      </w:r>
      <w:r w:rsidR="00B933B1">
        <w:rPr>
          <w:color w:val="000000" w:themeColor="text1"/>
          <w:szCs w:val="22"/>
        </w:rPr>
        <w:t xml:space="preserve"> for</w:t>
      </w:r>
      <w:r w:rsidR="000A2B34">
        <w:rPr>
          <w:color w:val="000000" w:themeColor="text1"/>
          <w:szCs w:val="22"/>
        </w:rPr>
        <w:t xml:space="preserve"> R</w:t>
      </w:r>
      <w:r w:rsidR="00DB6646">
        <w:rPr>
          <w:color w:val="000000" w:themeColor="text1"/>
          <w:szCs w:val="22"/>
        </w:rPr>
        <w:t>AS</w:t>
      </w:r>
      <w:r w:rsidR="000A2B34">
        <w:rPr>
          <w:color w:val="000000" w:themeColor="text1"/>
          <w:szCs w:val="22"/>
        </w:rPr>
        <w:t xml:space="preserve"> in </w:t>
      </w:r>
      <w:proofErr w:type="spellStart"/>
      <w:r w:rsidR="000A2B34">
        <w:rPr>
          <w:color w:val="000000" w:themeColor="text1"/>
          <w:szCs w:val="22"/>
        </w:rPr>
        <w:t>Bandaru</w:t>
      </w:r>
      <w:proofErr w:type="spellEnd"/>
      <w:r w:rsidR="000A2B34">
        <w:rPr>
          <w:color w:val="000000" w:themeColor="text1"/>
          <w:szCs w:val="22"/>
        </w:rPr>
        <w:t xml:space="preserve"> </w:t>
      </w:r>
      <w:r w:rsidR="000A2B34" w:rsidRPr="000A2B34">
        <w:rPr>
          <w:i/>
          <w:iCs/>
          <w:color w:val="000000" w:themeColor="text1"/>
          <w:szCs w:val="22"/>
        </w:rPr>
        <w:t>et al</w:t>
      </w:r>
      <w:r w:rsidR="000A2B34">
        <w:rPr>
          <w:color w:val="000000" w:themeColor="text1"/>
          <w:szCs w:val="22"/>
        </w:rPr>
        <w:t>, 2017</w:t>
      </w:r>
      <w:r w:rsidR="00C378CA">
        <w:rPr>
          <w:color w:val="000000" w:themeColor="text1"/>
          <w:szCs w:val="22"/>
        </w:rPr>
        <w:t xml:space="preserve">. </w:t>
      </w:r>
    </w:p>
    <w:p w14:paraId="6E480A4D" w14:textId="6CDC4929" w:rsidR="00D154D1" w:rsidRPr="00E52918" w:rsidRDefault="003F74F5" w:rsidP="00437E2B">
      <w:pPr>
        <w:rPr>
          <w:color w:val="000000" w:themeColor="text1"/>
          <w:szCs w:val="22"/>
        </w:rPr>
      </w:pPr>
      <w:r>
        <w:rPr>
          <w:color w:val="000000" w:themeColor="text1"/>
          <w:szCs w:val="22"/>
        </w:rPr>
        <w:t>Despite</w:t>
      </w:r>
      <w:r w:rsidR="00DB6646">
        <w:rPr>
          <w:color w:val="000000" w:themeColor="text1"/>
          <w:szCs w:val="22"/>
        </w:rPr>
        <w:t xml:space="preserve"> us</w:t>
      </w:r>
      <w:r>
        <w:rPr>
          <w:color w:val="000000" w:themeColor="text1"/>
          <w:szCs w:val="22"/>
        </w:rPr>
        <w:t xml:space="preserve">ing </w:t>
      </w:r>
      <w:r w:rsidR="00DB6646">
        <w:rPr>
          <w:color w:val="000000" w:themeColor="text1"/>
          <w:szCs w:val="22"/>
        </w:rPr>
        <w:t>a protein sensor to amplify the signal,</w:t>
      </w:r>
      <w:r w:rsidR="00D154D1" w:rsidRPr="00E52918">
        <w:rPr>
          <w:color w:val="000000" w:themeColor="text1"/>
          <w:szCs w:val="22"/>
        </w:rPr>
        <w:t xml:space="preserve"> </w:t>
      </w:r>
      <w:r w:rsidR="00DB6646">
        <w:rPr>
          <w:color w:val="000000" w:themeColor="text1"/>
          <w:szCs w:val="22"/>
        </w:rPr>
        <w:t>the values of kinetic parameters we obtained</w:t>
      </w:r>
      <w:r w:rsidR="00D154D1" w:rsidRPr="00E52918">
        <w:rPr>
          <w:color w:val="000000" w:themeColor="text1"/>
          <w:szCs w:val="22"/>
        </w:rPr>
        <w:t xml:space="preserve"> </w:t>
      </w:r>
      <w:r w:rsidR="00DB6646">
        <w:rPr>
          <w:color w:val="000000" w:themeColor="text1"/>
          <w:szCs w:val="22"/>
        </w:rPr>
        <w:t xml:space="preserve">were similar to those estimated by </w:t>
      </w:r>
      <w:proofErr w:type="spellStart"/>
      <w:r w:rsidR="00DB6646">
        <w:rPr>
          <w:color w:val="000000" w:themeColor="text1"/>
          <w:szCs w:val="22"/>
        </w:rPr>
        <w:t>Klebe</w:t>
      </w:r>
      <w:proofErr w:type="spellEnd"/>
      <w:r w:rsidR="00DB6646">
        <w:rPr>
          <w:color w:val="000000" w:themeColor="text1"/>
          <w:szCs w:val="22"/>
        </w:rPr>
        <w:t xml:space="preserve"> </w:t>
      </w:r>
      <w:r w:rsidR="00DB6646" w:rsidRPr="00DB6646">
        <w:rPr>
          <w:i/>
          <w:iCs/>
          <w:color w:val="000000" w:themeColor="text1"/>
          <w:szCs w:val="22"/>
        </w:rPr>
        <w:t>et al</w:t>
      </w:r>
      <w:r w:rsidR="00DB6646">
        <w:rPr>
          <w:color w:val="000000" w:themeColor="text1"/>
          <w:szCs w:val="22"/>
        </w:rPr>
        <w:t xml:space="preserve"> </w:t>
      </w:r>
      <w:r w:rsidR="00D154D1" w:rsidRPr="00E52918">
        <w:rPr>
          <w:color w:val="000000" w:themeColor="text1"/>
          <w:szCs w:val="22"/>
        </w:rPr>
        <w:t xml:space="preserve">using intrinsic </w:t>
      </w:r>
      <w:proofErr w:type="spellStart"/>
      <w:r w:rsidR="00D154D1" w:rsidRPr="00E52918">
        <w:rPr>
          <w:color w:val="000000" w:themeColor="text1"/>
          <w:szCs w:val="22"/>
        </w:rPr>
        <w:t>Trp</w:t>
      </w:r>
      <w:proofErr w:type="spellEnd"/>
      <w:r w:rsidR="00D154D1" w:rsidRPr="00E52918">
        <w:rPr>
          <w:color w:val="000000" w:themeColor="text1"/>
          <w:szCs w:val="22"/>
        </w:rPr>
        <w:t xml:space="preserve"> fluorescence</w:t>
      </w:r>
      <w:r w:rsidR="00DB6646">
        <w:rPr>
          <w:color w:val="000000" w:themeColor="text1"/>
          <w:szCs w:val="22"/>
        </w:rPr>
        <w:t xml:space="preserve">. Their values were a </w:t>
      </w:r>
      <w:r w:rsidR="00D154D1" w:rsidRPr="00E52918">
        <w:rPr>
          <w:color w:val="000000" w:themeColor="text1"/>
          <w:szCs w:val="22"/>
        </w:rPr>
        <w:t>K</w:t>
      </w:r>
      <w:r w:rsidR="00D154D1" w:rsidRPr="00E52918">
        <w:rPr>
          <w:color w:val="000000" w:themeColor="text1"/>
          <w:szCs w:val="22"/>
          <w:vertAlign w:val="subscript"/>
        </w:rPr>
        <w:t>m</w:t>
      </w:r>
      <w:r w:rsidR="00D154D1" w:rsidRPr="00E52918">
        <w:rPr>
          <w:color w:val="000000" w:themeColor="text1"/>
          <w:szCs w:val="22"/>
        </w:rPr>
        <w:t xml:space="preserve"> of 0.45 </w:t>
      </w:r>
      <w:r w:rsidR="00D154D1" w:rsidRPr="00E52918">
        <w:rPr>
          <w:color w:val="000000" w:themeColor="text1"/>
          <w:szCs w:val="22"/>
          <w:lang w:val="el-GR"/>
        </w:rPr>
        <w:t>μ</w:t>
      </w:r>
      <w:r w:rsidR="00D154D1" w:rsidRPr="00E52918">
        <w:rPr>
          <w:color w:val="000000" w:themeColor="text1"/>
          <w:szCs w:val="22"/>
        </w:rPr>
        <w:t xml:space="preserve">M and </w:t>
      </w:r>
      <w:proofErr w:type="spellStart"/>
      <w:r w:rsidR="00D154D1" w:rsidRPr="00E52918">
        <w:rPr>
          <w:color w:val="000000" w:themeColor="text1"/>
          <w:szCs w:val="22"/>
        </w:rPr>
        <w:t>k</w:t>
      </w:r>
      <w:r w:rsidR="00D154D1" w:rsidRPr="00E52918">
        <w:rPr>
          <w:color w:val="000000" w:themeColor="text1"/>
          <w:szCs w:val="22"/>
          <w:vertAlign w:val="subscript"/>
        </w:rPr>
        <w:t>cat</w:t>
      </w:r>
      <w:proofErr w:type="spellEnd"/>
      <w:r w:rsidR="00D154D1" w:rsidRPr="00E52918">
        <w:rPr>
          <w:color w:val="000000" w:themeColor="text1"/>
          <w:szCs w:val="22"/>
        </w:rPr>
        <w:t xml:space="preserve"> of 2.1 s</w:t>
      </w:r>
      <w:r w:rsidR="00D154D1" w:rsidRPr="00E52918">
        <w:rPr>
          <w:color w:val="000000" w:themeColor="text1"/>
          <w:szCs w:val="22"/>
          <w:vertAlign w:val="superscript"/>
        </w:rPr>
        <w:t>-1</w:t>
      </w:r>
      <w:r w:rsidR="00D154D1" w:rsidRPr="00E52918">
        <w:rPr>
          <w:color w:val="000000" w:themeColor="text1"/>
          <w:szCs w:val="22"/>
        </w:rPr>
        <w:t xml:space="preserve"> at 25</w:t>
      </w:r>
      <w:r w:rsidR="00D154D1" w:rsidRPr="00E52918">
        <w:rPr>
          <w:rFonts w:ascii="Cambria Math" w:hAnsi="Cambria Math"/>
          <w:color w:val="000000" w:themeColor="text1"/>
          <w:szCs w:val="22"/>
        </w:rPr>
        <w:t>˚</w:t>
      </w:r>
      <w:r w:rsidR="00D154D1" w:rsidRPr="00E52918">
        <w:rPr>
          <w:color w:val="000000" w:themeColor="text1"/>
          <w:szCs w:val="22"/>
        </w:rPr>
        <w:t>C for mammalian RAN</w:t>
      </w:r>
      <w:r w:rsidR="00C37022" w:rsidRPr="00E52918">
        <w:rPr>
          <w:color w:val="000000" w:themeColor="text1"/>
          <w:szCs w:val="22"/>
        </w:rPr>
        <w:t xml:space="preserve"> hydrolysi</w:t>
      </w:r>
      <w:r w:rsidR="00E52918" w:rsidRPr="00E52918">
        <w:rPr>
          <w:color w:val="000000" w:themeColor="text1"/>
          <w:szCs w:val="22"/>
        </w:rPr>
        <w:t>s</w:t>
      </w:r>
      <w:r w:rsidR="00C37022" w:rsidRPr="00E52918">
        <w:rPr>
          <w:color w:val="000000" w:themeColor="text1"/>
          <w:szCs w:val="22"/>
        </w:rPr>
        <w:t xml:space="preserve"> activated</w:t>
      </w:r>
      <w:r w:rsidR="00D154D1" w:rsidRPr="00E52918">
        <w:rPr>
          <w:color w:val="000000" w:themeColor="text1"/>
          <w:szCs w:val="22"/>
        </w:rPr>
        <w:t xml:space="preserve"> </w:t>
      </w:r>
      <w:r w:rsidR="00C37022" w:rsidRPr="00E52918">
        <w:rPr>
          <w:color w:val="000000" w:themeColor="text1"/>
          <w:szCs w:val="22"/>
        </w:rPr>
        <w:t xml:space="preserve">by </w:t>
      </w:r>
      <w:r w:rsidR="00D154D1" w:rsidRPr="00E52918">
        <w:rPr>
          <w:i/>
          <w:iCs/>
          <w:color w:val="000000" w:themeColor="text1"/>
          <w:szCs w:val="22"/>
        </w:rPr>
        <w:t>S. pombe</w:t>
      </w:r>
      <w:r w:rsidR="00D154D1" w:rsidRPr="00E52918">
        <w:rPr>
          <w:color w:val="000000" w:themeColor="text1"/>
          <w:szCs w:val="22"/>
        </w:rPr>
        <w:t xml:space="preserve"> GAP</w:t>
      </w:r>
      <w:r w:rsidR="00D154D1" w:rsidRPr="00E52918">
        <w:rPr>
          <w:color w:val="000000" w:themeColor="text1"/>
          <w:szCs w:val="22"/>
          <w:lang w:val="en-GB"/>
        </w:rPr>
        <w:t xml:space="preserve">, </w:t>
      </w:r>
      <w:r w:rsidR="00DB6646">
        <w:rPr>
          <w:color w:val="000000" w:themeColor="text1"/>
          <w:szCs w:val="22"/>
          <w:lang w:val="en-GB"/>
        </w:rPr>
        <w:t xml:space="preserve">while our values </w:t>
      </w:r>
      <w:r w:rsidR="00D154D1" w:rsidRPr="00E52918">
        <w:rPr>
          <w:color w:val="000000" w:themeColor="text1"/>
          <w:szCs w:val="22"/>
        </w:rPr>
        <w:t xml:space="preserve">for wild type </w:t>
      </w:r>
      <w:r w:rsidR="00D154D1" w:rsidRPr="00E52918">
        <w:rPr>
          <w:i/>
          <w:iCs/>
          <w:color w:val="000000" w:themeColor="text1"/>
          <w:szCs w:val="22"/>
        </w:rPr>
        <w:t>S. cerevisiae</w:t>
      </w:r>
      <w:r w:rsidR="00D154D1" w:rsidRPr="00E52918">
        <w:rPr>
          <w:color w:val="000000" w:themeColor="text1"/>
          <w:szCs w:val="22"/>
        </w:rPr>
        <w:t xml:space="preserve"> Gsp1 and </w:t>
      </w:r>
      <w:r w:rsidR="00D154D1" w:rsidRPr="00E52918">
        <w:rPr>
          <w:i/>
          <w:iCs/>
          <w:color w:val="000000" w:themeColor="text1"/>
          <w:szCs w:val="22"/>
        </w:rPr>
        <w:t>S. pombe</w:t>
      </w:r>
      <w:r w:rsidR="00D154D1" w:rsidRPr="00E52918">
        <w:rPr>
          <w:color w:val="000000" w:themeColor="text1"/>
          <w:szCs w:val="22"/>
        </w:rPr>
        <w:t xml:space="preserve"> GAP at 30</w:t>
      </w:r>
      <w:r w:rsidR="00D154D1" w:rsidRPr="00E52918">
        <w:rPr>
          <w:rFonts w:ascii="Cambria Math" w:hAnsi="Cambria Math"/>
          <w:color w:val="000000" w:themeColor="text1"/>
          <w:szCs w:val="22"/>
        </w:rPr>
        <w:t>˚</w:t>
      </w:r>
      <w:r w:rsidR="00D154D1" w:rsidRPr="00E52918">
        <w:rPr>
          <w:color w:val="000000" w:themeColor="text1"/>
          <w:szCs w:val="22"/>
        </w:rPr>
        <w:t xml:space="preserve">C </w:t>
      </w:r>
      <w:r w:rsidR="00DB6646">
        <w:rPr>
          <w:color w:val="000000" w:themeColor="text1"/>
          <w:szCs w:val="22"/>
        </w:rPr>
        <w:t xml:space="preserve">are </w:t>
      </w:r>
      <w:r w:rsidR="00D154D1" w:rsidRPr="00E52918">
        <w:rPr>
          <w:color w:val="000000" w:themeColor="text1"/>
          <w:szCs w:val="22"/>
        </w:rPr>
        <w:t>K</w:t>
      </w:r>
      <w:r w:rsidR="00D154D1" w:rsidRPr="00E52918">
        <w:rPr>
          <w:color w:val="000000" w:themeColor="text1"/>
          <w:szCs w:val="22"/>
          <w:vertAlign w:val="subscript"/>
        </w:rPr>
        <w:t>m</w:t>
      </w:r>
      <w:r w:rsidR="00D154D1" w:rsidRPr="00E52918">
        <w:rPr>
          <w:color w:val="000000" w:themeColor="text1"/>
          <w:szCs w:val="22"/>
        </w:rPr>
        <w:t xml:space="preserve"> of 0.4 </w:t>
      </w:r>
      <w:r w:rsidR="00D154D1" w:rsidRPr="00E52918">
        <w:rPr>
          <w:color w:val="000000" w:themeColor="text1"/>
          <w:szCs w:val="22"/>
          <w:lang w:val="el-GR"/>
        </w:rPr>
        <w:t>μ</w:t>
      </w:r>
      <w:r w:rsidR="00D154D1" w:rsidRPr="00E52918">
        <w:rPr>
          <w:color w:val="000000" w:themeColor="text1"/>
          <w:szCs w:val="22"/>
        </w:rPr>
        <w:t xml:space="preserve">M and </w:t>
      </w:r>
      <w:proofErr w:type="spellStart"/>
      <w:r w:rsidR="00D154D1" w:rsidRPr="00E52918">
        <w:rPr>
          <w:color w:val="000000" w:themeColor="text1"/>
          <w:szCs w:val="22"/>
        </w:rPr>
        <w:t>k</w:t>
      </w:r>
      <w:r w:rsidR="00D154D1" w:rsidRPr="00E52918">
        <w:rPr>
          <w:color w:val="000000" w:themeColor="text1"/>
          <w:szCs w:val="22"/>
          <w:vertAlign w:val="subscript"/>
        </w:rPr>
        <w:t>cat</w:t>
      </w:r>
      <w:proofErr w:type="spellEnd"/>
      <w:r w:rsidR="00D154D1" w:rsidRPr="00E52918">
        <w:rPr>
          <w:color w:val="000000" w:themeColor="text1"/>
          <w:szCs w:val="22"/>
        </w:rPr>
        <w:t xml:space="preserve"> of 8.9 s</w:t>
      </w:r>
      <w:r w:rsidR="00D154D1" w:rsidRPr="00E52918">
        <w:rPr>
          <w:color w:val="000000" w:themeColor="text1"/>
          <w:szCs w:val="22"/>
          <w:vertAlign w:val="superscript"/>
        </w:rPr>
        <w:t>-1</w:t>
      </w:r>
      <w:r w:rsidR="00D154D1" w:rsidRPr="00E52918">
        <w:rPr>
          <w:color w:val="000000" w:themeColor="text1"/>
          <w:szCs w:val="22"/>
        </w:rPr>
        <w:t xml:space="preserve">. </w:t>
      </w:r>
    </w:p>
    <w:p w14:paraId="5CC01638" w14:textId="6CD20C0E" w:rsidR="00CA4A6B" w:rsidRPr="00E52918" w:rsidRDefault="00D21229" w:rsidP="00437E2B">
      <w:pPr>
        <w:rPr>
          <w:color w:val="000000" w:themeColor="text1"/>
          <w:szCs w:val="22"/>
        </w:rPr>
      </w:pPr>
      <w:r w:rsidRPr="00E52918">
        <w:rPr>
          <w:color w:val="000000" w:themeColor="text1"/>
          <w:szCs w:val="22"/>
        </w:rPr>
        <w:t>The</w:t>
      </w:r>
      <w:r w:rsidR="0062495C" w:rsidRPr="00E52918">
        <w:rPr>
          <w:color w:val="000000" w:themeColor="text1"/>
          <w:szCs w:val="22"/>
        </w:rPr>
        <w:t xml:space="preserve"> K</w:t>
      </w:r>
      <w:r w:rsidR="0062495C" w:rsidRPr="00E52918">
        <w:rPr>
          <w:color w:val="000000" w:themeColor="text1"/>
          <w:szCs w:val="22"/>
          <w:vertAlign w:val="subscript"/>
        </w:rPr>
        <w:t>m</w:t>
      </w:r>
      <w:r w:rsidR="0062495C" w:rsidRPr="00E52918">
        <w:rPr>
          <w:color w:val="000000" w:themeColor="text1"/>
          <w:szCs w:val="22"/>
        </w:rPr>
        <w:t xml:space="preserve"> values of GEF-mediated exchange </w:t>
      </w:r>
      <w:r w:rsidR="009319F6" w:rsidRPr="00E52918">
        <w:rPr>
          <w:color w:val="000000" w:themeColor="text1"/>
          <w:szCs w:val="22"/>
        </w:rPr>
        <w:t>were</w:t>
      </w:r>
      <w:r w:rsidR="0062495C" w:rsidRPr="00E52918">
        <w:rPr>
          <w:color w:val="000000" w:themeColor="text1"/>
          <w:szCs w:val="22"/>
        </w:rPr>
        <w:t xml:space="preserve"> high enough for us to obtain the K</w:t>
      </w:r>
      <w:r w:rsidR="0062495C" w:rsidRPr="00E52918">
        <w:rPr>
          <w:color w:val="000000" w:themeColor="text1"/>
          <w:szCs w:val="22"/>
          <w:vertAlign w:val="subscript"/>
        </w:rPr>
        <w:t>m</w:t>
      </w:r>
      <w:r w:rsidR="0062495C" w:rsidRPr="00E52918">
        <w:rPr>
          <w:color w:val="000000" w:themeColor="text1"/>
          <w:szCs w:val="22"/>
        </w:rPr>
        <w:t xml:space="preserve"> and </w:t>
      </w:r>
      <w:proofErr w:type="spellStart"/>
      <w:r w:rsidR="0062495C" w:rsidRPr="00E52918">
        <w:rPr>
          <w:color w:val="000000" w:themeColor="text1"/>
          <w:szCs w:val="22"/>
        </w:rPr>
        <w:t>k</w:t>
      </w:r>
      <w:r w:rsidR="0062495C" w:rsidRPr="00E52918">
        <w:rPr>
          <w:color w:val="000000" w:themeColor="text1"/>
          <w:szCs w:val="22"/>
          <w:vertAlign w:val="subscript"/>
        </w:rPr>
        <w:t>cat</w:t>
      </w:r>
      <w:proofErr w:type="spellEnd"/>
      <w:r w:rsidR="0062495C" w:rsidRPr="00E52918">
        <w:rPr>
          <w:color w:val="000000" w:themeColor="text1"/>
          <w:szCs w:val="22"/>
        </w:rPr>
        <w:t xml:space="preserve"> </w:t>
      </w:r>
      <w:r w:rsidR="00F331D5" w:rsidRPr="00E52918">
        <w:rPr>
          <w:color w:val="000000" w:themeColor="text1"/>
          <w:szCs w:val="22"/>
        </w:rPr>
        <w:t>by fitting the data for a range of Gsp1 concentrations to the</w:t>
      </w:r>
      <w:r w:rsidR="00AE4904" w:rsidRPr="00E52918">
        <w:rPr>
          <w:color w:val="000000" w:themeColor="text1"/>
          <w:szCs w:val="22"/>
        </w:rPr>
        <w:t xml:space="preserve"> exponential form of the</w:t>
      </w:r>
      <w:r w:rsidR="00F331D5" w:rsidRPr="00E52918">
        <w:rPr>
          <w:color w:val="000000" w:themeColor="text1"/>
          <w:szCs w:val="22"/>
        </w:rPr>
        <w:t xml:space="preserve"> Michaelis-Menten</w:t>
      </w:r>
      <w:r w:rsidR="00AE4904" w:rsidRPr="00E52918">
        <w:rPr>
          <w:color w:val="000000" w:themeColor="text1"/>
          <w:szCs w:val="22"/>
        </w:rPr>
        <w:t xml:space="preserve"> equation.</w:t>
      </w:r>
      <w:r w:rsidR="00D154D1" w:rsidRPr="00E52918">
        <w:rPr>
          <w:color w:val="000000" w:themeColor="text1"/>
          <w:szCs w:val="22"/>
        </w:rPr>
        <w:t xml:space="preserve"> </w:t>
      </w:r>
      <w:r w:rsidR="00432445" w:rsidRPr="00E52918">
        <w:rPr>
          <w:color w:val="000000" w:themeColor="text1"/>
          <w:szCs w:val="22"/>
        </w:rPr>
        <w:t>However, a</w:t>
      </w:r>
      <w:r w:rsidR="009652AA" w:rsidRPr="00E52918">
        <w:rPr>
          <w:color w:val="000000" w:themeColor="text1"/>
          <w:szCs w:val="22"/>
        </w:rPr>
        <w:t xml:space="preserve">s </w:t>
      </w:r>
      <w:r w:rsidR="00950FB5" w:rsidRPr="00E52918">
        <w:rPr>
          <w:color w:val="000000" w:themeColor="text1"/>
          <w:szCs w:val="22"/>
        </w:rPr>
        <w:t>the</w:t>
      </w:r>
      <w:r w:rsidR="009652AA" w:rsidRPr="00E52918">
        <w:rPr>
          <w:color w:val="000000" w:themeColor="text1"/>
          <w:szCs w:val="22"/>
        </w:rPr>
        <w:t xml:space="preserve"> K</w:t>
      </w:r>
      <w:r w:rsidR="009652AA" w:rsidRPr="00E52918">
        <w:rPr>
          <w:color w:val="000000" w:themeColor="text1"/>
          <w:szCs w:val="22"/>
          <w:vertAlign w:val="subscript"/>
        </w:rPr>
        <w:t>m</w:t>
      </w:r>
      <w:r w:rsidR="009652AA" w:rsidRPr="00E52918">
        <w:rPr>
          <w:color w:val="000000" w:themeColor="text1"/>
          <w:szCs w:val="22"/>
        </w:rPr>
        <w:t xml:space="preserve"> </w:t>
      </w:r>
      <w:r w:rsidR="007914AB" w:rsidRPr="00E52918">
        <w:rPr>
          <w:color w:val="000000" w:themeColor="text1"/>
          <w:szCs w:val="22"/>
        </w:rPr>
        <w:t xml:space="preserve">for the GAP-mediated hydrolysis </w:t>
      </w:r>
      <w:r w:rsidR="009652AA" w:rsidRPr="00E52918">
        <w:rPr>
          <w:color w:val="000000" w:themeColor="text1"/>
          <w:szCs w:val="22"/>
        </w:rPr>
        <w:t xml:space="preserve">for </w:t>
      </w:r>
      <w:r w:rsidR="00BB29F0" w:rsidRPr="00E52918">
        <w:rPr>
          <w:color w:val="000000" w:themeColor="text1"/>
          <w:szCs w:val="22"/>
        </w:rPr>
        <w:t xml:space="preserve">many of the </w:t>
      </w:r>
      <w:r w:rsidR="007914AB" w:rsidRPr="00E52918">
        <w:rPr>
          <w:color w:val="000000" w:themeColor="text1"/>
          <w:szCs w:val="22"/>
        </w:rPr>
        <w:t xml:space="preserve">Gsp1 </w:t>
      </w:r>
      <w:r w:rsidR="00BB29F0" w:rsidRPr="00E52918">
        <w:rPr>
          <w:color w:val="000000" w:themeColor="text1"/>
          <w:szCs w:val="22"/>
        </w:rPr>
        <w:t xml:space="preserve">variants </w:t>
      </w:r>
      <w:r w:rsidR="009652AA" w:rsidRPr="00E52918">
        <w:rPr>
          <w:color w:val="000000" w:themeColor="text1"/>
          <w:szCs w:val="22"/>
        </w:rPr>
        <w:t xml:space="preserve">is </w:t>
      </w:r>
      <w:r w:rsidR="00BB29F0" w:rsidRPr="00E52918">
        <w:rPr>
          <w:color w:val="000000" w:themeColor="text1"/>
          <w:szCs w:val="22"/>
        </w:rPr>
        <w:t>0.1-</w:t>
      </w:r>
      <w:r w:rsidR="009652AA" w:rsidRPr="00E52918">
        <w:rPr>
          <w:color w:val="000000" w:themeColor="text1"/>
          <w:szCs w:val="22"/>
        </w:rPr>
        <w:t xml:space="preserve">0.4 </w:t>
      </w:r>
      <w:r w:rsidR="009652AA" w:rsidRPr="00E52918">
        <w:rPr>
          <w:color w:val="000000" w:themeColor="text1"/>
          <w:szCs w:val="22"/>
          <w:lang w:val="el-GR"/>
        </w:rPr>
        <w:t>μ</w:t>
      </w:r>
      <w:r w:rsidR="009652AA" w:rsidRPr="00E52918">
        <w:rPr>
          <w:color w:val="000000" w:themeColor="text1"/>
          <w:szCs w:val="22"/>
        </w:rPr>
        <w:t xml:space="preserve">M, </w:t>
      </w:r>
      <w:r w:rsidR="007914AB" w:rsidRPr="00E52918">
        <w:rPr>
          <w:color w:val="000000" w:themeColor="text1"/>
          <w:szCs w:val="22"/>
        </w:rPr>
        <w:t xml:space="preserve">to obtain the </w:t>
      </w:r>
      <w:proofErr w:type="spellStart"/>
      <w:r w:rsidR="007914AB" w:rsidRPr="00E52918">
        <w:rPr>
          <w:color w:val="000000" w:themeColor="text1"/>
          <w:szCs w:val="22"/>
        </w:rPr>
        <w:t>k</w:t>
      </w:r>
      <w:r w:rsidR="007914AB" w:rsidRPr="00E52918">
        <w:rPr>
          <w:color w:val="000000" w:themeColor="text1"/>
          <w:szCs w:val="22"/>
          <w:vertAlign w:val="subscript"/>
        </w:rPr>
        <w:t>cat</w:t>
      </w:r>
      <w:proofErr w:type="spellEnd"/>
      <w:r w:rsidR="007914AB" w:rsidRPr="00E52918">
        <w:rPr>
          <w:color w:val="000000" w:themeColor="text1"/>
          <w:szCs w:val="22"/>
        </w:rPr>
        <w:t xml:space="preserve"> and the K</w:t>
      </w:r>
      <w:r w:rsidR="007914AB" w:rsidRPr="00E52918">
        <w:rPr>
          <w:color w:val="000000" w:themeColor="text1"/>
          <w:szCs w:val="22"/>
          <w:vertAlign w:val="subscript"/>
        </w:rPr>
        <w:t>m</w:t>
      </w:r>
      <w:r w:rsidR="007914AB" w:rsidRPr="00E52918">
        <w:rPr>
          <w:color w:val="000000" w:themeColor="text1"/>
          <w:szCs w:val="22"/>
        </w:rPr>
        <w:t xml:space="preserve"> from the fitting the data for a range of [Gsp1</w:t>
      </w:r>
      <w:r w:rsidR="00600FBD" w:rsidRPr="00E52918">
        <w:rPr>
          <w:color w:val="000000" w:themeColor="text1"/>
          <w:szCs w:val="22"/>
        </w:rPr>
        <w:t>:GTP</w:t>
      </w:r>
      <w:r w:rsidR="007914AB" w:rsidRPr="00E52918">
        <w:rPr>
          <w:color w:val="000000" w:themeColor="text1"/>
          <w:szCs w:val="22"/>
        </w:rPr>
        <w:t xml:space="preserve">] </w:t>
      </w:r>
      <w:r w:rsidR="00C02301" w:rsidRPr="00E52918">
        <w:rPr>
          <w:color w:val="000000" w:themeColor="text1"/>
          <w:szCs w:val="22"/>
        </w:rPr>
        <w:t>would</w:t>
      </w:r>
      <w:r w:rsidR="009652AA" w:rsidRPr="00E52918">
        <w:rPr>
          <w:color w:val="000000" w:themeColor="text1"/>
          <w:szCs w:val="22"/>
        </w:rPr>
        <w:t xml:space="preserve"> </w:t>
      </w:r>
      <w:r w:rsidR="00C37022" w:rsidRPr="00E52918">
        <w:rPr>
          <w:color w:val="000000" w:themeColor="text1"/>
          <w:szCs w:val="22"/>
        </w:rPr>
        <w:t xml:space="preserve">require </w:t>
      </w:r>
      <w:r w:rsidR="009652AA" w:rsidRPr="00E52918">
        <w:rPr>
          <w:color w:val="000000" w:themeColor="text1"/>
          <w:szCs w:val="22"/>
        </w:rPr>
        <w:t>measur</w:t>
      </w:r>
      <w:r w:rsidR="00C37022" w:rsidRPr="00E52918">
        <w:rPr>
          <w:color w:val="000000" w:themeColor="text1"/>
          <w:szCs w:val="22"/>
        </w:rPr>
        <w:t xml:space="preserve">ing </w:t>
      </w:r>
      <w:r w:rsidR="009652AA" w:rsidRPr="00E52918">
        <w:rPr>
          <w:color w:val="000000" w:themeColor="text1"/>
          <w:szCs w:val="22"/>
        </w:rPr>
        <w:t xml:space="preserve">GTP hydrolysis </w:t>
      </w:r>
      <w:r w:rsidR="00C02301" w:rsidRPr="00E52918">
        <w:rPr>
          <w:color w:val="000000" w:themeColor="text1"/>
          <w:szCs w:val="22"/>
        </w:rPr>
        <w:t>at</w:t>
      </w:r>
      <w:r w:rsidR="009652AA" w:rsidRPr="00E52918">
        <w:rPr>
          <w:color w:val="000000" w:themeColor="text1"/>
          <w:szCs w:val="22"/>
        </w:rPr>
        <w:t xml:space="preserve"> </w:t>
      </w:r>
      <w:r w:rsidR="00C37022" w:rsidRPr="00E52918">
        <w:rPr>
          <w:color w:val="000000" w:themeColor="text1"/>
          <w:szCs w:val="22"/>
        </w:rPr>
        <w:t xml:space="preserve">a Gsp1:GTP </w:t>
      </w:r>
      <w:r w:rsidR="009652AA" w:rsidRPr="00E52918">
        <w:rPr>
          <w:color w:val="000000" w:themeColor="text1"/>
          <w:szCs w:val="22"/>
        </w:rPr>
        <w:t xml:space="preserve">concentration </w:t>
      </w:r>
      <w:r w:rsidR="00C02301" w:rsidRPr="00E52918">
        <w:rPr>
          <w:color w:val="000000" w:themeColor="text1"/>
          <w:szCs w:val="22"/>
        </w:rPr>
        <w:t>of</w:t>
      </w:r>
      <w:r w:rsidR="009652AA" w:rsidRPr="00E52918">
        <w:rPr>
          <w:color w:val="000000" w:themeColor="text1"/>
          <w:szCs w:val="22"/>
        </w:rPr>
        <w:t xml:space="preserve"> </w:t>
      </w:r>
      <w:r w:rsidR="00AE4904" w:rsidRPr="00E52918">
        <w:rPr>
          <w:color w:val="000000" w:themeColor="text1"/>
          <w:szCs w:val="22"/>
        </w:rPr>
        <w:t>&lt;</w:t>
      </w:r>
      <w:r w:rsidR="00BB29F0" w:rsidRPr="00E52918">
        <w:rPr>
          <w:color w:val="000000" w:themeColor="text1"/>
          <w:szCs w:val="22"/>
        </w:rPr>
        <w:t>5</w:t>
      </w:r>
      <w:r w:rsidR="00AE4904" w:rsidRPr="00E52918">
        <w:rPr>
          <w:color w:val="000000" w:themeColor="text1"/>
          <w:szCs w:val="22"/>
        </w:rPr>
        <w:t>0</w:t>
      </w:r>
      <w:r w:rsidR="009652AA" w:rsidRPr="00E52918">
        <w:rPr>
          <w:color w:val="000000" w:themeColor="text1"/>
          <w:szCs w:val="22"/>
        </w:rPr>
        <w:t xml:space="preserve"> nM</w:t>
      </w:r>
      <w:r w:rsidR="009652AA" w:rsidRPr="00E52918">
        <w:rPr>
          <w:color w:val="000000" w:themeColor="text1"/>
          <w:szCs w:val="22"/>
          <w:lang w:val="en-GB"/>
        </w:rPr>
        <w:t xml:space="preserve">, </w:t>
      </w:r>
      <w:r w:rsidR="009652AA" w:rsidRPr="00E52918">
        <w:rPr>
          <w:color w:val="000000" w:themeColor="text1"/>
          <w:szCs w:val="22"/>
        </w:rPr>
        <w:t xml:space="preserve">which </w:t>
      </w:r>
      <w:r w:rsidR="00C02301" w:rsidRPr="00E52918">
        <w:rPr>
          <w:color w:val="000000" w:themeColor="text1"/>
          <w:szCs w:val="22"/>
        </w:rPr>
        <w:t>is</w:t>
      </w:r>
      <w:r w:rsidR="009652AA" w:rsidRPr="00E52918">
        <w:rPr>
          <w:color w:val="000000" w:themeColor="text1"/>
          <w:szCs w:val="22"/>
        </w:rPr>
        <w:t xml:space="preserve"> too low for </w:t>
      </w:r>
      <w:r w:rsidR="00950FB5" w:rsidRPr="00E52918">
        <w:rPr>
          <w:color w:val="000000" w:themeColor="text1"/>
          <w:szCs w:val="22"/>
        </w:rPr>
        <w:t>reliable measurement</w:t>
      </w:r>
      <w:r w:rsidR="009652AA" w:rsidRPr="00E52918">
        <w:rPr>
          <w:color w:val="000000" w:themeColor="text1"/>
          <w:szCs w:val="22"/>
        </w:rPr>
        <w:t xml:space="preserve"> of </w:t>
      </w:r>
      <w:r w:rsidR="00AE4904" w:rsidRPr="00E52918">
        <w:rPr>
          <w:color w:val="000000" w:themeColor="text1"/>
          <w:szCs w:val="22"/>
        </w:rPr>
        <w:t xml:space="preserve">fluorescence </w:t>
      </w:r>
      <w:r w:rsidR="009652AA" w:rsidRPr="00E52918">
        <w:rPr>
          <w:color w:val="000000" w:themeColor="text1"/>
          <w:szCs w:val="22"/>
        </w:rPr>
        <w:t>signal</w:t>
      </w:r>
      <w:r w:rsidR="00C02301" w:rsidRPr="00E52918">
        <w:rPr>
          <w:color w:val="000000" w:themeColor="text1"/>
          <w:szCs w:val="22"/>
        </w:rPr>
        <w:t xml:space="preserve"> increase</w:t>
      </w:r>
      <w:r w:rsidR="009652AA" w:rsidRPr="00E52918">
        <w:rPr>
          <w:color w:val="000000" w:themeColor="text1"/>
          <w:szCs w:val="22"/>
        </w:rPr>
        <w:t xml:space="preserve"> by the phosphate sensor</w:t>
      </w:r>
      <w:r w:rsidR="00C37022" w:rsidRPr="00E52918">
        <w:rPr>
          <w:color w:val="000000" w:themeColor="text1"/>
          <w:szCs w:val="22"/>
        </w:rPr>
        <w:t>.</w:t>
      </w:r>
      <w:r w:rsidR="003D6C70">
        <w:rPr>
          <w:color w:val="000000" w:themeColor="text1"/>
          <w:szCs w:val="22"/>
        </w:rPr>
        <w:t xml:space="preserve"> </w:t>
      </w:r>
    </w:p>
    <w:p w14:paraId="50215210" w14:textId="7B3D6C57" w:rsidR="006934BD" w:rsidRPr="00E52918" w:rsidRDefault="00F92D7B" w:rsidP="00437E2B">
      <w:pPr>
        <w:rPr>
          <w:b/>
          <w:bCs/>
          <w:color w:val="000000" w:themeColor="text1"/>
          <w:szCs w:val="22"/>
        </w:rPr>
      </w:pPr>
      <w:r w:rsidRPr="00E52918">
        <w:rPr>
          <w:b/>
          <w:bCs/>
          <w:color w:val="000000" w:themeColor="text1"/>
          <w:szCs w:val="22"/>
        </w:rPr>
        <w:lastRenderedPageBreak/>
        <w:t xml:space="preserve">2. </w:t>
      </w:r>
      <w:r w:rsidR="006934BD" w:rsidRPr="00E52918">
        <w:rPr>
          <w:b/>
          <w:bCs/>
          <w:color w:val="000000" w:themeColor="text1"/>
          <w:szCs w:val="22"/>
        </w:rPr>
        <w:t xml:space="preserve">Estimating the </w:t>
      </w:r>
      <w:proofErr w:type="spellStart"/>
      <w:r w:rsidR="006934BD" w:rsidRPr="00E52918">
        <w:rPr>
          <w:b/>
          <w:bCs/>
          <w:color w:val="000000" w:themeColor="text1"/>
          <w:szCs w:val="22"/>
        </w:rPr>
        <w:t>k</w:t>
      </w:r>
      <w:r w:rsidR="006934BD" w:rsidRPr="00E52918">
        <w:rPr>
          <w:b/>
          <w:bCs/>
          <w:color w:val="000000" w:themeColor="text1"/>
          <w:szCs w:val="22"/>
          <w:vertAlign w:val="subscript"/>
        </w:rPr>
        <w:t>cat</w:t>
      </w:r>
      <w:proofErr w:type="spellEnd"/>
      <w:r w:rsidR="006934BD" w:rsidRPr="00E52918">
        <w:rPr>
          <w:b/>
          <w:bCs/>
          <w:color w:val="000000" w:themeColor="text1"/>
          <w:szCs w:val="22"/>
        </w:rPr>
        <w:t xml:space="preserve"> and K</w:t>
      </w:r>
      <w:r w:rsidR="006934BD" w:rsidRPr="00E52918">
        <w:rPr>
          <w:b/>
          <w:bCs/>
          <w:color w:val="000000" w:themeColor="text1"/>
          <w:szCs w:val="22"/>
          <w:vertAlign w:val="subscript"/>
        </w:rPr>
        <w:t>m</w:t>
      </w:r>
      <w:r w:rsidR="006934BD" w:rsidRPr="00E52918">
        <w:rPr>
          <w:b/>
          <w:bCs/>
          <w:color w:val="000000" w:themeColor="text1"/>
          <w:szCs w:val="22"/>
        </w:rPr>
        <w:t xml:space="preserve"> parameters</w:t>
      </w:r>
      <w:r w:rsidR="00C37022" w:rsidRPr="00E52918">
        <w:rPr>
          <w:b/>
          <w:bCs/>
          <w:color w:val="000000" w:themeColor="text1"/>
          <w:szCs w:val="22"/>
        </w:rPr>
        <w:t xml:space="preserve"> of GAP-mediated hydrolysis</w:t>
      </w:r>
      <w:r w:rsidR="006934BD" w:rsidRPr="00E52918">
        <w:rPr>
          <w:b/>
          <w:bCs/>
          <w:color w:val="000000" w:themeColor="text1"/>
          <w:szCs w:val="22"/>
        </w:rPr>
        <w:t xml:space="preserve"> using an accurate solution to the integrated Michaelis-Menten equation. </w:t>
      </w:r>
    </w:p>
    <w:p w14:paraId="295602FC" w14:textId="0077A56C" w:rsidR="00D21229" w:rsidRPr="00E52918" w:rsidRDefault="00CA50EC" w:rsidP="00437E2B">
      <w:pPr>
        <w:rPr>
          <w:color w:val="000000" w:themeColor="text1"/>
          <w:szCs w:val="22"/>
        </w:rPr>
      </w:pPr>
      <w:ins w:id="89" w:author="David Lambright" w:date="2020-07-29T16:45:00Z">
        <w:r>
          <w:rPr>
            <w:color w:val="000000" w:themeColor="text1"/>
            <w:szCs w:val="22"/>
          </w:rPr>
          <w:t xml:space="preserve">Others </w:t>
        </w:r>
      </w:ins>
      <w:ins w:id="90" w:author="David Lambright" w:date="2020-07-29T16:47:00Z">
        <w:r w:rsidRPr="00E52918">
          <w:rPr>
            <w:color w:val="000000" w:themeColor="text1"/>
            <w:szCs w:val="22"/>
          </w:rPr>
          <w:t>(e.g.</w:t>
        </w:r>
      </w:ins>
      <w:ins w:id="91" w:author="David Lambright" w:date="2020-07-29T18:06:00Z">
        <w:r w:rsidR="00B162DE">
          <w:rPr>
            <w:color w:val="000000" w:themeColor="text1"/>
            <w:szCs w:val="22"/>
          </w:rPr>
          <w:t xml:space="preserve"> </w:t>
        </w:r>
      </w:ins>
      <w:proofErr w:type="spellStart"/>
      <w:ins w:id="92" w:author="David Lambright" w:date="2020-07-29T16:47:00Z">
        <w:r w:rsidRPr="00E52918">
          <w:rPr>
            <w:color w:val="000000" w:themeColor="text1"/>
            <w:szCs w:val="22"/>
          </w:rPr>
          <w:t>Goudar</w:t>
        </w:r>
        <w:proofErr w:type="spellEnd"/>
        <w:r w:rsidRPr="00E52918">
          <w:rPr>
            <w:color w:val="000000" w:themeColor="text1"/>
            <w:szCs w:val="22"/>
          </w:rPr>
          <w:t xml:space="preserve"> et al, 1999)</w:t>
        </w:r>
      </w:ins>
      <w:ins w:id="93" w:author="David Lambright" w:date="2020-07-29T16:49:00Z">
        <w:r>
          <w:rPr>
            <w:color w:val="000000" w:themeColor="text1"/>
            <w:szCs w:val="22"/>
          </w:rPr>
          <w:t xml:space="preserve"> </w:t>
        </w:r>
      </w:ins>
      <w:ins w:id="94" w:author="David Lambright" w:date="2020-07-29T16:45:00Z">
        <w:r>
          <w:rPr>
            <w:color w:val="000000" w:themeColor="text1"/>
            <w:szCs w:val="22"/>
          </w:rPr>
          <w:t xml:space="preserve">have shown that </w:t>
        </w:r>
      </w:ins>
      <w:del w:id="95" w:author="David Lambright" w:date="2020-07-29T16:45:00Z">
        <w:r w:rsidR="00D21229" w:rsidRPr="00E52918" w:rsidDel="00CA50EC">
          <w:rPr>
            <w:color w:val="000000" w:themeColor="text1"/>
            <w:szCs w:val="22"/>
          </w:rPr>
          <w:delText>E</w:delText>
        </w:r>
      </w:del>
      <w:del w:id="96" w:author="David Lambright" w:date="2020-07-29T16:46:00Z">
        <w:r w:rsidR="00D21229" w:rsidRPr="00E52918" w:rsidDel="00CA50EC">
          <w:rPr>
            <w:color w:val="000000" w:themeColor="text1"/>
            <w:szCs w:val="22"/>
          </w:rPr>
          <w:delText>stimation</w:delText>
        </w:r>
        <w:r w:rsidR="00CA4A6B" w:rsidRPr="00E52918" w:rsidDel="00CA50EC">
          <w:rPr>
            <w:color w:val="000000" w:themeColor="text1"/>
            <w:szCs w:val="22"/>
          </w:rPr>
          <w:delText xml:space="preserve"> of </w:delText>
        </w:r>
      </w:del>
      <w:del w:id="97" w:author="David Lambright" w:date="2020-07-29T16:33:00Z">
        <w:r w:rsidR="00CA4A6B" w:rsidRPr="00E52918" w:rsidDel="005A37BF">
          <w:rPr>
            <w:color w:val="000000" w:themeColor="text1"/>
            <w:szCs w:val="22"/>
          </w:rPr>
          <w:delText>the kinetic</w:delText>
        </w:r>
      </w:del>
      <w:del w:id="98" w:author="David Lambright" w:date="2020-07-29T15:49:00Z">
        <w:r w:rsidR="00CA4A6B" w:rsidRPr="00E52918" w:rsidDel="00152517">
          <w:rPr>
            <w:color w:val="000000" w:themeColor="text1"/>
            <w:szCs w:val="22"/>
          </w:rPr>
          <w:delText>s</w:delText>
        </w:r>
      </w:del>
      <w:del w:id="99" w:author="David Lambright" w:date="2020-07-29T16:33:00Z">
        <w:r w:rsidR="00CA4A6B" w:rsidRPr="00E52918" w:rsidDel="005A37BF">
          <w:rPr>
            <w:color w:val="000000" w:themeColor="text1"/>
            <w:szCs w:val="22"/>
          </w:rPr>
          <w:delText xml:space="preserve"> parameters</w:delText>
        </w:r>
      </w:del>
      <w:ins w:id="100" w:author="David Lambright" w:date="2020-07-29T16:32:00Z">
        <w:r w:rsidR="005A37BF">
          <w:rPr>
            <w:color w:val="000000" w:themeColor="text1"/>
            <w:szCs w:val="22"/>
          </w:rPr>
          <w:t>both</w:t>
        </w:r>
        <w:r w:rsidR="005A37BF" w:rsidRPr="005A37BF">
          <w:rPr>
            <w:color w:val="000000" w:themeColor="text1"/>
            <w:szCs w:val="22"/>
          </w:rPr>
          <w:t xml:space="preserve"> </w:t>
        </w:r>
      </w:ins>
      <w:proofErr w:type="spellStart"/>
      <w:ins w:id="101" w:author="David Lambright" w:date="2020-07-29T16:33:00Z">
        <w:r w:rsidR="005A37BF" w:rsidRPr="005A37BF">
          <w:rPr>
            <w:bCs/>
            <w:color w:val="000000" w:themeColor="text1"/>
            <w:szCs w:val="22"/>
            <w:rPrChange w:id="102" w:author="David Lambright" w:date="2020-07-29T16:33:00Z">
              <w:rPr>
                <w:b/>
                <w:bCs/>
                <w:color w:val="000000" w:themeColor="text1"/>
                <w:szCs w:val="22"/>
              </w:rPr>
            </w:rPrChange>
          </w:rPr>
          <w:t>k</w:t>
        </w:r>
        <w:r w:rsidR="005A37BF" w:rsidRPr="005A37BF">
          <w:rPr>
            <w:bCs/>
            <w:color w:val="000000" w:themeColor="text1"/>
            <w:szCs w:val="22"/>
            <w:vertAlign w:val="subscript"/>
            <w:rPrChange w:id="103" w:author="David Lambright" w:date="2020-07-29T16:33:00Z">
              <w:rPr>
                <w:b/>
                <w:bCs/>
                <w:color w:val="000000" w:themeColor="text1"/>
                <w:szCs w:val="22"/>
                <w:vertAlign w:val="subscript"/>
              </w:rPr>
            </w:rPrChange>
          </w:rPr>
          <w:t>cat</w:t>
        </w:r>
        <w:proofErr w:type="spellEnd"/>
        <w:r w:rsidR="005A37BF" w:rsidRPr="005A37BF">
          <w:rPr>
            <w:bCs/>
            <w:color w:val="000000" w:themeColor="text1"/>
            <w:szCs w:val="22"/>
            <w:rPrChange w:id="104" w:author="David Lambright" w:date="2020-07-29T16:33:00Z">
              <w:rPr>
                <w:b/>
                <w:bCs/>
                <w:color w:val="000000" w:themeColor="text1"/>
                <w:szCs w:val="22"/>
              </w:rPr>
            </w:rPrChange>
          </w:rPr>
          <w:t xml:space="preserve"> and K</w:t>
        </w:r>
        <w:r w:rsidR="005A37BF" w:rsidRPr="005A37BF">
          <w:rPr>
            <w:bCs/>
            <w:color w:val="000000" w:themeColor="text1"/>
            <w:szCs w:val="22"/>
            <w:vertAlign w:val="subscript"/>
            <w:rPrChange w:id="105" w:author="David Lambright" w:date="2020-07-29T16:33:00Z">
              <w:rPr>
                <w:b/>
                <w:bCs/>
                <w:color w:val="000000" w:themeColor="text1"/>
                <w:szCs w:val="22"/>
                <w:vertAlign w:val="subscript"/>
              </w:rPr>
            </w:rPrChange>
          </w:rPr>
          <w:t>m</w:t>
        </w:r>
        <w:r w:rsidR="005A37BF" w:rsidRPr="005A37BF">
          <w:rPr>
            <w:color w:val="000000" w:themeColor="text1"/>
            <w:szCs w:val="22"/>
          </w:rPr>
          <w:t xml:space="preserve"> </w:t>
        </w:r>
      </w:ins>
      <w:ins w:id="106" w:author="David Lambright" w:date="2020-07-29T16:46:00Z">
        <w:r>
          <w:rPr>
            <w:color w:val="000000" w:themeColor="text1"/>
            <w:szCs w:val="22"/>
          </w:rPr>
          <w:t>can be</w:t>
        </w:r>
      </w:ins>
      <w:ins w:id="107" w:author="David Lambright" w:date="2020-07-29T17:09:00Z">
        <w:r w:rsidR="005373AC">
          <w:rPr>
            <w:color w:val="000000" w:themeColor="text1"/>
            <w:szCs w:val="22"/>
          </w:rPr>
          <w:t xml:space="preserve"> </w:t>
        </w:r>
      </w:ins>
      <w:ins w:id="108" w:author="David Lambright" w:date="2020-07-29T16:46:00Z">
        <w:r>
          <w:rPr>
            <w:color w:val="000000" w:themeColor="text1"/>
            <w:szCs w:val="22"/>
          </w:rPr>
          <w:t xml:space="preserve">estimated </w:t>
        </w:r>
      </w:ins>
      <w:ins w:id="109" w:author="David Lambright" w:date="2020-07-29T17:09:00Z">
        <w:r w:rsidR="005373AC">
          <w:rPr>
            <w:color w:val="000000" w:themeColor="text1"/>
            <w:szCs w:val="22"/>
          </w:rPr>
          <w:t>with reasonable accuracy/pre</w:t>
        </w:r>
      </w:ins>
      <w:ins w:id="110" w:author="David Lambright" w:date="2020-07-29T17:10:00Z">
        <w:r w:rsidR="005373AC">
          <w:rPr>
            <w:color w:val="000000" w:themeColor="text1"/>
            <w:szCs w:val="22"/>
          </w:rPr>
          <w:t>cision</w:t>
        </w:r>
      </w:ins>
      <w:ins w:id="111" w:author="David Lambright" w:date="2020-07-29T17:09:00Z">
        <w:r w:rsidR="005373AC">
          <w:rPr>
            <w:color w:val="000000" w:themeColor="text1"/>
            <w:szCs w:val="22"/>
          </w:rPr>
          <w:t xml:space="preserve"> </w:t>
        </w:r>
      </w:ins>
      <w:ins w:id="112" w:author="David Lambright" w:date="2020-07-29T16:35:00Z">
        <w:r w:rsidR="008E1D12">
          <w:rPr>
            <w:color w:val="000000" w:themeColor="text1"/>
            <w:szCs w:val="22"/>
          </w:rPr>
          <w:t>from</w:t>
        </w:r>
      </w:ins>
      <w:ins w:id="113" w:author="David Lambright" w:date="2020-07-29T16:46:00Z">
        <w:r>
          <w:rPr>
            <w:color w:val="000000" w:themeColor="text1"/>
            <w:szCs w:val="22"/>
          </w:rPr>
          <w:t xml:space="preserve"> </w:t>
        </w:r>
      </w:ins>
      <w:del w:id="114" w:author="David Lambright" w:date="2020-07-29T16:19:00Z">
        <w:r w:rsidR="00CA4A6B" w:rsidRPr="00E52918" w:rsidDel="00D4612C">
          <w:rPr>
            <w:color w:val="000000" w:themeColor="text1"/>
            <w:szCs w:val="22"/>
          </w:rPr>
          <w:delText xml:space="preserve"> </w:delText>
        </w:r>
      </w:del>
      <w:ins w:id="115" w:author="David Lambright" w:date="2020-07-29T16:19:00Z">
        <w:r w:rsidR="00D4612C">
          <w:rPr>
            <w:color w:val="000000" w:themeColor="text1"/>
            <w:szCs w:val="22"/>
          </w:rPr>
          <w:t xml:space="preserve">a single </w:t>
        </w:r>
      </w:ins>
      <w:ins w:id="116" w:author="David Lambright" w:date="2020-07-29T16:16:00Z">
        <w:r w:rsidR="00D4612C" w:rsidRPr="008E1D12">
          <w:rPr>
            <w:b/>
            <w:i/>
            <w:color w:val="000000" w:themeColor="text1"/>
            <w:szCs w:val="22"/>
            <w:rPrChange w:id="117" w:author="David Lambright" w:date="2020-07-29T16:40:00Z">
              <w:rPr>
                <w:color w:val="000000" w:themeColor="text1"/>
                <w:szCs w:val="22"/>
              </w:rPr>
            </w:rPrChange>
          </w:rPr>
          <w:t>initial</w:t>
        </w:r>
        <w:r w:rsidR="00D4612C">
          <w:rPr>
            <w:color w:val="000000" w:themeColor="text1"/>
            <w:szCs w:val="22"/>
          </w:rPr>
          <w:t xml:space="preserve"> [S] &gt;&gt; Km</w:t>
        </w:r>
      </w:ins>
      <w:ins w:id="118" w:author="David Lambright" w:date="2020-07-29T16:18:00Z">
        <w:r w:rsidR="00D4612C">
          <w:rPr>
            <w:color w:val="000000" w:themeColor="text1"/>
            <w:szCs w:val="22"/>
          </w:rPr>
          <w:t xml:space="preserve"> </w:t>
        </w:r>
      </w:ins>
      <w:ins w:id="119" w:author="David Lambright" w:date="2020-07-29T16:09:00Z">
        <w:r w:rsidR="008E7ED1">
          <w:rPr>
            <w:color w:val="000000" w:themeColor="text1"/>
            <w:szCs w:val="22"/>
          </w:rPr>
          <w:t xml:space="preserve">by </w:t>
        </w:r>
      </w:ins>
      <w:ins w:id="120" w:author="David Lambright" w:date="2020-07-29T16:24:00Z">
        <w:r w:rsidR="005A37BF">
          <w:rPr>
            <w:color w:val="000000" w:themeColor="text1"/>
            <w:szCs w:val="22"/>
          </w:rPr>
          <w:t xml:space="preserve">directly </w:t>
        </w:r>
      </w:ins>
      <w:ins w:id="121" w:author="David Lambright" w:date="2020-07-29T16:53:00Z">
        <w:r>
          <w:rPr>
            <w:color w:val="000000" w:themeColor="text1"/>
            <w:szCs w:val="22"/>
          </w:rPr>
          <w:t>analyzing</w:t>
        </w:r>
      </w:ins>
      <w:ins w:id="122" w:author="David Lambright" w:date="2020-07-29T16:23:00Z">
        <w:r w:rsidR="00D4612C">
          <w:rPr>
            <w:color w:val="000000" w:themeColor="text1"/>
            <w:szCs w:val="22"/>
          </w:rPr>
          <w:t xml:space="preserve"> </w:t>
        </w:r>
      </w:ins>
      <w:ins w:id="123" w:author="David Lambright" w:date="2020-07-29T16:43:00Z">
        <w:r w:rsidR="008E1D12">
          <w:rPr>
            <w:color w:val="000000" w:themeColor="text1"/>
            <w:szCs w:val="22"/>
          </w:rPr>
          <w:t xml:space="preserve">the </w:t>
        </w:r>
        <w:r w:rsidR="008E1D12" w:rsidRPr="00792109">
          <w:rPr>
            <w:b/>
            <w:i/>
            <w:color w:val="000000" w:themeColor="text1"/>
            <w:szCs w:val="22"/>
          </w:rPr>
          <w:t>full</w:t>
        </w:r>
        <w:r w:rsidR="008E1D12">
          <w:rPr>
            <w:color w:val="000000" w:themeColor="text1"/>
            <w:szCs w:val="22"/>
          </w:rPr>
          <w:t xml:space="preserve"> reaction progress curve</w:t>
        </w:r>
        <w:r w:rsidR="008E1D12">
          <w:rPr>
            <w:color w:val="000000" w:themeColor="text1"/>
            <w:szCs w:val="22"/>
          </w:rPr>
          <w:t xml:space="preserve"> </w:t>
        </w:r>
      </w:ins>
      <w:ins w:id="124" w:author="David Lambright" w:date="2020-07-29T16:09:00Z">
        <w:r w:rsidR="008E7ED1">
          <w:rPr>
            <w:color w:val="000000" w:themeColor="text1"/>
            <w:szCs w:val="22"/>
          </w:rPr>
          <w:t>with</w:t>
        </w:r>
      </w:ins>
      <w:del w:id="125" w:author="David Lambright" w:date="2020-07-29T15:45:00Z">
        <w:r w:rsidR="00CA4A6B" w:rsidRPr="00E52918" w:rsidDel="00152517">
          <w:rPr>
            <w:color w:val="000000" w:themeColor="text1"/>
            <w:szCs w:val="22"/>
          </w:rPr>
          <w:delText>by</w:delText>
        </w:r>
      </w:del>
      <w:r w:rsidR="00CA4A6B" w:rsidRPr="00E52918">
        <w:rPr>
          <w:color w:val="000000" w:themeColor="text1"/>
          <w:szCs w:val="22"/>
        </w:rPr>
        <w:t xml:space="preserve"> </w:t>
      </w:r>
      <w:del w:id="126" w:author="David Lambright" w:date="2020-07-29T15:46:00Z">
        <w:r w:rsidR="00CA4A6B" w:rsidRPr="00E52918" w:rsidDel="00152517">
          <w:rPr>
            <w:color w:val="000000" w:themeColor="text1"/>
            <w:szCs w:val="22"/>
          </w:rPr>
          <w:delText xml:space="preserve">the </w:delText>
        </w:r>
      </w:del>
      <w:del w:id="127" w:author="David Lambright" w:date="2020-07-29T15:43:00Z">
        <w:r w:rsidR="00D84B1C" w:rsidRPr="00E52918" w:rsidDel="00244CE5">
          <w:rPr>
            <w:color w:val="000000" w:themeColor="text1"/>
            <w:szCs w:val="22"/>
          </w:rPr>
          <w:delText xml:space="preserve">accurate </w:delText>
        </w:r>
      </w:del>
      <w:ins w:id="128" w:author="David Lambright" w:date="2020-07-29T16:47:00Z">
        <w:r>
          <w:rPr>
            <w:color w:val="000000" w:themeColor="text1"/>
            <w:szCs w:val="22"/>
          </w:rPr>
          <w:t>an</w:t>
        </w:r>
      </w:ins>
      <w:ins w:id="129" w:author="David Lambright" w:date="2020-07-29T15:43:00Z">
        <w:r w:rsidR="00244CE5">
          <w:rPr>
            <w:color w:val="000000" w:themeColor="text1"/>
            <w:szCs w:val="22"/>
          </w:rPr>
          <w:t xml:space="preserve"> analytical</w:t>
        </w:r>
        <w:r w:rsidR="00244CE5" w:rsidRPr="00E52918">
          <w:rPr>
            <w:color w:val="000000" w:themeColor="text1"/>
            <w:szCs w:val="22"/>
          </w:rPr>
          <w:t xml:space="preserve"> </w:t>
        </w:r>
      </w:ins>
      <w:r w:rsidR="00D84B1C" w:rsidRPr="00E52918">
        <w:rPr>
          <w:color w:val="000000" w:themeColor="text1"/>
          <w:szCs w:val="22"/>
        </w:rPr>
        <w:t xml:space="preserve">solution of the </w:t>
      </w:r>
      <w:r w:rsidR="00D84B1C" w:rsidRPr="008E1D12">
        <w:rPr>
          <w:b/>
          <w:i/>
          <w:color w:val="000000" w:themeColor="text1"/>
          <w:szCs w:val="22"/>
          <w:rPrChange w:id="130" w:author="David Lambright" w:date="2020-07-29T16:39:00Z">
            <w:rPr>
              <w:color w:val="000000" w:themeColor="text1"/>
              <w:szCs w:val="22"/>
            </w:rPr>
          </w:rPrChange>
        </w:rPr>
        <w:t>integrated</w:t>
      </w:r>
      <w:r w:rsidR="00D84B1C" w:rsidRPr="00E52918">
        <w:rPr>
          <w:color w:val="000000" w:themeColor="text1"/>
          <w:szCs w:val="22"/>
        </w:rPr>
        <w:t xml:space="preserve"> </w:t>
      </w:r>
      <w:proofErr w:type="spellStart"/>
      <w:r w:rsidR="00D84B1C" w:rsidRPr="00E52918">
        <w:rPr>
          <w:color w:val="000000" w:themeColor="text1"/>
          <w:szCs w:val="22"/>
        </w:rPr>
        <w:t>Michaelis</w:t>
      </w:r>
      <w:proofErr w:type="spellEnd"/>
      <w:r w:rsidR="00D84B1C" w:rsidRPr="00E52918">
        <w:rPr>
          <w:color w:val="000000" w:themeColor="text1"/>
          <w:szCs w:val="22"/>
        </w:rPr>
        <w:t xml:space="preserve">-Menten equation </w:t>
      </w:r>
      <w:del w:id="131" w:author="David Lambright" w:date="2020-07-29T15:49:00Z">
        <w:r w:rsidR="00D84B1C" w:rsidRPr="00E52918" w:rsidDel="00152517">
          <w:rPr>
            <w:color w:val="000000" w:themeColor="text1"/>
            <w:szCs w:val="22"/>
          </w:rPr>
          <w:delText xml:space="preserve">by </w:delText>
        </w:r>
      </w:del>
      <w:ins w:id="132" w:author="David Lambright" w:date="2020-07-29T16:26:00Z">
        <w:r w:rsidR="005A37BF">
          <w:rPr>
            <w:color w:val="000000" w:themeColor="text1"/>
            <w:szCs w:val="22"/>
          </w:rPr>
          <w:t>based on</w:t>
        </w:r>
      </w:ins>
      <w:ins w:id="133" w:author="David Lambright" w:date="2020-07-29T16:25:00Z">
        <w:r w:rsidR="005A37BF">
          <w:rPr>
            <w:color w:val="000000" w:themeColor="text1"/>
            <w:szCs w:val="22"/>
          </w:rPr>
          <w:t xml:space="preserve"> </w:t>
        </w:r>
      </w:ins>
      <w:r w:rsidR="00D84B1C" w:rsidRPr="00E52918">
        <w:rPr>
          <w:color w:val="000000" w:themeColor="text1"/>
          <w:szCs w:val="22"/>
        </w:rPr>
        <w:t xml:space="preserve">the Lambert </w:t>
      </w:r>
      <w:r w:rsidR="00CA4A6B" w:rsidRPr="00E52918">
        <w:rPr>
          <w:color w:val="000000" w:themeColor="text1"/>
          <w:szCs w:val="22"/>
          <w:lang w:val="el-GR"/>
        </w:rPr>
        <w:t>ω</w:t>
      </w:r>
      <w:r w:rsidR="00CA4A6B" w:rsidRPr="00E52918">
        <w:rPr>
          <w:color w:val="000000" w:themeColor="text1"/>
          <w:szCs w:val="22"/>
          <w:lang w:val="en-GB"/>
        </w:rPr>
        <w:t xml:space="preserve"> </w:t>
      </w:r>
      <w:r w:rsidR="00D84B1C" w:rsidRPr="00E52918">
        <w:rPr>
          <w:color w:val="000000" w:themeColor="text1"/>
          <w:szCs w:val="22"/>
        </w:rPr>
        <w:t>function</w:t>
      </w:r>
      <w:del w:id="134" w:author="David Lambright" w:date="2020-07-29T16:49:00Z">
        <w:r w:rsidR="00CA4A6B" w:rsidRPr="00E52918" w:rsidDel="00CA50EC">
          <w:rPr>
            <w:color w:val="000000" w:themeColor="text1"/>
            <w:szCs w:val="22"/>
          </w:rPr>
          <w:delText xml:space="preserve"> was shown to be </w:delText>
        </w:r>
      </w:del>
      <w:del w:id="135" w:author="David Lambright" w:date="2020-07-29T16:37:00Z">
        <w:r w:rsidR="00CA4A6B" w:rsidRPr="00E52918" w:rsidDel="008E1D12">
          <w:rPr>
            <w:color w:val="000000" w:themeColor="text1"/>
            <w:szCs w:val="22"/>
          </w:rPr>
          <w:delText>precise</w:delText>
        </w:r>
        <w:r w:rsidR="00D21229" w:rsidRPr="00E52918" w:rsidDel="008E1D12">
          <w:rPr>
            <w:color w:val="000000" w:themeColor="text1"/>
            <w:szCs w:val="22"/>
          </w:rPr>
          <w:delText xml:space="preserve"> </w:delText>
        </w:r>
      </w:del>
      <w:del w:id="136" w:author="David Lambright" w:date="2020-07-29T16:49:00Z">
        <w:r w:rsidR="00D21229" w:rsidRPr="00E52918" w:rsidDel="00CA50EC">
          <w:rPr>
            <w:color w:val="000000" w:themeColor="text1"/>
            <w:szCs w:val="22"/>
          </w:rPr>
          <w:delText>by others</w:delText>
        </w:r>
      </w:del>
      <w:del w:id="137" w:author="David Lambright" w:date="2020-07-29T16:47:00Z">
        <w:r w:rsidR="00CA4A6B" w:rsidRPr="00E52918" w:rsidDel="00CA50EC">
          <w:rPr>
            <w:color w:val="000000" w:themeColor="text1"/>
            <w:szCs w:val="22"/>
          </w:rPr>
          <w:delText xml:space="preserve"> (e.g. by Goudar et al, 1999)</w:delText>
        </w:r>
      </w:del>
      <w:del w:id="138" w:author="David Lambright" w:date="2020-07-29T16:27:00Z">
        <w:r w:rsidR="00CA4A6B" w:rsidRPr="00E52918" w:rsidDel="005A37BF">
          <w:rPr>
            <w:color w:val="000000" w:themeColor="text1"/>
            <w:szCs w:val="22"/>
          </w:rPr>
          <w:delText>, and</w:delText>
        </w:r>
        <w:r w:rsidR="00D21229" w:rsidRPr="00E52918" w:rsidDel="005A37BF">
          <w:rPr>
            <w:color w:val="000000" w:themeColor="text1"/>
            <w:szCs w:val="22"/>
          </w:rPr>
          <w:delText xml:space="preserve"> the reason</w:delText>
        </w:r>
        <w:r w:rsidR="00CA4A6B" w:rsidRPr="00E52918" w:rsidDel="005A37BF">
          <w:rPr>
            <w:color w:val="000000" w:themeColor="text1"/>
            <w:szCs w:val="22"/>
          </w:rPr>
          <w:delText xml:space="preserve"> it was rarely used in the past </w:delText>
        </w:r>
        <w:r w:rsidR="007914AB" w:rsidRPr="00E52918" w:rsidDel="005A37BF">
          <w:rPr>
            <w:color w:val="000000" w:themeColor="text1"/>
            <w:szCs w:val="22"/>
          </w:rPr>
          <w:delText>were</w:delText>
        </w:r>
        <w:r w:rsidR="00CA4A6B" w:rsidRPr="00E52918" w:rsidDel="005A37BF">
          <w:rPr>
            <w:color w:val="000000" w:themeColor="text1"/>
            <w:szCs w:val="22"/>
          </w:rPr>
          <w:delText xml:space="preserve"> computational limitations</w:delText>
        </w:r>
      </w:del>
      <w:r w:rsidR="00CA4A6B" w:rsidRPr="00E52918">
        <w:rPr>
          <w:color w:val="000000" w:themeColor="text1"/>
          <w:szCs w:val="22"/>
        </w:rPr>
        <w:t>.</w:t>
      </w:r>
      <w:ins w:id="139" w:author="David Lambright" w:date="2020-07-29T17:11:00Z">
        <w:r w:rsidR="005373AC">
          <w:rPr>
            <w:color w:val="000000" w:themeColor="text1"/>
            <w:szCs w:val="22"/>
          </w:rPr>
          <w:t xml:space="preserve"> This</w:t>
        </w:r>
      </w:ins>
      <w:ins w:id="140" w:author="David Lambright" w:date="2020-07-29T17:15:00Z">
        <w:r w:rsidR="005373AC">
          <w:rPr>
            <w:color w:val="000000" w:themeColor="text1"/>
            <w:szCs w:val="22"/>
          </w:rPr>
          <w:t xml:space="preserve"> analysis</w:t>
        </w:r>
      </w:ins>
      <w:ins w:id="141" w:author="David Lambright" w:date="2020-07-29T17:11:00Z">
        <w:r w:rsidR="005373AC">
          <w:rPr>
            <w:color w:val="000000" w:themeColor="text1"/>
            <w:szCs w:val="22"/>
          </w:rPr>
          <w:t xml:space="preserve"> is possible because t</w:t>
        </w:r>
        <w:r w:rsidR="005373AC">
          <w:rPr>
            <w:color w:val="000000" w:themeColor="text1"/>
            <w:szCs w:val="22"/>
          </w:rPr>
          <w:t>he full reaction progress curve is characterized by an initial linear phase for [S] &gt;&gt; Km, a final exponential phase for [S], and a transition phase for [S] ~ Km.</w:t>
        </w:r>
      </w:ins>
      <w:ins w:id="142" w:author="David Lambright" w:date="2020-07-29T17:15:00Z">
        <w:r w:rsidR="005373AC">
          <w:rPr>
            <w:color w:val="000000" w:themeColor="text1"/>
            <w:szCs w:val="22"/>
          </w:rPr>
          <w:t xml:space="preserve"> </w:t>
        </w:r>
      </w:ins>
      <w:ins w:id="143" w:author="David Lambright" w:date="2020-07-29T17:20:00Z">
        <w:r w:rsidR="00610612">
          <w:rPr>
            <w:color w:val="000000" w:themeColor="text1"/>
            <w:szCs w:val="22"/>
          </w:rPr>
          <w:t xml:space="preserve">Whereas </w:t>
        </w:r>
        <w:proofErr w:type="spellStart"/>
        <w:r w:rsidR="00610612">
          <w:rPr>
            <w:color w:val="000000" w:themeColor="text1"/>
            <w:szCs w:val="22"/>
          </w:rPr>
          <w:t>kcat</w:t>
        </w:r>
        <w:proofErr w:type="spellEnd"/>
        <w:r w:rsidR="00610612">
          <w:rPr>
            <w:color w:val="000000" w:themeColor="text1"/>
            <w:szCs w:val="22"/>
          </w:rPr>
          <w:t xml:space="preserve"> is proportional to</w:t>
        </w:r>
      </w:ins>
      <w:ins w:id="144" w:author="David Lambright" w:date="2020-07-29T17:21:00Z">
        <w:r w:rsidR="00610612">
          <w:rPr>
            <w:color w:val="000000" w:themeColor="text1"/>
            <w:szCs w:val="22"/>
          </w:rPr>
          <w:t xml:space="preserve"> t</w:t>
        </w:r>
      </w:ins>
      <w:ins w:id="145" w:author="David Lambright" w:date="2020-07-29T17:16:00Z">
        <w:r w:rsidR="005373AC">
          <w:rPr>
            <w:color w:val="000000" w:themeColor="text1"/>
            <w:szCs w:val="22"/>
          </w:rPr>
          <w:t>he</w:t>
        </w:r>
      </w:ins>
      <w:ins w:id="146" w:author="David Lambright" w:date="2020-07-29T17:18:00Z">
        <w:r w:rsidR="00610612">
          <w:rPr>
            <w:color w:val="000000" w:themeColor="text1"/>
            <w:szCs w:val="22"/>
          </w:rPr>
          <w:t xml:space="preserve"> </w:t>
        </w:r>
      </w:ins>
      <w:ins w:id="147" w:author="David Lambright" w:date="2020-07-29T17:16:00Z">
        <w:r w:rsidR="00610612">
          <w:rPr>
            <w:color w:val="000000" w:themeColor="text1"/>
            <w:szCs w:val="22"/>
          </w:rPr>
          <w:t>slope of</w:t>
        </w:r>
        <w:r w:rsidR="005373AC">
          <w:rPr>
            <w:color w:val="000000" w:themeColor="text1"/>
            <w:szCs w:val="22"/>
          </w:rPr>
          <w:t xml:space="preserve"> </w:t>
        </w:r>
        <w:r w:rsidR="00610612">
          <w:rPr>
            <w:color w:val="000000" w:themeColor="text1"/>
            <w:szCs w:val="22"/>
          </w:rPr>
          <w:t xml:space="preserve">the </w:t>
        </w:r>
        <w:r w:rsidR="005373AC">
          <w:rPr>
            <w:color w:val="000000" w:themeColor="text1"/>
            <w:szCs w:val="22"/>
          </w:rPr>
          <w:t>initial linear phase (i.e. the initial ve</w:t>
        </w:r>
        <w:r w:rsidR="00610612">
          <w:rPr>
            <w:color w:val="000000" w:themeColor="text1"/>
            <w:szCs w:val="22"/>
          </w:rPr>
          <w:t>locity)</w:t>
        </w:r>
      </w:ins>
      <w:ins w:id="148" w:author="David Lambright" w:date="2020-07-29T17:21:00Z">
        <w:r w:rsidR="00610612">
          <w:rPr>
            <w:color w:val="000000" w:themeColor="text1"/>
            <w:szCs w:val="22"/>
          </w:rPr>
          <w:t xml:space="preserve">, Km </w:t>
        </w:r>
      </w:ins>
      <w:ins w:id="149" w:author="David Lambright" w:date="2020-07-29T17:22:00Z">
        <w:r w:rsidR="00610612">
          <w:rPr>
            <w:color w:val="000000" w:themeColor="text1"/>
            <w:szCs w:val="22"/>
          </w:rPr>
          <w:t xml:space="preserve">is sensitive to </w:t>
        </w:r>
      </w:ins>
      <w:ins w:id="150" w:author="David Lambright" w:date="2020-07-29T17:19:00Z">
        <w:r w:rsidR="00610612">
          <w:rPr>
            <w:color w:val="000000" w:themeColor="text1"/>
            <w:szCs w:val="22"/>
          </w:rPr>
          <w:t>the shape of the progress curve</w:t>
        </w:r>
      </w:ins>
      <w:ins w:id="151" w:author="David Lambright" w:date="2020-07-29T17:25:00Z">
        <w:r w:rsidR="00610612">
          <w:rPr>
            <w:color w:val="000000" w:themeColor="text1"/>
            <w:szCs w:val="22"/>
          </w:rPr>
          <w:t>, which will</w:t>
        </w:r>
      </w:ins>
      <w:ins w:id="152" w:author="David Lambright" w:date="2020-07-29T18:09:00Z">
        <w:r w:rsidR="00DB7130">
          <w:rPr>
            <w:color w:val="000000" w:themeColor="text1"/>
            <w:szCs w:val="22"/>
          </w:rPr>
          <w:t xml:space="preserve"> have </w:t>
        </w:r>
      </w:ins>
      <w:ins w:id="153" w:author="David Lambright" w:date="2020-07-29T18:10:00Z">
        <w:r w:rsidR="00DB7130">
          <w:rPr>
            <w:color w:val="000000" w:themeColor="text1"/>
            <w:szCs w:val="22"/>
          </w:rPr>
          <w:t xml:space="preserve">an extended </w:t>
        </w:r>
      </w:ins>
      <w:ins w:id="154" w:author="David Lambright" w:date="2020-07-29T17:25:00Z">
        <w:r w:rsidR="00610612">
          <w:rPr>
            <w:color w:val="000000" w:themeColor="text1"/>
            <w:szCs w:val="22"/>
          </w:rPr>
          <w:t>linear phase if Km &lt;&lt; initial [S]</w:t>
        </w:r>
      </w:ins>
      <w:ins w:id="155" w:author="David Lambright" w:date="2020-07-29T18:09:00Z">
        <w:r w:rsidR="00DB7130">
          <w:rPr>
            <w:color w:val="000000" w:themeColor="text1"/>
            <w:szCs w:val="22"/>
          </w:rPr>
          <w:t xml:space="preserve"> </w:t>
        </w:r>
      </w:ins>
      <w:ins w:id="156" w:author="David Lambright" w:date="2020-07-29T18:10:00Z">
        <w:r w:rsidR="00DB7130">
          <w:rPr>
            <w:color w:val="000000" w:themeColor="text1"/>
            <w:szCs w:val="22"/>
          </w:rPr>
          <w:t xml:space="preserve">or no linear phase </w:t>
        </w:r>
      </w:ins>
      <w:ins w:id="157" w:author="David Lambright" w:date="2020-07-29T17:26:00Z">
        <w:r w:rsidR="00610612">
          <w:rPr>
            <w:color w:val="000000" w:themeColor="text1"/>
            <w:szCs w:val="22"/>
          </w:rPr>
          <w:t xml:space="preserve">if </w:t>
        </w:r>
        <w:r w:rsidR="007F3EFC">
          <w:rPr>
            <w:color w:val="000000" w:themeColor="text1"/>
            <w:szCs w:val="22"/>
          </w:rPr>
          <w:t xml:space="preserve">Km </w:t>
        </w:r>
      </w:ins>
      <w:ins w:id="158" w:author="David Lambright" w:date="2020-07-29T17:27:00Z">
        <w:r w:rsidR="007F3EFC">
          <w:rPr>
            <w:color w:val="000000" w:themeColor="text1"/>
            <w:szCs w:val="22"/>
          </w:rPr>
          <w:t>&gt;&gt; initial [S]</w:t>
        </w:r>
      </w:ins>
      <w:ins w:id="159" w:author="David Lambright" w:date="2020-07-29T17:29:00Z">
        <w:r w:rsidR="007F3EFC">
          <w:rPr>
            <w:color w:val="000000" w:themeColor="text1"/>
            <w:szCs w:val="22"/>
          </w:rPr>
          <w:t>.</w:t>
        </w:r>
      </w:ins>
      <w:ins w:id="160" w:author="David Lambright" w:date="2020-07-29T17:41:00Z">
        <w:r w:rsidR="00082FC7">
          <w:rPr>
            <w:color w:val="000000" w:themeColor="text1"/>
            <w:szCs w:val="22"/>
          </w:rPr>
          <w:t xml:space="preserve"> </w:t>
        </w:r>
      </w:ins>
      <w:ins w:id="161" w:author="David Lambright" w:date="2020-07-29T17:59:00Z">
        <w:r w:rsidR="00193773">
          <w:rPr>
            <w:color w:val="000000" w:themeColor="text1"/>
            <w:szCs w:val="22"/>
          </w:rPr>
          <w:t>Analyzing</w:t>
        </w:r>
      </w:ins>
      <w:ins w:id="162" w:author="David Lambright" w:date="2020-07-29T17:46:00Z">
        <w:r w:rsidR="00082FC7">
          <w:rPr>
            <w:color w:val="000000" w:themeColor="text1"/>
            <w:szCs w:val="22"/>
          </w:rPr>
          <w:t xml:space="preserve"> the full reaction progress curve </w:t>
        </w:r>
      </w:ins>
      <w:ins w:id="163" w:author="David Lambright" w:date="2020-07-29T17:47:00Z">
        <w:r w:rsidR="00143E9D">
          <w:rPr>
            <w:color w:val="000000" w:themeColor="text1"/>
            <w:szCs w:val="22"/>
          </w:rPr>
          <w:t xml:space="preserve">with the integrated </w:t>
        </w:r>
        <w:proofErr w:type="spellStart"/>
        <w:r w:rsidR="00143E9D">
          <w:rPr>
            <w:color w:val="000000" w:themeColor="text1"/>
            <w:szCs w:val="22"/>
          </w:rPr>
          <w:t>Michaelis</w:t>
        </w:r>
        <w:proofErr w:type="spellEnd"/>
        <w:r w:rsidR="00143E9D">
          <w:rPr>
            <w:color w:val="000000" w:themeColor="text1"/>
            <w:szCs w:val="22"/>
          </w:rPr>
          <w:t xml:space="preserve">-Menten equation </w:t>
        </w:r>
      </w:ins>
      <w:ins w:id="164" w:author="David Lambright" w:date="2020-07-29T17:42:00Z">
        <w:r w:rsidR="00082FC7">
          <w:rPr>
            <w:color w:val="000000" w:themeColor="text1"/>
            <w:szCs w:val="22"/>
          </w:rPr>
          <w:t xml:space="preserve">differs fundamentally from </w:t>
        </w:r>
      </w:ins>
      <w:ins w:id="165" w:author="David Lambright" w:date="2020-07-29T18:12:00Z">
        <w:r w:rsidR="00DB7130">
          <w:rPr>
            <w:color w:val="000000" w:themeColor="text1"/>
            <w:szCs w:val="22"/>
          </w:rPr>
          <w:t>traditional</w:t>
        </w:r>
      </w:ins>
      <w:ins w:id="166" w:author="David Lambright" w:date="2020-07-29T17:42:00Z">
        <w:r w:rsidR="00082FC7">
          <w:rPr>
            <w:color w:val="000000" w:themeColor="text1"/>
            <w:szCs w:val="22"/>
          </w:rPr>
          <w:t xml:space="preserve"> enzyme kinetic analysis of initi</w:t>
        </w:r>
      </w:ins>
      <w:ins w:id="167" w:author="David Lambright" w:date="2020-07-29T17:43:00Z">
        <w:r w:rsidR="00082FC7">
          <w:rPr>
            <w:color w:val="000000" w:themeColor="text1"/>
            <w:szCs w:val="22"/>
          </w:rPr>
          <w:t>al velocitie</w:t>
        </w:r>
      </w:ins>
      <w:ins w:id="168" w:author="David Lambright" w:date="2020-07-29T17:48:00Z">
        <w:r w:rsidR="00143E9D">
          <w:rPr>
            <w:color w:val="000000" w:themeColor="text1"/>
            <w:szCs w:val="22"/>
          </w:rPr>
          <w:t>s for which</w:t>
        </w:r>
      </w:ins>
      <w:ins w:id="169" w:author="David Lambright" w:date="2020-07-29T18:13:00Z">
        <w:r w:rsidR="00DB7130">
          <w:rPr>
            <w:color w:val="000000" w:themeColor="text1"/>
            <w:szCs w:val="22"/>
          </w:rPr>
          <w:t xml:space="preserve"> case</w:t>
        </w:r>
      </w:ins>
      <w:ins w:id="170" w:author="David Lambright" w:date="2020-07-29T17:48:00Z">
        <w:r w:rsidR="00143E9D">
          <w:rPr>
            <w:color w:val="000000" w:themeColor="text1"/>
            <w:szCs w:val="22"/>
          </w:rPr>
          <w:t>, as the reviewer correctly notes,</w:t>
        </w:r>
      </w:ins>
      <w:ins w:id="171" w:author="David Lambright" w:date="2020-07-29T17:49:00Z">
        <w:r w:rsidR="00143E9D">
          <w:rPr>
            <w:color w:val="000000" w:themeColor="text1"/>
            <w:szCs w:val="22"/>
          </w:rPr>
          <w:t xml:space="preserve"> the value of Km c</w:t>
        </w:r>
      </w:ins>
      <w:ins w:id="172" w:author="David Lambright" w:date="2020-07-29T17:52:00Z">
        <w:r w:rsidR="00143E9D">
          <w:rPr>
            <w:color w:val="000000" w:themeColor="text1"/>
            <w:szCs w:val="22"/>
          </w:rPr>
          <w:t>an</w:t>
        </w:r>
      </w:ins>
      <w:ins w:id="173" w:author="David Lambright" w:date="2020-07-29T17:49:00Z">
        <w:r w:rsidR="00143E9D">
          <w:rPr>
            <w:color w:val="000000" w:themeColor="text1"/>
            <w:szCs w:val="22"/>
          </w:rPr>
          <w:t>not</w:t>
        </w:r>
      </w:ins>
      <w:ins w:id="174" w:author="David Lambright" w:date="2020-07-29T17:50:00Z">
        <w:r w:rsidR="00143E9D">
          <w:rPr>
            <w:color w:val="000000" w:themeColor="text1"/>
            <w:szCs w:val="22"/>
          </w:rPr>
          <w:t xml:space="preserve"> be determined </w:t>
        </w:r>
      </w:ins>
      <w:ins w:id="175" w:author="David Lambright" w:date="2020-07-29T18:13:00Z">
        <w:r w:rsidR="00DB7130">
          <w:rPr>
            <w:color w:val="000000" w:themeColor="text1"/>
            <w:szCs w:val="22"/>
          </w:rPr>
          <w:t>from</w:t>
        </w:r>
      </w:ins>
      <w:ins w:id="176" w:author="David Lambright" w:date="2020-07-29T17:51:00Z">
        <w:r w:rsidR="00143E9D">
          <w:rPr>
            <w:color w:val="000000" w:themeColor="text1"/>
            <w:szCs w:val="22"/>
          </w:rPr>
          <w:t xml:space="preserve"> a single initial [S] &gt;&gt; Km.</w:t>
        </w:r>
      </w:ins>
    </w:p>
    <w:p w14:paraId="63BD48D9" w14:textId="19AB9B5C" w:rsidR="00CB59D8" w:rsidRPr="00E52918" w:rsidRDefault="00730A3E" w:rsidP="00CB59D8">
      <w:pPr>
        <w:rPr>
          <w:color w:val="000000" w:themeColor="text1"/>
          <w:szCs w:val="22"/>
        </w:rPr>
      </w:pPr>
      <w:r>
        <w:rPr>
          <w:color w:val="000000" w:themeColor="text1"/>
          <w:szCs w:val="22"/>
        </w:rPr>
        <w:t>Use of th</w:t>
      </w:r>
      <w:del w:id="177" w:author="David Lambright" w:date="2020-07-29T17:53:00Z">
        <w:r w:rsidDel="00143E9D">
          <w:rPr>
            <w:color w:val="000000" w:themeColor="text1"/>
            <w:szCs w:val="22"/>
          </w:rPr>
          <w:delText>is solution</w:delText>
        </w:r>
      </w:del>
      <w:ins w:id="178" w:author="David Lambright" w:date="2020-07-29T17:53:00Z">
        <w:r w:rsidR="00143E9D">
          <w:rPr>
            <w:color w:val="000000" w:themeColor="text1"/>
            <w:szCs w:val="22"/>
          </w:rPr>
          <w:t>e integrate</w:t>
        </w:r>
      </w:ins>
      <w:ins w:id="179" w:author="David Lambright" w:date="2020-07-29T17:55:00Z">
        <w:r w:rsidR="00143E9D">
          <w:rPr>
            <w:color w:val="000000" w:themeColor="text1"/>
            <w:szCs w:val="22"/>
          </w:rPr>
          <w:t>d</w:t>
        </w:r>
      </w:ins>
      <w:ins w:id="180" w:author="David Lambright" w:date="2020-07-29T17:53:00Z">
        <w:r w:rsidR="00143E9D">
          <w:rPr>
            <w:color w:val="000000" w:themeColor="text1"/>
            <w:szCs w:val="22"/>
          </w:rPr>
          <w:t xml:space="preserve"> </w:t>
        </w:r>
        <w:proofErr w:type="spellStart"/>
        <w:r w:rsidR="00143E9D">
          <w:rPr>
            <w:color w:val="000000" w:themeColor="text1"/>
            <w:szCs w:val="22"/>
          </w:rPr>
          <w:t>Michaelis</w:t>
        </w:r>
        <w:proofErr w:type="spellEnd"/>
        <w:r w:rsidR="00143E9D">
          <w:rPr>
            <w:color w:val="000000" w:themeColor="text1"/>
            <w:szCs w:val="22"/>
          </w:rPr>
          <w:t>-Menten</w:t>
        </w:r>
      </w:ins>
      <w:ins w:id="181" w:author="David Lambright" w:date="2020-07-29T17:58:00Z">
        <w:r w:rsidR="00193773">
          <w:rPr>
            <w:color w:val="000000" w:themeColor="text1"/>
            <w:szCs w:val="22"/>
          </w:rPr>
          <w:t xml:space="preserve"> analysis</w:t>
        </w:r>
      </w:ins>
      <w:ins w:id="182" w:author="David Lambright" w:date="2020-07-29T18:15:00Z">
        <w:r w:rsidR="008575A6">
          <w:rPr>
            <w:color w:val="000000" w:themeColor="text1"/>
            <w:szCs w:val="22"/>
          </w:rPr>
          <w:t xml:space="preserve"> </w:t>
        </w:r>
      </w:ins>
      <w:del w:id="183" w:author="David Lambright" w:date="2020-07-29T17:54:00Z">
        <w:r w:rsidDel="00143E9D">
          <w:rPr>
            <w:color w:val="000000" w:themeColor="text1"/>
            <w:szCs w:val="22"/>
          </w:rPr>
          <w:delText xml:space="preserve"> </w:delText>
        </w:r>
      </w:del>
      <w:r>
        <w:rPr>
          <w:color w:val="000000" w:themeColor="text1"/>
          <w:szCs w:val="22"/>
        </w:rPr>
        <w:t xml:space="preserve">requires the </w:t>
      </w:r>
      <w:r w:rsidR="00CB59D8" w:rsidRPr="00E52918">
        <w:rPr>
          <w:color w:val="000000" w:themeColor="text1"/>
          <w:szCs w:val="22"/>
        </w:rPr>
        <w:t xml:space="preserve">experiment </w:t>
      </w:r>
      <w:r>
        <w:rPr>
          <w:color w:val="000000" w:themeColor="text1"/>
          <w:szCs w:val="22"/>
        </w:rPr>
        <w:t>to be</w:t>
      </w:r>
      <w:r w:rsidR="00CB59D8" w:rsidRPr="00E52918">
        <w:rPr>
          <w:color w:val="000000" w:themeColor="text1"/>
          <w:szCs w:val="22"/>
        </w:rPr>
        <w:t xml:space="preserve"> set up </w:t>
      </w:r>
      <w:r>
        <w:rPr>
          <w:color w:val="000000" w:themeColor="text1"/>
          <w:szCs w:val="22"/>
        </w:rPr>
        <w:t>as follows</w:t>
      </w:r>
      <w:r w:rsidR="00D154D1" w:rsidRPr="00E52918">
        <w:rPr>
          <w:color w:val="000000" w:themeColor="text1"/>
          <w:szCs w:val="22"/>
        </w:rPr>
        <w:t>: (</w:t>
      </w:r>
      <w:proofErr w:type="spellStart"/>
      <w:r w:rsidR="00D154D1" w:rsidRPr="00E52918">
        <w:rPr>
          <w:color w:val="000000" w:themeColor="text1"/>
          <w:szCs w:val="22"/>
        </w:rPr>
        <w:t>i</w:t>
      </w:r>
      <w:proofErr w:type="spellEnd"/>
      <w:r w:rsidR="00D154D1" w:rsidRPr="00E52918">
        <w:rPr>
          <w:color w:val="000000" w:themeColor="text1"/>
          <w:szCs w:val="22"/>
        </w:rPr>
        <w:t>) with the [Gsp1</w:t>
      </w:r>
      <w:r w:rsidR="00600FBD" w:rsidRPr="00E52918">
        <w:rPr>
          <w:color w:val="000000" w:themeColor="text1"/>
          <w:szCs w:val="22"/>
        </w:rPr>
        <w:t>:GTP</w:t>
      </w:r>
      <w:r w:rsidR="007015A3" w:rsidRPr="007015A3">
        <w:rPr>
          <w:color w:val="000000" w:themeColor="text1"/>
          <w:szCs w:val="22"/>
          <w:vertAlign w:val="subscript"/>
        </w:rPr>
        <w:t>0</w:t>
      </w:r>
      <w:r w:rsidR="00D154D1" w:rsidRPr="00E52918">
        <w:rPr>
          <w:color w:val="000000" w:themeColor="text1"/>
          <w:szCs w:val="22"/>
        </w:rPr>
        <w:t>] &gt;&gt; K</w:t>
      </w:r>
      <w:r w:rsidR="00D154D1" w:rsidRPr="00E52918">
        <w:rPr>
          <w:color w:val="000000" w:themeColor="text1"/>
          <w:szCs w:val="22"/>
          <w:vertAlign w:val="subscript"/>
        </w:rPr>
        <w:t>m</w:t>
      </w:r>
      <w:r w:rsidR="00D154D1" w:rsidRPr="00E52918">
        <w:rPr>
          <w:color w:val="000000" w:themeColor="text1"/>
          <w:szCs w:val="22"/>
        </w:rPr>
        <w:t>, (ii) [GAP</w:t>
      </w:r>
      <w:r w:rsidR="007015A3" w:rsidRPr="007015A3">
        <w:rPr>
          <w:color w:val="000000" w:themeColor="text1"/>
          <w:szCs w:val="22"/>
          <w:vertAlign w:val="subscript"/>
        </w:rPr>
        <w:t>0</w:t>
      </w:r>
      <w:r w:rsidR="00D154D1" w:rsidRPr="00E52918">
        <w:rPr>
          <w:color w:val="000000" w:themeColor="text1"/>
          <w:szCs w:val="22"/>
        </w:rPr>
        <w:t>] &lt;&lt;&lt; [Gsp1</w:t>
      </w:r>
      <w:r w:rsidR="00600FBD" w:rsidRPr="00E52918">
        <w:rPr>
          <w:color w:val="000000" w:themeColor="text1"/>
          <w:szCs w:val="22"/>
        </w:rPr>
        <w:t>:GTP</w:t>
      </w:r>
      <w:r w:rsidR="007015A3" w:rsidRPr="007015A3">
        <w:rPr>
          <w:color w:val="000000" w:themeColor="text1"/>
          <w:szCs w:val="22"/>
          <w:vertAlign w:val="subscript"/>
        </w:rPr>
        <w:t>0</w:t>
      </w:r>
      <w:r w:rsidR="00D154D1" w:rsidRPr="00E52918">
        <w:rPr>
          <w:color w:val="000000" w:themeColor="text1"/>
          <w:szCs w:val="22"/>
        </w:rPr>
        <w:t xml:space="preserve">], and (iii) </w:t>
      </w:r>
      <w:r w:rsidR="007015A3">
        <w:rPr>
          <w:color w:val="000000" w:themeColor="text1"/>
          <w:szCs w:val="22"/>
        </w:rPr>
        <w:t xml:space="preserve">where </w:t>
      </w:r>
      <w:r w:rsidR="00CB59D8" w:rsidRPr="00E52918">
        <w:rPr>
          <w:color w:val="000000" w:themeColor="text1"/>
          <w:szCs w:val="22"/>
        </w:rPr>
        <w:t>the reaction time course F(t) was measured to completion (i.e. until it approached equilibrium)</w:t>
      </w:r>
      <w:r w:rsidR="00D154D1" w:rsidRPr="00E52918">
        <w:rPr>
          <w:color w:val="000000" w:themeColor="text1"/>
          <w:szCs w:val="22"/>
        </w:rPr>
        <w:t xml:space="preserve">, </w:t>
      </w:r>
      <w:r w:rsidR="00237943">
        <w:rPr>
          <w:color w:val="000000" w:themeColor="text1"/>
          <w:szCs w:val="22"/>
        </w:rPr>
        <w:t>and our</w:t>
      </w:r>
      <w:r w:rsidR="00D154D1" w:rsidRPr="00E52918">
        <w:rPr>
          <w:color w:val="000000" w:themeColor="text1"/>
          <w:szCs w:val="22"/>
        </w:rPr>
        <w:t xml:space="preserve"> experiments were</w:t>
      </w:r>
      <w:r w:rsidR="00237943">
        <w:rPr>
          <w:color w:val="000000" w:themeColor="text1"/>
          <w:szCs w:val="22"/>
        </w:rPr>
        <w:t xml:space="preserve"> all set up to fulfill those conditions, which means that</w:t>
      </w:r>
      <w:r w:rsidR="009E6D78" w:rsidRPr="00E52918">
        <w:rPr>
          <w:color w:val="000000" w:themeColor="text1"/>
          <w:szCs w:val="22"/>
        </w:rPr>
        <w:t xml:space="preserve"> the</w:t>
      </w:r>
      <w:r w:rsidR="00CB59D8" w:rsidRPr="00E52918">
        <w:rPr>
          <w:color w:val="000000" w:themeColor="text1"/>
          <w:szCs w:val="22"/>
        </w:rPr>
        <w:t xml:space="preserve"> F(t) sampl</w:t>
      </w:r>
      <w:r w:rsidR="00237943">
        <w:rPr>
          <w:color w:val="000000" w:themeColor="text1"/>
          <w:szCs w:val="22"/>
        </w:rPr>
        <w:t>ed</w:t>
      </w:r>
      <w:r w:rsidR="00CB59D8" w:rsidRPr="00E52918">
        <w:rPr>
          <w:color w:val="000000" w:themeColor="text1"/>
          <w:szCs w:val="22"/>
        </w:rPr>
        <w:t xml:space="preserve"> a concentration range from [</w:t>
      </w:r>
      <w:r w:rsidR="009E6D78" w:rsidRPr="00E52918">
        <w:rPr>
          <w:color w:val="000000" w:themeColor="text1"/>
          <w:szCs w:val="22"/>
        </w:rPr>
        <w:t>Gsp1</w:t>
      </w:r>
      <w:r w:rsidR="00600FBD" w:rsidRPr="00E52918">
        <w:rPr>
          <w:color w:val="000000" w:themeColor="text1"/>
          <w:szCs w:val="22"/>
        </w:rPr>
        <w:t>:GTP</w:t>
      </w:r>
      <w:r w:rsidR="00CB59D8" w:rsidRPr="00E52918">
        <w:rPr>
          <w:color w:val="000000" w:themeColor="text1"/>
          <w:szCs w:val="22"/>
        </w:rPr>
        <w:t>] (at t</w:t>
      </w:r>
      <w:r w:rsidR="00F92D7B" w:rsidRPr="00E52918">
        <w:rPr>
          <w:color w:val="000000" w:themeColor="text1"/>
          <w:szCs w:val="22"/>
        </w:rPr>
        <w:t xml:space="preserve"> </w:t>
      </w:r>
      <w:r w:rsidR="00CB59D8" w:rsidRPr="00E52918">
        <w:rPr>
          <w:color w:val="000000" w:themeColor="text1"/>
          <w:szCs w:val="22"/>
        </w:rPr>
        <w:t>=</w:t>
      </w:r>
      <w:r w:rsidR="00F92D7B" w:rsidRPr="00E52918">
        <w:rPr>
          <w:color w:val="000000" w:themeColor="text1"/>
          <w:szCs w:val="22"/>
        </w:rPr>
        <w:t xml:space="preserve"> </w:t>
      </w:r>
      <w:r w:rsidR="00CB59D8" w:rsidRPr="00E52918">
        <w:rPr>
          <w:color w:val="000000" w:themeColor="text1"/>
          <w:szCs w:val="22"/>
        </w:rPr>
        <w:t>0) &gt;&gt; K</w:t>
      </w:r>
      <w:r w:rsidR="00CB59D8" w:rsidRPr="00E52918">
        <w:rPr>
          <w:color w:val="000000" w:themeColor="text1"/>
          <w:szCs w:val="22"/>
          <w:vertAlign w:val="subscript"/>
        </w:rPr>
        <w:t>m</w:t>
      </w:r>
      <w:r w:rsidR="00CB59D8" w:rsidRPr="00E52918">
        <w:rPr>
          <w:color w:val="000000" w:themeColor="text1"/>
          <w:szCs w:val="22"/>
        </w:rPr>
        <w:t xml:space="preserve"> to [</w:t>
      </w:r>
      <w:r w:rsidR="009E6D78" w:rsidRPr="00E52918">
        <w:rPr>
          <w:color w:val="000000" w:themeColor="text1"/>
          <w:szCs w:val="22"/>
        </w:rPr>
        <w:t>Gsp1</w:t>
      </w:r>
      <w:r w:rsidR="00600FBD" w:rsidRPr="00E52918">
        <w:rPr>
          <w:color w:val="000000" w:themeColor="text1"/>
          <w:szCs w:val="22"/>
        </w:rPr>
        <w:t>:GTP</w:t>
      </w:r>
      <w:r w:rsidR="00CB59D8" w:rsidRPr="00E52918">
        <w:rPr>
          <w:color w:val="000000" w:themeColor="text1"/>
          <w:szCs w:val="22"/>
        </w:rPr>
        <w:t>] (at t</w:t>
      </w:r>
      <w:r w:rsidR="009E6D78" w:rsidRPr="00E52918">
        <w:rPr>
          <w:color w:val="000000" w:themeColor="text1"/>
          <w:szCs w:val="22"/>
        </w:rPr>
        <w:t xml:space="preserve"> </w:t>
      </w:r>
      <w:r w:rsidR="00CB59D8" w:rsidRPr="00E52918">
        <w:rPr>
          <w:color w:val="000000" w:themeColor="text1"/>
          <w:szCs w:val="22"/>
        </w:rPr>
        <w:t>=</w:t>
      </w:r>
      <w:r w:rsidR="009E6D78" w:rsidRPr="00E52918">
        <w:rPr>
          <w:color w:val="000000" w:themeColor="text1"/>
          <w:szCs w:val="22"/>
        </w:rPr>
        <w:t xml:space="preserve"> </w:t>
      </w:r>
      <w:r w:rsidR="00CB59D8" w:rsidRPr="00E52918">
        <w:rPr>
          <w:color w:val="000000" w:themeColor="text1"/>
          <w:szCs w:val="22"/>
        </w:rPr>
        <w:t>final time) &lt;&lt; K</w:t>
      </w:r>
      <w:r w:rsidR="00CB59D8" w:rsidRPr="00E52918">
        <w:rPr>
          <w:color w:val="000000" w:themeColor="text1"/>
          <w:szCs w:val="22"/>
          <w:vertAlign w:val="subscript"/>
        </w:rPr>
        <w:t>m</w:t>
      </w:r>
      <w:r w:rsidR="009E6D78" w:rsidRPr="00E52918">
        <w:rPr>
          <w:color w:val="000000" w:themeColor="text1"/>
          <w:szCs w:val="22"/>
        </w:rPr>
        <w:t>.</w:t>
      </w:r>
      <w:bookmarkStart w:id="184" w:name="_GoBack"/>
      <w:bookmarkEnd w:id="184"/>
    </w:p>
    <w:p w14:paraId="6FA09BB9" w14:textId="5C2AA0EF" w:rsidR="00CB59D8" w:rsidRDefault="00F92D7B" w:rsidP="00CB59D8">
      <w:pPr>
        <w:rPr>
          <w:color w:val="000000" w:themeColor="text1"/>
          <w:szCs w:val="22"/>
        </w:rPr>
      </w:pPr>
      <w:r w:rsidRPr="00E52918">
        <w:rPr>
          <w:color w:val="000000" w:themeColor="text1"/>
          <w:szCs w:val="22"/>
        </w:rPr>
        <w:t xml:space="preserve">The entire </w:t>
      </w:r>
      <w:r w:rsidR="00CB59D8" w:rsidRPr="00E52918">
        <w:rPr>
          <w:color w:val="000000" w:themeColor="text1"/>
          <w:szCs w:val="22"/>
        </w:rPr>
        <w:t xml:space="preserve">F(t) </w:t>
      </w:r>
      <w:r w:rsidRPr="00E52918">
        <w:rPr>
          <w:color w:val="000000" w:themeColor="text1"/>
          <w:szCs w:val="22"/>
        </w:rPr>
        <w:t>can then be</w:t>
      </w:r>
      <w:r w:rsidR="00CB59D8" w:rsidRPr="00E52918">
        <w:rPr>
          <w:color w:val="000000" w:themeColor="text1"/>
          <w:szCs w:val="22"/>
        </w:rPr>
        <w:t xml:space="preserve"> directly analyzed by a non-linear fit with the analytical solution for the integrated Michaelis-Menten equation</w:t>
      </w:r>
      <w:r w:rsidRPr="00E52918">
        <w:rPr>
          <w:color w:val="000000" w:themeColor="text1"/>
          <w:szCs w:val="22"/>
        </w:rPr>
        <w:t>. As t</w:t>
      </w:r>
      <w:r w:rsidR="00CB59D8" w:rsidRPr="00E52918">
        <w:rPr>
          <w:color w:val="000000" w:themeColor="text1"/>
          <w:szCs w:val="22"/>
        </w:rPr>
        <w:t>he initial linear phase of the time course is well measured</w:t>
      </w:r>
      <w:r w:rsidRPr="00E52918">
        <w:rPr>
          <w:color w:val="000000" w:themeColor="text1"/>
          <w:szCs w:val="22"/>
        </w:rPr>
        <w:t xml:space="preserve">, </w:t>
      </w:r>
      <w:proofErr w:type="spellStart"/>
      <w:r w:rsidR="00CB59D8" w:rsidRPr="00E52918">
        <w:rPr>
          <w:color w:val="000000" w:themeColor="text1"/>
          <w:szCs w:val="22"/>
        </w:rPr>
        <w:t>k</w:t>
      </w:r>
      <w:r w:rsidR="00CB59D8" w:rsidRPr="00E52918">
        <w:rPr>
          <w:color w:val="000000" w:themeColor="text1"/>
          <w:szCs w:val="22"/>
          <w:vertAlign w:val="subscript"/>
        </w:rPr>
        <w:t>cat</w:t>
      </w:r>
      <w:proofErr w:type="spellEnd"/>
      <w:r w:rsidR="00CB59D8" w:rsidRPr="00E52918">
        <w:rPr>
          <w:color w:val="000000" w:themeColor="text1"/>
          <w:szCs w:val="22"/>
        </w:rPr>
        <w:t xml:space="preserve"> </w:t>
      </w:r>
      <w:r w:rsidRPr="00E52918">
        <w:rPr>
          <w:color w:val="000000" w:themeColor="text1"/>
          <w:szCs w:val="22"/>
        </w:rPr>
        <w:t>can be</w:t>
      </w:r>
      <w:r w:rsidR="00CB59D8" w:rsidRPr="00E52918">
        <w:rPr>
          <w:color w:val="000000" w:themeColor="text1"/>
          <w:szCs w:val="22"/>
        </w:rPr>
        <w:t xml:space="preserve"> well determined</w:t>
      </w:r>
      <w:r w:rsidRPr="00E52918">
        <w:rPr>
          <w:color w:val="000000" w:themeColor="text1"/>
          <w:szCs w:val="22"/>
        </w:rPr>
        <w:t xml:space="preserve">. As </w:t>
      </w:r>
      <w:r w:rsidR="00CB59D8" w:rsidRPr="00E52918">
        <w:rPr>
          <w:color w:val="000000" w:themeColor="text1"/>
          <w:szCs w:val="22"/>
        </w:rPr>
        <w:t>the exponential phase and transition region of the time course are also well measured</w:t>
      </w:r>
      <w:r w:rsidR="00600FBD" w:rsidRPr="00E52918">
        <w:rPr>
          <w:color w:val="000000" w:themeColor="text1"/>
          <w:szCs w:val="22"/>
        </w:rPr>
        <w:t xml:space="preserve"> the maximum likelihood</w:t>
      </w:r>
      <w:r w:rsidR="00CB59D8" w:rsidRPr="00E52918">
        <w:rPr>
          <w:color w:val="000000" w:themeColor="text1"/>
          <w:szCs w:val="22"/>
        </w:rPr>
        <w:t xml:space="preserve"> K</w:t>
      </w:r>
      <w:r w:rsidR="00CB59D8" w:rsidRPr="00E52918">
        <w:rPr>
          <w:color w:val="000000" w:themeColor="text1"/>
          <w:szCs w:val="22"/>
          <w:vertAlign w:val="subscript"/>
        </w:rPr>
        <w:t>m</w:t>
      </w:r>
      <w:r w:rsidR="00CB59D8" w:rsidRPr="00E52918">
        <w:rPr>
          <w:color w:val="000000" w:themeColor="text1"/>
          <w:szCs w:val="22"/>
        </w:rPr>
        <w:t xml:space="preserve"> </w:t>
      </w:r>
      <w:r w:rsidR="00600FBD" w:rsidRPr="00E52918">
        <w:rPr>
          <w:color w:val="000000" w:themeColor="text1"/>
          <w:szCs w:val="22"/>
        </w:rPr>
        <w:t>can be</w:t>
      </w:r>
      <w:r w:rsidR="00CB59D8" w:rsidRPr="00E52918">
        <w:rPr>
          <w:color w:val="000000" w:themeColor="text1"/>
          <w:szCs w:val="22"/>
        </w:rPr>
        <w:t xml:space="preserve"> determined</w:t>
      </w:r>
      <w:r w:rsidR="00600FBD" w:rsidRPr="00E52918">
        <w:rPr>
          <w:color w:val="000000" w:themeColor="text1"/>
          <w:szCs w:val="22"/>
        </w:rPr>
        <w:t>.</w:t>
      </w:r>
    </w:p>
    <w:p w14:paraId="6A6CDEBE" w14:textId="3A1B6AA9" w:rsidR="00CE7010" w:rsidRDefault="00CE7010" w:rsidP="00CB59D8">
      <w:pPr>
        <w:rPr>
          <w:color w:val="000000" w:themeColor="text1"/>
          <w:szCs w:val="22"/>
        </w:rPr>
      </w:pPr>
      <w:r>
        <w:rPr>
          <w:color w:val="000000" w:themeColor="text1"/>
          <w:szCs w:val="22"/>
        </w:rPr>
        <w:t xml:space="preserve">One way to illustrate how a single </w:t>
      </w:r>
      <w:r w:rsidR="00E96EDE">
        <w:rPr>
          <w:color w:val="000000" w:themeColor="text1"/>
          <w:szCs w:val="22"/>
        </w:rPr>
        <w:t>time course</w:t>
      </w:r>
      <w:r>
        <w:rPr>
          <w:color w:val="000000" w:themeColor="text1"/>
          <w:szCs w:val="22"/>
        </w:rPr>
        <w:t xml:space="preserve"> obtained from an experiment that satisfies the conditions </w:t>
      </w:r>
      <w:r w:rsidR="00730A3E">
        <w:rPr>
          <w:color w:val="000000" w:themeColor="text1"/>
          <w:szCs w:val="22"/>
        </w:rPr>
        <w:t>(</w:t>
      </w:r>
      <w:proofErr w:type="spellStart"/>
      <w:r>
        <w:rPr>
          <w:color w:val="000000" w:themeColor="text1"/>
          <w:szCs w:val="22"/>
        </w:rPr>
        <w:t>i</w:t>
      </w:r>
      <w:proofErr w:type="spellEnd"/>
      <w:r>
        <w:rPr>
          <w:color w:val="000000" w:themeColor="text1"/>
          <w:szCs w:val="22"/>
        </w:rPr>
        <w:t xml:space="preserve">) </w:t>
      </w:r>
      <w:r w:rsidR="00730A3E">
        <w:rPr>
          <w:color w:val="000000" w:themeColor="text1"/>
          <w:szCs w:val="22"/>
        </w:rPr>
        <w:t>-</w:t>
      </w:r>
      <w:r>
        <w:rPr>
          <w:color w:val="000000" w:themeColor="text1"/>
          <w:szCs w:val="22"/>
        </w:rPr>
        <w:t xml:space="preserve"> </w:t>
      </w:r>
      <w:r w:rsidR="00730A3E">
        <w:rPr>
          <w:color w:val="000000" w:themeColor="text1"/>
          <w:szCs w:val="22"/>
        </w:rPr>
        <w:t>(</w:t>
      </w:r>
      <w:r>
        <w:rPr>
          <w:color w:val="000000" w:themeColor="text1"/>
          <w:szCs w:val="22"/>
        </w:rPr>
        <w:t xml:space="preserve">iii) </w:t>
      </w:r>
      <w:r w:rsidR="00E96EDE">
        <w:rPr>
          <w:color w:val="000000" w:themeColor="text1"/>
          <w:szCs w:val="22"/>
        </w:rPr>
        <w:t>contains enough information to estimate a classical v</w:t>
      </w:r>
      <w:r w:rsidR="00E96EDE" w:rsidRPr="00E96EDE">
        <w:rPr>
          <w:color w:val="000000" w:themeColor="text1"/>
          <w:szCs w:val="22"/>
          <w:vertAlign w:val="subscript"/>
        </w:rPr>
        <w:t>0</w:t>
      </w:r>
      <w:r w:rsidR="00E96EDE">
        <w:rPr>
          <w:color w:val="000000" w:themeColor="text1"/>
          <w:szCs w:val="22"/>
        </w:rPr>
        <w:t xml:space="preserve"> vs [S</w:t>
      </w:r>
      <w:r w:rsidR="00E96EDE" w:rsidRPr="00E96EDE">
        <w:rPr>
          <w:color w:val="000000" w:themeColor="text1"/>
          <w:szCs w:val="22"/>
          <w:vertAlign w:val="subscript"/>
        </w:rPr>
        <w:t>0</w:t>
      </w:r>
      <w:r w:rsidR="00E96EDE">
        <w:rPr>
          <w:color w:val="000000" w:themeColor="text1"/>
          <w:szCs w:val="22"/>
        </w:rPr>
        <w:t xml:space="preserve">] plot is to think of the time course curve as a series of consecutive </w:t>
      </w:r>
      <w:ins w:id="185" w:author="David Lambright" w:date="2020-07-29T14:20:00Z">
        <w:r w:rsidR="00A9756F">
          <w:rPr>
            <w:color w:val="000000" w:themeColor="text1"/>
            <w:szCs w:val="22"/>
          </w:rPr>
          <w:t xml:space="preserve">linear </w:t>
        </w:r>
      </w:ins>
      <w:r w:rsidR="00E96EDE">
        <w:rPr>
          <w:color w:val="000000" w:themeColor="text1"/>
          <w:szCs w:val="22"/>
        </w:rPr>
        <w:t>segments where the initial velocity (v</w:t>
      </w:r>
      <w:r w:rsidR="00E96EDE" w:rsidRPr="00E96EDE">
        <w:rPr>
          <w:color w:val="000000" w:themeColor="text1"/>
          <w:szCs w:val="22"/>
          <w:vertAlign w:val="subscript"/>
        </w:rPr>
        <w:t>0</w:t>
      </w:r>
      <w:r w:rsidR="00E96EDE">
        <w:rPr>
          <w:color w:val="000000" w:themeColor="text1"/>
          <w:szCs w:val="22"/>
        </w:rPr>
        <w:t>) was determined from the slope of each segment and the [S] from the midpoint value that can be estimated from the fluorescence signal (as we have calibrated the sensor for our experimental conditions with free phosphate). These values can then be fitted with a hyperbolic function and K</w:t>
      </w:r>
      <w:r w:rsidR="00E96EDE" w:rsidRPr="00E96EDE">
        <w:rPr>
          <w:color w:val="000000" w:themeColor="text1"/>
          <w:szCs w:val="22"/>
          <w:vertAlign w:val="subscript"/>
        </w:rPr>
        <w:t>m</w:t>
      </w:r>
      <w:r w:rsidR="00E96EDE">
        <w:rPr>
          <w:color w:val="000000" w:themeColor="text1"/>
          <w:szCs w:val="22"/>
        </w:rPr>
        <w:t xml:space="preserve"> and </w:t>
      </w:r>
      <w:proofErr w:type="spellStart"/>
      <w:r w:rsidR="00E96EDE">
        <w:rPr>
          <w:color w:val="000000" w:themeColor="text1"/>
          <w:szCs w:val="22"/>
        </w:rPr>
        <w:t>k</w:t>
      </w:r>
      <w:r w:rsidR="00E96EDE" w:rsidRPr="00E96EDE">
        <w:rPr>
          <w:color w:val="000000" w:themeColor="text1"/>
          <w:szCs w:val="22"/>
          <w:vertAlign w:val="subscript"/>
        </w:rPr>
        <w:t>cat</w:t>
      </w:r>
      <w:proofErr w:type="spellEnd"/>
      <w:r w:rsidR="00E96EDE">
        <w:rPr>
          <w:color w:val="000000" w:themeColor="text1"/>
          <w:szCs w:val="22"/>
        </w:rPr>
        <w:t xml:space="preserve"> values can be calculated using the </w:t>
      </w:r>
      <w:proofErr w:type="spellStart"/>
      <w:r w:rsidR="00E96EDE">
        <w:rPr>
          <w:color w:val="000000" w:themeColor="text1"/>
          <w:szCs w:val="22"/>
        </w:rPr>
        <w:t>Michaelis</w:t>
      </w:r>
      <w:proofErr w:type="spellEnd"/>
      <w:r w:rsidR="00E96EDE">
        <w:rPr>
          <w:color w:val="000000" w:themeColor="text1"/>
          <w:szCs w:val="22"/>
        </w:rPr>
        <w:t>-Menten equation (</w:t>
      </w:r>
      <w:proofErr w:type="spellStart"/>
      <w:r w:rsidR="00E96EDE">
        <w:rPr>
          <w:color w:val="000000" w:themeColor="text1"/>
          <w:szCs w:val="22"/>
        </w:rPr>
        <w:t>k</w:t>
      </w:r>
      <w:r w:rsidR="00E96EDE" w:rsidRPr="00E96EDE">
        <w:rPr>
          <w:color w:val="000000" w:themeColor="text1"/>
          <w:szCs w:val="22"/>
          <w:vertAlign w:val="subscript"/>
        </w:rPr>
        <w:t>cat</w:t>
      </w:r>
      <w:proofErr w:type="spellEnd"/>
      <w:r w:rsidR="00E96EDE">
        <w:rPr>
          <w:color w:val="000000" w:themeColor="text1"/>
          <w:szCs w:val="22"/>
        </w:rPr>
        <w:t>[S</w:t>
      </w:r>
      <w:r w:rsidR="00E96EDE" w:rsidRPr="00E96EDE">
        <w:rPr>
          <w:color w:val="000000" w:themeColor="text1"/>
          <w:szCs w:val="22"/>
          <w:vertAlign w:val="subscript"/>
        </w:rPr>
        <w:t>0</w:t>
      </w:r>
      <w:r w:rsidR="00E96EDE">
        <w:rPr>
          <w:color w:val="000000" w:themeColor="text1"/>
          <w:szCs w:val="22"/>
        </w:rPr>
        <w:t>] / (K</w:t>
      </w:r>
      <w:r w:rsidR="00E96EDE" w:rsidRPr="00E96EDE">
        <w:rPr>
          <w:color w:val="000000" w:themeColor="text1"/>
          <w:szCs w:val="22"/>
          <w:vertAlign w:val="subscript"/>
        </w:rPr>
        <w:t>m</w:t>
      </w:r>
      <w:r w:rsidR="00E96EDE">
        <w:rPr>
          <w:color w:val="000000" w:themeColor="text1"/>
          <w:szCs w:val="22"/>
        </w:rPr>
        <w:t xml:space="preserve"> + [S</w:t>
      </w:r>
      <w:r w:rsidR="00E96EDE" w:rsidRPr="00E96EDE">
        <w:rPr>
          <w:color w:val="000000" w:themeColor="text1"/>
          <w:szCs w:val="22"/>
          <w:vertAlign w:val="subscript"/>
        </w:rPr>
        <w:t>0</w:t>
      </w:r>
      <w:r w:rsidR="00E96EDE">
        <w:rPr>
          <w:color w:val="000000" w:themeColor="text1"/>
          <w:szCs w:val="22"/>
        </w:rPr>
        <w:t xml:space="preserve">])). If we do that for one of our wild-type Gsp1 time courses, we obtain similar </w:t>
      </w:r>
      <w:proofErr w:type="spellStart"/>
      <w:r w:rsidR="00E96EDE">
        <w:rPr>
          <w:color w:val="000000" w:themeColor="text1"/>
          <w:szCs w:val="22"/>
        </w:rPr>
        <w:t>k</w:t>
      </w:r>
      <w:r w:rsidR="00E96EDE" w:rsidRPr="00E96EDE">
        <w:rPr>
          <w:color w:val="000000" w:themeColor="text1"/>
          <w:szCs w:val="22"/>
          <w:vertAlign w:val="subscript"/>
        </w:rPr>
        <w:t>cat</w:t>
      </w:r>
      <w:proofErr w:type="spellEnd"/>
      <w:r w:rsidR="00E96EDE">
        <w:rPr>
          <w:color w:val="000000" w:themeColor="text1"/>
          <w:szCs w:val="22"/>
        </w:rPr>
        <w:t xml:space="preserve"> and K</w:t>
      </w:r>
      <w:r w:rsidR="00E96EDE" w:rsidRPr="00E96EDE">
        <w:rPr>
          <w:color w:val="000000" w:themeColor="text1"/>
          <w:szCs w:val="22"/>
          <w:vertAlign w:val="subscript"/>
        </w:rPr>
        <w:t>m</w:t>
      </w:r>
      <w:r w:rsidR="00E96EDE">
        <w:rPr>
          <w:color w:val="000000" w:themeColor="text1"/>
          <w:szCs w:val="22"/>
        </w:rPr>
        <w:t xml:space="preserve"> values as when using the integrated Michaelis-Menten fit</w:t>
      </w:r>
      <w:r w:rsidR="00915741">
        <w:rPr>
          <w:color w:val="000000" w:themeColor="text1"/>
          <w:szCs w:val="22"/>
        </w:rPr>
        <w:t xml:space="preserve"> for the same time course</w:t>
      </w:r>
      <w:r w:rsidR="001100F5">
        <w:rPr>
          <w:color w:val="000000" w:themeColor="text1"/>
          <w:szCs w:val="22"/>
        </w:rPr>
        <w:t xml:space="preserve"> (</w:t>
      </w:r>
      <w:r w:rsidR="00915741">
        <w:rPr>
          <w:color w:val="000000" w:themeColor="text1"/>
          <w:szCs w:val="22"/>
        </w:rPr>
        <w:t xml:space="preserve">two examples in </w:t>
      </w:r>
      <w:r w:rsidR="001100F5">
        <w:rPr>
          <w:color w:val="000000" w:themeColor="text1"/>
          <w:szCs w:val="22"/>
        </w:rPr>
        <w:t>figure below)</w:t>
      </w:r>
      <w:r w:rsidR="00E96EDE">
        <w:rPr>
          <w:color w:val="000000" w:themeColor="text1"/>
          <w:szCs w:val="22"/>
        </w:rPr>
        <w:t>.</w:t>
      </w:r>
      <w:r w:rsidR="001100F5">
        <w:rPr>
          <w:color w:val="000000" w:themeColor="text1"/>
          <w:szCs w:val="22"/>
        </w:rPr>
        <w:t xml:space="preserve"> This “trick” is of course </w:t>
      </w:r>
      <w:del w:id="186" w:author="David Lambright" w:date="2020-07-29T14:24:00Z">
        <w:r w:rsidR="001100F5" w:rsidDel="00B44697">
          <w:rPr>
            <w:color w:val="000000" w:themeColor="text1"/>
            <w:szCs w:val="22"/>
          </w:rPr>
          <w:delText>not a valid</w:delText>
        </w:r>
      </w:del>
      <w:ins w:id="187" w:author="David Lambright" w:date="2020-07-29T14:24:00Z">
        <w:r w:rsidR="00B44697">
          <w:rPr>
            <w:color w:val="000000" w:themeColor="text1"/>
            <w:szCs w:val="22"/>
          </w:rPr>
          <w:t>only an approximate</w:t>
        </w:r>
      </w:ins>
      <w:r w:rsidR="001100F5">
        <w:rPr>
          <w:color w:val="000000" w:themeColor="text1"/>
          <w:szCs w:val="22"/>
        </w:rPr>
        <w:t xml:space="preserve"> method </w:t>
      </w:r>
      <w:r w:rsidR="00915741">
        <w:rPr>
          <w:color w:val="000000" w:themeColor="text1"/>
          <w:szCs w:val="22"/>
        </w:rPr>
        <w:t>for calculating the kinetic parameters, but we believe it to be the best way to intuitively illustrate the approach.</w:t>
      </w:r>
      <w:r w:rsidR="00162BDD">
        <w:rPr>
          <w:color w:val="000000" w:themeColor="text1"/>
          <w:szCs w:val="22"/>
        </w:rPr>
        <w:t xml:space="preserve"> The green and blue points are from separate experiments with 0.5 </w:t>
      </w:r>
      <w:r w:rsidR="00162BDD">
        <w:rPr>
          <w:color w:val="000000" w:themeColor="text1"/>
          <w:szCs w:val="22"/>
          <w:lang w:val="el-GR"/>
        </w:rPr>
        <w:t>μ</w:t>
      </w:r>
      <w:r w:rsidR="00162BDD">
        <w:rPr>
          <w:color w:val="000000" w:themeColor="text1"/>
          <w:szCs w:val="22"/>
        </w:rPr>
        <w:t xml:space="preserve">M and 1 </w:t>
      </w:r>
      <w:r w:rsidR="00162BDD">
        <w:rPr>
          <w:color w:val="000000" w:themeColor="text1"/>
          <w:szCs w:val="22"/>
          <w:lang w:val="el-GR"/>
        </w:rPr>
        <w:t>μ</w:t>
      </w:r>
      <w:r w:rsidR="00162BDD">
        <w:rPr>
          <w:color w:val="000000" w:themeColor="text1"/>
          <w:szCs w:val="22"/>
        </w:rPr>
        <w:t>M [GAP].</w:t>
      </w:r>
    </w:p>
    <w:p w14:paraId="053917CB" w14:textId="4A893E79" w:rsidR="001100F5" w:rsidRDefault="001100F5" w:rsidP="00CB59D8">
      <w:pPr>
        <w:rPr>
          <w:color w:val="000000" w:themeColor="text1"/>
          <w:szCs w:val="22"/>
        </w:rPr>
      </w:pPr>
      <w:r>
        <w:rPr>
          <w:noProof/>
          <w:color w:val="000000" w:themeColor="text1"/>
          <w:szCs w:val="22"/>
        </w:rPr>
        <w:lastRenderedPageBreak/>
        <w:drawing>
          <wp:inline distT="0" distB="0" distL="0" distR="0" wp14:anchorId="0E2E7942" wp14:editId="18662390">
            <wp:extent cx="2814320" cy="2440509"/>
            <wp:effectExtent l="0" t="0" r="508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cal_Michaelis-Ment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0417" cy="2454468"/>
                    </a:xfrm>
                    <a:prstGeom prst="rect">
                      <a:avLst/>
                    </a:prstGeom>
                  </pic:spPr>
                </pic:pic>
              </a:graphicData>
            </a:graphic>
          </wp:inline>
        </w:drawing>
      </w:r>
    </w:p>
    <w:p w14:paraId="7B9F326F" w14:textId="77777777" w:rsidR="00E96EDE" w:rsidRPr="00E52918" w:rsidRDefault="00E96EDE" w:rsidP="00CB59D8">
      <w:pPr>
        <w:rPr>
          <w:color w:val="000000" w:themeColor="text1"/>
          <w:szCs w:val="22"/>
          <w:lang w:val="en-GB"/>
        </w:rPr>
      </w:pPr>
    </w:p>
    <w:p w14:paraId="5FE98145" w14:textId="78A1EB52" w:rsidR="00432445" w:rsidRPr="00E52918" w:rsidRDefault="00D21229" w:rsidP="00437E2B">
      <w:pPr>
        <w:rPr>
          <w:color w:val="000000" w:themeColor="text1"/>
          <w:szCs w:val="22"/>
        </w:rPr>
      </w:pPr>
      <w:r w:rsidRPr="00E52918">
        <w:rPr>
          <w:color w:val="000000" w:themeColor="text1"/>
          <w:szCs w:val="22"/>
        </w:rPr>
        <w:t xml:space="preserve">While we do agree with the reviewer that there are limitations in the accuracy of the method, </w:t>
      </w:r>
      <w:r w:rsidR="00F92D7B" w:rsidRPr="00E52918">
        <w:rPr>
          <w:color w:val="000000" w:themeColor="text1"/>
          <w:szCs w:val="22"/>
        </w:rPr>
        <w:t xml:space="preserve">and in the ideal case </w:t>
      </w:r>
      <w:r w:rsidRPr="00E52918">
        <w:rPr>
          <w:color w:val="000000" w:themeColor="text1"/>
          <w:szCs w:val="22"/>
        </w:rPr>
        <w:t>we</w:t>
      </w:r>
      <w:r w:rsidR="00F92D7B" w:rsidRPr="00E52918">
        <w:rPr>
          <w:color w:val="000000" w:themeColor="text1"/>
          <w:szCs w:val="22"/>
        </w:rPr>
        <w:t xml:space="preserve"> would want to determine the </w:t>
      </w:r>
      <w:proofErr w:type="spellStart"/>
      <w:r w:rsidR="00F92D7B" w:rsidRPr="00E52918">
        <w:rPr>
          <w:color w:val="000000" w:themeColor="text1"/>
          <w:szCs w:val="22"/>
        </w:rPr>
        <w:t>k</w:t>
      </w:r>
      <w:r w:rsidR="00F92D7B" w:rsidRPr="00E52918">
        <w:rPr>
          <w:color w:val="000000" w:themeColor="text1"/>
          <w:szCs w:val="22"/>
          <w:vertAlign w:val="subscript"/>
        </w:rPr>
        <w:t>cat</w:t>
      </w:r>
      <w:proofErr w:type="spellEnd"/>
      <w:r w:rsidR="00F92D7B" w:rsidRPr="00E52918">
        <w:rPr>
          <w:color w:val="000000" w:themeColor="text1"/>
          <w:szCs w:val="22"/>
        </w:rPr>
        <w:t xml:space="preserve"> and the K</w:t>
      </w:r>
      <w:r w:rsidR="00F92D7B" w:rsidRPr="00E52918">
        <w:rPr>
          <w:color w:val="000000" w:themeColor="text1"/>
          <w:szCs w:val="22"/>
          <w:vertAlign w:val="subscript"/>
        </w:rPr>
        <w:t>m</w:t>
      </w:r>
      <w:r w:rsidR="00F92D7B" w:rsidRPr="00E52918">
        <w:rPr>
          <w:color w:val="000000" w:themeColor="text1"/>
          <w:szCs w:val="22"/>
        </w:rPr>
        <w:t xml:space="preserve"> parameters by measuring initial velocity for a wide range of </w:t>
      </w:r>
      <w:ins w:id="188" w:author="David Lambright" w:date="2020-07-29T14:25:00Z">
        <w:r w:rsidR="00B44697">
          <w:rPr>
            <w:color w:val="000000" w:themeColor="text1"/>
            <w:szCs w:val="22"/>
          </w:rPr>
          <w:t xml:space="preserve">initial </w:t>
        </w:r>
      </w:ins>
      <w:r w:rsidR="006A7A7A" w:rsidRPr="00E52918">
        <w:rPr>
          <w:color w:val="000000" w:themeColor="text1"/>
          <w:szCs w:val="22"/>
        </w:rPr>
        <w:t>[Gsp1:GTP], we</w:t>
      </w:r>
      <w:r w:rsidRPr="00E52918">
        <w:rPr>
          <w:color w:val="000000" w:themeColor="text1"/>
          <w:szCs w:val="22"/>
        </w:rPr>
        <w:t xml:space="preserve"> would argue that</w:t>
      </w:r>
      <w:r w:rsidR="00CB59D8" w:rsidRPr="00E52918">
        <w:rPr>
          <w:color w:val="000000" w:themeColor="text1"/>
          <w:szCs w:val="22"/>
        </w:rPr>
        <w:t xml:space="preserve"> given</w:t>
      </w:r>
      <w:r w:rsidR="006A7A7A" w:rsidRPr="00E52918">
        <w:rPr>
          <w:color w:val="000000" w:themeColor="text1"/>
          <w:szCs w:val="22"/>
        </w:rPr>
        <w:t xml:space="preserve"> </w:t>
      </w:r>
      <w:r w:rsidR="00CB59D8" w:rsidRPr="00E52918">
        <w:rPr>
          <w:color w:val="000000" w:themeColor="text1"/>
          <w:szCs w:val="22"/>
        </w:rPr>
        <w:t>the low K</w:t>
      </w:r>
      <w:r w:rsidR="00CB59D8" w:rsidRPr="00E52918">
        <w:rPr>
          <w:color w:val="000000" w:themeColor="text1"/>
          <w:szCs w:val="22"/>
          <w:vertAlign w:val="subscript"/>
        </w:rPr>
        <w:t>m</w:t>
      </w:r>
      <w:r w:rsidR="00CB59D8" w:rsidRPr="00E52918">
        <w:rPr>
          <w:color w:val="000000" w:themeColor="text1"/>
          <w:szCs w:val="22"/>
        </w:rPr>
        <w:t xml:space="preserve"> values</w:t>
      </w:r>
      <w:r w:rsidR="006A7A7A" w:rsidRPr="00E52918">
        <w:rPr>
          <w:color w:val="000000" w:themeColor="text1"/>
          <w:szCs w:val="22"/>
        </w:rPr>
        <w:t xml:space="preserve"> and accuracy limitations of other methods rather than using the phosphate sensor</w:t>
      </w:r>
      <w:r w:rsidR="00CB59D8" w:rsidRPr="00E52918">
        <w:rPr>
          <w:color w:val="000000" w:themeColor="text1"/>
          <w:szCs w:val="22"/>
        </w:rPr>
        <w:t>,</w:t>
      </w:r>
      <w:r w:rsidRPr="00E52918">
        <w:rPr>
          <w:color w:val="000000" w:themeColor="text1"/>
          <w:szCs w:val="22"/>
        </w:rPr>
        <w:t xml:space="preserve"> </w:t>
      </w:r>
      <w:r w:rsidR="006A7A7A" w:rsidRPr="00E52918">
        <w:rPr>
          <w:color w:val="000000" w:themeColor="text1"/>
          <w:szCs w:val="22"/>
        </w:rPr>
        <w:t xml:space="preserve">significant </w:t>
      </w:r>
      <w:r w:rsidRPr="00E52918">
        <w:rPr>
          <w:color w:val="000000" w:themeColor="text1"/>
          <w:szCs w:val="22"/>
        </w:rPr>
        <w:t>limitations exist even if we use the approach the reviewer suggest</w:t>
      </w:r>
      <w:r w:rsidR="00C37022" w:rsidRPr="00E52918">
        <w:rPr>
          <w:color w:val="000000" w:themeColor="text1"/>
          <w:szCs w:val="22"/>
        </w:rPr>
        <w:t>s</w:t>
      </w:r>
      <w:r w:rsidRPr="00E52918">
        <w:rPr>
          <w:color w:val="000000" w:themeColor="text1"/>
          <w:szCs w:val="22"/>
        </w:rPr>
        <w:t>. For example, if we did a range of Gsp1 concentrations, in the cases where [Gsp1] is above K</w:t>
      </w:r>
      <w:r w:rsidRPr="00E52918">
        <w:rPr>
          <w:color w:val="000000" w:themeColor="text1"/>
          <w:szCs w:val="22"/>
          <w:vertAlign w:val="subscript"/>
        </w:rPr>
        <w:t>m</w:t>
      </w:r>
      <w:r w:rsidRPr="00E52918">
        <w:rPr>
          <w:color w:val="000000" w:themeColor="text1"/>
          <w:szCs w:val="22"/>
        </w:rPr>
        <w:t xml:space="preserve"> the curve </w:t>
      </w:r>
      <w:r w:rsidR="007914AB" w:rsidRPr="00E52918">
        <w:rPr>
          <w:color w:val="000000" w:themeColor="text1"/>
          <w:szCs w:val="22"/>
        </w:rPr>
        <w:t xml:space="preserve">cannot be fitted to an </w:t>
      </w:r>
      <w:r w:rsidRPr="00E52918">
        <w:rPr>
          <w:color w:val="000000" w:themeColor="text1"/>
          <w:szCs w:val="22"/>
        </w:rPr>
        <w:t xml:space="preserve">exponential (as can be seen </w:t>
      </w:r>
      <w:r w:rsidR="00915741">
        <w:rPr>
          <w:color w:val="000000" w:themeColor="text1"/>
          <w:szCs w:val="22"/>
        </w:rPr>
        <w:t>from the time course curved for the GAP assay we report in</w:t>
      </w:r>
      <w:r w:rsidRPr="00E52918">
        <w:rPr>
          <w:color w:val="000000" w:themeColor="text1"/>
          <w:szCs w:val="22"/>
        </w:rPr>
        <w:t xml:space="preserve"> Supplementary File 1 Figure 3)</w:t>
      </w:r>
      <w:r w:rsidR="00075196">
        <w:rPr>
          <w:color w:val="000000" w:themeColor="text1"/>
          <w:szCs w:val="22"/>
        </w:rPr>
        <w:t>. T</w:t>
      </w:r>
      <w:r w:rsidR="007914AB" w:rsidRPr="00E52918">
        <w:rPr>
          <w:color w:val="000000" w:themeColor="text1"/>
          <w:szCs w:val="22"/>
        </w:rPr>
        <w:t>raditionally the</w:t>
      </w:r>
      <w:r w:rsidRPr="00E52918">
        <w:rPr>
          <w:color w:val="000000" w:themeColor="text1"/>
          <w:szCs w:val="22"/>
        </w:rPr>
        <w:t xml:space="preserve"> initial velocity </w:t>
      </w:r>
      <w:r w:rsidR="00075196">
        <w:rPr>
          <w:color w:val="000000" w:themeColor="text1"/>
          <w:szCs w:val="22"/>
        </w:rPr>
        <w:t xml:space="preserve">in such a case </w:t>
      </w:r>
      <w:r w:rsidR="007914AB" w:rsidRPr="00E52918">
        <w:rPr>
          <w:color w:val="000000" w:themeColor="text1"/>
          <w:szCs w:val="22"/>
        </w:rPr>
        <w:t>would</w:t>
      </w:r>
      <w:r w:rsidRPr="00E52918">
        <w:rPr>
          <w:color w:val="000000" w:themeColor="text1"/>
          <w:szCs w:val="22"/>
        </w:rPr>
        <w:t xml:space="preserve"> be estimated</w:t>
      </w:r>
      <w:r w:rsidR="007914AB" w:rsidRPr="00E52918">
        <w:rPr>
          <w:color w:val="000000" w:themeColor="text1"/>
          <w:szCs w:val="22"/>
        </w:rPr>
        <w:t xml:space="preserve"> from those data</w:t>
      </w:r>
      <w:r w:rsidRPr="00E52918">
        <w:rPr>
          <w:color w:val="000000" w:themeColor="text1"/>
          <w:szCs w:val="22"/>
        </w:rPr>
        <w:t xml:space="preserve"> by a linear fit of the first 10% of the reaction. </w:t>
      </w:r>
      <w:r w:rsidR="00BD0320" w:rsidRPr="00E52918">
        <w:rPr>
          <w:color w:val="000000" w:themeColor="text1"/>
          <w:szCs w:val="22"/>
        </w:rPr>
        <w:t>However</w:t>
      </w:r>
      <w:r w:rsidR="003D6C70">
        <w:rPr>
          <w:color w:val="000000" w:themeColor="text1"/>
          <w:szCs w:val="22"/>
        </w:rPr>
        <w:t>,</w:t>
      </w:r>
      <w:r w:rsidR="00BB29F0" w:rsidRPr="00E52918">
        <w:rPr>
          <w:color w:val="000000" w:themeColor="text1"/>
          <w:szCs w:val="22"/>
        </w:rPr>
        <w:t xml:space="preserve"> the accuracy of the linear fit to the initial data is </w:t>
      </w:r>
      <w:r w:rsidR="007914AB" w:rsidRPr="00E52918">
        <w:rPr>
          <w:color w:val="000000" w:themeColor="text1"/>
          <w:szCs w:val="22"/>
        </w:rPr>
        <w:t>also imperfect for a number of reasons</w:t>
      </w:r>
      <w:r w:rsidRPr="00E52918">
        <w:rPr>
          <w:color w:val="000000" w:themeColor="text1"/>
          <w:szCs w:val="22"/>
        </w:rPr>
        <w:t>. The very beginning of the reaction is, for technical reasons</w:t>
      </w:r>
      <w:r w:rsidR="007914AB" w:rsidRPr="00E52918">
        <w:rPr>
          <w:color w:val="000000" w:themeColor="text1"/>
          <w:szCs w:val="22"/>
        </w:rPr>
        <w:t>,</w:t>
      </w:r>
      <w:r w:rsidRPr="00E52918">
        <w:rPr>
          <w:color w:val="000000" w:themeColor="text1"/>
          <w:szCs w:val="22"/>
        </w:rPr>
        <w:t xml:space="preserve"> always missed and the very high rate in the beginning necessarily means that the ratio of time points to concentration change is low. </w:t>
      </w:r>
      <w:r w:rsidR="007914AB" w:rsidRPr="00E52918">
        <w:rPr>
          <w:color w:val="000000" w:themeColor="text1"/>
          <w:szCs w:val="22"/>
        </w:rPr>
        <w:t xml:space="preserve">In many ways, using all of the collected data is more meaningful. </w:t>
      </w:r>
    </w:p>
    <w:p w14:paraId="20E6372F" w14:textId="606F55B8" w:rsidR="00674159" w:rsidRPr="00A90CD5" w:rsidRDefault="00715FB1" w:rsidP="00437E2B">
      <w:pPr>
        <w:rPr>
          <w:color w:val="000000" w:themeColor="text1"/>
          <w:szCs w:val="22"/>
        </w:rPr>
      </w:pPr>
      <w:r w:rsidRPr="00E52918">
        <w:rPr>
          <w:color w:val="000000" w:themeColor="text1"/>
          <w:szCs w:val="22"/>
        </w:rPr>
        <w:t>F</w:t>
      </w:r>
      <w:r w:rsidR="00C520AD" w:rsidRPr="00E52918">
        <w:rPr>
          <w:color w:val="000000" w:themeColor="text1"/>
          <w:szCs w:val="22"/>
        </w:rPr>
        <w:t xml:space="preserve">inally, </w:t>
      </w:r>
      <w:r w:rsidR="00AF64E2" w:rsidRPr="00E52918">
        <w:rPr>
          <w:color w:val="000000" w:themeColor="text1"/>
          <w:szCs w:val="22"/>
        </w:rPr>
        <w:t xml:space="preserve">both our biophysical and phenotype </w:t>
      </w:r>
      <w:r w:rsidR="00B162B0" w:rsidRPr="00E52918">
        <w:rPr>
          <w:color w:val="000000" w:themeColor="text1"/>
          <w:szCs w:val="22"/>
        </w:rPr>
        <w:t xml:space="preserve">experiments </w:t>
      </w:r>
      <w:r w:rsidR="00AF64E2" w:rsidRPr="00E52918">
        <w:rPr>
          <w:color w:val="000000" w:themeColor="text1"/>
          <w:szCs w:val="22"/>
        </w:rPr>
        <w:t xml:space="preserve">(functional genomics as well as proteomics) measure small differences, but </w:t>
      </w:r>
      <w:r w:rsidR="00211144" w:rsidRPr="00E52918">
        <w:rPr>
          <w:color w:val="000000" w:themeColor="text1"/>
          <w:szCs w:val="22"/>
        </w:rPr>
        <w:t>the conclusions we make are based on grouping mutants by the measured effects</w:t>
      </w:r>
      <w:r w:rsidRPr="00E52918">
        <w:rPr>
          <w:color w:val="000000" w:themeColor="text1"/>
          <w:szCs w:val="22"/>
        </w:rPr>
        <w:t>. E</w:t>
      </w:r>
      <w:r w:rsidR="00211144" w:rsidRPr="00E52918">
        <w:rPr>
          <w:color w:val="000000" w:themeColor="text1"/>
          <w:szCs w:val="22"/>
        </w:rPr>
        <w:t xml:space="preserve">ven though </w:t>
      </w:r>
      <w:r w:rsidR="00AF64E2" w:rsidRPr="00E52918">
        <w:rPr>
          <w:color w:val="000000" w:themeColor="text1"/>
          <w:szCs w:val="22"/>
        </w:rPr>
        <w:t xml:space="preserve">each </w:t>
      </w:r>
      <w:r w:rsidRPr="00E52918">
        <w:rPr>
          <w:color w:val="000000" w:themeColor="text1"/>
          <w:szCs w:val="22"/>
        </w:rPr>
        <w:t>measurement has</w:t>
      </w:r>
      <w:r w:rsidR="00211144" w:rsidRPr="00E52918">
        <w:rPr>
          <w:color w:val="000000" w:themeColor="text1"/>
          <w:szCs w:val="22"/>
        </w:rPr>
        <w:t xml:space="preserve"> different types of noise</w:t>
      </w:r>
      <w:r w:rsidR="00A651D8" w:rsidRPr="00E52918">
        <w:rPr>
          <w:color w:val="000000" w:themeColor="text1"/>
          <w:szCs w:val="22"/>
        </w:rPr>
        <w:t xml:space="preserve"> associated with </w:t>
      </w:r>
      <w:r w:rsidRPr="00E52918">
        <w:rPr>
          <w:color w:val="000000" w:themeColor="text1"/>
          <w:szCs w:val="22"/>
        </w:rPr>
        <w:t>it</w:t>
      </w:r>
      <w:r w:rsidR="00A651D8" w:rsidRPr="00E52918">
        <w:rPr>
          <w:color w:val="000000" w:themeColor="text1"/>
          <w:szCs w:val="22"/>
        </w:rPr>
        <w:t xml:space="preserve">, the signal </w:t>
      </w:r>
      <w:r w:rsidR="00AA10DF" w:rsidRPr="00E52918">
        <w:rPr>
          <w:color w:val="000000" w:themeColor="text1"/>
          <w:szCs w:val="22"/>
        </w:rPr>
        <w:t>is</w:t>
      </w:r>
      <w:r w:rsidR="00A651D8" w:rsidRPr="00E52918">
        <w:rPr>
          <w:color w:val="000000" w:themeColor="text1"/>
          <w:szCs w:val="22"/>
        </w:rPr>
        <w:t xml:space="preserve"> strong enough for us to see clear groupings in Fig. 4</w:t>
      </w:r>
      <w:r w:rsidR="0059645E">
        <w:rPr>
          <w:color w:val="000000" w:themeColor="text1"/>
          <w:szCs w:val="22"/>
        </w:rPr>
        <w:t>.</w:t>
      </w:r>
    </w:p>
    <w:p w14:paraId="38421554" w14:textId="2A385CF8" w:rsidR="007E5AD9" w:rsidRPr="001C16D7" w:rsidRDefault="00A43B6B" w:rsidP="00437E2B">
      <w:pPr>
        <w:rPr>
          <w:i/>
          <w:iCs/>
          <w:szCs w:val="22"/>
          <w:shd w:val="clear" w:color="auto" w:fill="FFFFFF"/>
        </w:rPr>
      </w:pPr>
      <w:r w:rsidRPr="001C16D7">
        <w:rPr>
          <w:i/>
          <w:iCs/>
          <w:szCs w:val="22"/>
          <w:shd w:val="clear" w:color="auto" w:fill="FFFFFF"/>
        </w:rPr>
        <w:t xml:space="preserve">b) Interpretation: Enzyme kinetics data in Gsp1 must be interpreted with care because there are multiple steps involved in each reaction. The authors are referred to work on the Hsp70 chaperone system which is very similar to this switch in having ATP hydrolysis-enhancing factors (J-proteins) and nucleotide exchange factors (NEFs) facilitating the cycle. Careful enzyme kinetics work by the groups of Philip Christen, Roger </w:t>
      </w:r>
      <w:proofErr w:type="spellStart"/>
      <w:r w:rsidRPr="001C16D7">
        <w:rPr>
          <w:i/>
          <w:iCs/>
          <w:szCs w:val="22"/>
          <w:shd w:val="clear" w:color="auto" w:fill="FFFFFF"/>
        </w:rPr>
        <w:t>McMacken</w:t>
      </w:r>
      <w:proofErr w:type="spellEnd"/>
      <w:r w:rsidRPr="001C16D7">
        <w:rPr>
          <w:i/>
          <w:iCs/>
          <w:szCs w:val="22"/>
          <w:shd w:val="clear" w:color="auto" w:fill="FFFFFF"/>
        </w:rPr>
        <w:t xml:space="preserve">, Bernd </w:t>
      </w:r>
      <w:proofErr w:type="spellStart"/>
      <w:r w:rsidRPr="001C16D7">
        <w:rPr>
          <w:i/>
          <w:iCs/>
          <w:szCs w:val="22"/>
          <w:shd w:val="clear" w:color="auto" w:fill="FFFFFF"/>
        </w:rPr>
        <w:t>Bukau</w:t>
      </w:r>
      <w:proofErr w:type="spellEnd"/>
      <w:r w:rsidRPr="001C16D7">
        <w:rPr>
          <w:i/>
          <w:iCs/>
          <w:szCs w:val="22"/>
          <w:shd w:val="clear" w:color="auto" w:fill="FFFFFF"/>
        </w:rPr>
        <w:t xml:space="preserve"> and others show that multiple steps must be considered in building a model (Hu, Mayer and Tomita, </w:t>
      </w:r>
      <w:proofErr w:type="spellStart"/>
      <w:r w:rsidRPr="001C16D7">
        <w:rPr>
          <w:i/>
          <w:iCs/>
          <w:szCs w:val="22"/>
          <w:shd w:val="clear" w:color="auto" w:fill="FFFFFF"/>
        </w:rPr>
        <w:t>BiophysJ</w:t>
      </w:r>
      <w:proofErr w:type="spellEnd"/>
      <w:r w:rsidRPr="001C16D7">
        <w:rPr>
          <w:i/>
          <w:iCs/>
          <w:szCs w:val="22"/>
          <w:shd w:val="clear" w:color="auto" w:fill="FFFFFF"/>
        </w:rPr>
        <w:t xml:space="preserve"> 2006). Some of the questions that authors need to consider are:</w:t>
      </w:r>
    </w:p>
    <w:p w14:paraId="5A3910D4" w14:textId="762519EB" w:rsidR="008D30CB" w:rsidRPr="00E910AF" w:rsidRDefault="007E5AD9" w:rsidP="00437E2B">
      <w:pPr>
        <w:rPr>
          <w:color w:val="000000" w:themeColor="text1"/>
          <w:szCs w:val="22"/>
          <w:shd w:val="clear" w:color="auto" w:fill="FFFFFF"/>
        </w:rPr>
      </w:pPr>
      <w:r w:rsidRPr="00E910AF">
        <w:rPr>
          <w:color w:val="000000" w:themeColor="text1"/>
          <w:szCs w:val="22"/>
          <w:shd w:val="clear" w:color="auto" w:fill="FFFFFF"/>
        </w:rPr>
        <w:t xml:space="preserve">The reviewer is correct, the GTPase cycle is only approximated by the two reactions forming the two sides of the cycle (exchange and hydrolysis) represented as simple enzyme-substrate Michaelis-Menten reactions. Especially the GEF-mediated nucleotide exchange is a multi-step reaction, and the individual steps for the RAN GTPase were worked out by </w:t>
      </w:r>
      <w:proofErr w:type="spellStart"/>
      <w:r w:rsidR="008D30CB" w:rsidRPr="00E910AF">
        <w:rPr>
          <w:color w:val="000000" w:themeColor="text1"/>
          <w:szCs w:val="22"/>
          <w:shd w:val="clear" w:color="auto" w:fill="FFFFFF"/>
        </w:rPr>
        <w:t>Klebe</w:t>
      </w:r>
      <w:proofErr w:type="spellEnd"/>
      <w:r w:rsidR="008D30CB" w:rsidRPr="00E910AF">
        <w:rPr>
          <w:color w:val="000000" w:themeColor="text1"/>
          <w:szCs w:val="22"/>
          <w:shd w:val="clear" w:color="auto" w:fill="FFFFFF"/>
        </w:rPr>
        <w:t xml:space="preserve"> </w:t>
      </w:r>
      <w:r w:rsidR="008D30CB" w:rsidRPr="00E910AF">
        <w:rPr>
          <w:i/>
          <w:iCs/>
          <w:color w:val="000000" w:themeColor="text1"/>
          <w:szCs w:val="22"/>
          <w:shd w:val="clear" w:color="auto" w:fill="FFFFFF"/>
        </w:rPr>
        <w:t>et al</w:t>
      </w:r>
      <w:r w:rsidR="008D30CB" w:rsidRPr="00E910AF">
        <w:rPr>
          <w:color w:val="000000" w:themeColor="text1"/>
          <w:szCs w:val="22"/>
          <w:shd w:val="clear" w:color="auto" w:fill="FFFFFF"/>
        </w:rPr>
        <w:t>. (</w:t>
      </w:r>
      <w:proofErr w:type="spellStart"/>
      <w:r w:rsidR="0017613F" w:rsidRPr="00E910AF">
        <w:rPr>
          <w:color w:val="000000" w:themeColor="text1"/>
          <w:szCs w:val="22"/>
          <w:shd w:val="clear" w:color="auto" w:fill="FFFFFF"/>
        </w:rPr>
        <w:t>Klebe</w:t>
      </w:r>
      <w:proofErr w:type="spellEnd"/>
      <w:r w:rsidR="0017613F" w:rsidRPr="00E910AF">
        <w:rPr>
          <w:color w:val="000000" w:themeColor="text1"/>
          <w:szCs w:val="22"/>
          <w:shd w:val="clear" w:color="auto" w:fill="FFFFFF"/>
        </w:rPr>
        <w:t xml:space="preserve"> et al., </w:t>
      </w:r>
      <w:r w:rsidR="008D30CB" w:rsidRPr="00E910AF">
        <w:rPr>
          <w:color w:val="000000" w:themeColor="text1"/>
          <w:szCs w:val="22"/>
          <w:shd w:val="clear" w:color="auto" w:fill="FFFFFF"/>
        </w:rPr>
        <w:t>Biochemistry, 1995</w:t>
      </w:r>
      <w:r w:rsidR="0017613F" w:rsidRPr="00E910AF">
        <w:rPr>
          <w:color w:val="000000" w:themeColor="text1"/>
          <w:szCs w:val="22"/>
          <w:shd w:val="clear" w:color="auto" w:fill="FFFFFF"/>
        </w:rPr>
        <w:t>a</w:t>
      </w:r>
      <w:r w:rsidR="008D30CB" w:rsidRPr="00E910AF">
        <w:rPr>
          <w:color w:val="000000" w:themeColor="text1"/>
          <w:szCs w:val="22"/>
          <w:shd w:val="clear" w:color="auto" w:fill="FFFFFF"/>
        </w:rPr>
        <w:t>).</w:t>
      </w:r>
    </w:p>
    <w:p w14:paraId="5A4782A2" w14:textId="77777777" w:rsidR="008D30CB" w:rsidRPr="00E910AF" w:rsidRDefault="0017613F" w:rsidP="00437E2B">
      <w:pPr>
        <w:rPr>
          <w:color w:val="000000" w:themeColor="text1"/>
          <w:szCs w:val="22"/>
          <w:shd w:val="clear" w:color="auto" w:fill="FFFFFF"/>
        </w:rPr>
      </w:pPr>
      <w:r w:rsidRPr="00E910AF">
        <w:rPr>
          <w:color w:val="000000" w:themeColor="text1"/>
          <w:szCs w:val="22"/>
          <w:shd w:val="clear" w:color="auto" w:fill="FFFFFF"/>
        </w:rPr>
        <w:lastRenderedPageBreak/>
        <w:t>The same authors (</w:t>
      </w:r>
      <w:proofErr w:type="spellStart"/>
      <w:r w:rsidRPr="00E910AF">
        <w:rPr>
          <w:color w:val="000000" w:themeColor="text1"/>
          <w:szCs w:val="22"/>
          <w:shd w:val="clear" w:color="auto" w:fill="FFFFFF"/>
        </w:rPr>
        <w:t>Klebe</w:t>
      </w:r>
      <w:proofErr w:type="spellEnd"/>
      <w:r w:rsidRPr="00E910AF">
        <w:rPr>
          <w:color w:val="000000" w:themeColor="text1"/>
          <w:szCs w:val="22"/>
          <w:shd w:val="clear" w:color="auto" w:fill="FFFFFF"/>
        </w:rPr>
        <w:t xml:space="preserve"> et al, Biochemistry, 1995b) have also proposed that both reactions can be described enzymatically, </w:t>
      </w:r>
      <w:r w:rsidR="00000DD5" w:rsidRPr="00E910AF">
        <w:rPr>
          <w:color w:val="000000" w:themeColor="text1"/>
          <w:szCs w:val="22"/>
          <w:shd w:val="clear" w:color="auto" w:fill="FFFFFF"/>
        </w:rPr>
        <w:t>and this</w:t>
      </w:r>
      <w:r w:rsidRPr="00E910AF">
        <w:rPr>
          <w:color w:val="000000" w:themeColor="text1"/>
          <w:szCs w:val="22"/>
          <w:shd w:val="clear" w:color="auto" w:fill="FFFFFF"/>
        </w:rPr>
        <w:t xml:space="preserve"> approach has been </w:t>
      </w:r>
      <w:r w:rsidR="00000DD5" w:rsidRPr="00E910AF">
        <w:rPr>
          <w:color w:val="000000" w:themeColor="text1"/>
          <w:szCs w:val="22"/>
          <w:shd w:val="clear" w:color="auto" w:fill="FFFFFF"/>
        </w:rPr>
        <w:t xml:space="preserve">regularly </w:t>
      </w:r>
      <w:r w:rsidRPr="00E910AF">
        <w:rPr>
          <w:color w:val="000000" w:themeColor="text1"/>
          <w:szCs w:val="22"/>
          <w:shd w:val="clear" w:color="auto" w:fill="FFFFFF"/>
        </w:rPr>
        <w:t>used for other small GTPases.</w:t>
      </w:r>
      <w:r w:rsidR="00E204A1" w:rsidRPr="00E910AF">
        <w:rPr>
          <w:color w:val="000000" w:themeColor="text1"/>
          <w:szCs w:val="22"/>
          <w:shd w:val="clear" w:color="auto" w:fill="FFFFFF"/>
        </w:rPr>
        <w:t xml:space="preserve"> (We will discuss this point further in our reply to comment (iv)).</w:t>
      </w:r>
    </w:p>
    <w:p w14:paraId="046B7718" w14:textId="7D78264A" w:rsidR="00B06A16" w:rsidRPr="00E910AF" w:rsidRDefault="00B06A16" w:rsidP="00437E2B">
      <w:pPr>
        <w:rPr>
          <w:color w:val="000000" w:themeColor="text1"/>
          <w:szCs w:val="22"/>
          <w:shd w:val="clear" w:color="auto" w:fill="FFFFFF"/>
        </w:rPr>
      </w:pPr>
      <w:r w:rsidRPr="00E910AF">
        <w:rPr>
          <w:color w:val="000000" w:themeColor="text1"/>
          <w:szCs w:val="22"/>
          <w:shd w:val="clear" w:color="auto" w:fill="FFFFFF"/>
        </w:rPr>
        <w:t xml:space="preserve">In general, we do agree with the reviewer that </w:t>
      </w:r>
      <w:r w:rsidR="00E204A1" w:rsidRPr="00E910AF">
        <w:rPr>
          <w:color w:val="000000" w:themeColor="text1"/>
          <w:szCs w:val="22"/>
          <w:shd w:val="clear" w:color="auto" w:fill="FFFFFF"/>
        </w:rPr>
        <w:t>GTPase</w:t>
      </w:r>
      <w:r w:rsidRPr="00E910AF">
        <w:rPr>
          <w:color w:val="000000" w:themeColor="text1"/>
          <w:szCs w:val="22"/>
          <w:shd w:val="clear" w:color="auto" w:fill="FFFFFF"/>
        </w:rPr>
        <w:t xml:space="preserve"> kinetics data need to be interpreted with care, and we believe we have done so. The point we want to acknowledge, and we thank the reviewer for making us revisit this, is that we might not have done a thorough enough job </w:t>
      </w:r>
      <w:r w:rsidR="00E204A1" w:rsidRPr="00E910AF">
        <w:rPr>
          <w:color w:val="000000" w:themeColor="text1"/>
          <w:szCs w:val="22"/>
          <w:shd w:val="clear" w:color="auto" w:fill="FFFFFF"/>
        </w:rPr>
        <w:t xml:space="preserve">explicitly </w:t>
      </w:r>
      <w:r w:rsidRPr="00E910AF">
        <w:rPr>
          <w:color w:val="000000" w:themeColor="text1"/>
          <w:szCs w:val="22"/>
          <w:shd w:val="clear" w:color="auto" w:fill="FFFFFF"/>
        </w:rPr>
        <w:t xml:space="preserve">discussing all </w:t>
      </w:r>
      <w:r w:rsidR="00145E57" w:rsidRPr="00E910AF">
        <w:rPr>
          <w:color w:val="000000" w:themeColor="text1"/>
          <w:szCs w:val="22"/>
          <w:shd w:val="clear" w:color="auto" w:fill="FFFFFF"/>
        </w:rPr>
        <w:t>relevant</w:t>
      </w:r>
      <w:r w:rsidRPr="00E910AF">
        <w:rPr>
          <w:color w:val="000000" w:themeColor="text1"/>
          <w:szCs w:val="22"/>
          <w:shd w:val="clear" w:color="auto" w:fill="FFFFFF"/>
        </w:rPr>
        <w:t xml:space="preserve"> details in our manuscript. </w:t>
      </w:r>
    </w:p>
    <w:p w14:paraId="71613368" w14:textId="0ECE4F85" w:rsidR="00CA681F" w:rsidRPr="00A90CD5" w:rsidRDefault="00B06A16" w:rsidP="00437E2B">
      <w:pPr>
        <w:rPr>
          <w:color w:val="000000" w:themeColor="text1"/>
          <w:szCs w:val="22"/>
          <w:shd w:val="clear" w:color="auto" w:fill="FFFFFF"/>
        </w:rPr>
      </w:pPr>
      <w:r w:rsidRPr="00E910AF">
        <w:rPr>
          <w:color w:val="000000" w:themeColor="text1"/>
          <w:szCs w:val="22"/>
          <w:shd w:val="clear" w:color="auto" w:fill="FFFFFF"/>
        </w:rPr>
        <w:t xml:space="preserve">We hope that our </w:t>
      </w:r>
      <w:r w:rsidR="00CA681F" w:rsidRPr="00E910AF">
        <w:rPr>
          <w:color w:val="000000" w:themeColor="text1"/>
          <w:szCs w:val="22"/>
          <w:shd w:val="clear" w:color="auto" w:fill="FFFFFF"/>
        </w:rPr>
        <w:t xml:space="preserve">responses to the </w:t>
      </w:r>
      <w:r w:rsidR="00A90CD5">
        <w:rPr>
          <w:color w:val="000000" w:themeColor="text1"/>
          <w:szCs w:val="22"/>
          <w:shd w:val="clear" w:color="auto" w:fill="FFFFFF"/>
        </w:rPr>
        <w:t>R</w:t>
      </w:r>
      <w:r w:rsidR="00CA681F" w:rsidRPr="00E910AF">
        <w:rPr>
          <w:color w:val="000000" w:themeColor="text1"/>
          <w:szCs w:val="22"/>
          <w:shd w:val="clear" w:color="auto" w:fill="FFFFFF"/>
        </w:rPr>
        <w:t>eviewer</w:t>
      </w:r>
      <w:r w:rsidR="000A72AD" w:rsidRPr="00E910AF">
        <w:rPr>
          <w:color w:val="000000" w:themeColor="text1"/>
          <w:szCs w:val="22"/>
          <w:shd w:val="clear" w:color="auto" w:fill="FFFFFF"/>
        </w:rPr>
        <w:t>’</w:t>
      </w:r>
      <w:r w:rsidR="00CA681F" w:rsidRPr="00E910AF">
        <w:rPr>
          <w:color w:val="000000" w:themeColor="text1"/>
          <w:szCs w:val="22"/>
          <w:shd w:val="clear" w:color="auto" w:fill="FFFFFF"/>
        </w:rPr>
        <w:t>s questions</w:t>
      </w:r>
      <w:r w:rsidR="00A90CD5">
        <w:rPr>
          <w:color w:val="000000" w:themeColor="text1"/>
          <w:szCs w:val="22"/>
          <w:shd w:val="clear" w:color="auto" w:fill="FFFFFF"/>
        </w:rPr>
        <w:t xml:space="preserve"> below</w:t>
      </w:r>
      <w:r w:rsidRPr="00E910AF">
        <w:rPr>
          <w:color w:val="000000" w:themeColor="text1"/>
          <w:szCs w:val="22"/>
          <w:shd w:val="clear" w:color="auto" w:fill="FFFFFF"/>
        </w:rPr>
        <w:t>, a</w:t>
      </w:r>
      <w:r w:rsidR="00CA681F" w:rsidRPr="00E910AF">
        <w:rPr>
          <w:color w:val="000000" w:themeColor="text1"/>
          <w:szCs w:val="22"/>
          <w:shd w:val="clear" w:color="auto" w:fill="FFFFFF"/>
        </w:rPr>
        <w:t>s well as</w:t>
      </w:r>
      <w:r w:rsidRPr="00E910AF">
        <w:rPr>
          <w:color w:val="000000" w:themeColor="text1"/>
          <w:szCs w:val="22"/>
          <w:shd w:val="clear" w:color="auto" w:fill="FFFFFF"/>
        </w:rPr>
        <w:t xml:space="preserve"> the additional discussion we added to the paper, will rectify this.</w:t>
      </w:r>
    </w:p>
    <w:p w14:paraId="38FE05E8" w14:textId="77777777" w:rsidR="00840215" w:rsidRPr="001C16D7" w:rsidRDefault="00A43B6B" w:rsidP="00437E2B">
      <w:pPr>
        <w:rPr>
          <w:i/>
          <w:iCs/>
          <w:szCs w:val="22"/>
        </w:rPr>
      </w:pPr>
      <w:r w:rsidRPr="001C16D7">
        <w:rPr>
          <w:i/>
          <w:iCs/>
          <w:szCs w:val="22"/>
          <w:shd w:val="clear" w:color="auto" w:fill="FFFFFF"/>
        </w:rPr>
        <w:t>(</w:t>
      </w:r>
      <w:proofErr w:type="spellStart"/>
      <w:r w:rsidRPr="001C16D7">
        <w:rPr>
          <w:i/>
          <w:iCs/>
          <w:szCs w:val="22"/>
          <w:shd w:val="clear" w:color="auto" w:fill="FFFFFF"/>
        </w:rPr>
        <w:t>i</w:t>
      </w:r>
      <w:proofErr w:type="spellEnd"/>
      <w:r w:rsidRPr="001C16D7">
        <w:rPr>
          <w:i/>
          <w:iCs/>
          <w:szCs w:val="22"/>
          <w:shd w:val="clear" w:color="auto" w:fill="FFFFFF"/>
        </w:rPr>
        <w:t>) How is the basal GTPase activity of Gsp1 taken into account? The authors have mentioned controls in the Methods. Equations used for correcting for the basal rate and equations used for fitting the data should be stated.</w:t>
      </w:r>
    </w:p>
    <w:p w14:paraId="100ED448" w14:textId="7D18C2D7" w:rsidR="00432001" w:rsidRPr="00A90CD5" w:rsidRDefault="0017613F" w:rsidP="00437E2B">
      <w:pPr>
        <w:rPr>
          <w:color w:val="000000" w:themeColor="text1"/>
          <w:szCs w:val="22"/>
        </w:rPr>
      </w:pPr>
      <w:r w:rsidRPr="00E910AF">
        <w:rPr>
          <w:color w:val="000000" w:themeColor="text1"/>
          <w:szCs w:val="22"/>
        </w:rPr>
        <w:t>RAN</w:t>
      </w:r>
      <w:r w:rsidR="0058411B" w:rsidRPr="00E910AF">
        <w:rPr>
          <w:color w:val="000000" w:themeColor="text1"/>
          <w:szCs w:val="22"/>
        </w:rPr>
        <w:t>/Gsp1</w:t>
      </w:r>
      <w:r w:rsidRPr="00E910AF">
        <w:rPr>
          <w:color w:val="000000" w:themeColor="text1"/>
          <w:szCs w:val="22"/>
        </w:rPr>
        <w:t xml:space="preserve"> has very low intrinsic nucleotide exchange and hydrolysis rates, which are low even </w:t>
      </w:r>
      <w:r w:rsidR="00AA10DF" w:rsidRPr="00E910AF">
        <w:rPr>
          <w:color w:val="000000" w:themeColor="text1"/>
          <w:szCs w:val="22"/>
        </w:rPr>
        <w:t>compared</w:t>
      </w:r>
      <w:r w:rsidRPr="00E910AF">
        <w:rPr>
          <w:color w:val="000000" w:themeColor="text1"/>
          <w:szCs w:val="22"/>
        </w:rPr>
        <w:t xml:space="preserve"> to other small GTPases, and both the GAP and the GEF </w:t>
      </w:r>
      <w:r w:rsidR="00000DD5" w:rsidRPr="00E910AF">
        <w:rPr>
          <w:color w:val="000000" w:themeColor="text1"/>
          <w:szCs w:val="22"/>
        </w:rPr>
        <w:t>increase the reactions 10</w:t>
      </w:r>
      <w:r w:rsidR="00000DD5" w:rsidRPr="00E910AF">
        <w:rPr>
          <w:color w:val="000000" w:themeColor="text1"/>
          <w:szCs w:val="22"/>
          <w:vertAlign w:val="superscript"/>
        </w:rPr>
        <w:t>5</w:t>
      </w:r>
      <w:r w:rsidR="00000DD5" w:rsidRPr="00E910AF">
        <w:rPr>
          <w:color w:val="000000" w:themeColor="text1"/>
          <w:szCs w:val="22"/>
        </w:rPr>
        <w:t>-fold (</w:t>
      </w:r>
      <w:proofErr w:type="spellStart"/>
      <w:r w:rsidR="00000DD5" w:rsidRPr="00E910AF">
        <w:rPr>
          <w:color w:val="000000" w:themeColor="text1"/>
          <w:szCs w:val="22"/>
        </w:rPr>
        <w:t>Klebe</w:t>
      </w:r>
      <w:proofErr w:type="spellEnd"/>
      <w:r w:rsidR="00000DD5" w:rsidRPr="00E910AF">
        <w:rPr>
          <w:color w:val="000000" w:themeColor="text1"/>
          <w:szCs w:val="22"/>
        </w:rPr>
        <w:t xml:space="preserve"> et al, Biochemistry, 1995b).</w:t>
      </w:r>
      <w:r w:rsidRPr="00E910AF">
        <w:rPr>
          <w:color w:val="000000" w:themeColor="text1"/>
          <w:szCs w:val="22"/>
        </w:rPr>
        <w:t xml:space="preserve"> </w:t>
      </w:r>
      <w:r w:rsidR="00000DD5" w:rsidRPr="00E910AF">
        <w:rPr>
          <w:color w:val="000000" w:themeColor="text1"/>
          <w:szCs w:val="22"/>
        </w:rPr>
        <w:t xml:space="preserve">Although we do report the intrinsic hydrolysis rate for our mutants, all the intrinsic rates </w:t>
      </w:r>
      <w:r w:rsidR="00432001" w:rsidRPr="00E910AF">
        <w:rPr>
          <w:color w:val="000000" w:themeColor="text1"/>
          <w:szCs w:val="22"/>
        </w:rPr>
        <w:t>remain orders of magnitude below</w:t>
      </w:r>
      <w:r w:rsidR="00000DD5" w:rsidRPr="00E910AF">
        <w:rPr>
          <w:color w:val="000000" w:themeColor="text1"/>
          <w:szCs w:val="22"/>
        </w:rPr>
        <w:t xml:space="preserve"> </w:t>
      </w:r>
      <w:r w:rsidR="00432001" w:rsidRPr="00E910AF">
        <w:rPr>
          <w:color w:val="000000" w:themeColor="text1"/>
          <w:szCs w:val="22"/>
        </w:rPr>
        <w:t>the</w:t>
      </w:r>
      <w:r w:rsidR="00000DD5" w:rsidRPr="00E910AF">
        <w:rPr>
          <w:color w:val="000000" w:themeColor="text1"/>
          <w:szCs w:val="22"/>
        </w:rPr>
        <w:t xml:space="preserve"> enzyme facilitated reactions and we do not</w:t>
      </w:r>
      <w:r w:rsidR="00432001" w:rsidRPr="00E910AF">
        <w:rPr>
          <w:color w:val="000000" w:themeColor="text1"/>
          <w:szCs w:val="22"/>
        </w:rPr>
        <w:t xml:space="preserve"> add the intrinsic exchange/hydrolysis term when we fit the data.</w:t>
      </w:r>
    </w:p>
    <w:p w14:paraId="23F297F6" w14:textId="77777777" w:rsidR="00840215" w:rsidRPr="001C16D7" w:rsidRDefault="00A43B6B" w:rsidP="00437E2B">
      <w:pPr>
        <w:rPr>
          <w:i/>
          <w:iCs/>
          <w:szCs w:val="22"/>
          <w:shd w:val="clear" w:color="auto" w:fill="FFFFFF"/>
        </w:rPr>
      </w:pPr>
      <w:r w:rsidRPr="001C16D7">
        <w:rPr>
          <w:i/>
          <w:iCs/>
          <w:szCs w:val="22"/>
          <w:shd w:val="clear" w:color="auto" w:fill="FFFFFF"/>
        </w:rPr>
        <w:t>ii) What are the relative affinities of GDP and GTP for Gsp1? This is important, for example, in deciding how much excess GTP is needed in a nucleotide exchange experiment.</w:t>
      </w:r>
    </w:p>
    <w:p w14:paraId="2CBC8EFC" w14:textId="2B85A4F6" w:rsidR="00EF6A21" w:rsidRPr="0059645E" w:rsidRDefault="00EF6A21" w:rsidP="00EF6A21">
      <w:pPr>
        <w:rPr>
          <w:color w:val="000000" w:themeColor="text1"/>
          <w:szCs w:val="22"/>
        </w:rPr>
      </w:pPr>
      <w:r w:rsidRPr="0059645E">
        <w:rPr>
          <w:color w:val="000000" w:themeColor="text1"/>
          <w:szCs w:val="22"/>
        </w:rPr>
        <w:t>Ran binds GTP specifically and with high affinity (&gt; 1</w:t>
      </w:r>
      <w:r w:rsidRPr="0059645E">
        <w:rPr>
          <w:color w:val="000000" w:themeColor="text1"/>
          <w:szCs w:val="22"/>
          <w:vertAlign w:val="superscript"/>
        </w:rPr>
        <w:t>9</w:t>
      </w:r>
      <w:r w:rsidRPr="0059645E">
        <w:rPr>
          <w:color w:val="000000" w:themeColor="text1"/>
          <w:szCs w:val="22"/>
        </w:rPr>
        <w:t xml:space="preserve"> M</w:t>
      </w:r>
      <w:r w:rsidRPr="0059645E">
        <w:rPr>
          <w:color w:val="000000" w:themeColor="text1"/>
          <w:szCs w:val="22"/>
          <w:vertAlign w:val="superscript"/>
        </w:rPr>
        <w:t>-1</w:t>
      </w:r>
      <w:r w:rsidRPr="0059645E">
        <w:rPr>
          <w:color w:val="000000" w:themeColor="text1"/>
          <w:szCs w:val="22"/>
        </w:rPr>
        <w:t>)</w:t>
      </w:r>
      <w:r w:rsidR="00432001" w:rsidRPr="0059645E">
        <w:rPr>
          <w:color w:val="000000" w:themeColor="text1"/>
          <w:szCs w:val="22"/>
        </w:rPr>
        <w:t xml:space="preserve"> </w:t>
      </w:r>
      <w:r w:rsidRPr="0059645E">
        <w:rPr>
          <w:color w:val="000000" w:themeColor="text1"/>
          <w:szCs w:val="22"/>
        </w:rPr>
        <w:t>(</w:t>
      </w:r>
      <w:proofErr w:type="spellStart"/>
      <w:r w:rsidRPr="0059645E">
        <w:rPr>
          <w:color w:val="000000" w:themeColor="text1"/>
          <w:szCs w:val="22"/>
        </w:rPr>
        <w:t>Klebe</w:t>
      </w:r>
      <w:proofErr w:type="spellEnd"/>
      <w:r w:rsidRPr="0059645E">
        <w:rPr>
          <w:color w:val="000000" w:themeColor="text1"/>
          <w:szCs w:val="22"/>
        </w:rPr>
        <w:t xml:space="preserve"> et a</w:t>
      </w:r>
      <w:r w:rsidR="00432001" w:rsidRPr="0059645E">
        <w:rPr>
          <w:color w:val="000000" w:themeColor="text1"/>
          <w:szCs w:val="22"/>
        </w:rPr>
        <w:t>l</w:t>
      </w:r>
      <w:r w:rsidRPr="0059645E">
        <w:rPr>
          <w:color w:val="000000" w:themeColor="text1"/>
          <w:szCs w:val="22"/>
        </w:rPr>
        <w:t>., 1995</w:t>
      </w:r>
      <w:r w:rsidR="00EE08A8" w:rsidRPr="0059645E">
        <w:rPr>
          <w:color w:val="000000" w:themeColor="text1"/>
          <w:szCs w:val="22"/>
        </w:rPr>
        <w:t>b</w:t>
      </w:r>
      <w:r w:rsidRPr="0059645E">
        <w:rPr>
          <w:color w:val="000000" w:themeColor="text1"/>
          <w:szCs w:val="22"/>
        </w:rPr>
        <w:t>). A low dissociation rate leads to almost irreversible binding of the guanine nucleotide</w:t>
      </w:r>
      <w:r w:rsidR="00555507">
        <w:rPr>
          <w:color w:val="000000" w:themeColor="text1"/>
          <w:szCs w:val="22"/>
        </w:rPr>
        <w:t>:</w:t>
      </w:r>
      <w:r w:rsidRPr="0059645E">
        <w:rPr>
          <w:color w:val="000000" w:themeColor="text1"/>
          <w:szCs w:val="22"/>
        </w:rPr>
        <w:t xml:space="preserve"> </w:t>
      </w:r>
      <w:proofErr w:type="spellStart"/>
      <w:proofErr w:type="gramStart"/>
      <w:r w:rsidRPr="0059645E">
        <w:rPr>
          <w:color w:val="000000" w:themeColor="text1"/>
          <w:szCs w:val="22"/>
        </w:rPr>
        <w:t>Ran:GDP</w:t>
      </w:r>
      <w:proofErr w:type="spellEnd"/>
      <w:proofErr w:type="gramEnd"/>
      <w:r w:rsidRPr="0059645E">
        <w:rPr>
          <w:color w:val="000000" w:themeColor="text1"/>
          <w:szCs w:val="22"/>
        </w:rPr>
        <w:t xml:space="preserve"> and </w:t>
      </w:r>
      <w:proofErr w:type="spellStart"/>
      <w:r w:rsidRPr="0059645E">
        <w:rPr>
          <w:color w:val="000000" w:themeColor="text1"/>
          <w:szCs w:val="22"/>
        </w:rPr>
        <w:t>Ran:GTP</w:t>
      </w:r>
      <w:proofErr w:type="spellEnd"/>
      <w:r w:rsidRPr="0059645E">
        <w:rPr>
          <w:color w:val="000000" w:themeColor="text1"/>
          <w:szCs w:val="22"/>
        </w:rPr>
        <w:t xml:space="preserve"> complexes have half-lives of several hours (Bischoff and </w:t>
      </w:r>
      <w:proofErr w:type="spellStart"/>
      <w:r w:rsidRPr="0059645E">
        <w:rPr>
          <w:color w:val="000000" w:themeColor="text1"/>
          <w:szCs w:val="22"/>
        </w:rPr>
        <w:t>Ponstingl</w:t>
      </w:r>
      <w:proofErr w:type="spellEnd"/>
      <w:r w:rsidRPr="0059645E">
        <w:rPr>
          <w:color w:val="000000" w:themeColor="text1"/>
          <w:szCs w:val="22"/>
        </w:rPr>
        <w:t xml:space="preserve">, 1991; </w:t>
      </w:r>
      <w:proofErr w:type="spellStart"/>
      <w:r w:rsidRPr="0059645E">
        <w:rPr>
          <w:color w:val="000000" w:themeColor="text1"/>
          <w:szCs w:val="22"/>
          <w:lang w:val="en-GB"/>
        </w:rPr>
        <w:t>Klebe</w:t>
      </w:r>
      <w:proofErr w:type="spellEnd"/>
      <w:r w:rsidRPr="0059645E">
        <w:rPr>
          <w:color w:val="000000" w:themeColor="text1"/>
          <w:szCs w:val="22"/>
          <w:lang w:val="en-GB"/>
        </w:rPr>
        <w:t xml:space="preserve"> et a</w:t>
      </w:r>
      <w:r w:rsidR="00432001" w:rsidRPr="0059645E">
        <w:rPr>
          <w:color w:val="000000" w:themeColor="text1"/>
          <w:szCs w:val="22"/>
          <w:lang w:val="en-GB"/>
        </w:rPr>
        <w:t>l</w:t>
      </w:r>
      <w:r w:rsidRPr="0059645E">
        <w:rPr>
          <w:color w:val="000000" w:themeColor="text1"/>
          <w:szCs w:val="22"/>
          <w:lang w:val="en-GB"/>
        </w:rPr>
        <w:t xml:space="preserve">., 1995a; </w:t>
      </w:r>
      <w:proofErr w:type="spellStart"/>
      <w:r w:rsidRPr="0059645E">
        <w:rPr>
          <w:color w:val="000000" w:themeColor="text1"/>
          <w:szCs w:val="22"/>
          <w:lang w:val="en-GB"/>
        </w:rPr>
        <w:t>Klebe</w:t>
      </w:r>
      <w:proofErr w:type="spellEnd"/>
      <w:r w:rsidRPr="0059645E">
        <w:rPr>
          <w:color w:val="000000" w:themeColor="text1"/>
          <w:szCs w:val="22"/>
          <w:lang w:val="en-GB"/>
        </w:rPr>
        <w:t xml:space="preserve"> et a</w:t>
      </w:r>
      <w:r w:rsidR="00EE08A8" w:rsidRPr="0059645E">
        <w:rPr>
          <w:color w:val="000000" w:themeColor="text1"/>
          <w:szCs w:val="22"/>
          <w:lang w:val="en-GB"/>
        </w:rPr>
        <w:t>l</w:t>
      </w:r>
      <w:r w:rsidRPr="0059645E">
        <w:rPr>
          <w:color w:val="000000" w:themeColor="text1"/>
          <w:szCs w:val="22"/>
          <w:lang w:val="en-GB"/>
        </w:rPr>
        <w:t xml:space="preserve">., 1995b). </w:t>
      </w:r>
      <w:r w:rsidRPr="0059645E">
        <w:rPr>
          <w:color w:val="000000" w:themeColor="text1"/>
          <w:szCs w:val="22"/>
        </w:rPr>
        <w:t xml:space="preserve">The low intrinsic dissociation rates of GDP and GTP are paralleled by a low intrinsic rate of </w:t>
      </w:r>
      <w:proofErr w:type="spellStart"/>
      <w:r w:rsidRPr="0059645E">
        <w:rPr>
          <w:color w:val="000000" w:themeColor="text1"/>
          <w:szCs w:val="22"/>
        </w:rPr>
        <w:t>Ran·GTP</w:t>
      </w:r>
      <w:proofErr w:type="spellEnd"/>
      <w:r w:rsidRPr="0059645E">
        <w:rPr>
          <w:color w:val="000000" w:themeColor="text1"/>
          <w:szCs w:val="22"/>
        </w:rPr>
        <w:t xml:space="preserve"> hydrolysis.</w:t>
      </w:r>
    </w:p>
    <w:p w14:paraId="468BB030" w14:textId="1BCD668D" w:rsidR="00CD288F" w:rsidRPr="00A90CD5" w:rsidRDefault="00531F08" w:rsidP="00437E2B">
      <w:pPr>
        <w:rPr>
          <w:color w:val="000000" w:themeColor="text1"/>
          <w:szCs w:val="22"/>
        </w:rPr>
      </w:pPr>
      <w:r w:rsidRPr="0059645E">
        <w:rPr>
          <w:color w:val="000000" w:themeColor="text1"/>
          <w:szCs w:val="22"/>
        </w:rPr>
        <w:t xml:space="preserve">As we state in our Methods, for most of our exchange experiments we used 200 </w:t>
      </w:r>
      <w:r w:rsidRPr="0059645E">
        <w:rPr>
          <w:color w:val="000000" w:themeColor="text1"/>
          <w:szCs w:val="22"/>
          <w:lang w:val="el-GR"/>
        </w:rPr>
        <w:t>μ</w:t>
      </w:r>
      <w:r w:rsidRPr="0059645E">
        <w:rPr>
          <w:color w:val="000000" w:themeColor="text1"/>
          <w:szCs w:val="22"/>
        </w:rPr>
        <w:t xml:space="preserve">M </w:t>
      </w:r>
      <w:proofErr w:type="spellStart"/>
      <w:r w:rsidRPr="0059645E">
        <w:rPr>
          <w:color w:val="000000" w:themeColor="text1"/>
          <w:szCs w:val="22"/>
        </w:rPr>
        <w:t>mant</w:t>
      </w:r>
      <w:proofErr w:type="spellEnd"/>
      <w:r w:rsidRPr="0059645E">
        <w:rPr>
          <w:color w:val="000000" w:themeColor="text1"/>
          <w:szCs w:val="22"/>
        </w:rPr>
        <w:t xml:space="preserve">-GTP, going up to 1 mM </w:t>
      </w:r>
      <w:proofErr w:type="spellStart"/>
      <w:r w:rsidRPr="0059645E">
        <w:rPr>
          <w:color w:val="000000" w:themeColor="text1"/>
          <w:szCs w:val="22"/>
        </w:rPr>
        <w:t>mant</w:t>
      </w:r>
      <w:proofErr w:type="spellEnd"/>
      <w:r w:rsidRPr="0059645E">
        <w:rPr>
          <w:color w:val="000000" w:themeColor="text1"/>
          <w:szCs w:val="22"/>
        </w:rPr>
        <w:t xml:space="preserve">-GTP for higher concentrations of Gsp1. The starting value of 200 </w:t>
      </w:r>
      <w:r w:rsidRPr="0059645E">
        <w:rPr>
          <w:color w:val="000000" w:themeColor="text1"/>
          <w:szCs w:val="22"/>
          <w:lang w:val="el-GR"/>
        </w:rPr>
        <w:t>μ</w:t>
      </w:r>
      <w:r w:rsidRPr="0059645E">
        <w:rPr>
          <w:color w:val="000000" w:themeColor="text1"/>
          <w:szCs w:val="22"/>
        </w:rPr>
        <w:t xml:space="preserve">M was </w:t>
      </w:r>
      <w:r w:rsidR="00774F42" w:rsidRPr="0059645E">
        <w:rPr>
          <w:color w:val="000000" w:themeColor="text1"/>
          <w:szCs w:val="22"/>
        </w:rPr>
        <w:t>taken from</w:t>
      </w:r>
      <w:r w:rsidRPr="0059645E">
        <w:rPr>
          <w:color w:val="000000" w:themeColor="text1"/>
          <w:szCs w:val="22"/>
        </w:rPr>
        <w:t xml:space="preserve"> the first published nucleotide exchange experiment using </w:t>
      </w:r>
      <w:proofErr w:type="spellStart"/>
      <w:r w:rsidRPr="0059645E">
        <w:rPr>
          <w:color w:val="000000" w:themeColor="text1"/>
          <w:szCs w:val="22"/>
        </w:rPr>
        <w:t>mant</w:t>
      </w:r>
      <w:proofErr w:type="spellEnd"/>
      <w:r w:rsidRPr="0059645E">
        <w:rPr>
          <w:color w:val="000000" w:themeColor="text1"/>
          <w:szCs w:val="22"/>
        </w:rPr>
        <w:t xml:space="preserve">-labeled nucleotides </w:t>
      </w:r>
      <w:r w:rsidR="00774F42" w:rsidRPr="0059645E">
        <w:rPr>
          <w:color w:val="000000" w:themeColor="text1"/>
          <w:szCs w:val="22"/>
        </w:rPr>
        <w:t>in</w:t>
      </w:r>
      <w:r w:rsidRPr="0059645E">
        <w:rPr>
          <w:color w:val="000000" w:themeColor="text1"/>
          <w:szCs w:val="22"/>
        </w:rPr>
        <w:t xml:space="preserve"> </w:t>
      </w:r>
      <w:proofErr w:type="spellStart"/>
      <w:r w:rsidRPr="0059645E">
        <w:rPr>
          <w:color w:val="000000" w:themeColor="text1"/>
          <w:szCs w:val="22"/>
        </w:rPr>
        <w:t>Klebe</w:t>
      </w:r>
      <w:proofErr w:type="spellEnd"/>
      <w:r w:rsidRPr="0059645E">
        <w:rPr>
          <w:color w:val="000000" w:themeColor="text1"/>
          <w:szCs w:val="22"/>
        </w:rPr>
        <w:t xml:space="preserve"> </w:t>
      </w:r>
      <w:r w:rsidRPr="0059645E">
        <w:rPr>
          <w:i/>
          <w:iCs/>
          <w:color w:val="000000" w:themeColor="text1"/>
          <w:szCs w:val="22"/>
        </w:rPr>
        <w:t>et al</w:t>
      </w:r>
      <w:r w:rsidRPr="0059645E">
        <w:rPr>
          <w:color w:val="000000" w:themeColor="text1"/>
          <w:szCs w:val="22"/>
        </w:rPr>
        <w:t xml:space="preserve">, 1995b. </w:t>
      </w:r>
    </w:p>
    <w:p w14:paraId="77F305EA" w14:textId="77777777" w:rsidR="00A744EC" w:rsidRPr="001C16D7" w:rsidRDefault="00A43B6B" w:rsidP="00437E2B">
      <w:pPr>
        <w:rPr>
          <w:i/>
          <w:iCs/>
          <w:szCs w:val="22"/>
          <w:shd w:val="clear" w:color="auto" w:fill="FFFFFF"/>
        </w:rPr>
      </w:pPr>
      <w:r w:rsidRPr="001C16D7">
        <w:rPr>
          <w:i/>
          <w:iCs/>
          <w:szCs w:val="22"/>
          <w:shd w:val="clear" w:color="auto" w:fill="FFFFFF"/>
        </w:rPr>
        <w:t>(iii) Factors such as GAP and GEF may have residual affinities for the products of the enzyme reaction (GDP-Gsp1 and GTP-Gsp1 respectively). Are these numbers known to be negligible? If not, they have to be taken into account in determining '</w:t>
      </w:r>
      <w:proofErr w:type="spellStart"/>
      <w:r w:rsidRPr="001C16D7">
        <w:rPr>
          <w:i/>
          <w:iCs/>
          <w:szCs w:val="22"/>
          <w:shd w:val="clear" w:color="auto" w:fill="FFFFFF"/>
        </w:rPr>
        <w:t>kcat</w:t>
      </w:r>
      <w:proofErr w:type="spellEnd"/>
      <w:r w:rsidRPr="001C16D7">
        <w:rPr>
          <w:i/>
          <w:iCs/>
          <w:szCs w:val="22"/>
          <w:shd w:val="clear" w:color="auto" w:fill="FFFFFF"/>
        </w:rPr>
        <w:t>' and 'Km'.</w:t>
      </w:r>
    </w:p>
    <w:p w14:paraId="4136D21A" w14:textId="324229DA" w:rsidR="00BD422B" w:rsidRPr="00B86B07" w:rsidRDefault="00B86B07" w:rsidP="00774F42">
      <w:pPr>
        <w:rPr>
          <w:color w:val="000000" w:themeColor="text1"/>
          <w:szCs w:val="22"/>
        </w:rPr>
      </w:pPr>
      <w:r w:rsidRPr="00B86B07">
        <w:rPr>
          <w:color w:val="000000" w:themeColor="text1"/>
          <w:szCs w:val="22"/>
        </w:rPr>
        <w:t xml:space="preserve">The affinity of </w:t>
      </w:r>
      <w:proofErr w:type="spellStart"/>
      <w:r w:rsidRPr="00B86B07">
        <w:rPr>
          <w:color w:val="000000" w:themeColor="text1"/>
          <w:szCs w:val="22"/>
        </w:rPr>
        <w:t>RanGAP</w:t>
      </w:r>
      <w:proofErr w:type="spellEnd"/>
      <w:r w:rsidRPr="00B86B07">
        <w:rPr>
          <w:color w:val="000000" w:themeColor="text1"/>
          <w:szCs w:val="22"/>
        </w:rPr>
        <w:t xml:space="preserve"> for GDP-bound RAN </w:t>
      </w:r>
      <w:r w:rsidR="004F5BE6">
        <w:rPr>
          <w:color w:val="000000" w:themeColor="text1"/>
          <w:szCs w:val="22"/>
        </w:rPr>
        <w:t xml:space="preserve">is </w:t>
      </w:r>
      <w:r w:rsidRPr="00B86B07">
        <w:rPr>
          <w:color w:val="000000" w:themeColor="text1"/>
          <w:szCs w:val="22"/>
        </w:rPr>
        <w:t xml:space="preserve">around ~100 </w:t>
      </w:r>
      <w:r w:rsidRPr="00B86B07">
        <w:rPr>
          <w:color w:val="000000" w:themeColor="text1"/>
          <w:szCs w:val="22"/>
          <w:lang w:val="el-GR"/>
        </w:rPr>
        <w:t>μ</w:t>
      </w:r>
      <w:r w:rsidRPr="00B86B07">
        <w:rPr>
          <w:color w:val="000000" w:themeColor="text1"/>
          <w:szCs w:val="22"/>
        </w:rPr>
        <w:t>M,</w:t>
      </w:r>
      <w:r>
        <w:rPr>
          <w:color w:val="000000" w:themeColor="text1"/>
          <w:szCs w:val="22"/>
        </w:rPr>
        <w:t xml:space="preserve"> which is ~250-fold higher than the estimated K</w:t>
      </w:r>
      <w:r w:rsidRPr="00B86B07">
        <w:rPr>
          <w:color w:val="000000" w:themeColor="text1"/>
          <w:szCs w:val="22"/>
          <w:vertAlign w:val="subscript"/>
        </w:rPr>
        <w:t>m</w:t>
      </w:r>
      <w:r>
        <w:rPr>
          <w:color w:val="000000" w:themeColor="text1"/>
          <w:szCs w:val="22"/>
        </w:rPr>
        <w:t xml:space="preserve"> for GAP-mediated GTP hydrolysis (0.4 </w:t>
      </w:r>
      <w:r w:rsidRPr="00B86B07">
        <w:rPr>
          <w:color w:val="000000" w:themeColor="text1"/>
          <w:szCs w:val="22"/>
          <w:lang w:val="el-GR"/>
        </w:rPr>
        <w:t>μ</w:t>
      </w:r>
      <w:r w:rsidRPr="00B86B07">
        <w:rPr>
          <w:color w:val="000000" w:themeColor="text1"/>
          <w:szCs w:val="22"/>
        </w:rPr>
        <w:t>M</w:t>
      </w:r>
      <w:r>
        <w:rPr>
          <w:color w:val="000000" w:themeColor="text1"/>
          <w:szCs w:val="22"/>
        </w:rPr>
        <w:t xml:space="preserve"> fro</w:t>
      </w:r>
      <w:r w:rsidR="00145E57">
        <w:rPr>
          <w:color w:val="000000" w:themeColor="text1"/>
          <w:szCs w:val="22"/>
        </w:rPr>
        <w:t>m</w:t>
      </w:r>
      <w:r>
        <w:rPr>
          <w:color w:val="000000" w:themeColor="text1"/>
          <w:szCs w:val="22"/>
        </w:rPr>
        <w:t xml:space="preserve"> </w:t>
      </w:r>
      <w:r w:rsidR="0059645E">
        <w:rPr>
          <w:color w:val="000000" w:themeColor="text1"/>
          <w:szCs w:val="22"/>
        </w:rPr>
        <w:t>h</w:t>
      </w:r>
      <w:r>
        <w:rPr>
          <w:color w:val="000000" w:themeColor="text1"/>
          <w:szCs w:val="22"/>
        </w:rPr>
        <w:t>uman RAN (</w:t>
      </w:r>
      <w:proofErr w:type="spellStart"/>
      <w:r>
        <w:rPr>
          <w:color w:val="000000" w:themeColor="text1"/>
          <w:szCs w:val="22"/>
        </w:rPr>
        <w:t>Klebe</w:t>
      </w:r>
      <w:proofErr w:type="spellEnd"/>
      <w:r>
        <w:rPr>
          <w:color w:val="000000" w:themeColor="text1"/>
          <w:szCs w:val="22"/>
        </w:rPr>
        <w:t xml:space="preserve"> et al, 1995a)).</w:t>
      </w:r>
      <w:r w:rsidRPr="00B86B07">
        <w:rPr>
          <w:color w:val="000000" w:themeColor="text1"/>
          <w:szCs w:val="22"/>
        </w:rPr>
        <w:t xml:space="preserve"> </w:t>
      </w:r>
      <w:r>
        <w:rPr>
          <w:color w:val="000000" w:themeColor="text1"/>
          <w:szCs w:val="22"/>
        </w:rPr>
        <w:t xml:space="preserve">The </w:t>
      </w:r>
      <w:r w:rsidR="00555507">
        <w:rPr>
          <w:color w:val="000000" w:themeColor="text1"/>
          <w:szCs w:val="22"/>
        </w:rPr>
        <w:t xml:space="preserve">measured </w:t>
      </w:r>
      <w:r>
        <w:rPr>
          <w:color w:val="000000" w:themeColor="text1"/>
          <w:szCs w:val="22"/>
        </w:rPr>
        <w:t xml:space="preserve">affinity of </w:t>
      </w:r>
      <w:proofErr w:type="spellStart"/>
      <w:r>
        <w:rPr>
          <w:color w:val="000000" w:themeColor="text1"/>
          <w:szCs w:val="22"/>
        </w:rPr>
        <w:t>RanGAP</w:t>
      </w:r>
      <w:proofErr w:type="spellEnd"/>
      <w:r>
        <w:rPr>
          <w:color w:val="000000" w:themeColor="text1"/>
          <w:szCs w:val="22"/>
        </w:rPr>
        <w:t xml:space="preserve"> for GppNHp-bound RAN is around 7 </w:t>
      </w:r>
      <w:r w:rsidRPr="00B86B07">
        <w:rPr>
          <w:color w:val="000000" w:themeColor="text1"/>
          <w:szCs w:val="22"/>
          <w:lang w:val="el-GR"/>
        </w:rPr>
        <w:t>μ</w:t>
      </w:r>
      <w:r w:rsidRPr="00B86B07">
        <w:rPr>
          <w:color w:val="000000" w:themeColor="text1"/>
          <w:szCs w:val="22"/>
        </w:rPr>
        <w:t>M</w:t>
      </w:r>
      <w:r>
        <w:rPr>
          <w:color w:val="000000" w:themeColor="text1"/>
          <w:szCs w:val="22"/>
        </w:rPr>
        <w:t xml:space="preserve"> (GppNHp is a non-hydrolysable analog of GTP) (Seewald </w:t>
      </w:r>
      <w:r w:rsidRPr="00B86B07">
        <w:rPr>
          <w:i/>
          <w:iCs/>
          <w:color w:val="000000" w:themeColor="text1"/>
          <w:szCs w:val="22"/>
        </w:rPr>
        <w:t>et al</w:t>
      </w:r>
      <w:r>
        <w:rPr>
          <w:color w:val="000000" w:themeColor="text1"/>
          <w:szCs w:val="22"/>
        </w:rPr>
        <w:t>, 2003)</w:t>
      </w:r>
      <w:r w:rsidR="00080A2F">
        <w:rPr>
          <w:color w:val="000000" w:themeColor="text1"/>
          <w:szCs w:val="22"/>
        </w:rPr>
        <w:t xml:space="preserve">, and it is very likely that the affinity of </w:t>
      </w:r>
      <w:proofErr w:type="spellStart"/>
      <w:r w:rsidR="00080A2F">
        <w:rPr>
          <w:color w:val="000000" w:themeColor="text1"/>
          <w:szCs w:val="22"/>
        </w:rPr>
        <w:t>RanGAP</w:t>
      </w:r>
      <w:proofErr w:type="spellEnd"/>
      <w:r w:rsidR="00080A2F">
        <w:rPr>
          <w:color w:val="000000" w:themeColor="text1"/>
          <w:szCs w:val="22"/>
        </w:rPr>
        <w:t xml:space="preserve"> for GTP-bound RAN is lower than that</w:t>
      </w:r>
      <w:r>
        <w:rPr>
          <w:color w:val="000000" w:themeColor="text1"/>
          <w:szCs w:val="22"/>
        </w:rPr>
        <w:t xml:space="preserve">. </w:t>
      </w:r>
    </w:p>
    <w:p w14:paraId="6F26FF17" w14:textId="42255B17" w:rsidR="00774F42" w:rsidRPr="003540CF" w:rsidRDefault="004F5BE6" w:rsidP="00774F42">
      <w:pPr>
        <w:rPr>
          <w:color w:val="000000" w:themeColor="text1"/>
          <w:szCs w:val="22"/>
          <w:lang w:val="en-GB"/>
        </w:rPr>
      </w:pPr>
      <w:proofErr w:type="spellStart"/>
      <w:r>
        <w:rPr>
          <w:color w:val="000000" w:themeColor="text1"/>
          <w:szCs w:val="22"/>
        </w:rPr>
        <w:t>Ran</w:t>
      </w:r>
      <w:r w:rsidR="00774F42" w:rsidRPr="00B86B07">
        <w:rPr>
          <w:color w:val="000000" w:themeColor="text1"/>
          <w:szCs w:val="22"/>
        </w:rPr>
        <w:t>GEF</w:t>
      </w:r>
      <w:proofErr w:type="spellEnd"/>
      <w:r w:rsidR="00555507">
        <w:rPr>
          <w:color w:val="000000" w:themeColor="text1"/>
          <w:szCs w:val="22"/>
        </w:rPr>
        <w:t>, on the other hand,</w:t>
      </w:r>
      <w:r>
        <w:rPr>
          <w:color w:val="000000" w:themeColor="text1"/>
          <w:szCs w:val="22"/>
        </w:rPr>
        <w:t xml:space="preserve"> has </w:t>
      </w:r>
      <w:r w:rsidR="00774F42" w:rsidRPr="00B86B07">
        <w:rPr>
          <w:color w:val="000000" w:themeColor="text1"/>
          <w:szCs w:val="22"/>
        </w:rPr>
        <w:t xml:space="preserve">comparable affinity for </w:t>
      </w:r>
      <w:r w:rsidR="00555507">
        <w:rPr>
          <w:color w:val="000000" w:themeColor="text1"/>
          <w:szCs w:val="22"/>
        </w:rPr>
        <w:t>Gsp</w:t>
      </w:r>
      <w:proofErr w:type="gramStart"/>
      <w:r w:rsidR="00555507">
        <w:rPr>
          <w:color w:val="000000" w:themeColor="text1"/>
          <w:szCs w:val="22"/>
        </w:rPr>
        <w:t>1:</w:t>
      </w:r>
      <w:r w:rsidR="00774F42" w:rsidRPr="00B86B07">
        <w:rPr>
          <w:color w:val="000000" w:themeColor="text1"/>
          <w:szCs w:val="22"/>
        </w:rPr>
        <w:t>mant</w:t>
      </w:r>
      <w:proofErr w:type="gramEnd"/>
      <w:r w:rsidR="00774F42" w:rsidRPr="00B86B07">
        <w:rPr>
          <w:color w:val="000000" w:themeColor="text1"/>
          <w:szCs w:val="22"/>
        </w:rPr>
        <w:t>-</w:t>
      </w:r>
      <w:r w:rsidR="00555507">
        <w:rPr>
          <w:color w:val="000000" w:themeColor="text1"/>
          <w:szCs w:val="22"/>
        </w:rPr>
        <w:t>GTP</w:t>
      </w:r>
      <w:r w:rsidR="00774F42" w:rsidRPr="00B86B07">
        <w:rPr>
          <w:color w:val="000000" w:themeColor="text1"/>
          <w:szCs w:val="22"/>
        </w:rPr>
        <w:t xml:space="preserve"> and Gsp1</w:t>
      </w:r>
      <w:r w:rsidR="00555507">
        <w:rPr>
          <w:color w:val="000000" w:themeColor="text1"/>
          <w:szCs w:val="22"/>
        </w:rPr>
        <w:t>:GDP, which means that towards later stages of the time course, the [ES] and [EP] complexes are equally likely to form</w:t>
      </w:r>
      <w:r>
        <w:rPr>
          <w:color w:val="000000" w:themeColor="text1"/>
          <w:szCs w:val="22"/>
        </w:rPr>
        <w:t xml:space="preserve">. </w:t>
      </w:r>
      <w:r w:rsidR="00956DAF">
        <w:rPr>
          <w:color w:val="000000" w:themeColor="text1"/>
          <w:szCs w:val="22"/>
        </w:rPr>
        <w:t>For that reason,</w:t>
      </w:r>
      <w:r>
        <w:rPr>
          <w:color w:val="000000" w:themeColor="text1"/>
          <w:szCs w:val="22"/>
        </w:rPr>
        <w:t xml:space="preserve"> </w:t>
      </w:r>
      <w:r w:rsidR="00A41259">
        <w:rPr>
          <w:color w:val="000000" w:themeColor="text1"/>
          <w:szCs w:val="22"/>
        </w:rPr>
        <w:t>we</w:t>
      </w:r>
      <w:r w:rsidR="00556416">
        <w:rPr>
          <w:color w:val="000000" w:themeColor="text1"/>
          <w:szCs w:val="22"/>
        </w:rPr>
        <w:t xml:space="preserve"> followed the approach by </w:t>
      </w:r>
      <w:proofErr w:type="spellStart"/>
      <w:r w:rsidR="00556416">
        <w:rPr>
          <w:color w:val="000000" w:themeColor="text1"/>
          <w:szCs w:val="22"/>
        </w:rPr>
        <w:t>Klebe</w:t>
      </w:r>
      <w:proofErr w:type="spellEnd"/>
      <w:r w:rsidR="00556416">
        <w:rPr>
          <w:color w:val="000000" w:themeColor="text1"/>
          <w:szCs w:val="22"/>
        </w:rPr>
        <w:t xml:space="preserve"> </w:t>
      </w:r>
      <w:r w:rsidR="00556416" w:rsidRPr="00556416">
        <w:rPr>
          <w:i/>
          <w:iCs/>
          <w:color w:val="000000" w:themeColor="text1"/>
          <w:szCs w:val="22"/>
        </w:rPr>
        <w:t>et al</w:t>
      </w:r>
      <w:r w:rsidR="00556416">
        <w:rPr>
          <w:color w:val="000000" w:themeColor="text1"/>
          <w:szCs w:val="22"/>
        </w:rPr>
        <w:t xml:space="preserve"> </w:t>
      </w:r>
      <w:r w:rsidR="005E6E70">
        <w:rPr>
          <w:color w:val="000000" w:themeColor="text1"/>
          <w:szCs w:val="22"/>
        </w:rPr>
        <w:t xml:space="preserve">(1995a) </w:t>
      </w:r>
      <w:r w:rsidR="00556416">
        <w:rPr>
          <w:color w:val="000000" w:themeColor="text1"/>
          <w:szCs w:val="22"/>
        </w:rPr>
        <w:t xml:space="preserve">and </w:t>
      </w:r>
      <w:r w:rsidR="00A41259">
        <w:rPr>
          <w:color w:val="000000" w:themeColor="text1"/>
          <w:szCs w:val="22"/>
        </w:rPr>
        <w:t xml:space="preserve">fit the data </w:t>
      </w:r>
      <w:r w:rsidR="00556416">
        <w:rPr>
          <w:color w:val="000000" w:themeColor="text1"/>
          <w:szCs w:val="22"/>
        </w:rPr>
        <w:t>using</w:t>
      </w:r>
      <w:r w:rsidR="00A41259">
        <w:rPr>
          <w:color w:val="000000" w:themeColor="text1"/>
          <w:szCs w:val="22"/>
        </w:rPr>
        <w:t xml:space="preserve"> a combination of</w:t>
      </w:r>
      <w:r w:rsidR="00556416">
        <w:rPr>
          <w:color w:val="000000" w:themeColor="text1"/>
          <w:szCs w:val="22"/>
        </w:rPr>
        <w:t xml:space="preserve"> fits. For concentrations of substrate (Gsp1:GDP) that was much lower than the excess of </w:t>
      </w:r>
      <w:proofErr w:type="spellStart"/>
      <w:r w:rsidR="00556416">
        <w:rPr>
          <w:color w:val="000000" w:themeColor="text1"/>
          <w:szCs w:val="22"/>
        </w:rPr>
        <w:t>mant</w:t>
      </w:r>
      <w:proofErr w:type="spellEnd"/>
      <w:r w:rsidR="00556416">
        <w:rPr>
          <w:color w:val="000000" w:themeColor="text1"/>
          <w:szCs w:val="22"/>
        </w:rPr>
        <w:t xml:space="preserve">-nucleotide (200 </w:t>
      </w:r>
      <w:r w:rsidR="00556416" w:rsidRPr="00B86B07">
        <w:rPr>
          <w:color w:val="000000" w:themeColor="text1"/>
          <w:szCs w:val="22"/>
          <w:lang w:val="el-GR"/>
        </w:rPr>
        <w:t>μ</w:t>
      </w:r>
      <w:r w:rsidR="00556416" w:rsidRPr="00B86B07">
        <w:rPr>
          <w:color w:val="000000" w:themeColor="text1"/>
          <w:szCs w:val="22"/>
        </w:rPr>
        <w:t>M</w:t>
      </w:r>
      <w:r w:rsidR="00556416">
        <w:rPr>
          <w:color w:val="000000" w:themeColor="text1"/>
          <w:szCs w:val="22"/>
        </w:rPr>
        <w:t xml:space="preserve">) we used a combination of </w:t>
      </w:r>
      <w:r w:rsidR="00A41259">
        <w:rPr>
          <w:color w:val="000000" w:themeColor="text1"/>
          <w:szCs w:val="22"/>
        </w:rPr>
        <w:t xml:space="preserve">two exponential decays, and, </w:t>
      </w:r>
      <w:r w:rsidR="00556416">
        <w:rPr>
          <w:color w:val="000000" w:themeColor="text1"/>
          <w:szCs w:val="22"/>
        </w:rPr>
        <w:t xml:space="preserve">and </w:t>
      </w:r>
      <w:r w:rsidR="00774F42" w:rsidRPr="00B86B07">
        <w:rPr>
          <w:color w:val="000000" w:themeColor="text1"/>
          <w:szCs w:val="22"/>
        </w:rPr>
        <w:t xml:space="preserve">for </w:t>
      </w:r>
      <w:r>
        <w:rPr>
          <w:color w:val="000000" w:themeColor="text1"/>
          <w:szCs w:val="22"/>
        </w:rPr>
        <w:t xml:space="preserve">reactions with </w:t>
      </w:r>
      <w:r w:rsidR="00774F42" w:rsidRPr="00B86B07">
        <w:rPr>
          <w:color w:val="000000" w:themeColor="text1"/>
          <w:szCs w:val="22"/>
        </w:rPr>
        <w:t>high concentrations of Gsp1, where the</w:t>
      </w:r>
      <w:r w:rsidR="00B86B07">
        <w:rPr>
          <w:color w:val="000000" w:themeColor="text1"/>
          <w:szCs w:val="22"/>
        </w:rPr>
        <w:t xml:space="preserve"> relative excess of </w:t>
      </w:r>
      <w:proofErr w:type="spellStart"/>
      <w:r w:rsidR="00B86B07">
        <w:rPr>
          <w:color w:val="000000" w:themeColor="text1"/>
          <w:szCs w:val="22"/>
        </w:rPr>
        <w:t>mant</w:t>
      </w:r>
      <w:proofErr w:type="spellEnd"/>
      <w:r w:rsidR="00B86B07">
        <w:rPr>
          <w:color w:val="000000" w:themeColor="text1"/>
          <w:szCs w:val="22"/>
        </w:rPr>
        <w:t xml:space="preserve">-nucleotide </w:t>
      </w:r>
      <w:r w:rsidR="00956DAF">
        <w:rPr>
          <w:color w:val="000000" w:themeColor="text1"/>
          <w:szCs w:val="22"/>
        </w:rPr>
        <w:t>was lower</w:t>
      </w:r>
      <w:r w:rsidR="00B86B07">
        <w:rPr>
          <w:color w:val="000000" w:themeColor="text1"/>
          <w:szCs w:val="22"/>
        </w:rPr>
        <w:t>, we</w:t>
      </w:r>
      <w:r w:rsidR="00774F42" w:rsidRPr="00B86B07">
        <w:rPr>
          <w:color w:val="000000" w:themeColor="text1"/>
          <w:szCs w:val="22"/>
        </w:rPr>
        <w:t xml:space="preserve"> </w:t>
      </w:r>
      <w:r w:rsidR="00BF4D21">
        <w:rPr>
          <w:color w:val="000000" w:themeColor="text1"/>
          <w:szCs w:val="22"/>
        </w:rPr>
        <w:t xml:space="preserve">always </w:t>
      </w:r>
      <w:r w:rsidR="00774F42" w:rsidRPr="00B86B07">
        <w:rPr>
          <w:color w:val="000000" w:themeColor="text1"/>
          <w:szCs w:val="22"/>
        </w:rPr>
        <w:t>estimated the initial rates</w:t>
      </w:r>
      <w:r>
        <w:rPr>
          <w:color w:val="000000" w:themeColor="text1"/>
          <w:szCs w:val="22"/>
        </w:rPr>
        <w:t xml:space="preserve"> </w:t>
      </w:r>
      <w:r w:rsidR="00BF4D21">
        <w:rPr>
          <w:color w:val="000000" w:themeColor="text1"/>
          <w:szCs w:val="22"/>
        </w:rPr>
        <w:t>using</w:t>
      </w:r>
      <w:r w:rsidR="00774F42" w:rsidRPr="00B86B07">
        <w:rPr>
          <w:color w:val="000000" w:themeColor="text1"/>
          <w:szCs w:val="22"/>
        </w:rPr>
        <w:t xml:space="preserve"> linear fits to the very beginning of the reaction, when levels of </w:t>
      </w:r>
      <w:proofErr w:type="spellStart"/>
      <w:r w:rsidR="00774F42" w:rsidRPr="00B86B07">
        <w:rPr>
          <w:color w:val="000000" w:themeColor="text1"/>
          <w:szCs w:val="22"/>
        </w:rPr>
        <w:t>mant</w:t>
      </w:r>
      <w:proofErr w:type="spellEnd"/>
      <w:r w:rsidR="00774F42" w:rsidRPr="00B86B07">
        <w:rPr>
          <w:color w:val="000000" w:themeColor="text1"/>
          <w:szCs w:val="22"/>
        </w:rPr>
        <w:t xml:space="preserve">-nucleotide-bound Gsp1 are </w:t>
      </w:r>
      <w:r w:rsidR="00B86B07">
        <w:rPr>
          <w:color w:val="000000" w:themeColor="text1"/>
          <w:szCs w:val="22"/>
        </w:rPr>
        <w:t xml:space="preserve">very </w:t>
      </w:r>
      <w:r w:rsidR="00774F42" w:rsidRPr="00B86B07">
        <w:rPr>
          <w:color w:val="000000" w:themeColor="text1"/>
          <w:szCs w:val="22"/>
        </w:rPr>
        <w:t>low</w:t>
      </w:r>
      <w:r w:rsidR="003540CF">
        <w:rPr>
          <w:color w:val="000000" w:themeColor="text1"/>
          <w:szCs w:val="22"/>
        </w:rPr>
        <w:t xml:space="preserve"> </w:t>
      </w:r>
      <w:r w:rsidR="003540CF" w:rsidRPr="003540CF">
        <w:rPr>
          <w:color w:val="000000" w:themeColor="text1"/>
          <w:szCs w:val="22"/>
          <w:lang w:val="en-GB"/>
        </w:rPr>
        <w:t>and therefore exchange is overwhelmingly from Gsp1-GDP to Gsp1-mant-nucleotide</w:t>
      </w:r>
      <w:r w:rsidR="00774F42" w:rsidRPr="00B86B07">
        <w:rPr>
          <w:color w:val="000000" w:themeColor="text1"/>
          <w:szCs w:val="22"/>
        </w:rPr>
        <w:t xml:space="preserve">. </w:t>
      </w:r>
    </w:p>
    <w:p w14:paraId="6756DA1B" w14:textId="01A9DFDD" w:rsidR="009C5E36" w:rsidRPr="001C16D7" w:rsidRDefault="00A43B6B" w:rsidP="00437E2B">
      <w:pPr>
        <w:rPr>
          <w:i/>
          <w:iCs/>
          <w:szCs w:val="22"/>
        </w:rPr>
      </w:pPr>
      <w:r w:rsidRPr="001C16D7">
        <w:rPr>
          <w:i/>
          <w:iCs/>
          <w:szCs w:val="22"/>
          <w:shd w:val="clear" w:color="auto" w:fill="FFFFFF"/>
        </w:rPr>
        <w:lastRenderedPageBreak/>
        <w:t>(iv) Is there justification for using the Michaelis-Menten equations for these two reactions, instead of approximation-free A=B=C reaction kinetics? Is [ES] at a steady-state and very close to zero throughout the reaction?</w:t>
      </w:r>
    </w:p>
    <w:p w14:paraId="09FA1FAB" w14:textId="6CFDDC67" w:rsidR="00C275B6" w:rsidRPr="001C16D7" w:rsidRDefault="00A43B6B" w:rsidP="00437E2B">
      <w:pPr>
        <w:rPr>
          <w:i/>
          <w:iCs/>
          <w:szCs w:val="22"/>
          <w:shd w:val="clear" w:color="auto" w:fill="FFFFFF"/>
        </w:rPr>
      </w:pPr>
      <w:r w:rsidRPr="001C16D7">
        <w:rPr>
          <w:i/>
          <w:iCs/>
          <w:szCs w:val="22"/>
          <w:shd w:val="clear" w:color="auto" w:fill="FFFFFF"/>
        </w:rPr>
        <w:t>Overall, I would like to see a more careful analysis of the enzyme kinetics data in the context of the entire cycle.</w:t>
      </w:r>
    </w:p>
    <w:p w14:paraId="4BBFCD5E" w14:textId="3EB608EB" w:rsidR="00440314" w:rsidRDefault="00440314" w:rsidP="00440314">
      <w:pPr>
        <w:rPr>
          <w:color w:val="000000" w:themeColor="text1"/>
          <w:szCs w:val="22"/>
        </w:rPr>
      </w:pPr>
      <w:r w:rsidRPr="00E910AF">
        <w:rPr>
          <w:color w:val="000000" w:themeColor="text1"/>
          <w:szCs w:val="22"/>
        </w:rPr>
        <w:t xml:space="preserve">Michaelis-Menten equations </w:t>
      </w:r>
      <w:r w:rsidR="00AE2B07">
        <w:rPr>
          <w:color w:val="000000" w:themeColor="text1"/>
          <w:szCs w:val="22"/>
        </w:rPr>
        <w:t>have been used to</w:t>
      </w:r>
      <w:r w:rsidRPr="00E910AF">
        <w:rPr>
          <w:color w:val="000000" w:themeColor="text1"/>
          <w:szCs w:val="22"/>
        </w:rPr>
        <w:t xml:space="preserve"> describ</w:t>
      </w:r>
      <w:r w:rsidR="00AE2B07">
        <w:rPr>
          <w:color w:val="000000" w:themeColor="text1"/>
          <w:szCs w:val="22"/>
        </w:rPr>
        <w:t>e</w:t>
      </w:r>
      <w:r w:rsidRPr="00E910AF">
        <w:rPr>
          <w:color w:val="000000" w:themeColor="text1"/>
          <w:szCs w:val="22"/>
        </w:rPr>
        <w:t xml:space="preserve"> the GTPase cycle</w:t>
      </w:r>
      <w:r w:rsidR="00AE2B07">
        <w:rPr>
          <w:color w:val="000000" w:themeColor="text1"/>
          <w:szCs w:val="22"/>
        </w:rPr>
        <w:t xml:space="preserve">, </w:t>
      </w:r>
      <w:r w:rsidRPr="00E910AF">
        <w:rPr>
          <w:color w:val="000000" w:themeColor="text1"/>
          <w:szCs w:val="22"/>
        </w:rPr>
        <w:t>by different labs and for different small GTPases: Ran (</w:t>
      </w:r>
      <w:proofErr w:type="spellStart"/>
      <w:r w:rsidRPr="00E910AF">
        <w:rPr>
          <w:color w:val="000000" w:themeColor="text1"/>
          <w:szCs w:val="22"/>
        </w:rPr>
        <w:t>Klebe</w:t>
      </w:r>
      <w:proofErr w:type="spellEnd"/>
      <w:r w:rsidRPr="00E910AF">
        <w:rPr>
          <w:color w:val="000000" w:themeColor="text1"/>
          <w:szCs w:val="22"/>
        </w:rPr>
        <w:t xml:space="preserve"> et al, 1995a), Ras (Gideon et al, 1992), or Rap (Brinkmann et al, 2002).</w:t>
      </w:r>
    </w:p>
    <w:p w14:paraId="6880E26E" w14:textId="788F0893" w:rsidR="0019422F" w:rsidRDefault="002209A5" w:rsidP="00440314">
      <w:pPr>
        <w:rPr>
          <w:color w:val="000000" w:themeColor="text1"/>
          <w:szCs w:val="22"/>
        </w:rPr>
      </w:pPr>
      <w:r>
        <w:rPr>
          <w:color w:val="000000" w:themeColor="text1"/>
          <w:szCs w:val="22"/>
        </w:rPr>
        <w:t>In addition, we</w:t>
      </w:r>
      <w:r w:rsidR="0019422F">
        <w:rPr>
          <w:color w:val="000000" w:themeColor="text1"/>
          <w:szCs w:val="22"/>
        </w:rPr>
        <w:t xml:space="preserve"> now </w:t>
      </w:r>
      <w:r>
        <w:rPr>
          <w:color w:val="000000" w:themeColor="text1"/>
          <w:szCs w:val="22"/>
        </w:rPr>
        <w:t>added</w:t>
      </w:r>
      <w:r w:rsidR="0019422F">
        <w:rPr>
          <w:color w:val="000000" w:themeColor="text1"/>
          <w:szCs w:val="22"/>
        </w:rPr>
        <w:t xml:space="preserve"> </w:t>
      </w:r>
      <w:r>
        <w:rPr>
          <w:color w:val="000000" w:themeColor="text1"/>
          <w:szCs w:val="22"/>
        </w:rPr>
        <w:t>a</w:t>
      </w:r>
      <w:r w:rsidR="0019422F">
        <w:rPr>
          <w:color w:val="000000" w:themeColor="text1"/>
          <w:szCs w:val="22"/>
        </w:rPr>
        <w:t xml:space="preserve"> </w:t>
      </w:r>
      <w:r w:rsidR="00275AA5">
        <w:rPr>
          <w:color w:val="000000" w:themeColor="text1"/>
          <w:szCs w:val="22"/>
        </w:rPr>
        <w:t>paragraph</w:t>
      </w:r>
      <w:r>
        <w:rPr>
          <w:color w:val="000000" w:themeColor="text1"/>
          <w:szCs w:val="22"/>
        </w:rPr>
        <w:t xml:space="preserve"> about the validity of the Michaelis-Menten equations for the GTPase cycle to</w:t>
      </w:r>
      <w:r w:rsidR="00275AA5">
        <w:rPr>
          <w:color w:val="000000" w:themeColor="text1"/>
          <w:szCs w:val="22"/>
        </w:rPr>
        <w:t xml:space="preserve"> the</w:t>
      </w:r>
      <w:r w:rsidR="0019422F">
        <w:rPr>
          <w:color w:val="000000" w:themeColor="text1"/>
          <w:szCs w:val="22"/>
        </w:rPr>
        <w:t xml:space="preserve"> Supplementary Discussion.</w:t>
      </w:r>
      <w:r w:rsidR="00275AA5">
        <w:rPr>
          <w:color w:val="000000" w:themeColor="text1"/>
          <w:szCs w:val="22"/>
        </w:rPr>
        <w:t xml:space="preserve"> </w:t>
      </w:r>
    </w:p>
    <w:p w14:paraId="7BEFDC8F" w14:textId="349192A1" w:rsidR="007231F6" w:rsidRDefault="007231F6" w:rsidP="00440314">
      <w:pPr>
        <w:rPr>
          <w:b/>
          <w:bCs/>
          <w:color w:val="2F5496" w:themeColor="accent1" w:themeShade="BF"/>
          <w:szCs w:val="22"/>
        </w:rPr>
      </w:pPr>
      <w:r w:rsidRPr="00646E54">
        <w:rPr>
          <w:b/>
          <w:bCs/>
          <w:color w:val="2F5496" w:themeColor="accent1" w:themeShade="BF"/>
          <w:szCs w:val="22"/>
        </w:rPr>
        <w:t>Validity of the Michaelis-Menten equation under the experimental conditions used in our GTP cycle experiments.</w:t>
      </w:r>
    </w:p>
    <w:p w14:paraId="13F2940C" w14:textId="684B788E" w:rsidR="00646E54" w:rsidRDefault="00FB13C0" w:rsidP="00440314">
      <w:pPr>
        <w:rPr>
          <w:color w:val="2F5496" w:themeColor="accent1" w:themeShade="BF"/>
          <w:szCs w:val="22"/>
        </w:rPr>
      </w:pPr>
      <w:r>
        <w:rPr>
          <w:color w:val="2F5496" w:themeColor="accent1" w:themeShade="BF"/>
          <w:szCs w:val="22"/>
        </w:rPr>
        <w:t xml:space="preserve">Historically there have been many attempts to formalize the conditions under which the Michaelis-Menten equation to describe </w:t>
      </w:r>
      <w:r w:rsidR="00677081">
        <w:rPr>
          <w:color w:val="2F5496" w:themeColor="accent1" w:themeShade="BF"/>
          <w:szCs w:val="22"/>
        </w:rPr>
        <w:t>enzyme kinetics are valid</w:t>
      </w:r>
      <w:r w:rsidR="00BB7467">
        <w:rPr>
          <w:color w:val="2F5496" w:themeColor="accent1" w:themeShade="BF"/>
          <w:szCs w:val="22"/>
        </w:rPr>
        <w:t xml:space="preserve"> (as reviewed in Schnell, FEBS J, 2013)</w:t>
      </w:r>
      <w:r w:rsidR="00677081">
        <w:rPr>
          <w:color w:val="2F5496" w:themeColor="accent1" w:themeShade="BF"/>
          <w:szCs w:val="22"/>
        </w:rPr>
        <w:t>. The</w:t>
      </w:r>
      <w:r w:rsidR="00AA4F2C">
        <w:rPr>
          <w:color w:val="2F5496" w:themeColor="accent1" w:themeShade="BF"/>
          <w:szCs w:val="22"/>
        </w:rPr>
        <w:t xml:space="preserve">se </w:t>
      </w:r>
      <w:r w:rsidR="00677081">
        <w:rPr>
          <w:color w:val="2F5496" w:themeColor="accent1" w:themeShade="BF"/>
          <w:szCs w:val="22"/>
        </w:rPr>
        <w:t>conditions have converged on the steady-state approximation or more generally, on the reactant stationary assumption. The formal condition for steady-state approximation is that t</w:t>
      </w:r>
      <w:r w:rsidR="00677081" w:rsidRPr="00677081">
        <w:rPr>
          <w:color w:val="2F5496" w:themeColor="accent1" w:themeShade="BF"/>
          <w:szCs w:val="22"/>
          <w:vertAlign w:val="subscript"/>
        </w:rPr>
        <w:t>[ES]</w:t>
      </w:r>
      <w:r w:rsidR="00677081">
        <w:rPr>
          <w:color w:val="2F5496" w:themeColor="accent1" w:themeShade="BF"/>
          <w:szCs w:val="22"/>
        </w:rPr>
        <w:t xml:space="preserve"> (the time it takes for the steady-state levels of [ES] complex to accumulate) is substantially shorter than t</w:t>
      </w:r>
      <w:r w:rsidR="00677081" w:rsidRPr="00677081">
        <w:rPr>
          <w:color w:val="2F5496" w:themeColor="accent1" w:themeShade="BF"/>
          <w:szCs w:val="22"/>
          <w:vertAlign w:val="subscript"/>
        </w:rPr>
        <w:t>[S]</w:t>
      </w:r>
      <w:r w:rsidR="00677081">
        <w:rPr>
          <w:color w:val="2F5496" w:themeColor="accent1" w:themeShade="BF"/>
          <w:szCs w:val="22"/>
        </w:rPr>
        <w:t xml:space="preserve"> (the time where [S] changes significantly). The formal condition for reactant stationary assumption is that [S]</w:t>
      </w:r>
      <w:r w:rsidR="00677081" w:rsidRPr="00677081">
        <w:t xml:space="preserve"> </w:t>
      </w:r>
      <w:r w:rsidR="00677081">
        <w:rPr>
          <w:color w:val="2F5496" w:themeColor="accent1" w:themeShade="BF"/>
          <w:szCs w:val="22"/>
        </w:rPr>
        <w:t>≈ [S</w:t>
      </w:r>
      <w:r w:rsidR="00677081" w:rsidRPr="00677081">
        <w:rPr>
          <w:color w:val="2F5496" w:themeColor="accent1" w:themeShade="BF"/>
          <w:szCs w:val="22"/>
          <w:vertAlign w:val="subscript"/>
        </w:rPr>
        <w:t>0</w:t>
      </w:r>
      <w:r w:rsidR="00677081">
        <w:rPr>
          <w:color w:val="2F5496" w:themeColor="accent1" w:themeShade="BF"/>
          <w:szCs w:val="22"/>
        </w:rPr>
        <w:t>] during initial build</w:t>
      </w:r>
      <w:r w:rsidR="00420EF5">
        <w:rPr>
          <w:color w:val="2F5496" w:themeColor="accent1" w:themeShade="BF"/>
          <w:szCs w:val="22"/>
        </w:rPr>
        <w:t>-</w:t>
      </w:r>
      <w:r w:rsidR="00677081">
        <w:rPr>
          <w:color w:val="2F5496" w:themeColor="accent1" w:themeShade="BF"/>
          <w:szCs w:val="22"/>
        </w:rPr>
        <w:t>up of [ES].</w:t>
      </w:r>
      <w:r>
        <w:rPr>
          <w:color w:val="2F5496" w:themeColor="accent1" w:themeShade="BF"/>
          <w:szCs w:val="22"/>
        </w:rPr>
        <w:t xml:space="preserve"> </w:t>
      </w:r>
    </w:p>
    <w:p w14:paraId="526CC8F5" w14:textId="7FF5D9A1" w:rsidR="00420EF5" w:rsidRDefault="00420EF5" w:rsidP="00440314">
      <w:pPr>
        <w:rPr>
          <w:color w:val="2F5496" w:themeColor="accent1" w:themeShade="BF"/>
          <w:szCs w:val="22"/>
        </w:rPr>
      </w:pPr>
      <w:r>
        <w:rPr>
          <w:color w:val="2F5496" w:themeColor="accent1" w:themeShade="BF"/>
          <w:szCs w:val="22"/>
        </w:rPr>
        <w:t>The formal condition for validity of the Michaelis-Menten equation can be expressed as:</w:t>
      </w:r>
    </w:p>
    <w:p w14:paraId="15AAE9B4" w14:textId="0497CB16" w:rsidR="00420EF5" w:rsidRDefault="00A9756F" w:rsidP="00440314">
      <w:pPr>
        <w:rPr>
          <w:color w:val="2F5496" w:themeColor="accent1" w:themeShade="BF"/>
          <w:szCs w:val="22"/>
        </w:rPr>
      </w:pP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r>
                  <w:rPr>
                    <w:rFonts w:ascii="Cambria Math" w:hAnsi="Cambria Math"/>
                    <w:color w:val="2F5496" w:themeColor="accent1" w:themeShade="BF"/>
                    <w:szCs w:val="22"/>
                  </w:rPr>
                  <m:t>K</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den>
            </m:f>
          </m:e>
        </m:d>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420EF5">
        <w:rPr>
          <w:rFonts w:eastAsiaTheme="minorEastAsia"/>
          <w:color w:val="2F5496" w:themeColor="accent1" w:themeShade="BF"/>
          <w:szCs w:val="22"/>
        </w:rPr>
        <w:t xml:space="preserve">, where </w:t>
      </w:r>
      <m:oMath>
        <m:r>
          <w:rPr>
            <w:rFonts w:ascii="Cambria Math" w:eastAsiaTheme="minorEastAsia" w:hAnsi="Cambria Math"/>
            <w:color w:val="2F5496" w:themeColor="accent1" w:themeShade="BF"/>
            <w:szCs w:val="22"/>
          </w:rPr>
          <m:t xml:space="preserve">K=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xml:space="preserve"> and </w:t>
      </w:r>
      <m:oMath>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r>
          <w:rPr>
            <w:rFonts w:ascii="Cambria Math" w:eastAsiaTheme="minorEastAsia" w:hAnsi="Cambria Math"/>
            <w:color w:val="2F5496" w:themeColor="accent1" w:themeShade="BF"/>
            <w:szCs w:val="22"/>
          </w:rPr>
          <m:t xml:space="preserve">=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xml:space="preserve">, and </w:t>
      </w:r>
      <w:proofErr w:type="spellStart"/>
      <w:r w:rsidR="00C13518">
        <w:rPr>
          <w:rFonts w:eastAsiaTheme="minorEastAsia"/>
          <w:color w:val="2F5496" w:themeColor="accent1" w:themeShade="BF"/>
          <w:szCs w:val="22"/>
        </w:rPr>
        <w:t>k</w:t>
      </w:r>
      <w:r w:rsidR="00C13518" w:rsidRPr="00C13518">
        <w:rPr>
          <w:rFonts w:eastAsiaTheme="minorEastAsia"/>
          <w:color w:val="2F5496" w:themeColor="accent1" w:themeShade="BF"/>
          <w:szCs w:val="22"/>
          <w:vertAlign w:val="subscript"/>
        </w:rPr>
        <w:t>off</w:t>
      </w:r>
      <w:proofErr w:type="spellEnd"/>
      <w:r w:rsidR="00C13518">
        <w:rPr>
          <w:rFonts w:eastAsiaTheme="minorEastAsia"/>
          <w:color w:val="2F5496" w:themeColor="accent1" w:themeShade="BF"/>
          <w:szCs w:val="22"/>
        </w:rPr>
        <w:t xml:space="preserve"> and </w:t>
      </w:r>
      <w:proofErr w:type="spellStart"/>
      <w:r w:rsidR="00C13518">
        <w:rPr>
          <w:rFonts w:eastAsiaTheme="minorEastAsia"/>
          <w:color w:val="2F5496" w:themeColor="accent1" w:themeShade="BF"/>
          <w:szCs w:val="22"/>
        </w:rPr>
        <w:t>k</w:t>
      </w:r>
      <w:r w:rsidR="00C13518" w:rsidRPr="00C13518">
        <w:rPr>
          <w:rFonts w:eastAsiaTheme="minorEastAsia"/>
          <w:color w:val="2F5496" w:themeColor="accent1" w:themeShade="BF"/>
          <w:szCs w:val="22"/>
          <w:vertAlign w:val="subscript"/>
        </w:rPr>
        <w:t>on</w:t>
      </w:r>
      <w:proofErr w:type="spellEnd"/>
      <w:r w:rsidR="00C13518">
        <w:rPr>
          <w:rFonts w:eastAsiaTheme="minorEastAsia"/>
          <w:color w:val="2F5496" w:themeColor="accent1" w:themeShade="BF"/>
          <w:szCs w:val="22"/>
        </w:rPr>
        <w:t xml:space="preserve"> are the rates of [ES] complex formation</w:t>
      </w:r>
      <w:r w:rsidR="00BB7467">
        <w:rPr>
          <w:rFonts w:eastAsiaTheme="minorEastAsia"/>
          <w:color w:val="2F5496" w:themeColor="accent1" w:themeShade="BF"/>
          <w:szCs w:val="22"/>
        </w:rPr>
        <w:t xml:space="preserve"> (</w:t>
      </w:r>
      <w:r w:rsidR="00BB7467" w:rsidRPr="00BB7467">
        <w:rPr>
          <w:rFonts w:eastAsiaTheme="minorEastAsia"/>
          <w:color w:val="2F5496" w:themeColor="accent1" w:themeShade="BF"/>
          <w:szCs w:val="22"/>
        </w:rPr>
        <w:t>Hanson</w:t>
      </w:r>
      <w:r w:rsidR="00BB7467">
        <w:rPr>
          <w:rFonts w:eastAsiaTheme="minorEastAsia"/>
          <w:color w:val="2F5496" w:themeColor="accent1" w:themeShade="BF"/>
          <w:szCs w:val="22"/>
        </w:rPr>
        <w:t xml:space="preserve"> and Schnell</w:t>
      </w:r>
      <w:r w:rsidR="00BB7467" w:rsidRPr="00BB7467">
        <w:rPr>
          <w:rFonts w:eastAsiaTheme="minorEastAsia"/>
          <w:color w:val="2F5496" w:themeColor="accent1" w:themeShade="BF"/>
          <w:szCs w:val="22"/>
        </w:rPr>
        <w:t>, 2008</w:t>
      </w:r>
      <w:r w:rsidR="00BB7467">
        <w:rPr>
          <w:rFonts w:eastAsiaTheme="minorEastAsia"/>
          <w:color w:val="2F5496" w:themeColor="accent1" w:themeShade="BF"/>
          <w:szCs w:val="22"/>
        </w:rPr>
        <w:t>)</w:t>
      </w:r>
      <w:r w:rsidR="00C13518">
        <w:rPr>
          <w:rFonts w:eastAsiaTheme="minorEastAsia"/>
          <w:color w:val="2F5496" w:themeColor="accent1" w:themeShade="BF"/>
          <w:szCs w:val="22"/>
        </w:rPr>
        <w:t>.</w:t>
      </w:r>
    </w:p>
    <w:p w14:paraId="07654808" w14:textId="7FEC9BD9" w:rsidR="000D4DD6" w:rsidRDefault="00656B81" w:rsidP="00440314">
      <w:pPr>
        <w:rPr>
          <w:rFonts w:eastAsiaTheme="minorEastAsia"/>
          <w:color w:val="2F5496" w:themeColor="accent1" w:themeShade="BF"/>
          <w:szCs w:val="22"/>
        </w:rPr>
      </w:pPr>
      <w:r>
        <w:rPr>
          <w:color w:val="2F5496" w:themeColor="accent1" w:themeShade="BF"/>
          <w:szCs w:val="22"/>
        </w:rPr>
        <w:t>The</w:t>
      </w:r>
      <w:r w:rsidR="00DE7927">
        <w:rPr>
          <w:color w:val="2F5496" w:themeColor="accent1" w:themeShade="BF"/>
          <w:szCs w:val="22"/>
        </w:rPr>
        <w:t xml:space="preserve"> measured</w:t>
      </w:r>
      <w:r>
        <w:rPr>
          <w:color w:val="2F5496" w:themeColor="accent1" w:themeShade="BF"/>
          <w:szCs w:val="22"/>
        </w:rPr>
        <w:t xml:space="preserve"> </w:t>
      </w:r>
      <w:r w:rsidR="0083119D">
        <w:rPr>
          <w:color w:val="2F5496" w:themeColor="accent1" w:themeShade="BF"/>
          <w:szCs w:val="22"/>
        </w:rPr>
        <w:t>dissociation</w:t>
      </w:r>
      <w:r>
        <w:rPr>
          <w:color w:val="2F5496" w:themeColor="accent1" w:themeShade="BF"/>
          <w:szCs w:val="22"/>
        </w:rPr>
        <w:t xml:space="preserve"> constant, </w:t>
      </w:r>
      <m:oMath>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r>
          <w:rPr>
            <w:rFonts w:ascii="Cambria Math" w:hAnsi="Cambria Math"/>
            <w:color w:val="2F5496" w:themeColor="accent1" w:themeShade="BF"/>
            <w:szCs w:val="22"/>
          </w:rPr>
          <m:t xml:space="preserve">=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off</m:t>
                </m:r>
              </m:sub>
            </m:sSub>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on</m:t>
                </m:r>
              </m:sub>
            </m:sSub>
          </m:den>
        </m:f>
      </m:oMath>
      <w:r>
        <w:rPr>
          <w:color w:val="2F5496" w:themeColor="accent1" w:themeShade="BF"/>
          <w:szCs w:val="22"/>
        </w:rPr>
        <w:t xml:space="preserve">, for the formation of the </w:t>
      </w:r>
      <w:r w:rsidR="0083119D">
        <w:rPr>
          <w:color w:val="2F5496" w:themeColor="accent1" w:themeShade="BF"/>
          <w:szCs w:val="22"/>
        </w:rPr>
        <w:t xml:space="preserve">Ran:GDP:RCC1 complex from </w:t>
      </w:r>
      <w:proofErr w:type="spellStart"/>
      <w:r w:rsidR="0083119D">
        <w:rPr>
          <w:color w:val="2F5496" w:themeColor="accent1" w:themeShade="BF"/>
          <w:szCs w:val="22"/>
        </w:rPr>
        <w:t>Ran:GDP</w:t>
      </w:r>
      <w:proofErr w:type="spellEnd"/>
      <w:r w:rsidR="0083119D">
        <w:rPr>
          <w:color w:val="2F5496" w:themeColor="accent1" w:themeShade="BF"/>
          <w:szCs w:val="22"/>
        </w:rPr>
        <w:t xml:space="preserve"> and RCC1, where RCC1 is the human </w:t>
      </w:r>
      <w:proofErr w:type="spellStart"/>
      <w:r w:rsidR="0083119D">
        <w:rPr>
          <w:color w:val="2F5496" w:themeColor="accent1" w:themeShade="BF"/>
          <w:szCs w:val="22"/>
        </w:rPr>
        <w:t>RanGEF</w:t>
      </w:r>
      <w:proofErr w:type="spellEnd"/>
      <w:r w:rsidR="0083119D">
        <w:rPr>
          <w:color w:val="2F5496" w:themeColor="accent1" w:themeShade="BF"/>
          <w:szCs w:val="22"/>
        </w:rPr>
        <w:t xml:space="preserve"> is 0.9 </w:t>
      </w:r>
      <w:r w:rsidR="0083119D">
        <w:rPr>
          <w:color w:val="2F5496" w:themeColor="accent1" w:themeShade="BF"/>
          <w:szCs w:val="22"/>
          <w:lang w:val="el-GR"/>
        </w:rPr>
        <w:t>μ</w:t>
      </w:r>
      <w:r w:rsidR="0083119D">
        <w:rPr>
          <w:color w:val="2F5496" w:themeColor="accent1" w:themeShade="BF"/>
          <w:szCs w:val="22"/>
        </w:rPr>
        <w:t>M</w:t>
      </w:r>
      <w:r w:rsidR="00DE7927">
        <w:rPr>
          <w:color w:val="2F5496" w:themeColor="accent1" w:themeShade="BF"/>
          <w:szCs w:val="22"/>
        </w:rPr>
        <w:t xml:space="preserve"> (</w:t>
      </w:r>
      <w:proofErr w:type="spellStart"/>
      <w:r w:rsidR="00DE7927">
        <w:rPr>
          <w:color w:val="2F5496" w:themeColor="accent1" w:themeShade="BF"/>
          <w:szCs w:val="22"/>
        </w:rPr>
        <w:t>Klebe</w:t>
      </w:r>
      <w:proofErr w:type="spellEnd"/>
      <w:r w:rsidR="00DE7927">
        <w:rPr>
          <w:color w:val="2F5496" w:themeColor="accent1" w:themeShade="BF"/>
          <w:szCs w:val="22"/>
        </w:rPr>
        <w:t>, 1995a)</w:t>
      </w:r>
      <w:r w:rsidR="00426957">
        <w:rPr>
          <w:color w:val="2F5496" w:themeColor="accent1" w:themeShade="BF"/>
          <w:szCs w:val="22"/>
        </w:rPr>
        <w:t>, which is approximately the same as the K</w:t>
      </w:r>
      <w:r w:rsidR="00705234" w:rsidRPr="00705234">
        <w:rPr>
          <w:color w:val="2F5496" w:themeColor="accent1" w:themeShade="BF"/>
          <w:szCs w:val="22"/>
          <w:vertAlign w:val="subscript"/>
        </w:rPr>
        <w:t>M</w:t>
      </w:r>
      <w:r w:rsidR="00426957">
        <w:rPr>
          <w:color w:val="2F5496" w:themeColor="accent1" w:themeShade="BF"/>
          <w:szCs w:val="22"/>
        </w:rPr>
        <w:t xml:space="preserve"> value obtained for the GEF-mediate nucleotide exchange for both yeast and human Ran</w:t>
      </w:r>
      <w:r w:rsidR="0083119D">
        <w:rPr>
          <w:color w:val="2F5496" w:themeColor="accent1" w:themeShade="BF"/>
          <w:szCs w:val="22"/>
        </w:rPr>
        <w:t xml:space="preserve">. </w:t>
      </w:r>
      <w:r w:rsidR="00426957">
        <w:rPr>
          <w:color w:val="2F5496" w:themeColor="accent1" w:themeShade="BF"/>
          <w:szCs w:val="22"/>
        </w:rPr>
        <w:t>That means tha</w:t>
      </w:r>
      <w:r w:rsidR="00705234">
        <w:rPr>
          <w:color w:val="2F5496" w:themeColor="accent1" w:themeShade="BF"/>
          <w:szCs w:val="22"/>
        </w:rPr>
        <w:t>t</w:t>
      </w:r>
      <w:r w:rsidR="00426957">
        <w:rPr>
          <w:color w:val="2F5496" w:themeColor="accent1" w:themeShade="BF"/>
          <w:szCs w:val="22"/>
        </w:rPr>
        <w:t xml:space="preserve"> </w:t>
      </w:r>
      <m:oMath>
        <m:r>
          <w:rPr>
            <w:rFonts w:ascii="Cambria Math" w:hAnsi="Cambria Math"/>
            <w:color w:val="2F5496" w:themeColor="accent1" w:themeShade="BF"/>
            <w:szCs w:val="22"/>
          </w:rPr>
          <m:t xml:space="preserve">K ≪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oMath>
      <w:r w:rsidR="00426957">
        <w:rPr>
          <w:color w:val="2F5496" w:themeColor="accent1" w:themeShade="BF"/>
          <w:szCs w:val="22"/>
        </w:rPr>
        <w:t>, which means the condition for validity of the Michaelis-Menten equation can be approximated as</w:t>
      </w:r>
      <w:r w:rsidR="00043BFA">
        <w:rPr>
          <w:color w:val="2F5496" w:themeColor="accent1" w:themeShade="BF"/>
          <w:szCs w:val="22"/>
        </w:rPr>
        <w:t xml:space="preserve"> </w:t>
      </w: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043BFA">
        <w:rPr>
          <w:rFonts w:eastAsiaTheme="minorEastAsia"/>
          <w:color w:val="2F5496" w:themeColor="accent1" w:themeShade="BF"/>
          <w:szCs w:val="22"/>
        </w:rPr>
        <w:t>, and since in all of our GEF experiments both [E</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w:t>
      </w:r>
      <w:r w:rsidR="00035C0A">
        <w:rPr>
          <w:rFonts w:eastAsiaTheme="minorEastAsia"/>
          <w:color w:val="2F5496" w:themeColor="accent1" w:themeShade="BF"/>
          <w:szCs w:val="22"/>
        </w:rPr>
        <w:t xml:space="preserve"> = 5-20 nM</w:t>
      </w:r>
      <w:r w:rsidR="00043BFA">
        <w:rPr>
          <w:rFonts w:eastAsiaTheme="minorEastAsia"/>
          <w:color w:val="2F5496" w:themeColor="accent1" w:themeShade="BF"/>
          <w:szCs w:val="22"/>
        </w:rPr>
        <w:t xml:space="preserve"> &lt;&lt;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 xml:space="preserve"> and [E</w:t>
      </w:r>
      <w:r w:rsidR="00043BFA" w:rsidRPr="00D27FCF">
        <w:rPr>
          <w:rFonts w:eastAsiaTheme="minorEastAsia"/>
          <w:color w:val="2F5496" w:themeColor="accent1" w:themeShade="BF"/>
          <w:szCs w:val="22"/>
          <w:vertAlign w:val="subscript"/>
        </w:rPr>
        <w:t>0</w:t>
      </w:r>
      <w:r w:rsidR="00043BFA">
        <w:rPr>
          <w:rFonts w:eastAsiaTheme="minorEastAsia"/>
          <w:color w:val="2F5496" w:themeColor="accent1" w:themeShade="BF"/>
          <w:szCs w:val="22"/>
        </w:rPr>
        <w:t>] &lt;&lt;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the condition holds true for the entire range of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values, both below and above the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w:t>
      </w:r>
    </w:p>
    <w:p w14:paraId="7132D2E1" w14:textId="4AE8873A" w:rsidR="002B0340" w:rsidRDefault="002B0340" w:rsidP="00440314">
      <w:pPr>
        <w:rPr>
          <w:rFonts w:eastAsiaTheme="minorEastAsia"/>
          <w:color w:val="2F5496" w:themeColor="accent1" w:themeShade="BF"/>
          <w:szCs w:val="22"/>
        </w:rPr>
      </w:pPr>
      <w:r>
        <w:rPr>
          <w:rFonts w:eastAsiaTheme="minorEastAsia"/>
          <w:color w:val="2F5496" w:themeColor="accent1" w:themeShade="BF"/>
          <w:szCs w:val="22"/>
        </w:rPr>
        <w:t xml:space="preserve">As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oMath>
      <w:r>
        <w:rPr>
          <w:rFonts w:eastAsiaTheme="minorEastAsia"/>
          <w:color w:val="2F5496" w:themeColor="accent1" w:themeShade="BF"/>
          <w:szCs w:val="22"/>
        </w:rPr>
        <w:t xml:space="preserve"> can also be expressed as </w:t>
      </w:r>
      <m:oMath>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den>
        </m:f>
      </m:oMath>
      <w:r>
        <w:rPr>
          <w:rFonts w:eastAsiaTheme="minorEastAsia"/>
          <w:color w:val="2F5496" w:themeColor="accent1" w:themeShade="BF"/>
          <w:szCs w:val="22"/>
        </w:rPr>
        <w:t xml:space="preserve">, and the measured </w:t>
      </w:r>
      <w:proofErr w:type="spellStart"/>
      <w:r>
        <w:rPr>
          <w:rFonts w:eastAsiaTheme="minorEastAsia"/>
          <w:color w:val="2F5496" w:themeColor="accent1" w:themeShade="BF"/>
          <w:szCs w:val="22"/>
        </w:rPr>
        <w:t>k</w:t>
      </w:r>
      <w:r w:rsidRPr="002B0340">
        <w:rPr>
          <w:rFonts w:eastAsiaTheme="minorEastAsia"/>
          <w:color w:val="2F5496" w:themeColor="accent1" w:themeShade="BF"/>
          <w:szCs w:val="22"/>
          <w:vertAlign w:val="subscript"/>
        </w:rPr>
        <w:t>off</w:t>
      </w:r>
      <w:proofErr w:type="spellEnd"/>
      <w:r>
        <w:rPr>
          <w:rFonts w:eastAsiaTheme="minorEastAsia"/>
          <w:color w:val="2F5496" w:themeColor="accent1" w:themeShade="BF"/>
          <w:szCs w:val="22"/>
        </w:rPr>
        <w:t xml:space="preserve"> of human </w:t>
      </w:r>
      <w:proofErr w:type="spellStart"/>
      <w:r>
        <w:rPr>
          <w:rFonts w:eastAsiaTheme="minorEastAsia"/>
          <w:color w:val="2F5496" w:themeColor="accent1" w:themeShade="BF"/>
          <w:szCs w:val="22"/>
        </w:rPr>
        <w:t>Ran:GTP</w:t>
      </w:r>
      <w:proofErr w:type="spellEnd"/>
      <w:r>
        <w:rPr>
          <w:rFonts w:eastAsiaTheme="minorEastAsia"/>
          <w:color w:val="2F5496" w:themeColor="accent1" w:themeShade="BF"/>
          <w:szCs w:val="22"/>
        </w:rPr>
        <w:t xml:space="preserve"> and </w:t>
      </w:r>
      <w:proofErr w:type="spellStart"/>
      <w:r>
        <w:rPr>
          <w:rFonts w:eastAsiaTheme="minorEastAsia"/>
          <w:color w:val="2F5496" w:themeColor="accent1" w:themeShade="BF"/>
          <w:szCs w:val="22"/>
        </w:rPr>
        <w:t>RanGAP</w:t>
      </w:r>
      <w:proofErr w:type="spellEnd"/>
      <w:r>
        <w:rPr>
          <w:rFonts w:eastAsiaTheme="minorEastAsia"/>
          <w:color w:val="2F5496" w:themeColor="accent1" w:themeShade="BF"/>
          <w:szCs w:val="22"/>
        </w:rPr>
        <w:t xml:space="preserve"> from </w:t>
      </w:r>
      <w:r w:rsidRPr="002B0340">
        <w:rPr>
          <w:rFonts w:eastAsiaTheme="minorEastAsia"/>
          <w:i/>
          <w:iCs/>
          <w:color w:val="2F5496" w:themeColor="accent1" w:themeShade="BF"/>
          <w:szCs w:val="22"/>
        </w:rPr>
        <w:t>S. pombe</w:t>
      </w:r>
      <w:r>
        <w:rPr>
          <w:rFonts w:eastAsiaTheme="minorEastAsia"/>
          <w:color w:val="2F5496" w:themeColor="accent1" w:themeShade="BF"/>
          <w:szCs w:val="22"/>
        </w:rPr>
        <w:t xml:space="preserve"> is estimated to be around 150 s</w:t>
      </w:r>
      <w:r w:rsidRPr="002B0340">
        <w:rPr>
          <w:rFonts w:eastAsiaTheme="minorEastAsia"/>
          <w:color w:val="2F5496" w:themeColor="accent1" w:themeShade="BF"/>
          <w:szCs w:val="22"/>
          <w:vertAlign w:val="superscript"/>
        </w:rPr>
        <w:t>-1</w:t>
      </w:r>
      <w:r>
        <w:rPr>
          <w:rFonts w:eastAsiaTheme="minorEastAsia"/>
          <w:color w:val="2F5496" w:themeColor="accent1" w:themeShade="BF"/>
          <w:szCs w:val="22"/>
        </w:rPr>
        <w:t xml:space="preserve">, </w:t>
      </w:r>
      <w:r w:rsidR="00335254">
        <w:rPr>
          <w:rFonts w:eastAsiaTheme="minorEastAsia"/>
          <w:color w:val="2F5496" w:themeColor="accent1" w:themeShade="BF"/>
          <w:szCs w:val="22"/>
        </w:rPr>
        <w:t xml:space="preserve">while our measured </w:t>
      </w:r>
      <w:proofErr w:type="spellStart"/>
      <w:r w:rsidR="00335254">
        <w:rPr>
          <w:rFonts w:eastAsiaTheme="minorEastAsia"/>
          <w:color w:val="2F5496" w:themeColor="accent1" w:themeShade="BF"/>
          <w:szCs w:val="22"/>
        </w:rPr>
        <w:t>k</w:t>
      </w:r>
      <w:r w:rsidR="00335254" w:rsidRPr="00335254">
        <w:rPr>
          <w:rFonts w:eastAsiaTheme="minorEastAsia"/>
          <w:color w:val="2F5496" w:themeColor="accent1" w:themeShade="BF"/>
          <w:szCs w:val="22"/>
          <w:vertAlign w:val="subscript"/>
        </w:rPr>
        <w:t>cat</w:t>
      </w:r>
      <w:proofErr w:type="spellEnd"/>
      <w:r w:rsidR="00335254" w:rsidRPr="00335254">
        <w:rPr>
          <w:rFonts w:eastAsiaTheme="minorEastAsia"/>
          <w:color w:val="2F5496" w:themeColor="accent1" w:themeShade="BF"/>
          <w:szCs w:val="22"/>
          <w:vertAlign w:val="subscript"/>
        </w:rPr>
        <w:t xml:space="preserve"> </w:t>
      </w:r>
      <w:r w:rsidR="00335254">
        <w:rPr>
          <w:rFonts w:eastAsiaTheme="minorEastAsia"/>
          <w:color w:val="2F5496" w:themeColor="accent1" w:themeShade="BF"/>
          <w:szCs w:val="22"/>
        </w:rPr>
        <w:t>values range from 1 to 10 s</w:t>
      </w:r>
      <w:r w:rsidR="00335254" w:rsidRPr="00335254">
        <w:rPr>
          <w:rFonts w:eastAsiaTheme="minorEastAsia"/>
          <w:color w:val="2F5496" w:themeColor="accent1" w:themeShade="BF"/>
          <w:szCs w:val="22"/>
          <w:vertAlign w:val="superscript"/>
        </w:rPr>
        <w:t>-1</w:t>
      </w:r>
      <w:r w:rsidR="00335254">
        <w:rPr>
          <w:rFonts w:eastAsiaTheme="minorEastAsia"/>
          <w:color w:val="2F5496" w:themeColor="accent1" w:themeShade="BF"/>
          <w:szCs w:val="22"/>
        </w:rPr>
        <w:t xml:space="preserve">, as above,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r>
          <w:rPr>
            <w:rFonts w:ascii="Cambria Math" w:eastAsiaTheme="minorEastAsia" w:hAnsi="Cambria Math"/>
            <w:color w:val="2F5496" w:themeColor="accent1" w:themeShade="BF"/>
            <w:szCs w:val="22"/>
          </w:rPr>
          <m:t xml:space="preserve"> ≪1</m:t>
        </m:r>
      </m:oMath>
      <w:r w:rsidR="00335254">
        <w:rPr>
          <w:rFonts w:eastAsiaTheme="minorEastAsia"/>
          <w:color w:val="2F5496" w:themeColor="accent1" w:themeShade="BF"/>
          <w:szCs w:val="22"/>
        </w:rPr>
        <w:t xml:space="preserve"> the assumption of steady-state holds true as long as [E</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K</w:t>
      </w:r>
      <w:r w:rsidR="00335254" w:rsidRPr="00043BFA">
        <w:rPr>
          <w:rFonts w:eastAsiaTheme="minorEastAsia"/>
          <w:color w:val="2F5496" w:themeColor="accent1" w:themeShade="BF"/>
          <w:szCs w:val="22"/>
          <w:vertAlign w:val="subscript"/>
        </w:rPr>
        <w:t>m</w:t>
      </w:r>
      <w:r w:rsidR="00335254">
        <w:rPr>
          <w:rFonts w:eastAsiaTheme="minorEastAsia"/>
          <w:color w:val="2F5496" w:themeColor="accent1" w:themeShade="BF"/>
          <w:szCs w:val="22"/>
        </w:rPr>
        <w:t xml:space="preserve"> and [E</w:t>
      </w:r>
      <w:r w:rsidR="00335254" w:rsidRPr="00D27FCF">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[S</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which is the case as we used 1-3 nM GAP in all of our experiments.</w:t>
      </w:r>
    </w:p>
    <w:p w14:paraId="787AF9B2" w14:textId="77777777" w:rsidR="00440314" w:rsidRPr="001C16D7" w:rsidRDefault="00440314" w:rsidP="00440314">
      <w:pPr>
        <w:rPr>
          <w:color w:val="00B0F0"/>
          <w:szCs w:val="22"/>
        </w:rPr>
      </w:pPr>
      <w:r w:rsidRPr="00B86C67">
        <w:rPr>
          <w:color w:val="00B0F0"/>
          <w:szCs w:val="22"/>
          <w:highlight w:val="yellow"/>
        </w:rPr>
        <w:t>Go through precedent in the literature. Perhaps could address with qualifying discussion on assumptions in the kinetics. Consult an expert… (Geeta?)</w:t>
      </w:r>
    </w:p>
    <w:p w14:paraId="61FD4152" w14:textId="77777777" w:rsidR="00440314" w:rsidRPr="001C16D7" w:rsidRDefault="00440314" w:rsidP="00437E2B">
      <w:pPr>
        <w:rPr>
          <w:i/>
          <w:iCs/>
          <w:szCs w:val="22"/>
          <w:shd w:val="clear" w:color="auto" w:fill="FFFFFF"/>
        </w:rPr>
      </w:pPr>
    </w:p>
    <w:p w14:paraId="5B9D9F23" w14:textId="68BF85E3" w:rsidR="00B73C68" w:rsidRPr="00B86B07" w:rsidRDefault="00F03429" w:rsidP="00B73C68">
      <w:pPr>
        <w:rPr>
          <w:color w:val="000000" w:themeColor="text1"/>
          <w:szCs w:val="22"/>
          <w:shd w:val="clear" w:color="auto" w:fill="FFFFFF"/>
        </w:rPr>
      </w:pPr>
      <w:r>
        <w:rPr>
          <w:color w:val="000000" w:themeColor="text1"/>
          <w:szCs w:val="22"/>
          <w:shd w:val="clear" w:color="auto" w:fill="FFFFFF"/>
        </w:rPr>
        <w:t>REFERENCES</w:t>
      </w:r>
      <w:r w:rsidR="00B73C68" w:rsidRPr="00B86B07">
        <w:rPr>
          <w:color w:val="000000" w:themeColor="text1"/>
          <w:szCs w:val="22"/>
          <w:shd w:val="clear" w:color="auto" w:fill="FFFFFF"/>
        </w:rPr>
        <w:t xml:space="preserve"> </w:t>
      </w:r>
      <w:r w:rsidR="00B86B07" w:rsidRPr="00B86B07">
        <w:rPr>
          <w:color w:val="000000" w:themeColor="text1"/>
          <w:szCs w:val="22"/>
          <w:shd w:val="clear" w:color="auto" w:fill="FFFFFF"/>
        </w:rPr>
        <w:t>about GAP and GEF kinetics</w:t>
      </w:r>
      <w:r w:rsidR="00B73C68" w:rsidRPr="00B86B07">
        <w:rPr>
          <w:color w:val="000000" w:themeColor="text1"/>
          <w:szCs w:val="22"/>
          <w:shd w:val="clear" w:color="auto" w:fill="FFFFFF"/>
        </w:rPr>
        <w:t>:</w:t>
      </w:r>
    </w:p>
    <w:p w14:paraId="527C22B2" w14:textId="7ABB44D3" w:rsidR="000A2B34" w:rsidRDefault="000A2B34" w:rsidP="00B73C68">
      <w:pPr>
        <w:rPr>
          <w:color w:val="000000" w:themeColor="text1"/>
          <w:szCs w:val="22"/>
          <w:lang w:val="en-GB"/>
        </w:rPr>
      </w:pPr>
      <w:proofErr w:type="spellStart"/>
      <w:r w:rsidRPr="000A2B34">
        <w:rPr>
          <w:color w:val="000000" w:themeColor="text1"/>
          <w:szCs w:val="22"/>
          <w:lang w:val="en-GB"/>
        </w:rPr>
        <w:t>Bandaru</w:t>
      </w:r>
      <w:proofErr w:type="spellEnd"/>
      <w:r w:rsidRPr="000A2B34">
        <w:rPr>
          <w:color w:val="000000" w:themeColor="text1"/>
          <w:szCs w:val="22"/>
          <w:lang w:val="en-GB"/>
        </w:rPr>
        <w:t xml:space="preserve">, P. </w:t>
      </w:r>
      <w:r w:rsidRPr="000A2B34">
        <w:rPr>
          <w:i/>
          <w:iCs/>
          <w:color w:val="000000" w:themeColor="text1"/>
          <w:szCs w:val="22"/>
          <w:lang w:val="en-GB"/>
        </w:rPr>
        <w:t>et al.</w:t>
      </w:r>
      <w:r w:rsidRPr="000A2B34">
        <w:rPr>
          <w:color w:val="000000" w:themeColor="text1"/>
          <w:szCs w:val="22"/>
          <w:lang w:val="en-GB"/>
        </w:rPr>
        <w:t xml:space="preserve"> Deconstruction of the Ras switching cycle through saturation mutagenesis. </w:t>
      </w:r>
      <w:proofErr w:type="spellStart"/>
      <w:r w:rsidRPr="000A2B34">
        <w:rPr>
          <w:i/>
          <w:iCs/>
          <w:color w:val="000000" w:themeColor="text1"/>
          <w:szCs w:val="22"/>
          <w:lang w:val="en-GB"/>
        </w:rPr>
        <w:t>Elife</w:t>
      </w:r>
      <w:proofErr w:type="spellEnd"/>
      <w:r w:rsidRPr="000A2B34">
        <w:rPr>
          <w:color w:val="000000" w:themeColor="text1"/>
          <w:szCs w:val="22"/>
          <w:lang w:val="en-GB"/>
        </w:rPr>
        <w:t xml:space="preserve"> </w:t>
      </w:r>
      <w:r w:rsidRPr="000A2B34">
        <w:rPr>
          <w:b/>
          <w:bCs/>
          <w:color w:val="000000" w:themeColor="text1"/>
          <w:szCs w:val="22"/>
          <w:lang w:val="en-GB"/>
        </w:rPr>
        <w:t>6,</w:t>
      </w:r>
      <w:r w:rsidRPr="000A2B34">
        <w:rPr>
          <w:color w:val="000000" w:themeColor="text1"/>
          <w:szCs w:val="22"/>
          <w:lang w:val="en-GB"/>
        </w:rPr>
        <w:t xml:space="preserve"> (2017).</w:t>
      </w:r>
    </w:p>
    <w:p w14:paraId="2E4B55AE" w14:textId="2D092278" w:rsidR="00B86B07" w:rsidRPr="00B86B07" w:rsidRDefault="00B86B07" w:rsidP="00B73C68">
      <w:pPr>
        <w:rPr>
          <w:color w:val="000000" w:themeColor="text1"/>
          <w:szCs w:val="22"/>
          <w:lang w:val="en-GB"/>
        </w:rPr>
      </w:pPr>
      <w:r w:rsidRPr="00B86B07">
        <w:rPr>
          <w:color w:val="000000" w:themeColor="text1"/>
          <w:szCs w:val="22"/>
          <w:lang w:val="en-GB"/>
        </w:rPr>
        <w:lastRenderedPageBreak/>
        <w:t xml:space="preserve">Bischoff, F. R. &amp; </w:t>
      </w:r>
      <w:proofErr w:type="spellStart"/>
      <w:r w:rsidRPr="00B86B07">
        <w:rPr>
          <w:color w:val="000000" w:themeColor="text1"/>
          <w:szCs w:val="22"/>
          <w:lang w:val="en-GB"/>
        </w:rPr>
        <w:t>Ponstingl</w:t>
      </w:r>
      <w:proofErr w:type="spellEnd"/>
      <w:r w:rsidRPr="00B86B07">
        <w:rPr>
          <w:color w:val="000000" w:themeColor="text1"/>
          <w:szCs w:val="22"/>
          <w:lang w:val="en-GB"/>
        </w:rPr>
        <w:t xml:space="preserve">, H. Mitotic regulator protein RCC1 is complexed with a nuclear </w:t>
      </w:r>
      <w:proofErr w:type="spellStart"/>
      <w:r w:rsidRPr="00B86B07">
        <w:rPr>
          <w:color w:val="000000" w:themeColor="text1"/>
          <w:szCs w:val="22"/>
          <w:lang w:val="en-GB"/>
        </w:rPr>
        <w:t>ras</w:t>
      </w:r>
      <w:proofErr w:type="spellEnd"/>
      <w:r w:rsidRPr="00B86B07">
        <w:rPr>
          <w:color w:val="000000" w:themeColor="text1"/>
          <w:szCs w:val="22"/>
          <w:lang w:val="en-GB"/>
        </w:rPr>
        <w:t xml:space="preserve">-related polypeptide. </w:t>
      </w:r>
      <w:r w:rsidRPr="00B86B07">
        <w:rPr>
          <w:i/>
          <w:iCs/>
          <w:color w:val="000000" w:themeColor="text1"/>
          <w:szCs w:val="22"/>
          <w:lang w:val="en-GB"/>
        </w:rPr>
        <w:t>Proceedings of the National Academy of Sciences</w:t>
      </w:r>
      <w:r w:rsidRPr="00B86B07">
        <w:rPr>
          <w:color w:val="000000" w:themeColor="text1"/>
          <w:szCs w:val="22"/>
          <w:lang w:val="en-GB"/>
        </w:rPr>
        <w:t xml:space="preserve"> </w:t>
      </w:r>
      <w:r w:rsidRPr="00B86B07">
        <w:rPr>
          <w:b/>
          <w:bCs/>
          <w:color w:val="000000" w:themeColor="text1"/>
          <w:szCs w:val="22"/>
          <w:lang w:val="en-GB"/>
        </w:rPr>
        <w:t>88,</w:t>
      </w:r>
      <w:r w:rsidRPr="00B86B07">
        <w:rPr>
          <w:color w:val="000000" w:themeColor="text1"/>
          <w:szCs w:val="22"/>
          <w:lang w:val="en-GB"/>
        </w:rPr>
        <w:t xml:space="preserve"> 10830–10834 (1991).</w:t>
      </w:r>
    </w:p>
    <w:p w14:paraId="48EEEE83" w14:textId="77777777" w:rsidR="00361BCC" w:rsidRPr="00B86B07" w:rsidRDefault="00361BCC" w:rsidP="00B73C68">
      <w:pPr>
        <w:rPr>
          <w:color w:val="000000" w:themeColor="text1"/>
          <w:szCs w:val="22"/>
          <w:shd w:val="clear" w:color="auto" w:fill="FFFFFF"/>
        </w:rPr>
      </w:pPr>
      <w:r w:rsidRPr="00B86B07">
        <w:rPr>
          <w:color w:val="000000" w:themeColor="text1"/>
          <w:szCs w:val="22"/>
          <w:shd w:val="clear" w:color="auto" w:fill="FFFFFF"/>
          <w:lang w:val="en-GB"/>
        </w:rPr>
        <w:t xml:space="preserve">Brinkmann, T.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Rap-specific GTPase Activating Protein follows an Alternative Mechanism. </w:t>
      </w:r>
      <w:r w:rsidRPr="00B86B07">
        <w:rPr>
          <w:i/>
          <w:iCs/>
          <w:color w:val="000000" w:themeColor="text1"/>
          <w:szCs w:val="22"/>
          <w:shd w:val="clear" w:color="auto" w:fill="FFFFFF"/>
          <w:lang w:val="en-GB"/>
        </w:rPr>
        <w:t>Journal of Biological 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277,</w:t>
      </w:r>
      <w:r w:rsidRPr="00B86B07">
        <w:rPr>
          <w:color w:val="000000" w:themeColor="text1"/>
          <w:szCs w:val="22"/>
          <w:shd w:val="clear" w:color="auto" w:fill="FFFFFF"/>
          <w:lang w:val="en-GB"/>
        </w:rPr>
        <w:t xml:space="preserve"> 12525–12531 (2002).</w:t>
      </w:r>
    </w:p>
    <w:p w14:paraId="1140E78B" w14:textId="13564B13" w:rsidR="00361BCC" w:rsidRPr="00B86B07" w:rsidRDefault="00361BCC" w:rsidP="00B73C68">
      <w:pPr>
        <w:rPr>
          <w:color w:val="000000" w:themeColor="text1"/>
          <w:szCs w:val="22"/>
          <w:shd w:val="clear" w:color="auto" w:fill="FFFFFF"/>
          <w:lang w:val="en-GB"/>
        </w:rPr>
      </w:pPr>
      <w:r w:rsidRPr="00B86B07">
        <w:rPr>
          <w:color w:val="000000" w:themeColor="text1"/>
          <w:szCs w:val="22"/>
          <w:shd w:val="clear" w:color="auto" w:fill="FFFFFF"/>
          <w:lang w:val="en-GB"/>
        </w:rPr>
        <w:t xml:space="preserve">Gideon, P.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Mutational and kinetic analyses of the GTPase-activating protein (GAP)-p21 interaction: </w:t>
      </w:r>
      <w:proofErr w:type="gramStart"/>
      <w:r w:rsidRPr="00B86B07">
        <w:rPr>
          <w:color w:val="000000" w:themeColor="text1"/>
          <w:szCs w:val="22"/>
          <w:shd w:val="clear" w:color="auto" w:fill="FFFFFF"/>
          <w:lang w:val="en-GB"/>
        </w:rPr>
        <w:t>the</w:t>
      </w:r>
      <w:proofErr w:type="gramEnd"/>
      <w:r w:rsidRPr="00B86B07">
        <w:rPr>
          <w:color w:val="000000" w:themeColor="text1"/>
          <w:szCs w:val="22"/>
          <w:shd w:val="clear" w:color="auto" w:fill="FFFFFF"/>
          <w:lang w:val="en-GB"/>
        </w:rPr>
        <w:t xml:space="preserve"> C-terminal domain of GAP is not sufficient for full activity. </w:t>
      </w:r>
      <w:r w:rsidRPr="00B86B07">
        <w:rPr>
          <w:i/>
          <w:iCs/>
          <w:color w:val="000000" w:themeColor="text1"/>
          <w:szCs w:val="22"/>
          <w:shd w:val="clear" w:color="auto" w:fill="FFFFFF"/>
          <w:lang w:val="en-GB"/>
        </w:rPr>
        <w:t>Molecular and Cellular Biology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12,</w:t>
      </w:r>
      <w:r w:rsidRPr="00B86B07">
        <w:rPr>
          <w:color w:val="000000" w:themeColor="text1"/>
          <w:szCs w:val="22"/>
          <w:shd w:val="clear" w:color="auto" w:fill="FFFFFF"/>
          <w:lang w:val="en-GB"/>
        </w:rPr>
        <w:t xml:space="preserve"> 2050–2056 (1992).</w:t>
      </w:r>
    </w:p>
    <w:p w14:paraId="708ACE86" w14:textId="4C104A8A" w:rsidR="00B86B07" w:rsidRDefault="00B86B07" w:rsidP="00B73C68">
      <w:pPr>
        <w:rPr>
          <w:color w:val="000000" w:themeColor="text1"/>
          <w:szCs w:val="22"/>
          <w:lang w:val="en-GB"/>
        </w:rPr>
      </w:pPr>
      <w:proofErr w:type="spellStart"/>
      <w:r w:rsidRPr="00B86B07">
        <w:rPr>
          <w:color w:val="000000" w:themeColor="text1"/>
          <w:szCs w:val="22"/>
          <w:lang w:val="en-GB"/>
        </w:rPr>
        <w:t>Goudar</w:t>
      </w:r>
      <w:proofErr w:type="spellEnd"/>
      <w:r w:rsidRPr="00B86B07">
        <w:rPr>
          <w:color w:val="000000" w:themeColor="text1"/>
          <w:szCs w:val="22"/>
          <w:lang w:val="en-GB"/>
        </w:rPr>
        <w:t xml:space="preserve">, C. T., Sonnad, J. R. &amp; </w:t>
      </w:r>
      <w:proofErr w:type="spellStart"/>
      <w:r w:rsidRPr="00B86B07">
        <w:rPr>
          <w:color w:val="000000" w:themeColor="text1"/>
          <w:szCs w:val="22"/>
          <w:lang w:val="en-GB"/>
        </w:rPr>
        <w:t>Duggleby</w:t>
      </w:r>
      <w:proofErr w:type="spellEnd"/>
      <w:r w:rsidRPr="00B86B07">
        <w:rPr>
          <w:color w:val="000000" w:themeColor="text1"/>
          <w:szCs w:val="22"/>
          <w:lang w:val="en-GB"/>
        </w:rPr>
        <w:t xml:space="preserve">, R. G. Parameter estimation using a direct solution of the integrated Michaelis-Menten equation. </w:t>
      </w:r>
      <w:proofErr w:type="spellStart"/>
      <w:r w:rsidRPr="00B86B07">
        <w:rPr>
          <w:i/>
          <w:iCs/>
          <w:color w:val="000000" w:themeColor="text1"/>
          <w:szCs w:val="22"/>
          <w:lang w:val="en-GB"/>
        </w:rPr>
        <w:t>Biochimica</w:t>
      </w:r>
      <w:proofErr w:type="spellEnd"/>
      <w:r w:rsidRPr="00B86B07">
        <w:rPr>
          <w:i/>
          <w:iCs/>
          <w:color w:val="000000" w:themeColor="text1"/>
          <w:szCs w:val="22"/>
          <w:lang w:val="en-GB"/>
        </w:rPr>
        <w:t xml:space="preserve"> et </w:t>
      </w:r>
      <w:proofErr w:type="spellStart"/>
      <w:r w:rsidRPr="00B86B07">
        <w:rPr>
          <w:i/>
          <w:iCs/>
          <w:color w:val="000000" w:themeColor="text1"/>
          <w:szCs w:val="22"/>
          <w:lang w:val="en-GB"/>
        </w:rPr>
        <w:t>biophysica</w:t>
      </w:r>
      <w:proofErr w:type="spellEnd"/>
      <w:r w:rsidRPr="00B86B07">
        <w:rPr>
          <w:i/>
          <w:iCs/>
          <w:color w:val="000000" w:themeColor="text1"/>
          <w:szCs w:val="22"/>
          <w:lang w:val="en-GB"/>
        </w:rPr>
        <w:t xml:space="preserve"> acta</w:t>
      </w:r>
      <w:r w:rsidRPr="00B86B07">
        <w:rPr>
          <w:color w:val="000000" w:themeColor="text1"/>
          <w:szCs w:val="22"/>
          <w:lang w:val="en-GB"/>
        </w:rPr>
        <w:t xml:space="preserve"> </w:t>
      </w:r>
      <w:r w:rsidRPr="00B86B07">
        <w:rPr>
          <w:b/>
          <w:bCs/>
          <w:color w:val="000000" w:themeColor="text1"/>
          <w:szCs w:val="22"/>
          <w:lang w:val="en-GB"/>
        </w:rPr>
        <w:t>1429,</w:t>
      </w:r>
      <w:r w:rsidRPr="00B86B07">
        <w:rPr>
          <w:color w:val="000000" w:themeColor="text1"/>
          <w:szCs w:val="22"/>
          <w:lang w:val="en-GB"/>
        </w:rPr>
        <w:t xml:space="preserve"> 377–383 (1999).</w:t>
      </w:r>
    </w:p>
    <w:p w14:paraId="28088061" w14:textId="3823BBFC" w:rsidR="003540CF" w:rsidRPr="003540CF" w:rsidRDefault="003540CF" w:rsidP="00B73C68">
      <w:pPr>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Bischoff, F. R., </w:t>
      </w:r>
      <w:proofErr w:type="spellStart"/>
      <w:r w:rsidRPr="00B86B07">
        <w:rPr>
          <w:color w:val="000000" w:themeColor="text1"/>
          <w:szCs w:val="22"/>
          <w:shd w:val="clear" w:color="auto" w:fill="FFFFFF"/>
          <w:lang w:val="en-GB"/>
        </w:rPr>
        <w:t>Ponstingl</w:t>
      </w:r>
      <w:proofErr w:type="spellEnd"/>
      <w:r w:rsidRPr="00B86B07">
        <w:rPr>
          <w:color w:val="000000" w:themeColor="text1"/>
          <w:szCs w:val="22"/>
          <w:shd w:val="clear" w:color="auto" w:fill="FFFFFF"/>
          <w:lang w:val="en-GB"/>
        </w:rPr>
        <w:t xml:space="preserve">, H. &amp;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Interaction of the nuclear GTP-binding protein Ran with its regulatory proteins RCC1 and RanGAP1.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639–647 (1995).</w:t>
      </w:r>
    </w:p>
    <w:p w14:paraId="01FF6BB5" w14:textId="77777777" w:rsidR="00B73C68" w:rsidRPr="00B86B07" w:rsidRDefault="00B73C68" w:rsidP="00B73C68">
      <w:pPr>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Prinz, H.,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&amp; Goody, R. S. The Kinetic Mechanism of Ran-Nucleotide Exchange </w:t>
      </w:r>
      <w:proofErr w:type="spellStart"/>
      <w:r w:rsidRPr="00B86B07">
        <w:rPr>
          <w:color w:val="000000" w:themeColor="text1"/>
          <w:szCs w:val="22"/>
          <w:shd w:val="clear" w:color="auto" w:fill="FFFFFF"/>
          <w:lang w:val="en-GB"/>
        </w:rPr>
        <w:t>Catalyzed</w:t>
      </w:r>
      <w:proofErr w:type="spellEnd"/>
      <w:r w:rsidRPr="00B86B07">
        <w:rPr>
          <w:color w:val="000000" w:themeColor="text1"/>
          <w:szCs w:val="22"/>
          <w:shd w:val="clear" w:color="auto" w:fill="FFFFFF"/>
          <w:lang w:val="en-GB"/>
        </w:rPr>
        <w:t xml:space="preserve">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7148CE17" w14:textId="61060CAB" w:rsidR="00BB7467" w:rsidRDefault="00E505BC" w:rsidP="00B73C68">
      <w:pPr>
        <w:rPr>
          <w:color w:val="000000" w:themeColor="text1"/>
          <w:szCs w:val="22"/>
          <w:lang w:val="en-GB"/>
        </w:rPr>
      </w:pPr>
      <w:r w:rsidRPr="00E505BC">
        <w:rPr>
          <w:color w:val="000000" w:themeColor="text1"/>
          <w:szCs w:val="22"/>
          <w:lang w:val="en-GB"/>
        </w:rPr>
        <w:t xml:space="preserve">Hanson, S. M. &amp; Schnell, S. Reactant Stationary Approximation in Enzyme Kinetics. </w:t>
      </w:r>
      <w:r w:rsidRPr="00E505BC">
        <w:rPr>
          <w:i/>
          <w:iCs/>
          <w:color w:val="000000" w:themeColor="text1"/>
          <w:szCs w:val="22"/>
          <w:lang w:val="en-GB"/>
        </w:rPr>
        <w:t>J Phys Chem A</w:t>
      </w:r>
      <w:r w:rsidRPr="00E505BC">
        <w:rPr>
          <w:color w:val="000000" w:themeColor="text1"/>
          <w:szCs w:val="22"/>
          <w:lang w:val="en-GB"/>
        </w:rPr>
        <w:t xml:space="preserve"> </w:t>
      </w:r>
      <w:r w:rsidRPr="00E505BC">
        <w:rPr>
          <w:b/>
          <w:bCs/>
          <w:color w:val="000000" w:themeColor="text1"/>
          <w:szCs w:val="22"/>
          <w:lang w:val="en-GB"/>
        </w:rPr>
        <w:t>112,</w:t>
      </w:r>
      <w:r w:rsidRPr="00E505BC">
        <w:rPr>
          <w:color w:val="000000" w:themeColor="text1"/>
          <w:szCs w:val="22"/>
          <w:lang w:val="en-GB"/>
        </w:rPr>
        <w:t xml:space="preserve"> 8654–8658 (2008).</w:t>
      </w:r>
    </w:p>
    <w:p w14:paraId="3D44387D" w14:textId="4E56C177" w:rsidR="00B73C68" w:rsidRDefault="00B73C68" w:rsidP="00B73C68">
      <w:pPr>
        <w:rPr>
          <w:color w:val="000000" w:themeColor="text1"/>
          <w:szCs w:val="22"/>
          <w:lang w:val="en-GB"/>
        </w:rPr>
      </w:pPr>
      <w:r w:rsidRPr="00B86B07">
        <w:rPr>
          <w:color w:val="000000" w:themeColor="text1"/>
          <w:szCs w:val="22"/>
          <w:lang w:val="en-GB"/>
        </w:rPr>
        <w:t xml:space="preserve">Mishra, A. K. &amp; Lambright, D. G. High-throughput assay for profiling the substrate specificity of Rab GTPase-activating proteins. </w:t>
      </w:r>
      <w:r w:rsidRPr="00B86B07">
        <w:rPr>
          <w:i/>
          <w:iCs/>
          <w:color w:val="000000" w:themeColor="text1"/>
          <w:szCs w:val="22"/>
          <w:lang w:val="en-GB"/>
        </w:rPr>
        <w:t>Methods Mol. Biol.</w:t>
      </w:r>
      <w:r w:rsidRPr="00B86B07">
        <w:rPr>
          <w:color w:val="000000" w:themeColor="text1"/>
          <w:szCs w:val="22"/>
          <w:lang w:val="en-GB"/>
        </w:rPr>
        <w:t xml:space="preserve"> </w:t>
      </w:r>
      <w:r w:rsidRPr="00B86B07">
        <w:rPr>
          <w:b/>
          <w:bCs/>
          <w:color w:val="000000" w:themeColor="text1"/>
          <w:szCs w:val="22"/>
          <w:lang w:val="en-GB"/>
        </w:rPr>
        <w:t>1298,</w:t>
      </w:r>
      <w:r w:rsidRPr="00B86B07">
        <w:rPr>
          <w:color w:val="000000" w:themeColor="text1"/>
          <w:szCs w:val="22"/>
          <w:lang w:val="en-GB"/>
        </w:rPr>
        <w:t xml:space="preserve"> 47–60 (2015).</w:t>
      </w:r>
    </w:p>
    <w:p w14:paraId="7B095741" w14:textId="7DCE9537" w:rsidR="00860811" w:rsidRPr="00B86B07" w:rsidRDefault="00860811" w:rsidP="00B73C68">
      <w:pPr>
        <w:rPr>
          <w:color w:val="000000" w:themeColor="text1"/>
          <w:szCs w:val="22"/>
          <w:lang w:val="en-GB"/>
        </w:rPr>
      </w:pPr>
      <w:r w:rsidRPr="00860811">
        <w:rPr>
          <w:color w:val="000000" w:themeColor="text1"/>
          <w:szCs w:val="22"/>
          <w:lang w:val="en-GB"/>
        </w:rPr>
        <w:t xml:space="preserve">Schnell, S. Validity of the Michaelis-Menten equation - steady-state or reactant stationary assumption: that is the question. </w:t>
      </w:r>
      <w:r w:rsidRPr="00860811">
        <w:rPr>
          <w:i/>
          <w:iCs/>
          <w:color w:val="000000" w:themeColor="text1"/>
          <w:szCs w:val="22"/>
          <w:lang w:val="en-GB"/>
        </w:rPr>
        <w:t>FEBS J</w:t>
      </w:r>
      <w:r w:rsidRPr="00860811">
        <w:rPr>
          <w:color w:val="000000" w:themeColor="text1"/>
          <w:szCs w:val="22"/>
          <w:lang w:val="en-GB"/>
        </w:rPr>
        <w:t xml:space="preserve"> </w:t>
      </w:r>
      <w:r w:rsidRPr="00860811">
        <w:rPr>
          <w:b/>
          <w:bCs/>
          <w:color w:val="000000" w:themeColor="text1"/>
          <w:szCs w:val="22"/>
          <w:lang w:val="en-GB"/>
        </w:rPr>
        <w:t>281,</w:t>
      </w:r>
      <w:r w:rsidRPr="00860811">
        <w:rPr>
          <w:color w:val="000000" w:themeColor="text1"/>
          <w:szCs w:val="22"/>
          <w:lang w:val="en-GB"/>
        </w:rPr>
        <w:t xml:space="preserve"> 464–472 (2013).</w:t>
      </w:r>
    </w:p>
    <w:p w14:paraId="7D37E408" w14:textId="67ABBA8F" w:rsidR="00F4786E" w:rsidRPr="009C5006" w:rsidRDefault="00B86B07" w:rsidP="00437E2B">
      <w:pPr>
        <w:rPr>
          <w:szCs w:val="22"/>
        </w:rPr>
      </w:pPr>
      <w:r w:rsidRPr="00DB4610">
        <w:rPr>
          <w:szCs w:val="22"/>
          <w:lang w:val="en-GB"/>
        </w:rPr>
        <w:t xml:space="preserve">Seewald, M. J. </w:t>
      </w:r>
      <w:r w:rsidRPr="00DB4610">
        <w:rPr>
          <w:i/>
          <w:iCs/>
          <w:szCs w:val="22"/>
          <w:lang w:val="en-GB"/>
        </w:rPr>
        <w:t>et al.</w:t>
      </w:r>
      <w:r w:rsidRPr="00DB4610">
        <w:rPr>
          <w:szCs w:val="22"/>
          <w:lang w:val="en-GB"/>
        </w:rPr>
        <w:t xml:space="preserve"> </w:t>
      </w:r>
      <w:r w:rsidRPr="00B86B07">
        <w:rPr>
          <w:szCs w:val="22"/>
          <w:lang w:val="en-GB"/>
        </w:rPr>
        <w:t xml:space="preserve">Biochemical Characterization of the Ran-RanBP1-RanGAP System: Are </w:t>
      </w:r>
      <w:proofErr w:type="spellStart"/>
      <w:r w:rsidRPr="00B86B07">
        <w:rPr>
          <w:szCs w:val="22"/>
          <w:lang w:val="en-GB"/>
        </w:rPr>
        <w:t>RanBP</w:t>
      </w:r>
      <w:proofErr w:type="spellEnd"/>
      <w:r w:rsidRPr="00B86B07">
        <w:rPr>
          <w:szCs w:val="22"/>
          <w:lang w:val="en-GB"/>
        </w:rPr>
        <w:t xml:space="preserve"> Proteins and the Acidic Tail of </w:t>
      </w:r>
      <w:proofErr w:type="spellStart"/>
      <w:r w:rsidRPr="00B86B07">
        <w:rPr>
          <w:szCs w:val="22"/>
          <w:lang w:val="en-GB"/>
        </w:rPr>
        <w:t>RanGAP</w:t>
      </w:r>
      <w:proofErr w:type="spellEnd"/>
      <w:r w:rsidRPr="00B86B07">
        <w:rPr>
          <w:szCs w:val="22"/>
          <w:lang w:val="en-GB"/>
        </w:rPr>
        <w:t xml:space="preserve"> Required for the Ran-</w:t>
      </w:r>
      <w:proofErr w:type="spellStart"/>
      <w:r w:rsidRPr="00B86B07">
        <w:rPr>
          <w:szCs w:val="22"/>
          <w:lang w:val="en-GB"/>
        </w:rPr>
        <w:t>RanGAP</w:t>
      </w:r>
      <w:proofErr w:type="spellEnd"/>
      <w:r w:rsidRPr="00B86B07">
        <w:rPr>
          <w:szCs w:val="22"/>
          <w:lang w:val="en-GB"/>
        </w:rPr>
        <w:t xml:space="preserve"> GTPase Reaction? </w:t>
      </w:r>
      <w:r w:rsidRPr="00B86B07">
        <w:rPr>
          <w:i/>
          <w:iCs/>
          <w:szCs w:val="22"/>
          <w:lang w:val="en-GB"/>
        </w:rPr>
        <w:t>Molecular and Cellular Biology</w:t>
      </w:r>
      <w:r w:rsidRPr="00B86B07">
        <w:rPr>
          <w:szCs w:val="22"/>
          <w:lang w:val="en-GB"/>
        </w:rPr>
        <w:t xml:space="preserve"> </w:t>
      </w:r>
      <w:r w:rsidRPr="00B86B07">
        <w:rPr>
          <w:b/>
          <w:bCs/>
          <w:szCs w:val="22"/>
          <w:lang w:val="en-GB"/>
        </w:rPr>
        <w:t>23,</w:t>
      </w:r>
      <w:r w:rsidRPr="00B86B07">
        <w:rPr>
          <w:szCs w:val="22"/>
          <w:lang w:val="en-GB"/>
        </w:rPr>
        <w:t xml:space="preserve"> 8124–8136 (2003).</w:t>
      </w:r>
    </w:p>
    <w:p w14:paraId="6433F1D4" w14:textId="77777777" w:rsidR="00C275B6" w:rsidRPr="001C16D7" w:rsidRDefault="00A43B6B" w:rsidP="00437E2B">
      <w:pPr>
        <w:rPr>
          <w:i/>
          <w:iCs/>
          <w:szCs w:val="22"/>
          <w:shd w:val="clear" w:color="auto" w:fill="FFFFFF"/>
        </w:rPr>
      </w:pPr>
      <w:r w:rsidRPr="001C16D7">
        <w:rPr>
          <w:i/>
          <w:iCs/>
          <w:szCs w:val="22"/>
          <w:shd w:val="clear" w:color="auto" w:fill="FFFFFF"/>
        </w:rPr>
        <w:t xml:space="preserve">3) Lines 183-186: "Taken together, the 31P NMR and kinetic data support a molecular mechanism whereby Gsp1 interface mutations allosterically shift the conformational distribution at the active site which in turn alters the GTPase switch cycle". This conclusion is too strong for the amount of data available to support it, though the data does indeed suggest such a possibility. Given that the </w:t>
      </w:r>
      <w:proofErr w:type="spellStart"/>
      <w:r w:rsidRPr="001C16D7">
        <w:rPr>
          <w:i/>
          <w:iCs/>
          <w:szCs w:val="22"/>
          <w:shd w:val="clear" w:color="auto" w:fill="FFFFFF"/>
        </w:rPr>
        <w:t>allostery</w:t>
      </w:r>
      <w:proofErr w:type="spellEnd"/>
      <w:r w:rsidRPr="001C16D7">
        <w:rPr>
          <w:i/>
          <w:iCs/>
          <w:szCs w:val="22"/>
          <w:shd w:val="clear" w:color="auto" w:fill="FFFFFF"/>
        </w:rPr>
        <w:t xml:space="preserve"> in Gsp1 is only an interesting side-story in this manuscript, the authors can tone down this conclusion.</w:t>
      </w:r>
    </w:p>
    <w:p w14:paraId="464DF98D" w14:textId="24578B9A" w:rsidR="00B13786" w:rsidRDefault="00A43B6B" w:rsidP="00437E2B">
      <w:pPr>
        <w:rPr>
          <w:i/>
          <w:iCs/>
          <w:szCs w:val="22"/>
          <w:shd w:val="clear" w:color="auto" w:fill="FFFFFF"/>
        </w:rPr>
      </w:pPr>
      <w:r w:rsidRPr="001C16D7">
        <w:rPr>
          <w:i/>
          <w:iCs/>
          <w:szCs w:val="22"/>
          <w:shd w:val="clear" w:color="auto" w:fill="FFFFFF"/>
        </w:rPr>
        <w:t>a) The correlation in Fig. 3f looks much weaker when I plot the data without the log scale on the y-axis. It is equally likely to state from the plot that the y-ratio (without log) remains between 0.05 and 0.5 regardless of what the % of the second conformation is.</w:t>
      </w:r>
    </w:p>
    <w:p w14:paraId="2806D7A1" w14:textId="77777777" w:rsidR="003E6849" w:rsidRPr="001C16D7" w:rsidRDefault="003E6849" w:rsidP="003E6849">
      <w:pPr>
        <w:rPr>
          <w:szCs w:val="22"/>
          <w:shd w:val="clear" w:color="auto" w:fill="FFFFFF"/>
        </w:rPr>
      </w:pPr>
      <w:r w:rsidRPr="001C16D7">
        <w:rPr>
          <w:i/>
          <w:iCs/>
          <w:szCs w:val="22"/>
          <w:shd w:val="clear" w:color="auto" w:fill="FFFFFF"/>
        </w:rPr>
        <w:t>b) While the 31P NMR data show that there are two conformations in slow exchange, they definitely don't indicate what the structural changes are between the two states and whether the conformational differences are local or global.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14:paraId="791162B1" w14:textId="134B075A" w:rsidR="00B13786" w:rsidRPr="007C3B7B" w:rsidRDefault="00B13786" w:rsidP="00B13786">
      <w:pPr>
        <w:rPr>
          <w:color w:val="000000" w:themeColor="text1"/>
          <w:szCs w:val="22"/>
        </w:rPr>
      </w:pPr>
      <w:r w:rsidRPr="007C3B7B">
        <w:rPr>
          <w:color w:val="000000" w:themeColor="text1"/>
          <w:szCs w:val="22"/>
        </w:rPr>
        <w:t xml:space="preserve">We appreciate the </w:t>
      </w:r>
      <w:r w:rsidR="00A90CD5">
        <w:rPr>
          <w:color w:val="000000" w:themeColor="text1"/>
          <w:szCs w:val="22"/>
        </w:rPr>
        <w:t>R</w:t>
      </w:r>
      <w:r w:rsidRPr="007C3B7B">
        <w:rPr>
          <w:color w:val="000000" w:themeColor="text1"/>
          <w:szCs w:val="22"/>
        </w:rPr>
        <w:t>eviewer’s call to attention</w:t>
      </w:r>
      <w:r w:rsidR="005C1694" w:rsidRPr="007C3B7B">
        <w:rPr>
          <w:color w:val="000000" w:themeColor="text1"/>
          <w:szCs w:val="22"/>
        </w:rPr>
        <w:t>,</w:t>
      </w:r>
      <w:r w:rsidRPr="007C3B7B">
        <w:rPr>
          <w:color w:val="000000" w:themeColor="text1"/>
          <w:szCs w:val="22"/>
        </w:rPr>
        <w:t xml:space="preserve"> </w:t>
      </w:r>
      <w:r w:rsidR="004B1C39" w:rsidRPr="007C3B7B">
        <w:rPr>
          <w:color w:val="000000" w:themeColor="text1"/>
          <w:szCs w:val="22"/>
        </w:rPr>
        <w:t>as</w:t>
      </w:r>
      <w:r w:rsidRPr="007C3B7B">
        <w:rPr>
          <w:color w:val="000000" w:themeColor="text1"/>
          <w:szCs w:val="22"/>
        </w:rPr>
        <w:t xml:space="preserve"> th</w:t>
      </w:r>
      <w:r w:rsidR="004B1C39" w:rsidRPr="007C3B7B">
        <w:rPr>
          <w:color w:val="000000" w:themeColor="text1"/>
          <w:szCs w:val="22"/>
        </w:rPr>
        <w:t>is</w:t>
      </w:r>
      <w:r w:rsidRPr="007C3B7B">
        <w:rPr>
          <w:color w:val="000000" w:themeColor="text1"/>
          <w:szCs w:val="22"/>
        </w:rPr>
        <w:t xml:space="preserve"> criticism allowed us to more carefully consider</w:t>
      </w:r>
      <w:r w:rsidR="00B86C67" w:rsidRPr="007C3B7B">
        <w:rPr>
          <w:color w:val="000000" w:themeColor="text1"/>
          <w:szCs w:val="22"/>
        </w:rPr>
        <w:t xml:space="preserve"> the </w:t>
      </w:r>
      <w:r w:rsidR="00A61020" w:rsidRPr="007C3B7B">
        <w:rPr>
          <w:color w:val="000000" w:themeColor="text1"/>
          <w:szCs w:val="22"/>
        </w:rPr>
        <w:t>represent</w:t>
      </w:r>
      <w:r w:rsidR="00B86C67" w:rsidRPr="007C3B7B">
        <w:rPr>
          <w:color w:val="000000" w:themeColor="text1"/>
          <w:szCs w:val="22"/>
        </w:rPr>
        <w:t>ation and</w:t>
      </w:r>
      <w:r w:rsidR="00A61020" w:rsidRPr="007C3B7B">
        <w:rPr>
          <w:color w:val="000000" w:themeColor="text1"/>
          <w:szCs w:val="22"/>
        </w:rPr>
        <w:t xml:space="preserve"> interpret</w:t>
      </w:r>
      <w:r w:rsidR="00B86C67" w:rsidRPr="007C3B7B">
        <w:rPr>
          <w:color w:val="000000" w:themeColor="text1"/>
          <w:szCs w:val="22"/>
        </w:rPr>
        <w:t>ation of</w:t>
      </w:r>
      <w:r w:rsidRPr="007C3B7B">
        <w:rPr>
          <w:color w:val="000000" w:themeColor="text1"/>
          <w:szCs w:val="22"/>
        </w:rPr>
        <w:t xml:space="preserve"> the relationship between the conformational distributions of GTP-bound Gsp1 mutants and the GAP-mediated hydrolysis values.</w:t>
      </w:r>
    </w:p>
    <w:p w14:paraId="0968428E" w14:textId="77777777" w:rsidR="00BD6DAA" w:rsidRDefault="00BD6DAA" w:rsidP="00B13786">
      <w:pPr>
        <w:rPr>
          <w:color w:val="000000" w:themeColor="text1"/>
          <w:szCs w:val="22"/>
        </w:rPr>
      </w:pPr>
      <w:r w:rsidRPr="00000FEE">
        <w:rPr>
          <w:color w:val="000000" w:themeColor="text1"/>
          <w:szCs w:val="22"/>
          <w:u w:val="single"/>
        </w:rPr>
        <w:lastRenderedPageBreak/>
        <w:t xml:space="preserve"> </w:t>
      </w:r>
      <w:r w:rsidR="00A61020" w:rsidRPr="00000FEE">
        <w:rPr>
          <w:color w:val="000000" w:themeColor="text1"/>
          <w:szCs w:val="22"/>
          <w:u w:val="single"/>
        </w:rPr>
        <w:t>(</w:t>
      </w:r>
      <w:proofErr w:type="spellStart"/>
      <w:r w:rsidR="00A61020" w:rsidRPr="00000FEE">
        <w:rPr>
          <w:color w:val="000000" w:themeColor="text1"/>
          <w:szCs w:val="22"/>
          <w:u w:val="single"/>
        </w:rPr>
        <w:t>i</w:t>
      </w:r>
      <w:proofErr w:type="spellEnd"/>
      <w:r w:rsidR="00A61020" w:rsidRPr="00000FEE">
        <w:rPr>
          <w:color w:val="000000" w:themeColor="text1"/>
          <w:szCs w:val="22"/>
          <w:u w:val="single"/>
        </w:rPr>
        <w:t xml:space="preserve">) </w:t>
      </w:r>
      <w:r w:rsidR="007B272F" w:rsidRPr="00000FEE">
        <w:rPr>
          <w:color w:val="000000" w:themeColor="text1"/>
          <w:szCs w:val="22"/>
          <w:u w:val="single"/>
        </w:rPr>
        <w:t>Data representation:</w:t>
      </w:r>
      <w:r w:rsidR="007B272F" w:rsidRPr="007C3B7B">
        <w:rPr>
          <w:color w:val="000000" w:themeColor="text1"/>
          <w:szCs w:val="22"/>
        </w:rPr>
        <w:t xml:space="preserve"> </w:t>
      </w:r>
      <w:r w:rsidR="00A61020" w:rsidRPr="007C3B7B">
        <w:rPr>
          <w:color w:val="000000" w:themeColor="text1"/>
          <w:szCs w:val="22"/>
        </w:rPr>
        <w:t>We changed how we plot the data</w:t>
      </w:r>
      <w:r w:rsidR="007B272F" w:rsidRPr="007C3B7B">
        <w:rPr>
          <w:color w:val="000000" w:themeColor="text1"/>
          <w:szCs w:val="22"/>
        </w:rPr>
        <w:t xml:space="preserve"> and i</w:t>
      </w:r>
      <w:r w:rsidR="00A61020" w:rsidRPr="007C3B7B">
        <w:rPr>
          <w:color w:val="000000" w:themeColor="text1"/>
          <w:szCs w:val="22"/>
        </w:rPr>
        <w:t xml:space="preserve">nstead of a percent in </w:t>
      </w:r>
      <w:r w:rsidR="00A61020" w:rsidRPr="007C3B7B">
        <w:rPr>
          <w:color w:val="000000" w:themeColor="text1"/>
          <w:szCs w:val="22"/>
          <w:lang w:val="el-GR"/>
        </w:rPr>
        <w:t>γ</w:t>
      </w:r>
      <w:r w:rsidR="00A61020" w:rsidRPr="007C3B7B">
        <w:rPr>
          <w:color w:val="000000" w:themeColor="text1"/>
          <w:szCs w:val="22"/>
        </w:rPr>
        <w:t xml:space="preserve">2 conformation, we now plot the log-transformed relative ratio of </w:t>
      </w:r>
      <w:r w:rsidR="00A61020" w:rsidRPr="007C3B7B">
        <w:rPr>
          <w:color w:val="000000" w:themeColor="text1"/>
          <w:szCs w:val="22"/>
          <w:lang w:val="el-GR"/>
        </w:rPr>
        <w:t>γ</w:t>
      </w:r>
      <w:r w:rsidR="00A61020" w:rsidRPr="007C3B7B">
        <w:rPr>
          <w:color w:val="000000" w:themeColor="text1"/>
          <w:szCs w:val="22"/>
        </w:rPr>
        <w:t xml:space="preserve">2 and </w:t>
      </w:r>
      <w:r w:rsidR="00A61020" w:rsidRPr="007C3B7B">
        <w:rPr>
          <w:color w:val="000000" w:themeColor="text1"/>
          <w:szCs w:val="22"/>
          <w:lang w:val="el-GR"/>
        </w:rPr>
        <w:t>γ</w:t>
      </w:r>
      <w:r w:rsidR="00A61020" w:rsidRPr="007C3B7B">
        <w:rPr>
          <w:color w:val="000000" w:themeColor="text1"/>
          <w:szCs w:val="22"/>
        </w:rPr>
        <w:t>1 peaks, representing the exchange constant</w:t>
      </w:r>
      <w:r w:rsidR="001B7F8A" w:rsidRPr="007C3B7B">
        <w:rPr>
          <w:color w:val="000000" w:themeColor="text1"/>
          <w:szCs w:val="22"/>
        </w:rPr>
        <w:t xml:space="preserve"> on the x-axis (</w:t>
      </w:r>
      <w:r w:rsidR="001B7F8A" w:rsidRPr="00000FEE">
        <w:rPr>
          <w:b/>
          <w:bCs/>
          <w:color w:val="000000" w:themeColor="text1"/>
          <w:szCs w:val="22"/>
        </w:rPr>
        <w:t>Fig. 3d</w:t>
      </w:r>
      <w:r w:rsidR="001B7F8A" w:rsidRPr="007C3B7B">
        <w:rPr>
          <w:color w:val="000000" w:themeColor="text1"/>
          <w:szCs w:val="22"/>
        </w:rPr>
        <w:t>)</w:t>
      </w:r>
      <w:r w:rsidR="00B86C67" w:rsidRPr="007C3B7B">
        <w:rPr>
          <w:color w:val="000000" w:themeColor="text1"/>
          <w:szCs w:val="22"/>
        </w:rPr>
        <w:t xml:space="preserve">. </w:t>
      </w:r>
      <w:r w:rsidR="001B7F8A" w:rsidRPr="007C3B7B">
        <w:rPr>
          <w:color w:val="000000" w:themeColor="text1"/>
          <w:szCs w:val="22"/>
        </w:rPr>
        <w:t xml:space="preserve">As we cannot detect distinct </w:t>
      </w:r>
      <w:r w:rsidR="001B7F8A" w:rsidRPr="007C3B7B">
        <w:rPr>
          <w:color w:val="000000" w:themeColor="text1"/>
          <w:szCs w:val="22"/>
          <w:lang w:val="el-GR"/>
        </w:rPr>
        <w:t>γ</w:t>
      </w:r>
      <w:r w:rsidR="001B7F8A" w:rsidRPr="007C3B7B">
        <w:rPr>
          <w:color w:val="000000" w:themeColor="text1"/>
          <w:szCs w:val="22"/>
        </w:rPr>
        <w:t xml:space="preserve">2 or </w:t>
      </w:r>
      <w:r w:rsidR="001B7F8A" w:rsidRPr="007C3B7B">
        <w:rPr>
          <w:color w:val="000000" w:themeColor="text1"/>
          <w:szCs w:val="22"/>
          <w:lang w:val="el-GR"/>
        </w:rPr>
        <w:t>γ</w:t>
      </w:r>
      <w:r w:rsidR="001B7F8A" w:rsidRPr="007C3B7B">
        <w:rPr>
          <w:color w:val="000000" w:themeColor="text1"/>
          <w:szCs w:val="22"/>
        </w:rPr>
        <w:t>1 in T34E/Q and H141R, K132H, Y157A, respectively (</w:t>
      </w:r>
      <w:r w:rsidR="001B7F8A" w:rsidRPr="00000FEE">
        <w:rPr>
          <w:b/>
          <w:bCs/>
          <w:color w:val="000000" w:themeColor="text1"/>
          <w:szCs w:val="22"/>
        </w:rPr>
        <w:t>Fig. 3c</w:t>
      </w:r>
      <w:r w:rsidR="001B7F8A" w:rsidRPr="007C3B7B">
        <w:rPr>
          <w:color w:val="000000" w:themeColor="text1"/>
          <w:szCs w:val="22"/>
        </w:rPr>
        <w:t>), in order to estimate a ratio for the Fig. 3d plot, a</w:t>
      </w:r>
      <w:r w:rsidR="00B86C67" w:rsidRPr="007C3B7B">
        <w:rPr>
          <w:color w:val="000000" w:themeColor="text1"/>
          <w:szCs w:val="22"/>
        </w:rPr>
        <w:t>ssuming a 5% error</w:t>
      </w:r>
      <w:r w:rsidR="001B7F8A" w:rsidRPr="007C3B7B">
        <w:rPr>
          <w:color w:val="000000" w:themeColor="text1"/>
          <w:szCs w:val="22"/>
        </w:rPr>
        <w:t>,</w:t>
      </w:r>
      <w:r w:rsidR="00B86C67" w:rsidRPr="007C3B7B">
        <w:rPr>
          <w:color w:val="000000" w:themeColor="text1"/>
          <w:szCs w:val="22"/>
        </w:rPr>
        <w:t xml:space="preserve"> </w:t>
      </w:r>
      <w:r w:rsidR="001B7F8A" w:rsidRPr="007C3B7B">
        <w:rPr>
          <w:color w:val="000000" w:themeColor="text1"/>
          <w:szCs w:val="22"/>
        </w:rPr>
        <w:t>we estimate the 0% and 100% peaks to be 5% and 95%, respectively.</w:t>
      </w:r>
    </w:p>
    <w:p w14:paraId="7FCE0997" w14:textId="77777777" w:rsidR="00BD6DAA" w:rsidRPr="009C5006" w:rsidRDefault="00BD6DAA" w:rsidP="00BD6DAA">
      <w:pPr>
        <w:rPr>
          <w:color w:val="000000" w:themeColor="text1"/>
          <w:szCs w:val="22"/>
        </w:rPr>
      </w:pPr>
      <w:r w:rsidRPr="007C3B7B">
        <w:rPr>
          <w:color w:val="000000" w:themeColor="text1"/>
          <w:szCs w:val="22"/>
        </w:rPr>
        <w:t xml:space="preserve">The observed increase in </w:t>
      </w:r>
      <w:proofErr w:type="spellStart"/>
      <w:r>
        <w:rPr>
          <w:color w:val="000000" w:themeColor="text1"/>
          <w:szCs w:val="22"/>
        </w:rPr>
        <w:t>k</w:t>
      </w:r>
      <w:r w:rsidRPr="00000FEE">
        <w:rPr>
          <w:color w:val="000000" w:themeColor="text1"/>
          <w:szCs w:val="22"/>
          <w:vertAlign w:val="subscript"/>
        </w:rPr>
        <w:t>cat</w:t>
      </w:r>
      <w:proofErr w:type="spellEnd"/>
      <w:r>
        <w:rPr>
          <w:color w:val="000000" w:themeColor="text1"/>
          <w:szCs w:val="22"/>
        </w:rPr>
        <w:t>/K</w:t>
      </w:r>
      <w:r w:rsidRPr="00000FEE">
        <w:rPr>
          <w:color w:val="000000" w:themeColor="text1"/>
          <w:szCs w:val="22"/>
          <w:vertAlign w:val="subscript"/>
        </w:rPr>
        <w:t>m</w:t>
      </w:r>
      <w:r w:rsidRPr="007C3B7B">
        <w:rPr>
          <w:color w:val="000000" w:themeColor="text1"/>
          <w:szCs w:val="22"/>
        </w:rPr>
        <w:t xml:space="preserve"> for mutants shifted to </w:t>
      </w:r>
      <w:r w:rsidRPr="007C3B7B">
        <w:rPr>
          <w:color w:val="000000" w:themeColor="text1"/>
          <w:szCs w:val="22"/>
          <w:lang w:val="el-GR"/>
        </w:rPr>
        <w:t>γ</w:t>
      </w:r>
      <w:r>
        <w:rPr>
          <w:color w:val="000000" w:themeColor="text1"/>
          <w:szCs w:val="22"/>
        </w:rPr>
        <w:t xml:space="preserve"> </w:t>
      </w:r>
      <w:r w:rsidRPr="007C3B7B">
        <w:rPr>
          <w:color w:val="000000" w:themeColor="text1"/>
          <w:szCs w:val="22"/>
        </w:rPr>
        <w:t xml:space="preserve">state 1 supports an induced fit mechanism, in which GTP-bound Gsp1 in either state can bind GAP, but in cases where Gsp1 is in </w:t>
      </w:r>
      <w:r w:rsidRPr="007C3B7B">
        <w:rPr>
          <w:color w:val="000000" w:themeColor="text1"/>
          <w:szCs w:val="22"/>
          <w:lang w:val="el-GR"/>
        </w:rPr>
        <w:t>γ</w:t>
      </w:r>
      <w:r>
        <w:rPr>
          <w:color w:val="000000" w:themeColor="text1"/>
          <w:szCs w:val="22"/>
        </w:rPr>
        <w:t xml:space="preserve"> </w:t>
      </w:r>
      <w:r w:rsidRPr="007C3B7B">
        <w:rPr>
          <w:color w:val="000000" w:themeColor="text1"/>
          <w:szCs w:val="22"/>
        </w:rPr>
        <w:t>state 1 (such as for T34E and T34Q) binding energy must be used to distort Gsp1 into</w:t>
      </w:r>
      <w:r>
        <w:rPr>
          <w:color w:val="000000" w:themeColor="text1"/>
          <w:szCs w:val="22"/>
        </w:rPr>
        <w:t xml:space="preserve"> </w:t>
      </w:r>
      <w:r w:rsidRPr="007C3B7B">
        <w:rPr>
          <w:color w:val="000000" w:themeColor="text1"/>
          <w:szCs w:val="22"/>
          <w:lang w:val="el-GR"/>
        </w:rPr>
        <w:t>γ</w:t>
      </w:r>
      <w:r w:rsidRPr="007C3B7B">
        <w:rPr>
          <w:color w:val="000000" w:themeColor="text1"/>
          <w:szCs w:val="22"/>
        </w:rPr>
        <w:t xml:space="preserve"> state 2, which results in an overall decrease in </w:t>
      </w:r>
      <w:r w:rsidRPr="007C3B7B">
        <w:rPr>
          <w:i/>
          <w:iCs/>
          <w:color w:val="000000" w:themeColor="text1"/>
          <w:szCs w:val="22"/>
        </w:rPr>
        <w:t>K</w:t>
      </w:r>
      <w:r w:rsidRPr="007C3B7B">
        <w:rPr>
          <w:i/>
          <w:iCs/>
          <w:color w:val="000000" w:themeColor="text1"/>
          <w:szCs w:val="22"/>
          <w:vertAlign w:val="subscript"/>
        </w:rPr>
        <w:t>m</w:t>
      </w:r>
      <w:r w:rsidRPr="007C3B7B">
        <w:rPr>
          <w:color w:val="000000" w:themeColor="text1"/>
          <w:szCs w:val="22"/>
        </w:rPr>
        <w:t xml:space="preserve"> (</w:t>
      </w:r>
      <w:proofErr w:type="spellStart"/>
      <w:r w:rsidRPr="007C3B7B">
        <w:rPr>
          <w:color w:val="000000" w:themeColor="text1"/>
          <w:szCs w:val="22"/>
        </w:rPr>
        <w:t>Fersht</w:t>
      </w:r>
      <w:proofErr w:type="spellEnd"/>
      <w:r w:rsidRPr="007C3B7B">
        <w:rPr>
          <w:color w:val="000000" w:themeColor="text1"/>
          <w:szCs w:val="22"/>
        </w:rPr>
        <w:t xml:space="preserve">, 1999). This model requires state 2 to be the hydrolytically competent conformation. Our data supports </w:t>
      </w:r>
      <w:r w:rsidRPr="007C3B7B">
        <w:rPr>
          <w:color w:val="000000" w:themeColor="text1"/>
          <w:szCs w:val="22"/>
          <w:lang w:val="el-GR"/>
        </w:rPr>
        <w:t>γ</w:t>
      </w:r>
      <w:r>
        <w:rPr>
          <w:color w:val="000000" w:themeColor="text1"/>
          <w:szCs w:val="22"/>
        </w:rPr>
        <w:t xml:space="preserve"> </w:t>
      </w:r>
      <w:r w:rsidRPr="007C3B7B">
        <w:rPr>
          <w:color w:val="000000" w:themeColor="text1"/>
          <w:szCs w:val="22"/>
        </w:rPr>
        <w:t>state 2 as the active conformation, as the intrinsic hydrolysis rate of GTP-bound Gsp1 mutants systematically increases as mutants more greatly populate state 2 (</w:t>
      </w:r>
      <w:r w:rsidRPr="000E7F36">
        <w:rPr>
          <w:b/>
          <w:bCs/>
          <w:color w:val="000000" w:themeColor="text1"/>
          <w:szCs w:val="22"/>
        </w:rPr>
        <w:t>Extended Data Fig. 7c</w:t>
      </w:r>
      <w:r w:rsidRPr="007C3B7B">
        <w:rPr>
          <w:color w:val="000000" w:themeColor="text1"/>
          <w:szCs w:val="22"/>
        </w:rPr>
        <w:t>).</w:t>
      </w:r>
    </w:p>
    <w:p w14:paraId="76BB3F37" w14:textId="2C95C9B7" w:rsidR="00BD6DAA" w:rsidRDefault="00BD6DAA" w:rsidP="00B13786">
      <w:pPr>
        <w:rPr>
          <w:noProof/>
          <w:color w:val="000000" w:themeColor="text1"/>
          <w:szCs w:val="22"/>
          <w:u w:val="single"/>
        </w:rPr>
      </w:pPr>
      <w:r w:rsidRPr="00BD6DAA">
        <w:rPr>
          <w:noProof/>
          <w:color w:val="000000" w:themeColor="text1"/>
          <w:szCs w:val="22"/>
          <w:u w:val="single"/>
        </w:rPr>
        <w:t xml:space="preserve"> </w:t>
      </w:r>
    </w:p>
    <w:p w14:paraId="65E5E50D" w14:textId="211A0DEE" w:rsidR="007B272F" w:rsidRPr="00BD6DAA" w:rsidRDefault="00BD6DAA" w:rsidP="00B13786">
      <w:pPr>
        <w:rPr>
          <w:color w:val="000000" w:themeColor="text1"/>
          <w:szCs w:val="22"/>
        </w:rPr>
      </w:pPr>
      <w:r>
        <w:rPr>
          <w:noProof/>
          <w:color w:val="000000" w:themeColor="text1"/>
          <w:szCs w:val="22"/>
          <w:u w:val="single"/>
        </w:rPr>
        <mc:AlternateContent>
          <mc:Choice Requires="wps">
            <w:drawing>
              <wp:inline distT="0" distB="0" distL="0" distR="0" wp14:anchorId="7972C80F" wp14:editId="10C7BD48">
                <wp:extent cx="6492240" cy="4425950"/>
                <wp:effectExtent l="0" t="0" r="0" b="0"/>
                <wp:docPr id="6" name="Text Box 6"/>
                <wp:cNvGraphicFramePr/>
                <a:graphic xmlns:a="http://schemas.openxmlformats.org/drawingml/2006/main">
                  <a:graphicData uri="http://schemas.microsoft.com/office/word/2010/wordprocessingShape">
                    <wps:wsp>
                      <wps:cNvSpPr txBox="1"/>
                      <wps:spPr>
                        <a:xfrm>
                          <a:off x="0" y="0"/>
                          <a:ext cx="6492240" cy="4425950"/>
                        </a:xfrm>
                        <a:prstGeom prst="rect">
                          <a:avLst/>
                        </a:prstGeom>
                        <a:noFill/>
                        <a:ln w="6350">
                          <a:noFill/>
                        </a:ln>
                      </wps:spPr>
                      <wps:txbx>
                        <w:txbxContent>
                          <w:p w14:paraId="6F1A93E5" w14:textId="77777777" w:rsidR="00A9756F" w:rsidRDefault="00A9756F" w:rsidP="00BD6DAA">
                            <w:pPr>
                              <w:keepNext/>
                            </w:pPr>
                            <w:r>
                              <w:rPr>
                                <w:noProof/>
                              </w:rPr>
                              <w:drawing>
                                <wp:inline distT="0" distB="0" distL="0" distR="0" wp14:anchorId="34105305" wp14:editId="21AA702D">
                                  <wp:extent cx="3292475" cy="276773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292475" cy="2767736"/>
                                          </a:xfrm>
                                          <a:prstGeom prst="rect">
                                            <a:avLst/>
                                          </a:prstGeom>
                                        </pic:spPr>
                                      </pic:pic>
                                    </a:graphicData>
                                  </a:graphic>
                                </wp:inline>
                              </w:drawing>
                            </w:r>
                          </w:p>
                          <w:p w14:paraId="3D652681" w14:textId="798EE292" w:rsidR="00A9756F" w:rsidRPr="00BD6DAA" w:rsidRDefault="00A9756F" w:rsidP="00BD6DAA">
                            <w:pPr>
                              <w:pStyle w:val="Caption"/>
                              <w:rPr>
                                <w:color w:val="385623" w:themeColor="accent6" w:themeShade="80"/>
                              </w:rPr>
                            </w:pPr>
                            <w:r w:rsidRPr="00BD6DAA">
                              <w:rPr>
                                <w:b/>
                                <w:bCs w:val="0"/>
                                <w:color w:val="385623" w:themeColor="accent6" w:themeShade="80"/>
                              </w:rPr>
                              <w:t>Fig.3 d,</w:t>
                            </w:r>
                            <w:r w:rsidRPr="00BD6DAA">
                              <w:rPr>
                                <w:color w:val="385623" w:themeColor="accent6" w:themeShade="80"/>
                              </w:rPr>
                              <w:t xml:space="preserve"> </w:t>
                            </w:r>
                            <w:r w:rsidRPr="00BD6DAA">
                              <w:rPr>
                                <w:color w:val="2F5496" w:themeColor="accent1" w:themeShade="BF"/>
                              </w:rPr>
                              <w:t xml:space="preserve">Log-transformed exchange constant between the γ2 and γ1 conformations plotted against the relative catalytic efficiency (kcat/Km) of GAP-mediated GTP hydrolysis represented as the ratio of the mutant over wild-type kcat/Km. Assuming an error of between 1-5% for the γ peak estimation by 31P NMR, we plotted the 0% γ2 or γ1 peaks for T34E/Q, and Y157A, K132H and H141R, respectively, as 3%. </w:t>
                            </w:r>
                            <w:r w:rsidRPr="00BD6DAA">
                              <w:rPr>
                                <w:color w:val="385623" w:themeColor="accent6" w:themeShade="80"/>
                              </w:rPr>
                              <w:t xml:space="preserve">Error bars represent the mean plus/minus </w:t>
                            </w:r>
                            <w:r w:rsidRPr="00BD6DAA">
                              <w:rPr>
                                <w:color w:val="2F5496" w:themeColor="accent1" w:themeShade="BF"/>
                              </w:rPr>
                              <w:t xml:space="preserve">standard error of mean across at least three replicates of individual GAP-mediated GTP hydrolysis measurements. </w:t>
                            </w:r>
                            <w:r w:rsidRPr="00BD6DAA">
                              <w:rPr>
                                <w:color w:val="385623" w:themeColor="accent6" w:themeShade="80"/>
                              </w:rPr>
                              <w:t>Red line shows the least-squares linear fit, that excludes the three outliers (K132H, R78K, and D79S) highlighted in a gray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972C80F" id="_x0000_t202" coordsize="21600,21600" o:spt="202" path="m,l,21600r21600,l21600,xe">
                <v:stroke joinstyle="miter"/>
                <v:path gradientshapeok="t" o:connecttype="rect"/>
              </v:shapetype>
              <v:shape id="Text Box 6" o:spid="_x0000_s1026" type="#_x0000_t202" style="width:511.2pt;height:3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" filled="f" stroked="f" strokeweight=".5pt">
                <v:textbox>
                  <w:txbxContent>
                    <w:p w14:paraId="6F1A93E5" w14:textId="77777777" w:rsidR="00A9756F" w:rsidRDefault="00A9756F" w:rsidP="00BD6DAA">
                      <w:pPr>
                        <w:keepNext/>
                      </w:pPr>
                      <w:r>
                        <w:rPr>
                          <w:noProof/>
                        </w:rPr>
                        <w:drawing>
                          <wp:inline distT="0" distB="0" distL="0" distR="0" wp14:anchorId="34105305" wp14:editId="21AA702D">
                            <wp:extent cx="3292475" cy="276773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292475" cy="2767736"/>
                                    </a:xfrm>
                                    <a:prstGeom prst="rect">
                                      <a:avLst/>
                                    </a:prstGeom>
                                  </pic:spPr>
                                </pic:pic>
                              </a:graphicData>
                            </a:graphic>
                          </wp:inline>
                        </w:drawing>
                      </w:r>
                    </w:p>
                    <w:p w14:paraId="3D652681" w14:textId="798EE292" w:rsidR="00A9756F" w:rsidRPr="00BD6DAA" w:rsidRDefault="00A9756F" w:rsidP="00BD6DAA">
                      <w:pPr>
                        <w:pStyle w:val="Caption"/>
                        <w:rPr>
                          <w:color w:val="385623" w:themeColor="accent6" w:themeShade="80"/>
                        </w:rPr>
                      </w:pPr>
                      <w:r w:rsidRPr="00BD6DAA">
                        <w:rPr>
                          <w:b/>
                          <w:bCs w:val="0"/>
                          <w:color w:val="385623" w:themeColor="accent6" w:themeShade="80"/>
                        </w:rPr>
                        <w:t>Fig.3 d,</w:t>
                      </w:r>
                      <w:r w:rsidRPr="00BD6DAA">
                        <w:rPr>
                          <w:color w:val="385623" w:themeColor="accent6" w:themeShade="80"/>
                        </w:rPr>
                        <w:t xml:space="preserve"> </w:t>
                      </w:r>
                      <w:r w:rsidRPr="00BD6DAA">
                        <w:rPr>
                          <w:color w:val="2F5496" w:themeColor="accent1" w:themeShade="BF"/>
                        </w:rPr>
                        <w:t xml:space="preserve">Log-transformed exchange constant between the γ2 and γ1 conformations plotted against the relative catalytic efficiency (kcat/Km) of GAP-mediated GTP hydrolysis represented as the ratio of the mutant over wild-type kcat/Km. Assuming an error of between 1-5% for the γ peak estimation by 31P NMR, we plotted the 0% γ2 or γ1 peaks for T34E/Q, and Y157A, K132H and H141R, respectively, as 3%. </w:t>
                      </w:r>
                      <w:r w:rsidRPr="00BD6DAA">
                        <w:rPr>
                          <w:color w:val="385623" w:themeColor="accent6" w:themeShade="80"/>
                        </w:rPr>
                        <w:t xml:space="preserve">Error bars represent the mean plus/minus </w:t>
                      </w:r>
                      <w:r w:rsidRPr="00BD6DAA">
                        <w:rPr>
                          <w:color w:val="2F5496" w:themeColor="accent1" w:themeShade="BF"/>
                        </w:rPr>
                        <w:t xml:space="preserve">standard error of mean across at least three replicates of individual GAP-mediated GTP hydrolysis measurements. </w:t>
                      </w:r>
                      <w:r w:rsidRPr="00BD6DAA">
                        <w:rPr>
                          <w:color w:val="385623" w:themeColor="accent6" w:themeShade="80"/>
                        </w:rPr>
                        <w:t>Red line shows the least-squares linear fit, that excludes the three outliers (K132H, R78K, and D79S) highlighted in a gray box.</w:t>
                      </w:r>
                    </w:p>
                  </w:txbxContent>
                </v:textbox>
                <w10:anchorlock/>
              </v:shape>
            </w:pict>
          </mc:Fallback>
        </mc:AlternateContent>
      </w:r>
    </w:p>
    <w:p w14:paraId="48927C65" w14:textId="3DE89530" w:rsidR="00D92893" w:rsidRDefault="007B272F" w:rsidP="00D92893">
      <w:pPr>
        <w:rPr>
          <w:color w:val="000000" w:themeColor="text1"/>
          <w:szCs w:val="22"/>
        </w:rPr>
      </w:pPr>
      <w:r w:rsidRPr="00000FEE">
        <w:rPr>
          <w:color w:val="000000" w:themeColor="text1"/>
          <w:szCs w:val="22"/>
          <w:u w:val="single"/>
        </w:rPr>
        <w:t>(ii) Data interpretation.</w:t>
      </w:r>
      <w:r w:rsidRPr="007C3B7B">
        <w:rPr>
          <w:color w:val="000000" w:themeColor="text1"/>
          <w:szCs w:val="22"/>
        </w:rPr>
        <w:t xml:space="preserve"> </w:t>
      </w:r>
      <w:r w:rsidR="00D92893" w:rsidRPr="00D92893">
        <w:rPr>
          <w:color w:val="000000" w:themeColor="text1"/>
          <w:szCs w:val="22"/>
        </w:rPr>
        <w:t xml:space="preserve">We absolutely agree that the </w:t>
      </w:r>
      <w:r w:rsidR="00D92893" w:rsidRPr="00D92893">
        <w:rPr>
          <w:color w:val="000000" w:themeColor="text1"/>
          <w:szCs w:val="22"/>
          <w:vertAlign w:val="superscript"/>
        </w:rPr>
        <w:t>31</w:t>
      </w:r>
      <w:r w:rsidR="00D92893" w:rsidRPr="00D92893">
        <w:rPr>
          <w:color w:val="000000" w:themeColor="text1"/>
          <w:szCs w:val="22"/>
        </w:rPr>
        <w:t>P data do not provide structural detail on the differences between the two states across the entire protein</w:t>
      </w:r>
      <w:r w:rsidR="003E6849">
        <w:rPr>
          <w:color w:val="000000" w:themeColor="text1"/>
          <w:szCs w:val="22"/>
        </w:rPr>
        <w:t xml:space="preserve">. We also acknowledge that the </w:t>
      </w:r>
      <w:r w:rsidR="00D92893">
        <w:rPr>
          <w:color w:val="000000" w:themeColor="text1"/>
          <w:szCs w:val="22"/>
        </w:rPr>
        <w:t>change at the active site could be introduced by conformational change</w:t>
      </w:r>
      <w:r w:rsidR="003E6849">
        <w:rPr>
          <w:color w:val="000000" w:themeColor="text1"/>
          <w:szCs w:val="22"/>
        </w:rPr>
        <w:t>s</w:t>
      </w:r>
      <w:r w:rsidR="00D92893">
        <w:rPr>
          <w:color w:val="000000" w:themeColor="text1"/>
          <w:szCs w:val="22"/>
        </w:rPr>
        <w:t xml:space="preserve"> in a very small number of residues</w:t>
      </w:r>
      <w:r w:rsidR="00D92893" w:rsidRPr="00D92893">
        <w:rPr>
          <w:color w:val="000000" w:themeColor="text1"/>
          <w:szCs w:val="22"/>
        </w:rPr>
        <w:t>.</w:t>
      </w:r>
      <w:r w:rsidR="00D92893">
        <w:rPr>
          <w:color w:val="000000" w:themeColor="text1"/>
          <w:szCs w:val="22"/>
        </w:rPr>
        <w:t xml:space="preserve"> </w:t>
      </w:r>
      <w:r w:rsidR="00D92893" w:rsidRPr="00D92893">
        <w:rPr>
          <w:color w:val="000000" w:themeColor="text1"/>
          <w:szCs w:val="22"/>
        </w:rPr>
        <w:t xml:space="preserve">However, regardless of the extent of conformational change that causes the observed conformational difference at the active site, the change is caused by </w:t>
      </w:r>
      <w:r w:rsidR="00D92893">
        <w:rPr>
          <w:color w:val="000000" w:themeColor="text1"/>
          <w:szCs w:val="22"/>
        </w:rPr>
        <w:t>a range of</w:t>
      </w:r>
      <w:r w:rsidR="00D92893" w:rsidRPr="00D92893">
        <w:rPr>
          <w:color w:val="000000" w:themeColor="text1"/>
          <w:szCs w:val="22"/>
        </w:rPr>
        <w:t xml:space="preserve"> mutation that </w:t>
      </w:r>
      <w:r w:rsidR="00D92893">
        <w:rPr>
          <w:color w:val="000000" w:themeColor="text1"/>
          <w:szCs w:val="22"/>
        </w:rPr>
        <w:t>are</w:t>
      </w:r>
      <w:r w:rsidR="00D92893" w:rsidRPr="00D92893">
        <w:rPr>
          <w:color w:val="000000" w:themeColor="text1"/>
          <w:szCs w:val="22"/>
        </w:rPr>
        <w:t xml:space="preserve"> distal (at least 18 Å away) from the site of the probe,</w:t>
      </w:r>
      <w:r w:rsidR="00D92893">
        <w:rPr>
          <w:color w:val="000000" w:themeColor="text1"/>
          <w:szCs w:val="22"/>
        </w:rPr>
        <w:t xml:space="preserve"> as well as distributed across the protein surface (</w:t>
      </w:r>
      <w:r w:rsidR="00D92893" w:rsidRPr="00D92893">
        <w:rPr>
          <w:b/>
          <w:bCs/>
          <w:color w:val="000000" w:themeColor="text1"/>
          <w:szCs w:val="22"/>
        </w:rPr>
        <w:t>Fig. 3e</w:t>
      </w:r>
      <w:r w:rsidR="003E6849">
        <w:rPr>
          <w:b/>
          <w:bCs/>
          <w:color w:val="000000" w:themeColor="text1"/>
          <w:szCs w:val="22"/>
        </w:rPr>
        <w:t>,</w:t>
      </w:r>
      <w:r w:rsidR="00D92893" w:rsidRPr="00D92893">
        <w:rPr>
          <w:b/>
          <w:bCs/>
          <w:color w:val="000000" w:themeColor="text1"/>
          <w:szCs w:val="22"/>
        </w:rPr>
        <w:t>f</w:t>
      </w:r>
      <w:r w:rsidR="003E6849">
        <w:rPr>
          <w:b/>
          <w:bCs/>
          <w:color w:val="000000" w:themeColor="text1"/>
          <w:szCs w:val="22"/>
        </w:rPr>
        <w:t xml:space="preserve"> </w:t>
      </w:r>
      <w:r w:rsidR="003E6849" w:rsidRPr="003E6849">
        <w:rPr>
          <w:color w:val="000000" w:themeColor="text1"/>
          <w:szCs w:val="22"/>
        </w:rPr>
        <w:t>and</w:t>
      </w:r>
      <w:r w:rsidR="00D92893" w:rsidRPr="00D92893">
        <w:rPr>
          <w:b/>
          <w:bCs/>
          <w:color w:val="000000" w:themeColor="text1"/>
          <w:szCs w:val="22"/>
        </w:rPr>
        <w:t xml:space="preserve"> Extended Data Fig.</w:t>
      </w:r>
      <w:r w:rsidR="00D92893">
        <w:rPr>
          <w:color w:val="000000" w:themeColor="text1"/>
          <w:szCs w:val="22"/>
        </w:rPr>
        <w:t xml:space="preserve"> </w:t>
      </w:r>
      <w:r w:rsidR="000E7F36" w:rsidRPr="000E7F36">
        <w:rPr>
          <w:b/>
          <w:bCs/>
          <w:color w:val="000000" w:themeColor="text1"/>
          <w:szCs w:val="22"/>
        </w:rPr>
        <w:t>7d</w:t>
      </w:r>
      <w:r w:rsidR="000E7F36">
        <w:rPr>
          <w:color w:val="000000" w:themeColor="text1"/>
          <w:szCs w:val="22"/>
        </w:rPr>
        <w:t>)</w:t>
      </w:r>
      <w:r w:rsidR="00D92893" w:rsidRPr="00D92893">
        <w:rPr>
          <w:color w:val="000000" w:themeColor="text1"/>
          <w:szCs w:val="22"/>
        </w:rPr>
        <w:t xml:space="preserve">. </w:t>
      </w:r>
    </w:p>
    <w:p w14:paraId="538CDBAA" w14:textId="0B2ACA33" w:rsidR="003E6849" w:rsidRDefault="00444848" w:rsidP="00D92893">
      <w:pPr>
        <w:rPr>
          <w:color w:val="000000" w:themeColor="text1"/>
          <w:szCs w:val="22"/>
        </w:rPr>
      </w:pPr>
      <w:r>
        <w:rPr>
          <w:color w:val="000000" w:themeColor="text1"/>
          <w:szCs w:val="22"/>
        </w:rPr>
        <w:t>Our data also</w:t>
      </w:r>
      <w:r w:rsidR="003E6849" w:rsidRPr="007C3B7B">
        <w:rPr>
          <w:color w:val="000000" w:themeColor="text1"/>
          <w:szCs w:val="22"/>
        </w:rPr>
        <w:t xml:space="preserve"> </w:t>
      </w:r>
      <w:r w:rsidR="003E6849">
        <w:rPr>
          <w:color w:val="000000" w:themeColor="text1"/>
          <w:szCs w:val="22"/>
        </w:rPr>
        <w:t>contributes to a range of prior work on</w:t>
      </w:r>
      <w:r w:rsidR="003E6849" w:rsidRPr="007C3B7B">
        <w:rPr>
          <w:color w:val="000000" w:themeColor="text1"/>
          <w:szCs w:val="22"/>
        </w:rPr>
        <w:t xml:space="preserve"> structural mechanism</w:t>
      </w:r>
      <w:r w:rsidR="003E6849">
        <w:rPr>
          <w:color w:val="000000" w:themeColor="text1"/>
          <w:szCs w:val="22"/>
        </w:rPr>
        <w:t>s</w:t>
      </w:r>
      <w:r w:rsidR="003E6849" w:rsidRPr="007C3B7B">
        <w:rPr>
          <w:color w:val="000000" w:themeColor="text1"/>
          <w:szCs w:val="22"/>
        </w:rPr>
        <w:t xml:space="preserve"> </w:t>
      </w:r>
      <w:r w:rsidR="003E6849">
        <w:rPr>
          <w:color w:val="000000" w:themeColor="text1"/>
          <w:szCs w:val="22"/>
        </w:rPr>
        <w:t xml:space="preserve">of </w:t>
      </w:r>
      <w:proofErr w:type="spellStart"/>
      <w:r w:rsidR="003E6849">
        <w:rPr>
          <w:color w:val="000000" w:themeColor="text1"/>
          <w:szCs w:val="22"/>
        </w:rPr>
        <w:t>allostery</w:t>
      </w:r>
      <w:proofErr w:type="spellEnd"/>
      <w:r w:rsidR="003E6849">
        <w:rPr>
          <w:color w:val="000000" w:themeColor="text1"/>
          <w:szCs w:val="22"/>
        </w:rPr>
        <w:t xml:space="preserve"> in</w:t>
      </w:r>
      <w:r w:rsidR="003E6849" w:rsidRPr="007C3B7B">
        <w:rPr>
          <w:color w:val="000000" w:themeColor="text1"/>
          <w:szCs w:val="22"/>
        </w:rPr>
        <w:t xml:space="preserve"> GTPase</w:t>
      </w:r>
      <w:r w:rsidR="003E6849">
        <w:rPr>
          <w:color w:val="000000" w:themeColor="text1"/>
          <w:szCs w:val="22"/>
        </w:rPr>
        <w:t>s</w:t>
      </w:r>
      <w:r>
        <w:rPr>
          <w:color w:val="000000" w:themeColor="text1"/>
          <w:szCs w:val="22"/>
        </w:rPr>
        <w:t>:</w:t>
      </w:r>
    </w:p>
    <w:p w14:paraId="08B8AA22" w14:textId="23048BA7" w:rsidR="003E6849" w:rsidRPr="00D92893" w:rsidRDefault="003E6849" w:rsidP="00000FEE">
      <w:pPr>
        <w:ind w:firstLine="720"/>
        <w:rPr>
          <w:color w:val="000000" w:themeColor="text1"/>
          <w:szCs w:val="22"/>
        </w:rPr>
      </w:pPr>
      <w:r w:rsidRPr="003E6849">
        <w:rPr>
          <w:color w:val="000000" w:themeColor="text1"/>
          <w:szCs w:val="22"/>
        </w:rPr>
        <w:lastRenderedPageBreak/>
        <w:t xml:space="preserve">1. Work supporting a model in which the observed differences in conformational equilibria reflect structural changes far from the active site. Using </w:t>
      </w:r>
      <w:r w:rsidRPr="003E6849">
        <w:rPr>
          <w:color w:val="000000" w:themeColor="text1"/>
          <w:szCs w:val="22"/>
          <w:vertAlign w:val="superscript"/>
        </w:rPr>
        <w:t>31</w:t>
      </w:r>
      <w:r w:rsidRPr="003E6849">
        <w:rPr>
          <w:color w:val="000000" w:themeColor="text1"/>
          <w:szCs w:val="22"/>
        </w:rPr>
        <w:t xml:space="preserve">P NMR, Geyer et al (1999) found that while WT RAN was only ~70% in state 1 at 30˚C, active site mutants RAN(F35L) and RAN(T42A) are only observable in </w:t>
      </w:r>
      <w:r w:rsidRPr="003E6849">
        <w:rPr>
          <w:color w:val="000000" w:themeColor="text1"/>
          <w:szCs w:val="22"/>
          <w:lang w:val="el-GR"/>
        </w:rPr>
        <w:t>γ</w:t>
      </w:r>
      <w:r w:rsidRPr="003E6849">
        <w:rPr>
          <w:color w:val="000000" w:themeColor="text1"/>
          <w:szCs w:val="22"/>
        </w:rPr>
        <w:t xml:space="preserve"> state 1 at 25˚C and the strength of their interaction with RanBP1 (the human homolog of Yrb1) at 25˚C is decreased &gt;100-fold from 3.7 nM (WT) to 492.0 nM and 651.0 nM, respectively. Critically, RanBP1 does not bind F35, T42, or any other active site residues on RAN, as seen in the published complex (Seewald et al, 2001, PDB ID: 1k5d). This energetic coupling between the active site and the distal RanBP1 binding interaction suggests that </w:t>
      </w:r>
      <w:r w:rsidR="00000FEE" w:rsidRPr="007C3B7B">
        <w:rPr>
          <w:color w:val="000000" w:themeColor="text1"/>
          <w:szCs w:val="22"/>
          <w:lang w:val="el-GR"/>
        </w:rPr>
        <w:t>γ</w:t>
      </w:r>
      <w:r w:rsidR="00000FEE">
        <w:rPr>
          <w:color w:val="000000" w:themeColor="text1"/>
          <w:szCs w:val="22"/>
        </w:rPr>
        <w:t xml:space="preserve"> </w:t>
      </w:r>
      <w:r w:rsidRPr="003E6849">
        <w:rPr>
          <w:color w:val="000000" w:themeColor="text1"/>
          <w:szCs w:val="22"/>
        </w:rPr>
        <w:t xml:space="preserve">states 1 and 2 are correlated with structural changes not confined to the active site. </w:t>
      </w:r>
    </w:p>
    <w:p w14:paraId="19B6E5E1" w14:textId="11FCFA30" w:rsidR="00D5274F" w:rsidRPr="00D92893" w:rsidRDefault="003E6849" w:rsidP="00000FEE">
      <w:pPr>
        <w:ind w:firstLine="360"/>
        <w:rPr>
          <w:color w:val="000000" w:themeColor="text1"/>
          <w:szCs w:val="22"/>
        </w:rPr>
      </w:pPr>
      <w:r>
        <w:rPr>
          <w:color w:val="000000" w:themeColor="text1"/>
          <w:szCs w:val="22"/>
        </w:rPr>
        <w:t xml:space="preserve">2. </w:t>
      </w:r>
      <w:r w:rsidR="003B4D1F" w:rsidRPr="00D92893">
        <w:rPr>
          <w:color w:val="000000" w:themeColor="text1"/>
          <w:szCs w:val="22"/>
        </w:rPr>
        <w:t xml:space="preserve">The induced fit </w:t>
      </w:r>
      <w:r w:rsidR="007173C9" w:rsidRPr="00D92893">
        <w:rPr>
          <w:color w:val="000000" w:themeColor="text1"/>
          <w:szCs w:val="22"/>
        </w:rPr>
        <w:t xml:space="preserve">model </w:t>
      </w:r>
      <w:r w:rsidR="00D5274F" w:rsidRPr="00D92893">
        <w:rPr>
          <w:color w:val="000000" w:themeColor="text1"/>
          <w:szCs w:val="22"/>
        </w:rPr>
        <w:t xml:space="preserve">we propose here </w:t>
      </w:r>
      <w:r w:rsidR="007173C9" w:rsidRPr="00D92893">
        <w:rPr>
          <w:color w:val="000000" w:themeColor="text1"/>
          <w:szCs w:val="22"/>
        </w:rPr>
        <w:t xml:space="preserve">is also supported by </w:t>
      </w:r>
      <w:r w:rsidR="00D5274F" w:rsidRPr="00D92893">
        <w:rPr>
          <w:color w:val="000000" w:themeColor="text1"/>
          <w:szCs w:val="22"/>
        </w:rPr>
        <w:t xml:space="preserve">three </w:t>
      </w:r>
      <w:r w:rsidR="003B4D1F" w:rsidRPr="00D92893">
        <w:rPr>
          <w:color w:val="000000" w:themeColor="text1"/>
          <w:szCs w:val="22"/>
        </w:rPr>
        <w:t>previous studies on the</w:t>
      </w:r>
      <w:r w:rsidR="00D5274F" w:rsidRPr="00D92893">
        <w:rPr>
          <w:color w:val="000000" w:themeColor="text1"/>
          <w:szCs w:val="22"/>
        </w:rPr>
        <w:t xml:space="preserve"> binding of Ran by RanBP1 and the subsequent</w:t>
      </w:r>
      <w:r w:rsidR="003B4D1F" w:rsidRPr="00D92893">
        <w:rPr>
          <w:color w:val="000000" w:themeColor="text1"/>
          <w:szCs w:val="22"/>
        </w:rPr>
        <w:t xml:space="preserve"> allosteric activation of GAP-mediated hydrolysis</w:t>
      </w:r>
      <w:r w:rsidR="00D5274F" w:rsidRPr="00D92893">
        <w:rPr>
          <w:color w:val="000000" w:themeColor="text1"/>
          <w:szCs w:val="22"/>
        </w:rPr>
        <w:t>:</w:t>
      </w:r>
    </w:p>
    <w:p w14:paraId="4E87D205" w14:textId="376FC30A" w:rsidR="00D5274F" w:rsidRPr="003E6849" w:rsidRDefault="003E6849" w:rsidP="003E6849">
      <w:pPr>
        <w:ind w:left="360"/>
        <w:rPr>
          <w:color w:val="000000" w:themeColor="text1"/>
          <w:szCs w:val="22"/>
        </w:rPr>
      </w:pPr>
      <w:r>
        <w:rPr>
          <w:color w:val="000000" w:themeColor="text1"/>
          <w:szCs w:val="22"/>
        </w:rPr>
        <w:t xml:space="preserve">a) </w:t>
      </w:r>
      <w:r w:rsidR="003B4D1F" w:rsidRPr="003E6849">
        <w:rPr>
          <w:color w:val="000000" w:themeColor="text1"/>
          <w:szCs w:val="22"/>
        </w:rPr>
        <w:t xml:space="preserve">Geyer et al (1999) showed that RanBP1 binding to Ran-GTP shifts </w:t>
      </w:r>
      <w:r w:rsidR="00613F88" w:rsidRPr="003E6849">
        <w:rPr>
          <w:color w:val="000000" w:themeColor="text1"/>
          <w:szCs w:val="22"/>
        </w:rPr>
        <w:t>Ran</w:t>
      </w:r>
      <w:r w:rsidR="003B4D1F" w:rsidRPr="003E6849">
        <w:rPr>
          <w:color w:val="000000" w:themeColor="text1"/>
          <w:szCs w:val="22"/>
        </w:rPr>
        <w:t xml:space="preserve"> into the </w:t>
      </w:r>
      <w:r w:rsidR="00D92893" w:rsidRPr="003E6849">
        <w:rPr>
          <w:color w:val="000000" w:themeColor="text1"/>
          <w:szCs w:val="22"/>
          <w:lang w:val="el-GR"/>
        </w:rPr>
        <w:t>γ</w:t>
      </w:r>
      <w:r w:rsidR="00D92893" w:rsidRPr="003E6849">
        <w:rPr>
          <w:color w:val="000000" w:themeColor="text1"/>
          <w:szCs w:val="22"/>
        </w:rPr>
        <w:t>2</w:t>
      </w:r>
      <w:r w:rsidR="003B4D1F" w:rsidRPr="003E6849">
        <w:rPr>
          <w:color w:val="000000" w:themeColor="text1"/>
          <w:szCs w:val="22"/>
        </w:rPr>
        <w:t xml:space="preserve"> conformation.</w:t>
      </w:r>
    </w:p>
    <w:p w14:paraId="61E69E40" w14:textId="57987968" w:rsidR="00D5274F" w:rsidRPr="003E6849" w:rsidRDefault="003E6849" w:rsidP="003E6849">
      <w:pPr>
        <w:ind w:left="360"/>
        <w:rPr>
          <w:color w:val="000000" w:themeColor="text1"/>
          <w:szCs w:val="22"/>
        </w:rPr>
      </w:pPr>
      <w:r>
        <w:rPr>
          <w:color w:val="000000" w:themeColor="text1"/>
          <w:szCs w:val="22"/>
        </w:rPr>
        <w:t xml:space="preserve">b) </w:t>
      </w:r>
      <w:r w:rsidR="003B4D1F" w:rsidRPr="003E6849">
        <w:rPr>
          <w:color w:val="000000" w:themeColor="text1"/>
          <w:szCs w:val="22"/>
        </w:rPr>
        <w:t xml:space="preserve">Seewald et al (2002) solved the crystal structure of the Ran – RanBP1 – </w:t>
      </w:r>
      <w:proofErr w:type="spellStart"/>
      <w:r w:rsidR="003B4D1F" w:rsidRPr="003E6849">
        <w:rPr>
          <w:color w:val="000000" w:themeColor="text1"/>
          <w:szCs w:val="22"/>
        </w:rPr>
        <w:t>RanGAP</w:t>
      </w:r>
      <w:proofErr w:type="spellEnd"/>
      <w:r w:rsidR="003B4D1F" w:rsidRPr="003E6849">
        <w:rPr>
          <w:color w:val="000000" w:themeColor="text1"/>
          <w:szCs w:val="22"/>
        </w:rPr>
        <w:t xml:space="preserve"> ternary complex</w:t>
      </w:r>
      <w:r w:rsidR="008B6EC4" w:rsidRPr="003E6849">
        <w:rPr>
          <w:color w:val="000000" w:themeColor="text1"/>
          <w:szCs w:val="22"/>
        </w:rPr>
        <w:t>, which revealed</w:t>
      </w:r>
      <w:r w:rsidR="003B4D1F" w:rsidRPr="003E6849">
        <w:rPr>
          <w:color w:val="000000" w:themeColor="text1"/>
          <w:szCs w:val="22"/>
        </w:rPr>
        <w:t xml:space="preserve"> that RanBP1 bound distally from both the Ran active site and the GAP interaction interface</w:t>
      </w:r>
      <w:r w:rsidR="00613F88" w:rsidRPr="003E6849">
        <w:rPr>
          <w:color w:val="000000" w:themeColor="text1"/>
          <w:szCs w:val="22"/>
        </w:rPr>
        <w:t xml:space="preserve"> (with no contacts between RanBP1 and the GAP).</w:t>
      </w:r>
    </w:p>
    <w:p w14:paraId="13589583" w14:textId="77777777" w:rsidR="00000FEE" w:rsidRDefault="003E6849" w:rsidP="00000FEE">
      <w:pPr>
        <w:ind w:left="360"/>
        <w:rPr>
          <w:color w:val="000000" w:themeColor="text1"/>
          <w:szCs w:val="22"/>
        </w:rPr>
      </w:pPr>
      <w:r>
        <w:rPr>
          <w:color w:val="000000" w:themeColor="text1"/>
          <w:szCs w:val="22"/>
        </w:rPr>
        <w:t xml:space="preserve">c) </w:t>
      </w:r>
      <w:r w:rsidR="003B4D1F" w:rsidRPr="003E6849">
        <w:rPr>
          <w:color w:val="000000" w:themeColor="text1"/>
          <w:szCs w:val="22"/>
        </w:rPr>
        <w:t>Seewald et al (2003) established t</w:t>
      </w:r>
      <w:r w:rsidR="00613F88" w:rsidRPr="003E6849">
        <w:rPr>
          <w:color w:val="000000" w:themeColor="text1"/>
          <w:szCs w:val="22"/>
        </w:rPr>
        <w:t xml:space="preserve">hat RanBP1 </w:t>
      </w:r>
      <w:r w:rsidR="007173C9" w:rsidRPr="003E6849">
        <w:rPr>
          <w:color w:val="000000" w:themeColor="text1"/>
          <w:szCs w:val="22"/>
        </w:rPr>
        <w:t>binding</w:t>
      </w:r>
      <w:r w:rsidR="00613F88" w:rsidRPr="003E6849">
        <w:rPr>
          <w:color w:val="000000" w:themeColor="text1"/>
          <w:szCs w:val="22"/>
        </w:rPr>
        <w:t xml:space="preserve"> </w:t>
      </w:r>
      <w:r w:rsidR="007173C9" w:rsidRPr="003E6849">
        <w:rPr>
          <w:color w:val="000000" w:themeColor="text1"/>
          <w:szCs w:val="22"/>
        </w:rPr>
        <w:t>increases the</w:t>
      </w:r>
      <w:r w:rsidR="00F261E9" w:rsidRPr="003E6849">
        <w:rPr>
          <w:color w:val="000000" w:themeColor="text1"/>
          <w:szCs w:val="22"/>
        </w:rPr>
        <w:t xml:space="preserve"> </w:t>
      </w:r>
      <w:proofErr w:type="spellStart"/>
      <w:r w:rsidR="00F261E9" w:rsidRPr="003E6849">
        <w:rPr>
          <w:i/>
          <w:iCs/>
          <w:color w:val="000000" w:themeColor="text1"/>
          <w:szCs w:val="22"/>
        </w:rPr>
        <w:t>K</w:t>
      </w:r>
      <w:r w:rsidR="00F261E9" w:rsidRPr="003E6849">
        <w:rPr>
          <w:i/>
          <w:iCs/>
          <w:color w:val="000000" w:themeColor="text1"/>
          <w:szCs w:val="22"/>
          <w:vertAlign w:val="subscript"/>
        </w:rPr>
        <w:t>d</w:t>
      </w:r>
      <w:proofErr w:type="spellEnd"/>
      <w:r w:rsidR="007173C9" w:rsidRPr="003E6849">
        <w:rPr>
          <w:color w:val="000000" w:themeColor="text1"/>
          <w:szCs w:val="22"/>
        </w:rPr>
        <w:t xml:space="preserve"> </w:t>
      </w:r>
      <w:r w:rsidR="00F261E9" w:rsidRPr="003E6849">
        <w:rPr>
          <w:color w:val="000000" w:themeColor="text1"/>
          <w:szCs w:val="22"/>
        </w:rPr>
        <w:t xml:space="preserve">and </w:t>
      </w:r>
      <w:proofErr w:type="spellStart"/>
      <w:r w:rsidR="00F261E9" w:rsidRPr="003E6849">
        <w:rPr>
          <w:i/>
          <w:iCs/>
          <w:color w:val="000000" w:themeColor="text1"/>
          <w:szCs w:val="22"/>
        </w:rPr>
        <w:t>k</w:t>
      </w:r>
      <w:r w:rsidR="00F261E9" w:rsidRPr="003E6849">
        <w:rPr>
          <w:i/>
          <w:iCs/>
          <w:color w:val="000000" w:themeColor="text1"/>
          <w:szCs w:val="22"/>
          <w:vertAlign w:val="subscript"/>
        </w:rPr>
        <w:t>on</w:t>
      </w:r>
      <w:proofErr w:type="spellEnd"/>
      <w:r w:rsidR="00F261E9" w:rsidRPr="003E6849">
        <w:rPr>
          <w:color w:val="000000" w:themeColor="text1"/>
          <w:szCs w:val="22"/>
        </w:rPr>
        <w:t xml:space="preserve"> </w:t>
      </w:r>
      <w:r w:rsidR="007173C9" w:rsidRPr="003E6849">
        <w:rPr>
          <w:color w:val="000000" w:themeColor="text1"/>
          <w:szCs w:val="22"/>
        </w:rPr>
        <w:t xml:space="preserve">of </w:t>
      </w:r>
      <w:r w:rsidR="00F261E9" w:rsidRPr="003E6849">
        <w:rPr>
          <w:color w:val="000000" w:themeColor="text1"/>
          <w:szCs w:val="22"/>
        </w:rPr>
        <w:t xml:space="preserve">GAP binding to </w:t>
      </w:r>
      <w:r w:rsidR="003B4D1F" w:rsidRPr="003E6849">
        <w:rPr>
          <w:color w:val="000000" w:themeColor="text1"/>
          <w:szCs w:val="22"/>
        </w:rPr>
        <w:t>Ran</w:t>
      </w:r>
      <w:r w:rsidR="00F261E9" w:rsidRPr="003E6849">
        <w:rPr>
          <w:color w:val="000000" w:themeColor="text1"/>
          <w:szCs w:val="22"/>
        </w:rPr>
        <w:t>-GPPNP (a close analog of GTP)</w:t>
      </w:r>
      <w:r w:rsidR="003B4D1F" w:rsidRPr="003E6849">
        <w:rPr>
          <w:color w:val="000000" w:themeColor="text1"/>
          <w:szCs w:val="22"/>
        </w:rPr>
        <w:t xml:space="preserve"> but does not affect the rate-limiting step of GAP-mediated hydrolysis (the hydroly</w:t>
      </w:r>
      <w:r w:rsidR="00613F88" w:rsidRPr="003E6849">
        <w:rPr>
          <w:color w:val="000000" w:themeColor="text1"/>
          <w:szCs w:val="22"/>
        </w:rPr>
        <w:t xml:space="preserve">sis </w:t>
      </w:r>
      <w:r w:rsidR="003B4D1F" w:rsidRPr="003E6849">
        <w:rPr>
          <w:color w:val="000000" w:themeColor="text1"/>
          <w:szCs w:val="22"/>
        </w:rPr>
        <w:t>and subsequent release of inorganic phosphate).</w:t>
      </w:r>
    </w:p>
    <w:p w14:paraId="452D3202" w14:textId="20706828" w:rsidR="009E259A" w:rsidRPr="00D92893" w:rsidRDefault="00613F88" w:rsidP="00000FEE">
      <w:pPr>
        <w:ind w:firstLine="360"/>
        <w:rPr>
          <w:color w:val="000000" w:themeColor="text1"/>
          <w:szCs w:val="22"/>
        </w:rPr>
      </w:pPr>
      <w:r w:rsidRPr="00D92893">
        <w:rPr>
          <w:color w:val="000000" w:themeColor="text1"/>
          <w:szCs w:val="22"/>
        </w:rPr>
        <w:t xml:space="preserve">Taken together, these studies suggest that RanBP1 accomplishes its activation of GAP-mediated hydrolysis by contributing binding energy towards distorting Ran to </w:t>
      </w:r>
      <w:r w:rsidR="00D92893" w:rsidRPr="00D92893">
        <w:rPr>
          <w:color w:val="000000" w:themeColor="text1"/>
          <w:szCs w:val="22"/>
          <w:lang w:val="el-GR"/>
        </w:rPr>
        <w:t>γ</w:t>
      </w:r>
      <w:r w:rsidR="00D92893" w:rsidRPr="00D92893">
        <w:rPr>
          <w:color w:val="000000" w:themeColor="text1"/>
          <w:szCs w:val="22"/>
        </w:rPr>
        <w:t>2 state</w:t>
      </w:r>
      <w:r w:rsidRPr="00D92893">
        <w:rPr>
          <w:color w:val="000000" w:themeColor="text1"/>
          <w:szCs w:val="22"/>
        </w:rPr>
        <w:t>, and that this distortion is achieved through binding at a site distal from the active site loops and the GAP interface.</w:t>
      </w:r>
    </w:p>
    <w:p w14:paraId="299E4D53" w14:textId="0B7F7977" w:rsidR="00572CE8" w:rsidRPr="00D92893" w:rsidRDefault="00613F88" w:rsidP="00000FEE">
      <w:pPr>
        <w:ind w:firstLine="360"/>
        <w:rPr>
          <w:color w:val="000000" w:themeColor="text1"/>
          <w:szCs w:val="22"/>
        </w:rPr>
      </w:pPr>
      <w:r w:rsidRPr="00D92893">
        <w:rPr>
          <w:color w:val="000000" w:themeColor="text1"/>
          <w:szCs w:val="22"/>
        </w:rPr>
        <w:t>Given that the T34 position is in the Gsp1 interface with Yrb1 (the yeast RanBP1 homolog), we propose that the T34 muta</w:t>
      </w:r>
      <w:r w:rsidR="00572CE8" w:rsidRPr="00D92893">
        <w:rPr>
          <w:color w:val="000000" w:themeColor="text1"/>
          <w:szCs w:val="22"/>
        </w:rPr>
        <w:t>nt</w:t>
      </w:r>
      <w:r w:rsidRPr="00D92893">
        <w:rPr>
          <w:color w:val="000000" w:themeColor="text1"/>
          <w:szCs w:val="22"/>
        </w:rPr>
        <w:t xml:space="preserve">s </w:t>
      </w:r>
      <w:r w:rsidR="00572CE8" w:rsidRPr="00D92893">
        <w:rPr>
          <w:color w:val="000000" w:themeColor="text1"/>
          <w:szCs w:val="22"/>
        </w:rPr>
        <w:t xml:space="preserve">that </w:t>
      </w:r>
      <w:r w:rsidRPr="00D92893">
        <w:rPr>
          <w:color w:val="000000" w:themeColor="text1"/>
          <w:szCs w:val="22"/>
        </w:rPr>
        <w:t xml:space="preserve">primarily </w:t>
      </w:r>
      <w:r w:rsidR="00572CE8" w:rsidRPr="00D92893">
        <w:rPr>
          <w:color w:val="000000" w:themeColor="text1"/>
          <w:szCs w:val="22"/>
        </w:rPr>
        <w:t>populate</w:t>
      </w:r>
      <w:r w:rsidRPr="00D92893">
        <w:rPr>
          <w:color w:val="000000" w:themeColor="text1"/>
          <w:szCs w:val="22"/>
        </w:rPr>
        <w:t xml:space="preserve"> </w:t>
      </w:r>
      <w:r w:rsidR="00000FEE" w:rsidRPr="007C3B7B">
        <w:rPr>
          <w:color w:val="000000" w:themeColor="text1"/>
          <w:szCs w:val="22"/>
          <w:lang w:val="el-GR"/>
        </w:rPr>
        <w:t>γ</w:t>
      </w:r>
      <w:r w:rsidR="00000FEE">
        <w:rPr>
          <w:color w:val="000000" w:themeColor="text1"/>
          <w:szCs w:val="22"/>
        </w:rPr>
        <w:t xml:space="preserve"> </w:t>
      </w:r>
      <w:r w:rsidRPr="00D92893">
        <w:rPr>
          <w:color w:val="000000" w:themeColor="text1"/>
          <w:szCs w:val="22"/>
        </w:rPr>
        <w:t>state 1 (T34E/Q/A/L) increase the energetic barrier that GAP</w:t>
      </w:r>
      <w:r w:rsidR="00572CE8" w:rsidRPr="00D92893">
        <w:rPr>
          <w:color w:val="000000" w:themeColor="text1"/>
          <w:szCs w:val="22"/>
        </w:rPr>
        <w:t xml:space="preserve"> </w:t>
      </w:r>
      <w:r w:rsidRPr="00D92893">
        <w:rPr>
          <w:color w:val="000000" w:themeColor="text1"/>
          <w:szCs w:val="22"/>
        </w:rPr>
        <w:t xml:space="preserve">binding must overcome </w:t>
      </w:r>
      <w:r w:rsidR="00720D28" w:rsidRPr="00D92893">
        <w:rPr>
          <w:color w:val="000000" w:themeColor="text1"/>
          <w:szCs w:val="22"/>
        </w:rPr>
        <w:t xml:space="preserve">to distort Gsp1-GTP to </w:t>
      </w:r>
      <w:r w:rsidR="00000FEE" w:rsidRPr="007C3B7B">
        <w:rPr>
          <w:color w:val="000000" w:themeColor="text1"/>
          <w:szCs w:val="22"/>
          <w:lang w:val="el-GR"/>
        </w:rPr>
        <w:t>γ</w:t>
      </w:r>
      <w:r w:rsidR="00000FEE">
        <w:rPr>
          <w:color w:val="000000" w:themeColor="text1"/>
          <w:szCs w:val="22"/>
        </w:rPr>
        <w:t xml:space="preserve"> </w:t>
      </w:r>
      <w:r w:rsidR="00720D28" w:rsidRPr="00D92893">
        <w:rPr>
          <w:color w:val="000000" w:themeColor="text1"/>
          <w:szCs w:val="22"/>
        </w:rPr>
        <w:t xml:space="preserve">state </w:t>
      </w:r>
      <w:r w:rsidR="00572CE8" w:rsidRPr="00D92893">
        <w:rPr>
          <w:color w:val="000000" w:themeColor="text1"/>
          <w:szCs w:val="22"/>
        </w:rPr>
        <w:t>2</w:t>
      </w:r>
      <w:r w:rsidR="00720D28" w:rsidRPr="00D92893">
        <w:rPr>
          <w:color w:val="000000" w:themeColor="text1"/>
          <w:szCs w:val="22"/>
        </w:rPr>
        <w:t>. This is a similar but opposite effect to RanBP1 binding, which decreases the energetic barrier that GAP</w:t>
      </w:r>
      <w:r w:rsidR="00B00DBF" w:rsidRPr="00D92893">
        <w:rPr>
          <w:color w:val="000000" w:themeColor="text1"/>
          <w:szCs w:val="22"/>
        </w:rPr>
        <w:t xml:space="preserve"> </w:t>
      </w:r>
      <w:r w:rsidR="00720D28" w:rsidRPr="00D92893">
        <w:rPr>
          <w:color w:val="000000" w:themeColor="text1"/>
          <w:szCs w:val="22"/>
        </w:rPr>
        <w:t xml:space="preserve">binding must overcome, and is associated with </w:t>
      </w:r>
      <w:r w:rsidR="009E259A" w:rsidRPr="00D92893">
        <w:rPr>
          <w:color w:val="000000" w:themeColor="text1"/>
          <w:szCs w:val="22"/>
        </w:rPr>
        <w:t>decreased (</w:t>
      </w:r>
      <w:r w:rsidR="00720D28" w:rsidRPr="00D92893">
        <w:rPr>
          <w:color w:val="000000" w:themeColor="text1"/>
          <w:szCs w:val="22"/>
        </w:rPr>
        <w:t>tighte</w:t>
      </w:r>
      <w:r w:rsidR="009E259A" w:rsidRPr="00D92893">
        <w:rPr>
          <w:color w:val="000000" w:themeColor="text1"/>
          <w:szCs w:val="22"/>
        </w:rPr>
        <w:t xml:space="preserve">ned) </w:t>
      </w:r>
      <w:proofErr w:type="spellStart"/>
      <w:r w:rsidR="00720D28" w:rsidRPr="00D92893">
        <w:rPr>
          <w:i/>
          <w:iCs/>
          <w:color w:val="000000" w:themeColor="text1"/>
          <w:szCs w:val="22"/>
        </w:rPr>
        <w:t>K</w:t>
      </w:r>
      <w:r w:rsidR="00720D28" w:rsidRPr="00D92893">
        <w:rPr>
          <w:i/>
          <w:iCs/>
          <w:color w:val="000000" w:themeColor="text1"/>
          <w:szCs w:val="22"/>
          <w:vertAlign w:val="subscript"/>
        </w:rPr>
        <w:t>d</w:t>
      </w:r>
      <w:proofErr w:type="spellEnd"/>
      <w:r w:rsidR="00720D28" w:rsidRPr="00D92893">
        <w:rPr>
          <w:color w:val="000000" w:themeColor="text1"/>
          <w:szCs w:val="22"/>
        </w:rPr>
        <w:t xml:space="preserve"> and </w:t>
      </w:r>
      <w:r w:rsidR="00720D28" w:rsidRPr="00D92893">
        <w:rPr>
          <w:i/>
          <w:iCs/>
          <w:color w:val="000000" w:themeColor="text1"/>
          <w:szCs w:val="22"/>
        </w:rPr>
        <w:t>K</w:t>
      </w:r>
      <w:r w:rsidR="00720D28" w:rsidRPr="00D92893">
        <w:rPr>
          <w:i/>
          <w:iCs/>
          <w:color w:val="000000" w:themeColor="text1"/>
          <w:szCs w:val="22"/>
          <w:vertAlign w:val="subscript"/>
        </w:rPr>
        <w:t>m</w:t>
      </w:r>
      <w:r w:rsidR="00720D28" w:rsidRPr="00D92893">
        <w:rPr>
          <w:color w:val="000000" w:themeColor="text1"/>
          <w:szCs w:val="22"/>
        </w:rPr>
        <w:t xml:space="preserve"> </w:t>
      </w:r>
      <w:r w:rsidR="009E259A" w:rsidRPr="00D92893">
        <w:rPr>
          <w:color w:val="000000" w:themeColor="text1"/>
          <w:szCs w:val="22"/>
        </w:rPr>
        <w:t>values</w:t>
      </w:r>
      <w:r w:rsidR="00720D28" w:rsidRPr="00D92893">
        <w:rPr>
          <w:color w:val="000000" w:themeColor="text1"/>
          <w:szCs w:val="22"/>
        </w:rPr>
        <w:t xml:space="preserve"> (Seewald et al 2003).</w:t>
      </w:r>
    </w:p>
    <w:p w14:paraId="0F0CCC96" w14:textId="5AE204AB" w:rsidR="00B13786" w:rsidRPr="003E6849" w:rsidRDefault="00572CE8" w:rsidP="00437E2B">
      <w:pPr>
        <w:rPr>
          <w:color w:val="000000" w:themeColor="text1"/>
          <w:szCs w:val="22"/>
        </w:rPr>
      </w:pPr>
      <w:r w:rsidRPr="00D92893">
        <w:rPr>
          <w:color w:val="000000" w:themeColor="text1"/>
          <w:szCs w:val="22"/>
        </w:rPr>
        <w:t xml:space="preserve">We have updated the text </w:t>
      </w:r>
      <w:r w:rsidR="000D2B8B">
        <w:rPr>
          <w:color w:val="000000" w:themeColor="text1"/>
          <w:szCs w:val="22"/>
        </w:rPr>
        <w:t>in a way we believe more clearly puts our data in the context of prior data on shifts in active site conformations</w:t>
      </w:r>
      <w:r w:rsidRPr="00D92893">
        <w:rPr>
          <w:color w:val="000000" w:themeColor="text1"/>
          <w:szCs w:val="22"/>
        </w:rPr>
        <w:t>.</w:t>
      </w:r>
    </w:p>
    <w:p w14:paraId="43B1CA6F" w14:textId="0CA2EBFC" w:rsidR="00492C00" w:rsidRDefault="00000FEE" w:rsidP="00437E2B">
      <w:pPr>
        <w:rPr>
          <w:i/>
          <w:iCs/>
          <w:szCs w:val="22"/>
          <w:shd w:val="clear" w:color="auto" w:fill="FFFFFF"/>
        </w:rPr>
      </w:pPr>
      <w:r>
        <w:rPr>
          <w:i/>
          <w:iCs/>
          <w:szCs w:val="22"/>
          <w:shd w:val="clear" w:color="auto" w:fill="FFFFFF"/>
        </w:rPr>
        <w:t xml:space="preserve">CHANGES </w:t>
      </w:r>
      <w:r w:rsidR="0091251C">
        <w:rPr>
          <w:i/>
          <w:iCs/>
          <w:szCs w:val="22"/>
          <w:shd w:val="clear" w:color="auto" w:fill="FFFFFF"/>
        </w:rPr>
        <w:t>TO</w:t>
      </w:r>
      <w:r>
        <w:rPr>
          <w:i/>
          <w:iCs/>
          <w:szCs w:val="22"/>
          <w:shd w:val="clear" w:color="auto" w:fill="FFFFFF"/>
        </w:rPr>
        <w:t xml:space="preserve"> THE MAIN TEXT</w:t>
      </w:r>
      <w:r w:rsidR="004661A6">
        <w:rPr>
          <w:i/>
          <w:iCs/>
          <w:szCs w:val="22"/>
          <w:shd w:val="clear" w:color="auto" w:fill="FFFFFF"/>
        </w:rPr>
        <w:t>:</w:t>
      </w:r>
    </w:p>
    <w:p w14:paraId="3643E65E" w14:textId="77777777" w:rsidR="00500E92" w:rsidRPr="00500E92" w:rsidRDefault="00500E92" w:rsidP="00500E92">
      <w:pPr>
        <w:rPr>
          <w:color w:val="385623" w:themeColor="accent6" w:themeShade="80"/>
        </w:rPr>
      </w:pPr>
      <w:r w:rsidRPr="00500E92">
        <w:rPr>
          <w:color w:val="385623" w:themeColor="accent6" w:themeShade="80"/>
        </w:rPr>
        <w:t xml:space="preserve">To probe the mechanism of these allosteric effects, we examined the impact of Gsp1 point mutations on the conformational distribution in the active site of GTP-bound Gsp1 using 1D </w:t>
      </w:r>
      <w:r w:rsidRPr="00500E92">
        <w:rPr>
          <w:color w:val="385623" w:themeColor="accent6" w:themeShade="80"/>
          <w:vertAlign w:val="superscript"/>
        </w:rPr>
        <w:t>31</w:t>
      </w:r>
      <w:r w:rsidRPr="00500E92">
        <w:rPr>
          <w:color w:val="385623" w:themeColor="accent6" w:themeShade="80"/>
        </w:rPr>
        <w:t xml:space="preserve">P nuclear magnetic resonance (NMR) spectroscopy. </w:t>
      </w:r>
      <w:r w:rsidRPr="00500E92">
        <w:rPr>
          <w:color w:val="2F5496" w:themeColor="accent1" w:themeShade="BF"/>
        </w:rPr>
        <w:t xml:space="preserve">Prior </w:t>
      </w:r>
      <w:r w:rsidRPr="00500E92">
        <w:rPr>
          <w:color w:val="2F5496" w:themeColor="accent1" w:themeShade="BF"/>
          <w:vertAlign w:val="superscript"/>
        </w:rPr>
        <w:t>31</w:t>
      </w:r>
      <w:r w:rsidRPr="00500E92">
        <w:rPr>
          <w:color w:val="2F5496" w:themeColor="accent1" w:themeShade="BF"/>
        </w:rPr>
        <w:t xml:space="preserve">P NMR data on human Ran{Geyer, 1999 #139} and Ras{Geyer, 1996 #118} showed two distinct peaks for the </w:t>
      </w:r>
      <w:r w:rsidRPr="00500E92">
        <w:rPr>
          <w:color w:val="2F5496" w:themeColor="accent1" w:themeShade="BF"/>
          <w:lang w:val="el-GR"/>
        </w:rPr>
        <w:t>γ</w:t>
      </w:r>
      <w:r w:rsidRPr="00500E92">
        <w:rPr>
          <w:color w:val="2F5496" w:themeColor="accent1" w:themeShade="BF"/>
        </w:rPr>
        <w:t xml:space="preserve">-phosphate of bound GTP arising from differences in the local chemical environment of the </w:t>
      </w:r>
      <w:r w:rsidRPr="00500E92">
        <w:rPr>
          <w:color w:val="2F5496" w:themeColor="accent1" w:themeShade="BF"/>
          <w:lang w:val="el-GR"/>
        </w:rPr>
        <w:t>γ</w:t>
      </w:r>
      <w:r w:rsidRPr="00500E92">
        <w:rPr>
          <w:color w:val="2F5496" w:themeColor="accent1" w:themeShade="BF"/>
        </w:rPr>
        <w:t xml:space="preserve">-phosphate in each of two distinct conformations (termed </w:t>
      </w:r>
      <w:r w:rsidRPr="00500E92">
        <w:rPr>
          <w:color w:val="2F5496" w:themeColor="accent1" w:themeShade="BF"/>
          <w:lang w:val="el-GR"/>
        </w:rPr>
        <w:t>γ</w:t>
      </w:r>
      <w:r w:rsidRPr="00500E92">
        <w:rPr>
          <w:color w:val="2F5496" w:themeColor="accent1" w:themeShade="BF"/>
        </w:rPr>
        <w:t xml:space="preserve">1 and </w:t>
      </w:r>
      <w:r w:rsidRPr="00500E92">
        <w:rPr>
          <w:color w:val="2F5496" w:themeColor="accent1" w:themeShade="BF"/>
          <w:lang w:val="el-GR"/>
        </w:rPr>
        <w:t>γ</w:t>
      </w:r>
      <w:r w:rsidRPr="00500E92">
        <w:rPr>
          <w:color w:val="2F5496" w:themeColor="accent1" w:themeShade="BF"/>
        </w:rPr>
        <w:t>2) (</w:t>
      </w:r>
      <w:r w:rsidRPr="00500E92">
        <w:rPr>
          <w:b/>
          <w:color w:val="2F5496" w:themeColor="accent1" w:themeShade="BF"/>
        </w:rPr>
        <w:t>Extended Data Fig. 7a</w:t>
      </w:r>
      <w:r w:rsidRPr="00500E92">
        <w:rPr>
          <w:color w:val="2F5496" w:themeColor="accent1" w:themeShade="BF"/>
        </w:rPr>
        <w:t xml:space="preserve">). This work also showed that the ratio of </w:t>
      </w:r>
      <w:r w:rsidRPr="00500E92">
        <w:rPr>
          <w:color w:val="2F5496" w:themeColor="accent1" w:themeShade="BF"/>
          <w:lang w:val="el-GR"/>
        </w:rPr>
        <w:t>γ</w:t>
      </w:r>
      <w:r w:rsidRPr="00500E92">
        <w:rPr>
          <w:color w:val="2F5496" w:themeColor="accent1" w:themeShade="BF"/>
        </w:rPr>
        <w:t xml:space="preserve">1 and </w:t>
      </w:r>
      <w:r w:rsidRPr="00500E92">
        <w:rPr>
          <w:color w:val="2F5496" w:themeColor="accent1" w:themeShade="BF"/>
          <w:lang w:val="el-GR"/>
        </w:rPr>
        <w:t>γ</w:t>
      </w:r>
      <w:r w:rsidRPr="00500E92">
        <w:rPr>
          <w:color w:val="2F5496" w:themeColor="accent1" w:themeShade="BF"/>
        </w:rPr>
        <w:t xml:space="preserve">2 active state conformations can be tuned by mutations close to the active site, as well as by effector binding. </w:t>
      </w:r>
      <w:r w:rsidRPr="00500E92">
        <w:rPr>
          <w:color w:val="385623" w:themeColor="accent6" w:themeShade="80"/>
        </w:rPr>
        <w:t xml:space="preserve">Our </w:t>
      </w:r>
      <w:r w:rsidRPr="00500E92">
        <w:rPr>
          <w:color w:val="385623" w:themeColor="accent6" w:themeShade="80"/>
          <w:vertAlign w:val="superscript"/>
        </w:rPr>
        <w:t>31</w:t>
      </w:r>
      <w:r w:rsidRPr="00500E92">
        <w:rPr>
          <w:color w:val="385623" w:themeColor="accent6" w:themeShade="80"/>
        </w:rPr>
        <w:t>P NMR spectra of</w:t>
      </w:r>
      <w:r w:rsidRPr="00500E92">
        <w:rPr>
          <w:i/>
          <w:color w:val="385623" w:themeColor="accent6" w:themeShade="80"/>
        </w:rPr>
        <w:t xml:space="preserve"> S. cerevisiae</w:t>
      </w:r>
      <w:r w:rsidRPr="00500E92">
        <w:rPr>
          <w:color w:val="385623" w:themeColor="accent6" w:themeShade="80"/>
        </w:rPr>
        <w:t xml:space="preserve"> wild-type Gsp</w:t>
      </w:r>
      <w:proofErr w:type="gramStart"/>
      <w:r w:rsidRPr="00500E92">
        <w:rPr>
          <w:color w:val="385623" w:themeColor="accent6" w:themeShade="80"/>
        </w:rPr>
        <w:t>1:GTP</w:t>
      </w:r>
      <w:proofErr w:type="gramEnd"/>
      <w:r w:rsidRPr="00500E92">
        <w:rPr>
          <w:color w:val="385623" w:themeColor="accent6" w:themeShade="80"/>
        </w:rPr>
        <w:t xml:space="preserve"> showed two distinct peaks for the </w:t>
      </w:r>
      <w:r w:rsidRPr="00500E92">
        <w:rPr>
          <w:color w:val="385623" w:themeColor="accent6" w:themeShade="80"/>
          <w:lang w:val="el-GR"/>
        </w:rPr>
        <w:t>γ</w:t>
      </w:r>
      <w:r w:rsidRPr="00500E92">
        <w:rPr>
          <w:color w:val="385623" w:themeColor="accent6" w:themeShade="80"/>
        </w:rPr>
        <w:t xml:space="preserve">-phosphate of bound GTP with 87% of wild-type Gsp1:GTP in the </w:t>
      </w:r>
      <w:r w:rsidRPr="00500E92">
        <w:rPr>
          <w:color w:val="385623" w:themeColor="accent6" w:themeShade="80"/>
          <w:lang w:val="el-GR"/>
        </w:rPr>
        <w:t>γ</w:t>
      </w:r>
      <w:r w:rsidRPr="00500E92">
        <w:rPr>
          <w:color w:val="385623" w:themeColor="accent6" w:themeShade="80"/>
        </w:rPr>
        <w:t xml:space="preserve">2 state conformation. Strikingly, the populations of the </w:t>
      </w:r>
      <w:r w:rsidRPr="00500E92">
        <w:rPr>
          <w:color w:val="385623" w:themeColor="accent6" w:themeShade="80"/>
          <w:lang w:val="el-GR"/>
        </w:rPr>
        <w:t>γ</w:t>
      </w:r>
      <w:r w:rsidRPr="00500E92">
        <w:rPr>
          <w:color w:val="385623" w:themeColor="accent6" w:themeShade="80"/>
        </w:rPr>
        <w:t>2 state in Gsp1 interface mutants ranged from close to 0% for T34E and T34Q, to close to 100% for H141R, Y157A, and K132H (</w:t>
      </w:r>
      <w:r w:rsidRPr="00500E92">
        <w:rPr>
          <w:b/>
          <w:color w:val="385623" w:themeColor="accent6" w:themeShade="80"/>
        </w:rPr>
        <w:t>Fig. 3c</w:t>
      </w:r>
      <w:r w:rsidRPr="00500E92">
        <w:rPr>
          <w:color w:val="385623" w:themeColor="accent6" w:themeShade="80"/>
        </w:rPr>
        <w:t xml:space="preserve">). </w:t>
      </w:r>
    </w:p>
    <w:p w14:paraId="7C8A9FE9" w14:textId="65E977D7" w:rsidR="00000FEE" w:rsidRPr="00500E92" w:rsidRDefault="00500E92" w:rsidP="00500E92">
      <w:pPr>
        <w:rPr>
          <w:i/>
          <w:iCs/>
          <w:color w:val="385623" w:themeColor="accent6" w:themeShade="80"/>
          <w:szCs w:val="22"/>
          <w:shd w:val="clear" w:color="auto" w:fill="FFFFFF"/>
        </w:rPr>
      </w:pPr>
      <w:r w:rsidRPr="00500E92">
        <w:rPr>
          <w:color w:val="2F5496" w:themeColor="accent1" w:themeShade="BF"/>
        </w:rPr>
        <w:lastRenderedPageBreak/>
        <w:t xml:space="preserve">Furthermore, we observed a striking linear relationship between the relative log-transformed ratio of the two </w:t>
      </w:r>
      <w:r w:rsidRPr="00500E92">
        <w:rPr>
          <w:color w:val="2F5496" w:themeColor="accent1" w:themeShade="BF"/>
          <w:lang w:val="el-GR"/>
        </w:rPr>
        <w:t>γ</w:t>
      </w:r>
      <w:r w:rsidRPr="00500E92">
        <w:rPr>
          <w:color w:val="2F5496" w:themeColor="accent1" w:themeShade="BF"/>
        </w:rPr>
        <w:t xml:space="preserve"> conformations and the log-transformed relative catalytic efficiency of GAP-mediated GTP hydrolysis </w:t>
      </w:r>
      <w:r w:rsidRPr="00500E92">
        <w:rPr>
          <w:b/>
          <w:color w:val="2F5496" w:themeColor="accent1" w:themeShade="BF"/>
        </w:rPr>
        <w:t>(Fig. 3d</w:t>
      </w:r>
      <w:r w:rsidRPr="00500E92">
        <w:rPr>
          <w:color w:val="2F5496" w:themeColor="accent1" w:themeShade="BF"/>
        </w:rPr>
        <w:t>) and intrinsic GTP hydrolysis (</w:t>
      </w:r>
      <w:r w:rsidRPr="00500E92">
        <w:rPr>
          <w:b/>
          <w:color w:val="2F5496" w:themeColor="accent1" w:themeShade="BF"/>
        </w:rPr>
        <w:t>Supplementary File 1 Table 8,</w:t>
      </w:r>
      <w:r w:rsidRPr="00500E92">
        <w:rPr>
          <w:color w:val="2F5496" w:themeColor="accent1" w:themeShade="BF"/>
        </w:rPr>
        <w:t xml:space="preserve"> </w:t>
      </w:r>
      <w:r w:rsidRPr="00500E92">
        <w:rPr>
          <w:b/>
          <w:color w:val="2F5496" w:themeColor="accent1" w:themeShade="BF"/>
        </w:rPr>
        <w:t>Extended Data Fig. 7b, c</w:t>
      </w:r>
      <w:r w:rsidRPr="00500E92">
        <w:rPr>
          <w:color w:val="2F5496" w:themeColor="accent1" w:themeShade="BF"/>
        </w:rPr>
        <w:t xml:space="preserve">). From this relationship we can infer that the </w:t>
      </w:r>
      <w:r w:rsidRPr="00500E92">
        <w:rPr>
          <w:color w:val="2F5496" w:themeColor="accent1" w:themeShade="BF"/>
          <w:lang w:val="el-GR"/>
        </w:rPr>
        <w:t>γ</w:t>
      </w:r>
      <w:r w:rsidRPr="00500E92">
        <w:rPr>
          <w:color w:val="2F5496" w:themeColor="accent1" w:themeShade="BF"/>
        </w:rPr>
        <w:t>2 state represents the active site conformation of Gsp</w:t>
      </w:r>
      <w:proofErr w:type="gramStart"/>
      <w:r w:rsidRPr="00500E92">
        <w:rPr>
          <w:color w:val="2F5496" w:themeColor="accent1" w:themeShade="BF"/>
        </w:rPr>
        <w:t>1:GTP</w:t>
      </w:r>
      <w:proofErr w:type="gramEnd"/>
      <w:r w:rsidRPr="00500E92">
        <w:rPr>
          <w:color w:val="2F5496" w:themeColor="accent1" w:themeShade="BF"/>
        </w:rPr>
        <w:t xml:space="preserve"> that is more compatible with GAP-mediated GTP hydrolysis, compared to the </w:t>
      </w:r>
      <w:r w:rsidRPr="00500E92">
        <w:rPr>
          <w:color w:val="2F5496" w:themeColor="accent1" w:themeShade="BF"/>
          <w:lang w:val="el-GR"/>
        </w:rPr>
        <w:t>γ</w:t>
      </w:r>
      <w:r w:rsidRPr="00500E92">
        <w:rPr>
          <w:color w:val="2F5496" w:themeColor="accent1" w:themeShade="BF"/>
        </w:rPr>
        <w:t xml:space="preserve">1 state. Remarkably, the mutated residues that tune the population of the </w:t>
      </w:r>
      <w:r w:rsidRPr="00500E92">
        <w:rPr>
          <w:color w:val="2F5496" w:themeColor="accent1" w:themeShade="BF"/>
          <w:lang w:val="el-GR"/>
        </w:rPr>
        <w:t>γ</w:t>
      </w:r>
      <w:r w:rsidRPr="00500E92">
        <w:rPr>
          <w:color w:val="2F5496" w:themeColor="accent1" w:themeShade="BF"/>
        </w:rPr>
        <w:t xml:space="preserve">2 state (T34, H141, Q147, and Y157) are all distal, affecting the chemical environment of the Gsp1-bound GTP </w:t>
      </w:r>
      <w:r w:rsidRPr="00500E92">
        <w:rPr>
          <w:color w:val="2F5496" w:themeColor="accent1" w:themeShade="BF"/>
          <w:lang w:val="el-GR"/>
        </w:rPr>
        <w:t>γ</w:t>
      </w:r>
      <w:r w:rsidRPr="00500E92">
        <w:rPr>
          <w:color w:val="2F5496" w:themeColor="accent1" w:themeShade="BF"/>
        </w:rPr>
        <w:t xml:space="preserve"> phosphate from at least 18 </w:t>
      </w:r>
      <w:r w:rsidRPr="00500E92">
        <w:rPr>
          <w:color w:val="2F5496" w:themeColor="accent1" w:themeShade="BF"/>
          <w:lang w:val="en-GB"/>
        </w:rPr>
        <w:t>Å</w:t>
      </w:r>
      <w:r w:rsidRPr="00500E92">
        <w:rPr>
          <w:color w:val="2F5496" w:themeColor="accent1" w:themeShade="BF"/>
        </w:rPr>
        <w:t xml:space="preserve"> away (</w:t>
      </w:r>
      <w:r w:rsidRPr="00500E92">
        <w:rPr>
          <w:b/>
          <w:color w:val="2F5496" w:themeColor="accent1" w:themeShade="BF"/>
        </w:rPr>
        <w:t>Fig. 3e, f</w:t>
      </w:r>
      <w:r w:rsidRPr="00500E92">
        <w:rPr>
          <w:color w:val="2F5496" w:themeColor="accent1" w:themeShade="BF"/>
        </w:rPr>
        <w:t xml:space="preserve">). </w:t>
      </w:r>
      <w:r w:rsidRPr="00500E92">
        <w:rPr>
          <w:color w:val="385623" w:themeColor="accent6" w:themeShade="80"/>
        </w:rPr>
        <w:t xml:space="preserve">Furthermore, neither of these sites overlap with the allosteric inhibitor pockets successfully targeted by small molecule inhibitors in </w:t>
      </w:r>
      <w:proofErr w:type="gramStart"/>
      <w:r w:rsidRPr="00500E92">
        <w:rPr>
          <w:color w:val="385623" w:themeColor="accent6" w:themeShade="80"/>
        </w:rPr>
        <w:t>Ras{</w:t>
      </w:r>
      <w:proofErr w:type="gramEnd"/>
      <w:r w:rsidRPr="00500E92">
        <w:rPr>
          <w:color w:val="385623" w:themeColor="accent6" w:themeShade="80"/>
        </w:rPr>
        <w:t>Canon, 2019, r05670;Kessler, 2019, r05463;Ostrem, 2013, r05039}</w:t>
      </w:r>
      <w:r w:rsidRPr="00500E92" w:rsidDel="00F77F62">
        <w:rPr>
          <w:color w:val="385623" w:themeColor="accent6" w:themeShade="80"/>
        </w:rPr>
        <w:t xml:space="preserve"> </w:t>
      </w:r>
      <w:r w:rsidRPr="00500E92">
        <w:rPr>
          <w:color w:val="385623" w:themeColor="accent6" w:themeShade="80"/>
        </w:rPr>
        <w:t>(</w:t>
      </w:r>
      <w:r w:rsidRPr="00500E92">
        <w:rPr>
          <w:b/>
          <w:color w:val="385623" w:themeColor="accent6" w:themeShade="80"/>
        </w:rPr>
        <w:t>Extended Data Fig. 7d</w:t>
      </w:r>
      <w:r w:rsidRPr="00500E92">
        <w:rPr>
          <w:color w:val="385623" w:themeColor="accent6" w:themeShade="80"/>
        </w:rPr>
        <w:t>). Exceptions to the linear relationship are the K132H mutation, which is in the core of the GAP interface and is hence expected to directly affect the interaction with the GAP, and the D79S and R78K mutations, which are on the edge of the GTPase switch II region (from residues 69 to 77) and could lead to different perturbations of the nucleotide binding site geometry.</w:t>
      </w:r>
    </w:p>
    <w:p w14:paraId="049B77F0" w14:textId="50E79B57" w:rsidR="004661A6" w:rsidRPr="00D92893" w:rsidRDefault="00D92893" w:rsidP="00437E2B">
      <w:pPr>
        <w:rPr>
          <w:ins w:id="189" w:author="Christopher Mathy" w:date="2020-05-15T01:16:00Z"/>
          <w:szCs w:val="22"/>
          <w:shd w:val="clear" w:color="auto" w:fill="FFFFFF"/>
        </w:rPr>
      </w:pPr>
      <w:r w:rsidRPr="00D92893">
        <w:rPr>
          <w:szCs w:val="22"/>
          <w:shd w:val="clear" w:color="auto" w:fill="FFFFFF"/>
        </w:rPr>
        <w:t>REFERENCES</w:t>
      </w:r>
      <w:r w:rsidR="00F03429">
        <w:rPr>
          <w:szCs w:val="22"/>
          <w:shd w:val="clear" w:color="auto" w:fill="FFFFFF"/>
        </w:rPr>
        <w:t xml:space="preserve"> about </w:t>
      </w:r>
      <w:r w:rsidR="00F03429" w:rsidRPr="00F03429">
        <w:rPr>
          <w:szCs w:val="22"/>
          <w:shd w:val="clear" w:color="auto" w:fill="FFFFFF"/>
          <w:vertAlign w:val="superscript"/>
        </w:rPr>
        <w:t>31</w:t>
      </w:r>
      <w:r w:rsidR="00F03429">
        <w:rPr>
          <w:szCs w:val="22"/>
          <w:shd w:val="clear" w:color="auto" w:fill="FFFFFF"/>
        </w:rPr>
        <w:t>P NMR and GTPase conformations:</w:t>
      </w:r>
    </w:p>
    <w:p w14:paraId="41E10AC6" w14:textId="77777777" w:rsidR="00572CE8" w:rsidRPr="00D92893" w:rsidRDefault="00572CE8" w:rsidP="00572CE8">
      <w:pPr>
        <w:rPr>
          <w:color w:val="000000" w:themeColor="text1"/>
          <w:szCs w:val="22"/>
          <w:lang w:val="de-DE"/>
        </w:rPr>
      </w:pPr>
      <w:proofErr w:type="spellStart"/>
      <w:r w:rsidRPr="00D92893">
        <w:rPr>
          <w:color w:val="000000" w:themeColor="text1"/>
          <w:szCs w:val="22"/>
        </w:rPr>
        <w:t>Fersht</w:t>
      </w:r>
      <w:proofErr w:type="spellEnd"/>
      <w:r w:rsidRPr="00D92893">
        <w:rPr>
          <w:color w:val="000000" w:themeColor="text1"/>
          <w:szCs w:val="22"/>
        </w:rPr>
        <w:t xml:space="preserve">, A. (1999). </w:t>
      </w:r>
      <w:r w:rsidRPr="00D92893">
        <w:rPr>
          <w:i/>
          <w:iCs/>
          <w:color w:val="000000" w:themeColor="text1"/>
          <w:szCs w:val="22"/>
        </w:rPr>
        <w:t>Structure and Mechanism in Protein Science: A Guide to Enzyme Catalysis and Protein Folding</w:t>
      </w:r>
      <w:r w:rsidRPr="00D92893">
        <w:rPr>
          <w:color w:val="000000" w:themeColor="text1"/>
          <w:szCs w:val="22"/>
        </w:rPr>
        <w:t xml:space="preserve">. </w:t>
      </w:r>
      <w:r w:rsidRPr="00D92893">
        <w:rPr>
          <w:color w:val="000000" w:themeColor="text1"/>
          <w:szCs w:val="22"/>
          <w:lang w:val="de-DE"/>
        </w:rPr>
        <w:t>Macmillan.</w:t>
      </w:r>
    </w:p>
    <w:p w14:paraId="71671449" w14:textId="77777777" w:rsidR="00572CE8" w:rsidRPr="00D92893" w:rsidRDefault="00572CE8" w:rsidP="00572CE8">
      <w:pPr>
        <w:rPr>
          <w:color w:val="000000" w:themeColor="text1"/>
          <w:szCs w:val="22"/>
        </w:rPr>
      </w:pPr>
      <w:r w:rsidRPr="00D92893">
        <w:rPr>
          <w:color w:val="000000" w:themeColor="text1"/>
          <w:szCs w:val="22"/>
          <w:lang w:val="de-DE"/>
        </w:rPr>
        <w:t xml:space="preserve">Geyer, M., </w:t>
      </w:r>
      <w:proofErr w:type="spellStart"/>
      <w:r w:rsidRPr="00D92893">
        <w:rPr>
          <w:color w:val="000000" w:themeColor="text1"/>
          <w:szCs w:val="22"/>
          <w:lang w:val="de-DE"/>
        </w:rPr>
        <w:t>Assheuer</w:t>
      </w:r>
      <w:proofErr w:type="spellEnd"/>
      <w:r w:rsidRPr="00D92893">
        <w:rPr>
          <w:color w:val="000000" w:themeColor="text1"/>
          <w:szCs w:val="22"/>
          <w:lang w:val="de-DE"/>
        </w:rPr>
        <w:t xml:space="preserve">, R., Klebe, C., Kuhlmann, J., Becker, J., </w:t>
      </w:r>
      <w:proofErr w:type="spellStart"/>
      <w:r w:rsidRPr="00D92893">
        <w:rPr>
          <w:color w:val="000000" w:themeColor="text1"/>
          <w:szCs w:val="22"/>
          <w:lang w:val="de-DE"/>
        </w:rPr>
        <w:t>Wittinghofer</w:t>
      </w:r>
      <w:proofErr w:type="spellEnd"/>
      <w:r w:rsidRPr="00D92893">
        <w:rPr>
          <w:color w:val="000000" w:themeColor="text1"/>
          <w:szCs w:val="22"/>
          <w:lang w:val="de-DE"/>
        </w:rPr>
        <w:t xml:space="preserve">, A., &amp; </w:t>
      </w:r>
      <w:proofErr w:type="spellStart"/>
      <w:r w:rsidRPr="00D92893">
        <w:rPr>
          <w:color w:val="000000" w:themeColor="text1"/>
          <w:szCs w:val="22"/>
          <w:lang w:val="de-DE"/>
        </w:rPr>
        <w:t>Kalbitzer</w:t>
      </w:r>
      <w:proofErr w:type="spellEnd"/>
      <w:r w:rsidRPr="00D92893">
        <w:rPr>
          <w:color w:val="000000" w:themeColor="text1"/>
          <w:szCs w:val="22"/>
          <w:lang w:val="de-DE"/>
        </w:rPr>
        <w:t xml:space="preserve">, H. R. (1999). </w:t>
      </w:r>
      <w:r w:rsidRPr="00D92893">
        <w:rPr>
          <w:color w:val="000000" w:themeColor="text1"/>
          <w:szCs w:val="22"/>
        </w:rPr>
        <w:t xml:space="preserve">Conformational states of the nuclear GTP-binding protein Ran and its complexes with the exchange factor RCC1 and the effector protein RanBP1. </w:t>
      </w:r>
      <w:r w:rsidRPr="00D92893">
        <w:rPr>
          <w:i/>
          <w:iCs/>
          <w:color w:val="000000" w:themeColor="text1"/>
          <w:szCs w:val="22"/>
        </w:rPr>
        <w:t>Biochemistry</w:t>
      </w:r>
      <w:r w:rsidRPr="00D92893">
        <w:rPr>
          <w:color w:val="000000" w:themeColor="text1"/>
          <w:szCs w:val="22"/>
        </w:rPr>
        <w:t xml:space="preserve">, </w:t>
      </w:r>
      <w:r w:rsidRPr="00D92893">
        <w:rPr>
          <w:i/>
          <w:iCs/>
          <w:color w:val="000000" w:themeColor="text1"/>
          <w:szCs w:val="22"/>
        </w:rPr>
        <w:t>38</w:t>
      </w:r>
      <w:r w:rsidRPr="00D92893">
        <w:rPr>
          <w:color w:val="000000" w:themeColor="text1"/>
          <w:szCs w:val="22"/>
        </w:rPr>
        <w:t>(35), 11250–11260.</w:t>
      </w:r>
    </w:p>
    <w:p w14:paraId="1A8223DE" w14:textId="77777777" w:rsidR="00572CE8" w:rsidRPr="00D92893" w:rsidRDefault="00572CE8" w:rsidP="00572CE8">
      <w:pPr>
        <w:rPr>
          <w:color w:val="000000" w:themeColor="text1"/>
          <w:szCs w:val="22"/>
          <w:lang w:val="sv-SE"/>
        </w:rPr>
      </w:pPr>
      <w:r w:rsidRPr="00D92893">
        <w:rPr>
          <w:color w:val="000000" w:themeColor="text1"/>
          <w:szCs w:val="22"/>
        </w:rPr>
        <w:t xml:space="preserve">Seewald, M. J., </w:t>
      </w:r>
      <w:proofErr w:type="spellStart"/>
      <w:r w:rsidRPr="00D92893">
        <w:rPr>
          <w:color w:val="000000" w:themeColor="text1"/>
          <w:szCs w:val="22"/>
        </w:rPr>
        <w:t>Körner</w:t>
      </w:r>
      <w:proofErr w:type="spellEnd"/>
      <w:r w:rsidRPr="00D92893">
        <w:rPr>
          <w:color w:val="000000" w:themeColor="text1"/>
          <w:szCs w:val="22"/>
        </w:rPr>
        <w:t xml:space="preserve">, C., </w:t>
      </w:r>
      <w:proofErr w:type="spellStart"/>
      <w:r w:rsidRPr="00D92893">
        <w:rPr>
          <w:color w:val="000000" w:themeColor="text1"/>
          <w:szCs w:val="22"/>
        </w:rPr>
        <w:t>Wittinghofer</w:t>
      </w:r>
      <w:proofErr w:type="spellEnd"/>
      <w:r w:rsidRPr="00D92893">
        <w:rPr>
          <w:color w:val="000000" w:themeColor="text1"/>
          <w:szCs w:val="22"/>
        </w:rPr>
        <w:t xml:space="preserve">, A., &amp; Vetter, I. R. (2002). </w:t>
      </w:r>
      <w:proofErr w:type="spellStart"/>
      <w:r w:rsidRPr="00D92893">
        <w:rPr>
          <w:color w:val="000000" w:themeColor="text1"/>
          <w:szCs w:val="22"/>
        </w:rPr>
        <w:t>RanGAP</w:t>
      </w:r>
      <w:proofErr w:type="spellEnd"/>
      <w:r w:rsidRPr="00D92893">
        <w:rPr>
          <w:color w:val="000000" w:themeColor="text1"/>
          <w:szCs w:val="22"/>
        </w:rPr>
        <w:t xml:space="preserve"> mediates GTP hydrolysis without an arginine finger. </w:t>
      </w:r>
      <w:r w:rsidRPr="00D92893">
        <w:rPr>
          <w:i/>
          <w:iCs/>
          <w:color w:val="000000" w:themeColor="text1"/>
          <w:szCs w:val="22"/>
          <w:lang w:val="sv-SE"/>
        </w:rPr>
        <w:t>Nature</w:t>
      </w:r>
      <w:r w:rsidRPr="00D92893">
        <w:rPr>
          <w:color w:val="000000" w:themeColor="text1"/>
          <w:szCs w:val="22"/>
          <w:lang w:val="sv-SE"/>
        </w:rPr>
        <w:t xml:space="preserve">, </w:t>
      </w:r>
      <w:r w:rsidRPr="00D92893">
        <w:rPr>
          <w:i/>
          <w:iCs/>
          <w:color w:val="000000" w:themeColor="text1"/>
          <w:szCs w:val="22"/>
          <w:lang w:val="sv-SE"/>
        </w:rPr>
        <w:t>415</w:t>
      </w:r>
      <w:r w:rsidRPr="00D92893">
        <w:rPr>
          <w:color w:val="000000" w:themeColor="text1"/>
          <w:szCs w:val="22"/>
          <w:lang w:val="sv-SE"/>
        </w:rPr>
        <w:t>(6872), 662–666.</w:t>
      </w:r>
    </w:p>
    <w:p w14:paraId="6270AF73" w14:textId="103F647D" w:rsidR="004D6163" w:rsidRPr="000C6E34" w:rsidRDefault="00572CE8" w:rsidP="00437E2B">
      <w:pPr>
        <w:rPr>
          <w:color w:val="000000" w:themeColor="text1"/>
          <w:szCs w:val="22"/>
        </w:rPr>
      </w:pPr>
      <w:proofErr w:type="spellStart"/>
      <w:r w:rsidRPr="00D92893">
        <w:rPr>
          <w:color w:val="000000" w:themeColor="text1"/>
          <w:szCs w:val="22"/>
          <w:lang w:val="sv-SE"/>
        </w:rPr>
        <w:t>Seewald</w:t>
      </w:r>
      <w:proofErr w:type="spellEnd"/>
      <w:r w:rsidRPr="00D92893">
        <w:rPr>
          <w:color w:val="000000" w:themeColor="text1"/>
          <w:szCs w:val="22"/>
          <w:lang w:val="sv-SE"/>
        </w:rPr>
        <w:t xml:space="preserve">, M. J., Kraemer, A., </w:t>
      </w:r>
      <w:proofErr w:type="spellStart"/>
      <w:r w:rsidRPr="00D92893">
        <w:rPr>
          <w:color w:val="000000" w:themeColor="text1"/>
          <w:szCs w:val="22"/>
          <w:lang w:val="sv-SE"/>
        </w:rPr>
        <w:t>Farkasovsky</w:t>
      </w:r>
      <w:proofErr w:type="spellEnd"/>
      <w:r w:rsidRPr="00D92893">
        <w:rPr>
          <w:color w:val="000000" w:themeColor="text1"/>
          <w:szCs w:val="22"/>
          <w:lang w:val="sv-SE"/>
        </w:rPr>
        <w:t xml:space="preserve">, M., Körner, C., </w:t>
      </w:r>
      <w:proofErr w:type="spellStart"/>
      <w:r w:rsidRPr="00D92893">
        <w:rPr>
          <w:color w:val="000000" w:themeColor="text1"/>
          <w:szCs w:val="22"/>
          <w:lang w:val="sv-SE"/>
        </w:rPr>
        <w:t>Wittinghofer</w:t>
      </w:r>
      <w:proofErr w:type="spellEnd"/>
      <w:r w:rsidRPr="00D92893">
        <w:rPr>
          <w:color w:val="000000" w:themeColor="text1"/>
          <w:szCs w:val="22"/>
          <w:lang w:val="sv-SE"/>
        </w:rPr>
        <w:t>, A., &amp; Vetter</w:t>
      </w:r>
      <w:r w:rsidRPr="00D92893">
        <w:rPr>
          <w:i/>
          <w:iCs/>
          <w:color w:val="000000" w:themeColor="text1"/>
          <w:szCs w:val="22"/>
          <w:lang w:val="sv-SE"/>
        </w:rPr>
        <w:t>.</w:t>
      </w:r>
      <w:r w:rsidRPr="00D92893">
        <w:rPr>
          <w:color w:val="000000" w:themeColor="text1"/>
          <w:szCs w:val="22"/>
          <w:lang w:val="sv-SE"/>
        </w:rPr>
        <w:t xml:space="preserve"> </w:t>
      </w:r>
      <w:r w:rsidRPr="00D92893">
        <w:rPr>
          <w:color w:val="000000" w:themeColor="text1"/>
          <w:szCs w:val="22"/>
          <w:lang w:val="en-GB"/>
        </w:rPr>
        <w:t xml:space="preserve">I. R. (2003). Biochemical Characterization of the Ran-RanBP1-RanGAP System: Are </w:t>
      </w:r>
      <w:proofErr w:type="spellStart"/>
      <w:r w:rsidRPr="00D92893">
        <w:rPr>
          <w:color w:val="000000" w:themeColor="text1"/>
          <w:szCs w:val="22"/>
          <w:lang w:val="en-GB"/>
        </w:rPr>
        <w:t>RanBP</w:t>
      </w:r>
      <w:proofErr w:type="spellEnd"/>
      <w:r w:rsidRPr="00D92893">
        <w:rPr>
          <w:color w:val="000000" w:themeColor="text1"/>
          <w:szCs w:val="22"/>
          <w:lang w:val="en-GB"/>
        </w:rPr>
        <w:t xml:space="preserve"> Proteins and the Acidic Tail of </w:t>
      </w:r>
      <w:proofErr w:type="spellStart"/>
      <w:r w:rsidRPr="00D92893">
        <w:rPr>
          <w:color w:val="000000" w:themeColor="text1"/>
          <w:szCs w:val="22"/>
          <w:lang w:val="en-GB"/>
        </w:rPr>
        <w:t>RanGAP</w:t>
      </w:r>
      <w:proofErr w:type="spellEnd"/>
      <w:r w:rsidRPr="00D92893">
        <w:rPr>
          <w:color w:val="000000" w:themeColor="text1"/>
          <w:szCs w:val="22"/>
          <w:lang w:val="en-GB"/>
        </w:rPr>
        <w:t xml:space="preserve"> Required for the Ran-</w:t>
      </w:r>
      <w:proofErr w:type="spellStart"/>
      <w:r w:rsidRPr="00D92893">
        <w:rPr>
          <w:color w:val="000000" w:themeColor="text1"/>
          <w:szCs w:val="22"/>
          <w:lang w:val="en-GB"/>
        </w:rPr>
        <w:t>RanGAP</w:t>
      </w:r>
      <w:proofErr w:type="spellEnd"/>
      <w:r w:rsidRPr="00D92893">
        <w:rPr>
          <w:color w:val="000000" w:themeColor="text1"/>
          <w:szCs w:val="22"/>
          <w:lang w:val="en-GB"/>
        </w:rPr>
        <w:t xml:space="preserve"> GTPase Reaction? </w:t>
      </w:r>
      <w:r w:rsidRPr="00D92893">
        <w:rPr>
          <w:i/>
          <w:iCs/>
          <w:color w:val="000000" w:themeColor="text1"/>
          <w:szCs w:val="22"/>
          <w:lang w:val="en-GB"/>
        </w:rPr>
        <w:t>Molecular and Cellular Biology</w:t>
      </w:r>
      <w:r w:rsidRPr="00D92893">
        <w:rPr>
          <w:color w:val="000000" w:themeColor="text1"/>
          <w:szCs w:val="22"/>
          <w:lang w:val="en-GB"/>
        </w:rPr>
        <w:t xml:space="preserve"> </w:t>
      </w:r>
      <w:r w:rsidRPr="00D92893">
        <w:rPr>
          <w:b/>
          <w:bCs/>
          <w:color w:val="000000" w:themeColor="text1"/>
          <w:szCs w:val="22"/>
          <w:lang w:val="en-GB"/>
        </w:rPr>
        <w:t>23,</w:t>
      </w:r>
      <w:r w:rsidRPr="00D92893">
        <w:rPr>
          <w:color w:val="000000" w:themeColor="text1"/>
          <w:szCs w:val="22"/>
          <w:lang w:val="en-GB"/>
        </w:rPr>
        <w:t xml:space="preserve"> 8124–8136 (2003).</w:t>
      </w:r>
    </w:p>
    <w:p w14:paraId="7B80FF22" w14:textId="42550B9E" w:rsidR="008D3E93" w:rsidRPr="00A90CD5" w:rsidRDefault="004D6163" w:rsidP="00437E2B">
      <w:pPr>
        <w:rPr>
          <w:color w:val="00B0F0"/>
          <w:szCs w:val="22"/>
        </w:rPr>
      </w:pPr>
      <w:r w:rsidRPr="00500E92">
        <w:rPr>
          <w:color w:val="00B0F0"/>
          <w:szCs w:val="22"/>
          <w:highlight w:val="yellow"/>
        </w:rPr>
        <w:t xml:space="preserve">OK, tone down (but refer to other work on the conformations). Say reviewer is right that we do not know </w:t>
      </w:r>
      <w:r w:rsidR="00700BBB" w:rsidRPr="00500E92">
        <w:rPr>
          <w:color w:val="00B0F0"/>
          <w:szCs w:val="22"/>
          <w:highlight w:val="yellow"/>
        </w:rPr>
        <w:t xml:space="preserve">the structural details.  But we do know effects are not just </w:t>
      </w:r>
      <w:r w:rsidR="00287267" w:rsidRPr="00500E92">
        <w:rPr>
          <w:color w:val="00B0F0"/>
          <w:szCs w:val="22"/>
          <w:highlight w:val="yellow"/>
        </w:rPr>
        <w:t>in the vicinity of</w:t>
      </w:r>
      <w:r w:rsidR="00A7798E" w:rsidRPr="00500E92">
        <w:rPr>
          <w:color w:val="00B0F0"/>
          <w:szCs w:val="22"/>
          <w:highlight w:val="yellow"/>
        </w:rPr>
        <w:t xml:space="preserve"> the gamma phosphate</w:t>
      </w:r>
      <w:r w:rsidR="00700BBB" w:rsidRPr="00500E92">
        <w:rPr>
          <w:color w:val="00B0F0"/>
          <w:szCs w:val="22"/>
          <w:highlight w:val="yellow"/>
        </w:rPr>
        <w:t xml:space="preserve"> as mutations are distal.</w:t>
      </w:r>
    </w:p>
    <w:p w14:paraId="662528ED" w14:textId="2EF86B73" w:rsidR="00C275B6" w:rsidRDefault="00A43B6B" w:rsidP="00437E2B">
      <w:pPr>
        <w:rPr>
          <w:i/>
          <w:iCs/>
          <w:szCs w:val="22"/>
          <w:shd w:val="clear" w:color="auto" w:fill="FFFFFF"/>
        </w:rPr>
      </w:pPr>
      <w:r w:rsidRPr="001C16D7">
        <w:rPr>
          <w:i/>
          <w:iCs/>
          <w:szCs w:val="22"/>
          <w:shd w:val="clear" w:color="auto" w:fill="FFFFFF"/>
        </w:rPr>
        <w:t>4) I find it difficult from the data to disentangle the effects of the mutations on the binding and on the cycle. A part of this problem is because the some of the mutations are directly at the interface of Srm1 and Rna1, which facilitate the cycle turnover. Secondly, I find the representation of AP-MS data in Fig. 2b/c very confusing. Particularly in Fig. 2b,</w:t>
      </w:r>
    </w:p>
    <w:p w14:paraId="0B3EF897" w14:textId="0C84A4D4" w:rsidR="005331EC" w:rsidRPr="005331EC" w:rsidRDefault="005331EC" w:rsidP="00437E2B">
      <w:pPr>
        <w:rPr>
          <w:szCs w:val="22"/>
        </w:rPr>
      </w:pPr>
      <w:r w:rsidRPr="005331EC">
        <w:rPr>
          <w:szCs w:val="22"/>
          <w:shd w:val="clear" w:color="auto" w:fill="FFFFFF"/>
        </w:rPr>
        <w:t xml:space="preserve">We agree with the reviewer </w:t>
      </w:r>
      <w:r>
        <w:rPr>
          <w:szCs w:val="22"/>
          <w:shd w:val="clear" w:color="auto" w:fill="FFFFFF"/>
        </w:rPr>
        <w:t>about</w:t>
      </w:r>
      <w:r w:rsidRPr="005331EC">
        <w:rPr>
          <w:szCs w:val="22"/>
          <w:shd w:val="clear" w:color="auto" w:fill="FFFFFF"/>
        </w:rPr>
        <w:t xml:space="preserve"> data representation and have completely reworked our AP-MS data present</w:t>
      </w:r>
      <w:r>
        <w:rPr>
          <w:szCs w:val="22"/>
          <w:shd w:val="clear" w:color="auto" w:fill="FFFFFF"/>
        </w:rPr>
        <w:t>at</w:t>
      </w:r>
      <w:r w:rsidRPr="005331EC">
        <w:rPr>
          <w:szCs w:val="22"/>
          <w:shd w:val="clear" w:color="auto" w:fill="FFFFFF"/>
        </w:rPr>
        <w:t>ion</w:t>
      </w:r>
      <w:r>
        <w:rPr>
          <w:szCs w:val="22"/>
          <w:shd w:val="clear" w:color="auto" w:fill="FFFFFF"/>
        </w:rPr>
        <w:t>, as summarized in GENERAL POINT 1 at the beginning of this document.</w:t>
      </w:r>
    </w:p>
    <w:p w14:paraId="3A9FE869" w14:textId="77777777" w:rsidR="008311D0" w:rsidRPr="001C16D7" w:rsidRDefault="00A43B6B" w:rsidP="00437E2B">
      <w:pPr>
        <w:rPr>
          <w:i/>
          <w:iCs/>
          <w:szCs w:val="22"/>
          <w:shd w:val="clear" w:color="auto" w:fill="FFFFFF"/>
        </w:rPr>
      </w:pPr>
      <w:r w:rsidRPr="001C16D7">
        <w:rPr>
          <w:i/>
          <w:iCs/>
          <w:szCs w:val="22"/>
          <w:shd w:val="clear" w:color="auto" w:fill="FFFFFF"/>
        </w:rPr>
        <w:t xml:space="preserve">a) Why have only 6 prey proteins been quantified out of 16 whose interfaces were to be perturbed? How do we </w:t>
      </w:r>
      <w:r w:rsidRPr="001C16D7">
        <w:rPr>
          <w:i/>
          <w:iCs/>
          <w:szCs w:val="22"/>
          <w:highlight w:val="yellow"/>
          <w:shd w:val="clear" w:color="auto" w:fill="FFFFFF"/>
        </w:rPr>
        <w:t>estimate how the interactions with the other 10 proteins have been affected</w:t>
      </w:r>
      <w:r w:rsidRPr="001C16D7">
        <w:rPr>
          <w:i/>
          <w:iCs/>
          <w:szCs w:val="22"/>
          <w:shd w:val="clear" w:color="auto" w:fill="FFFFFF"/>
        </w:rPr>
        <w:t>?</w:t>
      </w:r>
    </w:p>
    <w:p w14:paraId="23A3E3FB" w14:textId="2FB02003" w:rsidR="008311D0" w:rsidRDefault="005331EC" w:rsidP="005331EC">
      <w:pPr>
        <w:tabs>
          <w:tab w:val="left" w:pos="1380"/>
        </w:tabs>
        <w:rPr>
          <w:szCs w:val="22"/>
        </w:rPr>
      </w:pPr>
      <w:r>
        <w:rPr>
          <w:szCs w:val="22"/>
        </w:rPr>
        <w:t>After we have established that interface position does not explain the phenotype data, we</w:t>
      </w:r>
      <w:r w:rsidR="004938B0">
        <w:rPr>
          <w:szCs w:val="22"/>
        </w:rPr>
        <w:t xml:space="preserve"> thought it essential to assess changes in physical interactions in native-like conditions, where all the partners are present, and for that reason we have opted for using</w:t>
      </w:r>
      <w:r>
        <w:rPr>
          <w:szCs w:val="22"/>
        </w:rPr>
        <w:t xml:space="preserve"> AP-MS</w:t>
      </w:r>
      <w:r w:rsidR="004938B0">
        <w:rPr>
          <w:szCs w:val="22"/>
        </w:rPr>
        <w:t>.</w:t>
      </w:r>
      <w:r>
        <w:rPr>
          <w:szCs w:val="22"/>
        </w:rPr>
        <w:t xml:space="preserve"> </w:t>
      </w:r>
      <w:r w:rsidR="004938B0">
        <w:rPr>
          <w:szCs w:val="22"/>
        </w:rPr>
        <w:t xml:space="preserve">The drawback of AP-MS is that it is not optimal for quantifying transient and weak interactions, which is why we could only quantify the interaction differences for six of the partners for which we could identify significant amounts of the partner in </w:t>
      </w:r>
      <w:r w:rsidR="004938B0" w:rsidRPr="004938B0">
        <w:rPr>
          <w:b/>
          <w:bCs/>
          <w:szCs w:val="22"/>
        </w:rPr>
        <w:t>both</w:t>
      </w:r>
      <w:r w:rsidR="004938B0">
        <w:rPr>
          <w:szCs w:val="22"/>
        </w:rPr>
        <w:t xml:space="preserve"> the wild type and the mutant. </w:t>
      </w:r>
    </w:p>
    <w:p w14:paraId="12C8EB0F" w14:textId="2CDB7C07" w:rsidR="004938B0" w:rsidRPr="001C16D7" w:rsidRDefault="004938B0" w:rsidP="005331EC">
      <w:pPr>
        <w:tabs>
          <w:tab w:val="left" w:pos="1380"/>
        </w:tabs>
        <w:rPr>
          <w:szCs w:val="22"/>
        </w:rPr>
      </w:pPr>
      <w:r>
        <w:rPr>
          <w:szCs w:val="22"/>
        </w:rPr>
        <w:lastRenderedPageBreak/>
        <w:t xml:space="preserve">Given that even for the six most abundant physical interaction partners (new Fig. 2b), including the two main regulators (new Fig. 2c) we could see that the rewiring of physical interactions is more extensive than could be expected b interface position, we pursued </w:t>
      </w:r>
      <w:r w:rsidR="000A11F1">
        <w:rPr>
          <w:szCs w:val="22"/>
        </w:rPr>
        <w:t>quantifying the effects of mutations on the GTPase cycle.</w:t>
      </w:r>
    </w:p>
    <w:p w14:paraId="616DD3DF" w14:textId="77777777" w:rsidR="00C275B6" w:rsidRPr="001C16D7" w:rsidRDefault="008311D0" w:rsidP="00437E2B">
      <w:pPr>
        <w:rPr>
          <w:color w:val="00B0F0"/>
          <w:szCs w:val="22"/>
        </w:rPr>
      </w:pPr>
      <w:r w:rsidRPr="000A11F1">
        <w:rPr>
          <w:color w:val="00B0F0"/>
          <w:szCs w:val="22"/>
          <w:highlight w:val="yellow"/>
        </w:rPr>
        <w:t>Can try to address in discussion</w:t>
      </w:r>
      <w:r w:rsidR="006B6FFB" w:rsidRPr="000A11F1">
        <w:rPr>
          <w:color w:val="00B0F0"/>
          <w:szCs w:val="22"/>
          <w:highlight w:val="yellow"/>
        </w:rPr>
        <w:t xml:space="preserve">. For MS, </w:t>
      </w:r>
      <w:r w:rsidR="00A7798E" w:rsidRPr="000A11F1">
        <w:rPr>
          <w:color w:val="00B0F0"/>
          <w:szCs w:val="22"/>
          <w:highlight w:val="yellow"/>
        </w:rPr>
        <w:t>the 6</w:t>
      </w:r>
      <w:r w:rsidRPr="000A11F1">
        <w:rPr>
          <w:color w:val="00B0F0"/>
          <w:szCs w:val="22"/>
          <w:highlight w:val="yellow"/>
        </w:rPr>
        <w:t xml:space="preserve"> are the ones we see</w:t>
      </w:r>
      <w:r w:rsidR="006B6FFB" w:rsidRPr="000A11F1">
        <w:rPr>
          <w:color w:val="00B0F0"/>
          <w:szCs w:val="22"/>
          <w:highlight w:val="yellow"/>
        </w:rPr>
        <w:t>.</w:t>
      </w:r>
      <w:r w:rsidR="00F34893" w:rsidRPr="000A11F1">
        <w:rPr>
          <w:color w:val="00B0F0"/>
          <w:szCs w:val="22"/>
          <w:highlight w:val="yellow"/>
        </w:rPr>
        <w:t xml:space="preserve"> </w:t>
      </w:r>
      <w:r w:rsidR="00A7798E" w:rsidRPr="000A11F1">
        <w:rPr>
          <w:color w:val="00B0F0"/>
          <w:szCs w:val="22"/>
          <w:highlight w:val="yellow"/>
        </w:rPr>
        <w:t xml:space="preserve">For the others, the reviewer is right, we don’t know. But most importantly, </w:t>
      </w:r>
      <w:r w:rsidR="00D15C9F" w:rsidRPr="000A11F1">
        <w:rPr>
          <w:color w:val="00B0F0"/>
          <w:szCs w:val="22"/>
          <w:highlight w:val="yellow"/>
        </w:rPr>
        <w:t xml:space="preserve">the </w:t>
      </w:r>
      <w:r w:rsidR="00F34893" w:rsidRPr="000A11F1">
        <w:rPr>
          <w:color w:val="00B0F0"/>
          <w:szCs w:val="22"/>
          <w:highlight w:val="yellow"/>
        </w:rPr>
        <w:t xml:space="preserve">interface locations </w:t>
      </w:r>
      <w:r w:rsidR="00D15C9F" w:rsidRPr="000A11F1">
        <w:rPr>
          <w:color w:val="00B0F0"/>
          <w:szCs w:val="22"/>
          <w:highlight w:val="yellow"/>
        </w:rPr>
        <w:t xml:space="preserve">of the mutations </w:t>
      </w:r>
      <w:r w:rsidR="00F34893" w:rsidRPr="000A11F1">
        <w:rPr>
          <w:color w:val="00B0F0"/>
          <w:szCs w:val="22"/>
          <w:highlight w:val="yellow"/>
        </w:rPr>
        <w:t xml:space="preserve">do not explain </w:t>
      </w:r>
      <w:r w:rsidR="00D15C9F" w:rsidRPr="000A11F1">
        <w:rPr>
          <w:color w:val="00B0F0"/>
          <w:szCs w:val="22"/>
          <w:highlight w:val="yellow"/>
        </w:rPr>
        <w:t xml:space="preserve">the GI </w:t>
      </w:r>
      <w:r w:rsidR="00F34893" w:rsidRPr="000A11F1">
        <w:rPr>
          <w:color w:val="00B0F0"/>
          <w:szCs w:val="22"/>
          <w:highlight w:val="yellow"/>
        </w:rPr>
        <w:t>data. Could replot that just for the 6 interfaces</w:t>
      </w:r>
      <w:r w:rsidR="006571A2" w:rsidRPr="000A11F1">
        <w:rPr>
          <w:color w:val="00B0F0"/>
          <w:szCs w:val="22"/>
          <w:highlight w:val="yellow"/>
        </w:rPr>
        <w:t xml:space="preserve"> where we have MS data?</w:t>
      </w:r>
      <w:r w:rsidR="00F34893" w:rsidRPr="001C16D7">
        <w:rPr>
          <w:color w:val="00B0F0"/>
          <w:szCs w:val="22"/>
        </w:rPr>
        <w:t xml:space="preserve"> </w:t>
      </w:r>
    </w:p>
    <w:p w14:paraId="4D65FAFC" w14:textId="77777777" w:rsidR="00C275B6" w:rsidRPr="001C16D7" w:rsidRDefault="00A43B6B" w:rsidP="00437E2B">
      <w:pPr>
        <w:rPr>
          <w:i/>
          <w:iCs/>
          <w:szCs w:val="22"/>
        </w:rPr>
      </w:pPr>
      <w:r w:rsidRPr="001C16D7">
        <w:rPr>
          <w:i/>
          <w:iCs/>
          <w:szCs w:val="22"/>
          <w:shd w:val="clear" w:color="auto" w:fill="FFFFFF"/>
        </w:rPr>
        <w:t>b) Kap95 has 7 core residues at the interface with Gsp1 from Ext. Data Fig. 1b (79, 80, 112, 143, 147, 154 and 157). In Fig. 2b for Kap95, I don't see 7 circles/half-circles of the same size. Has the classification of core residues changed?</w:t>
      </w:r>
    </w:p>
    <w:p w14:paraId="17303AF4" w14:textId="62967D62" w:rsidR="00CD288F" w:rsidRPr="00A90CD5" w:rsidRDefault="00CB4730" w:rsidP="00437E2B">
      <w:pPr>
        <w:rPr>
          <w:color w:val="000000" w:themeColor="text1"/>
          <w:szCs w:val="22"/>
        </w:rPr>
      </w:pPr>
      <w:r w:rsidRPr="000A11F1">
        <w:rPr>
          <w:color w:val="000000" w:themeColor="text1"/>
          <w:szCs w:val="22"/>
        </w:rPr>
        <w:t>We have reworked the presentation of AP-MS data (</w:t>
      </w:r>
      <w:r w:rsidRPr="000A11F1">
        <w:rPr>
          <w:b/>
          <w:bCs/>
          <w:color w:val="000000" w:themeColor="text1"/>
          <w:szCs w:val="22"/>
        </w:rPr>
        <w:t>Fig. 2 and Extended Data Figure 5</w:t>
      </w:r>
      <w:r w:rsidRPr="000A11F1">
        <w:rPr>
          <w:color w:val="000000" w:themeColor="text1"/>
          <w:szCs w:val="22"/>
        </w:rPr>
        <w:t xml:space="preserve">), but </w:t>
      </w:r>
      <w:r w:rsidR="00B13786" w:rsidRPr="000A11F1">
        <w:rPr>
          <w:color w:val="000000" w:themeColor="text1"/>
          <w:szCs w:val="22"/>
        </w:rPr>
        <w:t>to nevertheless address the reviewer’s question</w:t>
      </w:r>
      <w:r w:rsidRPr="000A11F1">
        <w:rPr>
          <w:color w:val="000000" w:themeColor="text1"/>
          <w:szCs w:val="22"/>
        </w:rPr>
        <w:t xml:space="preserve">, core residues are defined as </w:t>
      </w:r>
      <w:r w:rsidRPr="000A11F1">
        <w:rPr>
          <w:color w:val="000000" w:themeColor="text1"/>
          <w:szCs w:val="22"/>
          <w:lang w:val="el-GR"/>
        </w:rPr>
        <w:t>Δ</w:t>
      </w:r>
      <w:proofErr w:type="spellStart"/>
      <w:r w:rsidRPr="000A11F1">
        <w:rPr>
          <w:color w:val="000000" w:themeColor="text1"/>
          <w:szCs w:val="22"/>
        </w:rPr>
        <w:t>rASA</w:t>
      </w:r>
      <w:proofErr w:type="spellEnd"/>
      <w:r w:rsidRPr="000A11F1">
        <w:rPr>
          <w:color w:val="000000" w:themeColor="text1"/>
          <w:szCs w:val="22"/>
        </w:rPr>
        <w:t xml:space="preserve"> &gt; 0 &amp; </w:t>
      </w:r>
      <w:proofErr w:type="spellStart"/>
      <w:r w:rsidRPr="000A11F1">
        <w:rPr>
          <w:color w:val="000000" w:themeColor="text1"/>
          <w:szCs w:val="22"/>
        </w:rPr>
        <w:t>rASAm</w:t>
      </w:r>
      <w:proofErr w:type="spellEnd"/>
      <w:r w:rsidRPr="000A11F1">
        <w:rPr>
          <w:color w:val="000000" w:themeColor="text1"/>
          <w:szCs w:val="22"/>
        </w:rPr>
        <w:t xml:space="preserve"> &gt; 0.25 &amp; </w:t>
      </w:r>
      <w:proofErr w:type="spellStart"/>
      <w:r w:rsidRPr="000A11F1">
        <w:rPr>
          <w:color w:val="000000" w:themeColor="text1"/>
          <w:szCs w:val="22"/>
        </w:rPr>
        <w:t>rASAcomplex</w:t>
      </w:r>
      <w:proofErr w:type="spellEnd"/>
      <w:r w:rsidRPr="000A11F1">
        <w:rPr>
          <w:color w:val="000000" w:themeColor="text1"/>
          <w:szCs w:val="22"/>
        </w:rPr>
        <w:t xml:space="preserve"> &lt; 0.25</w:t>
      </w:r>
      <w:r w:rsidR="0014265C" w:rsidRPr="000A11F1">
        <w:rPr>
          <w:color w:val="000000" w:themeColor="text1"/>
          <w:szCs w:val="22"/>
        </w:rPr>
        <w:t xml:space="preserve"> (we have now, in addition to the original reference, added explicit definitions of interface residues in the Methods section)</w:t>
      </w:r>
      <w:r w:rsidRPr="000A11F1">
        <w:rPr>
          <w:color w:val="000000" w:themeColor="text1"/>
          <w:szCs w:val="22"/>
        </w:rPr>
        <w:t xml:space="preserve">. </w:t>
      </w:r>
      <w:r w:rsidR="0014265C" w:rsidRPr="000A11F1">
        <w:rPr>
          <w:color w:val="000000" w:themeColor="text1"/>
          <w:szCs w:val="22"/>
        </w:rPr>
        <w:t>While we</w:t>
      </w:r>
      <w:r w:rsidRPr="000A11F1">
        <w:rPr>
          <w:color w:val="000000" w:themeColor="text1"/>
          <w:szCs w:val="22"/>
        </w:rPr>
        <w:t xml:space="preserve"> do not have AP-MS data for residue 154</w:t>
      </w:r>
      <w:r w:rsidR="005331EC" w:rsidRPr="000A11F1">
        <w:rPr>
          <w:color w:val="000000" w:themeColor="text1"/>
          <w:szCs w:val="22"/>
        </w:rPr>
        <w:t>, the</w:t>
      </w:r>
      <w:r w:rsidRPr="000A11F1">
        <w:rPr>
          <w:color w:val="000000" w:themeColor="text1"/>
          <w:szCs w:val="22"/>
        </w:rPr>
        <w:t xml:space="preserve"> points representing residues </w:t>
      </w:r>
      <w:r w:rsidRPr="000A11F1">
        <w:rPr>
          <w:color w:val="000000" w:themeColor="text1"/>
          <w:szCs w:val="22"/>
          <w:shd w:val="clear" w:color="auto" w:fill="FFFFFF"/>
        </w:rPr>
        <w:t xml:space="preserve">79, 80, 112, 143, 147, and 157 </w:t>
      </w:r>
      <w:r w:rsidR="005331EC" w:rsidRPr="000A11F1">
        <w:rPr>
          <w:color w:val="000000" w:themeColor="text1"/>
          <w:szCs w:val="22"/>
          <w:shd w:val="clear" w:color="auto" w:fill="FFFFFF"/>
        </w:rPr>
        <w:t>were</w:t>
      </w:r>
      <w:r w:rsidRPr="000A11F1">
        <w:rPr>
          <w:color w:val="000000" w:themeColor="text1"/>
          <w:szCs w:val="22"/>
          <w:shd w:val="clear" w:color="auto" w:fill="FFFFFF"/>
        </w:rPr>
        <w:t xml:space="preserve"> </w:t>
      </w:r>
      <w:r w:rsidR="005331EC" w:rsidRPr="000A11F1">
        <w:rPr>
          <w:color w:val="000000" w:themeColor="text1"/>
          <w:szCs w:val="22"/>
          <w:shd w:val="clear" w:color="auto" w:fill="FFFFFF"/>
        </w:rPr>
        <w:t>indeed all</w:t>
      </w:r>
      <w:r w:rsidR="00B13786" w:rsidRPr="000A11F1">
        <w:rPr>
          <w:color w:val="000000" w:themeColor="text1"/>
          <w:szCs w:val="22"/>
          <w:shd w:val="clear" w:color="auto" w:fill="FFFFFF"/>
        </w:rPr>
        <w:t xml:space="preserve"> </w:t>
      </w:r>
      <w:r w:rsidRPr="000A11F1">
        <w:rPr>
          <w:color w:val="000000" w:themeColor="text1"/>
          <w:szCs w:val="22"/>
          <w:shd w:val="clear" w:color="auto" w:fill="FFFFFF"/>
        </w:rPr>
        <w:t>visible in the previous version of Fig. 2b.</w:t>
      </w:r>
    </w:p>
    <w:p w14:paraId="30526FD1" w14:textId="77777777" w:rsidR="008311D0" w:rsidRPr="000A11F1" w:rsidRDefault="00A43B6B" w:rsidP="00437E2B">
      <w:pPr>
        <w:rPr>
          <w:i/>
          <w:iCs/>
          <w:szCs w:val="22"/>
          <w:shd w:val="clear" w:color="auto" w:fill="FFFFFF"/>
        </w:rPr>
      </w:pPr>
      <w:r w:rsidRPr="000A11F1">
        <w:rPr>
          <w:i/>
          <w:iCs/>
          <w:szCs w:val="22"/>
          <w:shd w:val="clear" w:color="auto" w:fill="FFFFFF"/>
        </w:rPr>
        <w:t>c) Again, for example, Kap95 seems to have approximately the same number of reds and blues. Pse1 has two reds and one blue. Srm1 has four bluish tinges and four reddish tinges. Excepting Yrb1, I don't find this evidence convincing for the statement that the introduced mutations perturb the interactions they were meant to perturb (lines 130 and 142 in the manuscript.</w:t>
      </w:r>
    </w:p>
    <w:p w14:paraId="26C830EE" w14:textId="01917CAA" w:rsidR="009F2449" w:rsidRPr="000A11F1" w:rsidRDefault="00A43B6B" w:rsidP="00437E2B">
      <w:pPr>
        <w:rPr>
          <w:i/>
          <w:iCs/>
          <w:szCs w:val="22"/>
          <w:shd w:val="clear" w:color="auto" w:fill="FFFFFF"/>
        </w:rPr>
      </w:pPr>
      <w:r w:rsidRPr="000A11F1">
        <w:rPr>
          <w:i/>
          <w:iCs/>
          <w:szCs w:val="22"/>
          <w:shd w:val="clear" w:color="auto" w:fill="FFFFFF"/>
        </w:rPr>
        <w:t xml:space="preserve">Overall, I am not convinced of the extent to which the mutations introduced in this work perturb the interfaces of the 16 interactors of Supplementary File 1 Table 1. The </w:t>
      </w:r>
      <w:r w:rsidRPr="000A11F1">
        <w:rPr>
          <w:i/>
          <w:iCs/>
          <w:szCs w:val="22"/>
          <w:highlight w:val="yellow"/>
          <w:shd w:val="clear" w:color="auto" w:fill="FFFFFF"/>
        </w:rPr>
        <w:t>authors should purify the mutant Gsp1 proteins and measure their interactions with the partners whose interactions the mutations were meant to perturb, using robust biophysical methods such as ITC to settle this point</w:t>
      </w:r>
      <w:r w:rsidRPr="000A11F1">
        <w:rPr>
          <w:i/>
          <w:iCs/>
          <w:szCs w:val="22"/>
          <w:shd w:val="clear" w:color="auto" w:fill="FFFFFF"/>
        </w:rPr>
        <w:t>.</w:t>
      </w:r>
    </w:p>
    <w:p w14:paraId="47690700" w14:textId="4FE07922" w:rsidR="000A11F1" w:rsidRPr="0027065C" w:rsidRDefault="000A11F1" w:rsidP="00437E2B">
      <w:pPr>
        <w:rPr>
          <w:color w:val="000000" w:themeColor="text1"/>
          <w:szCs w:val="22"/>
          <w:shd w:val="clear" w:color="auto" w:fill="FFFFFF"/>
        </w:rPr>
      </w:pPr>
      <w:r w:rsidRPr="000A11F1">
        <w:rPr>
          <w:color w:val="000000" w:themeColor="text1"/>
          <w:szCs w:val="22"/>
        </w:rPr>
        <w:t xml:space="preserve">Again, we wish to thank the reviewer for these comments. We realized that our presentation of physical interaction data was unclear and </w:t>
      </w:r>
      <w:r>
        <w:rPr>
          <w:color w:val="000000" w:themeColor="text1"/>
          <w:szCs w:val="22"/>
        </w:rPr>
        <w:t xml:space="preserve">consequently misleading. We hope that the new data presentation and a new more streamlined text (GENERAL POINT 1) fixes this. </w:t>
      </w:r>
      <w:r w:rsidR="0027065C" w:rsidRPr="0027065C">
        <w:rPr>
          <w:color w:val="000000" w:themeColor="text1"/>
          <w:szCs w:val="22"/>
          <w:shd w:val="clear" w:color="auto" w:fill="FFFFFF"/>
        </w:rPr>
        <w:t>The point we want to make is</w:t>
      </w:r>
      <w:r w:rsidR="0027065C">
        <w:rPr>
          <w:color w:val="000000" w:themeColor="text1"/>
          <w:szCs w:val="22"/>
          <w:shd w:val="clear" w:color="auto" w:fill="FFFFFF"/>
        </w:rPr>
        <w:t xml:space="preserve"> </w:t>
      </w:r>
      <w:r w:rsidR="0027065C" w:rsidRPr="0027065C">
        <w:rPr>
          <w:b/>
          <w:bCs/>
          <w:color w:val="000000" w:themeColor="text1"/>
          <w:szCs w:val="22"/>
          <w:shd w:val="clear" w:color="auto" w:fill="FFFFFF"/>
        </w:rPr>
        <w:t>not</w:t>
      </w:r>
      <w:r w:rsidR="0027065C">
        <w:rPr>
          <w:color w:val="000000" w:themeColor="text1"/>
          <w:szCs w:val="22"/>
          <w:shd w:val="clear" w:color="auto" w:fill="FFFFFF"/>
        </w:rPr>
        <w:t xml:space="preserve"> that interface mutations perturb the interfaces </w:t>
      </w:r>
      <w:r w:rsidR="0027065C" w:rsidRPr="0027065C">
        <w:rPr>
          <w:i/>
          <w:iCs/>
          <w:color w:val="000000" w:themeColor="text1"/>
          <w:szCs w:val="22"/>
          <w:shd w:val="clear" w:color="auto" w:fill="FFFFFF"/>
        </w:rPr>
        <w:t>in vivo</w:t>
      </w:r>
      <w:r w:rsidR="0027065C">
        <w:rPr>
          <w:color w:val="000000" w:themeColor="text1"/>
          <w:szCs w:val="22"/>
          <w:shd w:val="clear" w:color="auto" w:fill="FFFFFF"/>
        </w:rPr>
        <w:t xml:space="preserve"> (or at least in cell lysate)</w:t>
      </w:r>
      <w:r w:rsidR="0027065C" w:rsidRPr="0027065C">
        <w:rPr>
          <w:color w:val="000000" w:themeColor="text1"/>
          <w:szCs w:val="22"/>
          <w:shd w:val="clear" w:color="auto" w:fill="FFFFFF"/>
        </w:rPr>
        <w:t xml:space="preserve"> </w:t>
      </w:r>
      <w:r w:rsidR="0027065C">
        <w:rPr>
          <w:color w:val="000000" w:themeColor="text1"/>
          <w:szCs w:val="22"/>
          <w:shd w:val="clear" w:color="auto" w:fill="FFFFFF"/>
        </w:rPr>
        <w:t xml:space="preserve">as predicted, but rather </w:t>
      </w:r>
      <w:r w:rsidR="0027065C" w:rsidRPr="0027065C">
        <w:rPr>
          <w:color w:val="000000" w:themeColor="text1"/>
          <w:szCs w:val="22"/>
          <w:shd w:val="clear" w:color="auto" w:fill="FFFFFF"/>
        </w:rPr>
        <w:t>that</w:t>
      </w:r>
      <w:r w:rsidR="0027065C">
        <w:rPr>
          <w:color w:val="000000" w:themeColor="text1"/>
          <w:szCs w:val="22"/>
          <w:shd w:val="clear" w:color="auto" w:fill="FFFFFF"/>
        </w:rPr>
        <w:t>,</w:t>
      </w:r>
      <w:r w:rsidR="0027065C" w:rsidRPr="0027065C">
        <w:rPr>
          <w:color w:val="000000" w:themeColor="text1"/>
          <w:szCs w:val="22"/>
          <w:shd w:val="clear" w:color="auto" w:fill="FFFFFF"/>
        </w:rPr>
        <w:t xml:space="preserve"> although we </w:t>
      </w:r>
      <w:r w:rsidR="0027065C">
        <w:rPr>
          <w:color w:val="000000" w:themeColor="text1"/>
          <w:szCs w:val="22"/>
          <w:shd w:val="clear" w:color="auto" w:fill="FFFFFF"/>
        </w:rPr>
        <w:t xml:space="preserve">can </w:t>
      </w:r>
      <w:r w:rsidR="0027065C" w:rsidRPr="0027065C">
        <w:rPr>
          <w:b/>
          <w:bCs/>
          <w:color w:val="000000" w:themeColor="text1"/>
          <w:szCs w:val="22"/>
          <w:shd w:val="clear" w:color="auto" w:fill="FFFFFF"/>
        </w:rPr>
        <w:t>see a trend on average</w:t>
      </w:r>
      <w:r w:rsidR="0027065C" w:rsidRPr="0027065C">
        <w:rPr>
          <w:color w:val="000000" w:themeColor="text1"/>
          <w:szCs w:val="22"/>
          <w:shd w:val="clear" w:color="auto" w:fill="FFFFFF"/>
        </w:rPr>
        <w:t xml:space="preserve"> (Fig. 2b), </w:t>
      </w:r>
      <w:r w:rsidR="0027065C">
        <w:rPr>
          <w:color w:val="000000" w:themeColor="text1"/>
          <w:szCs w:val="22"/>
          <w:shd w:val="clear" w:color="auto" w:fill="FFFFFF"/>
        </w:rPr>
        <w:t>the trend</w:t>
      </w:r>
      <w:r w:rsidR="0027065C" w:rsidRPr="0027065C">
        <w:rPr>
          <w:color w:val="000000" w:themeColor="text1"/>
          <w:szCs w:val="22"/>
          <w:shd w:val="clear" w:color="auto" w:fill="FFFFFF"/>
        </w:rPr>
        <w:t xml:space="preserve"> is </w:t>
      </w:r>
      <w:r w:rsidR="0027065C">
        <w:rPr>
          <w:color w:val="000000" w:themeColor="text1"/>
          <w:szCs w:val="22"/>
          <w:shd w:val="clear" w:color="auto" w:fill="FFFFFF"/>
        </w:rPr>
        <w:t>weak, and to really get to the bottom of the interesting biology</w:t>
      </w:r>
      <w:r w:rsidR="0027065C" w:rsidRPr="0027065C">
        <w:rPr>
          <w:color w:val="000000" w:themeColor="text1"/>
          <w:szCs w:val="22"/>
          <w:shd w:val="clear" w:color="auto" w:fill="FFFFFF"/>
        </w:rPr>
        <w:t xml:space="preserve"> </w:t>
      </w:r>
      <w:r w:rsidR="0027065C">
        <w:rPr>
          <w:color w:val="000000" w:themeColor="text1"/>
          <w:szCs w:val="22"/>
          <w:shd w:val="clear" w:color="auto" w:fill="FFFFFF"/>
        </w:rPr>
        <w:t xml:space="preserve">behind our results it is essential </w:t>
      </w:r>
      <w:r w:rsidR="0027065C" w:rsidRPr="0027065C">
        <w:rPr>
          <w:color w:val="000000" w:themeColor="text1"/>
          <w:szCs w:val="22"/>
          <w:shd w:val="clear" w:color="auto" w:fill="FFFFFF"/>
        </w:rPr>
        <w:t xml:space="preserve">to </w:t>
      </w:r>
      <w:r w:rsidR="0027065C">
        <w:rPr>
          <w:color w:val="000000" w:themeColor="text1"/>
          <w:szCs w:val="22"/>
          <w:shd w:val="clear" w:color="auto" w:fill="FFFFFF"/>
        </w:rPr>
        <w:t>explore the system</w:t>
      </w:r>
      <w:r w:rsidR="0027065C" w:rsidRPr="0027065C">
        <w:rPr>
          <w:color w:val="000000" w:themeColor="text1"/>
          <w:szCs w:val="22"/>
          <w:shd w:val="clear" w:color="auto" w:fill="FFFFFF"/>
        </w:rPr>
        <w:t xml:space="preserve"> in more detail</w:t>
      </w:r>
      <w:r w:rsidR="0027065C">
        <w:rPr>
          <w:color w:val="000000" w:themeColor="text1"/>
          <w:szCs w:val="22"/>
          <w:shd w:val="clear" w:color="auto" w:fill="FFFFFF"/>
        </w:rPr>
        <w:t>.</w:t>
      </w:r>
    </w:p>
    <w:p w14:paraId="383B5BB0" w14:textId="7193FA72" w:rsidR="00CF2DD2" w:rsidRPr="0027065C" w:rsidRDefault="00F10AA1" w:rsidP="00437E2B">
      <w:pPr>
        <w:rPr>
          <w:color w:val="FF0000"/>
          <w:szCs w:val="22"/>
        </w:rPr>
      </w:pPr>
      <w:r w:rsidRPr="000A11F1">
        <w:rPr>
          <w:color w:val="FF0000"/>
          <w:szCs w:val="22"/>
          <w:highlight w:val="yellow"/>
        </w:rPr>
        <w:t xml:space="preserve">Could try </w:t>
      </w:r>
      <w:r w:rsidR="0040388C" w:rsidRPr="000A11F1">
        <w:rPr>
          <w:color w:val="FF0000"/>
          <w:szCs w:val="22"/>
          <w:highlight w:val="yellow"/>
        </w:rPr>
        <w:t xml:space="preserve">to argue </w:t>
      </w:r>
      <w:r w:rsidRPr="000A11F1">
        <w:rPr>
          <w:color w:val="FF0000"/>
          <w:szCs w:val="22"/>
          <w:highlight w:val="yellow"/>
        </w:rPr>
        <w:t>but p</w:t>
      </w:r>
      <w:r w:rsidR="00253795" w:rsidRPr="000A11F1">
        <w:rPr>
          <w:color w:val="FF0000"/>
          <w:szCs w:val="22"/>
          <w:highlight w:val="yellow"/>
        </w:rPr>
        <w:t xml:space="preserve">robably need to do </w:t>
      </w:r>
      <w:r w:rsidR="00B57C07" w:rsidRPr="000A11F1">
        <w:rPr>
          <w:color w:val="FF0000"/>
          <w:szCs w:val="22"/>
          <w:highlight w:val="yellow"/>
        </w:rPr>
        <w:t xml:space="preserve">at least </w:t>
      </w:r>
      <w:r w:rsidR="00253795" w:rsidRPr="000A11F1">
        <w:rPr>
          <w:color w:val="FF0000"/>
          <w:szCs w:val="22"/>
          <w:highlight w:val="yellow"/>
        </w:rPr>
        <w:t xml:space="preserve">some of these binding exp (as reviewer </w:t>
      </w:r>
      <w:r w:rsidR="00571C84" w:rsidRPr="000A11F1">
        <w:rPr>
          <w:color w:val="FF0000"/>
          <w:szCs w:val="22"/>
          <w:highlight w:val="yellow"/>
        </w:rPr>
        <w:t xml:space="preserve">#3 </w:t>
      </w:r>
      <w:r w:rsidR="00253795" w:rsidRPr="000A11F1">
        <w:rPr>
          <w:color w:val="FF0000"/>
          <w:szCs w:val="22"/>
          <w:highlight w:val="yellow"/>
        </w:rPr>
        <w:t>also argues for them).</w:t>
      </w:r>
      <w:r w:rsidR="00657C22" w:rsidRPr="000A11F1">
        <w:rPr>
          <w:color w:val="FF0000"/>
          <w:szCs w:val="22"/>
          <w:highlight w:val="yellow"/>
        </w:rPr>
        <w:t xml:space="preserve"> </w:t>
      </w:r>
      <w:r w:rsidR="002053E4" w:rsidRPr="000A11F1">
        <w:rPr>
          <w:color w:val="FF0000"/>
          <w:szCs w:val="22"/>
          <w:highlight w:val="yellow"/>
        </w:rPr>
        <w:t>Perhaps we can pick some strategic ones that would satisfy the 2 reviewers.</w:t>
      </w:r>
    </w:p>
    <w:p w14:paraId="2845307E" w14:textId="54FBD33C" w:rsidR="00E62BCB" w:rsidRPr="0027065C" w:rsidRDefault="00A43B6B" w:rsidP="00437E2B">
      <w:pPr>
        <w:rPr>
          <w:i/>
          <w:iCs/>
          <w:szCs w:val="22"/>
        </w:rPr>
      </w:pPr>
      <w:r w:rsidRPr="001C16D7">
        <w:rPr>
          <w:i/>
          <w:iCs/>
          <w:szCs w:val="22"/>
          <w:shd w:val="clear" w:color="auto" w:fill="FFFFFF"/>
        </w:rPr>
        <w:t>Minor changes:</w:t>
      </w:r>
    </w:p>
    <w:p w14:paraId="2CBD2864" w14:textId="5BE38D52" w:rsidR="00017972" w:rsidRPr="0027065C" w:rsidRDefault="00A43B6B" w:rsidP="00437E2B">
      <w:pPr>
        <w:rPr>
          <w:i/>
          <w:iCs/>
          <w:szCs w:val="22"/>
          <w:shd w:val="clear" w:color="auto" w:fill="FFFFFF"/>
        </w:rPr>
      </w:pPr>
      <w:r w:rsidRPr="001C16D7">
        <w:rPr>
          <w:i/>
          <w:iCs/>
          <w:szCs w:val="22"/>
          <w:shd w:val="clear" w:color="auto" w:fill="FFFFFF"/>
        </w:rPr>
        <w:t>1) It will help to put the function of the 16 proteins in Supplementary File 1 Table 1 as a separate column.</w:t>
      </w:r>
    </w:p>
    <w:p w14:paraId="65D2CA88" w14:textId="7494733B" w:rsidR="00E62BCB" w:rsidRPr="00461128" w:rsidRDefault="00E62BCB" w:rsidP="00437E2B">
      <w:pPr>
        <w:rPr>
          <w:color w:val="000000" w:themeColor="text1"/>
          <w:szCs w:val="22"/>
        </w:rPr>
      </w:pPr>
      <w:r w:rsidRPr="0027065C">
        <w:rPr>
          <w:color w:val="000000" w:themeColor="text1"/>
          <w:szCs w:val="22"/>
        </w:rPr>
        <w:t>We have now added the protein names and functions of the binding partner proteins to Supplementary File 1 Table 1</w:t>
      </w:r>
      <w:r w:rsidR="00461128">
        <w:rPr>
          <w:color w:val="000000" w:themeColor="text1"/>
          <w:szCs w:val="22"/>
        </w:rPr>
        <w:t>.</w:t>
      </w:r>
    </w:p>
    <w:p w14:paraId="30A0BC9D" w14:textId="772A3EEA" w:rsidR="00017972" w:rsidRPr="00A90CD5" w:rsidRDefault="00A43B6B" w:rsidP="00437E2B">
      <w:pPr>
        <w:rPr>
          <w:i/>
          <w:iCs/>
          <w:szCs w:val="22"/>
          <w:shd w:val="clear" w:color="auto" w:fill="FFFFFF"/>
        </w:rPr>
      </w:pPr>
      <w:r w:rsidRPr="00A90CD5">
        <w:rPr>
          <w:i/>
          <w:iCs/>
          <w:szCs w:val="22"/>
          <w:shd w:val="clear" w:color="auto" w:fill="FFFFFF"/>
        </w:rPr>
        <w:t xml:space="preserve">2) Line 320, "highlighted in yellow": I was unable to locate the yellow </w:t>
      </w:r>
      <w:proofErr w:type="spellStart"/>
      <w:r w:rsidRPr="00A90CD5">
        <w:rPr>
          <w:i/>
          <w:iCs/>
          <w:szCs w:val="22"/>
          <w:shd w:val="clear" w:color="auto" w:fill="FFFFFF"/>
        </w:rPr>
        <w:t>colouring</w:t>
      </w:r>
      <w:proofErr w:type="spellEnd"/>
      <w:r w:rsidRPr="00A90CD5">
        <w:rPr>
          <w:i/>
          <w:iCs/>
          <w:szCs w:val="22"/>
          <w:shd w:val="clear" w:color="auto" w:fill="FFFFFF"/>
        </w:rPr>
        <w:t xml:space="preserve"> in Fig. 3c.</w:t>
      </w:r>
    </w:p>
    <w:p w14:paraId="7A9C3F6E" w14:textId="0385D299" w:rsidR="0067702E" w:rsidRPr="00461128" w:rsidRDefault="005D4943" w:rsidP="00437E2B">
      <w:pPr>
        <w:rPr>
          <w:color w:val="000000" w:themeColor="text1"/>
          <w:szCs w:val="22"/>
        </w:rPr>
      </w:pPr>
      <w:r w:rsidRPr="000C6E34">
        <w:rPr>
          <w:color w:val="000000" w:themeColor="text1"/>
          <w:szCs w:val="22"/>
        </w:rPr>
        <w:lastRenderedPageBreak/>
        <w:t xml:space="preserve">We apologize for this, it seems that the transparent yellow box got converted to a gray box during </w:t>
      </w:r>
      <w:r w:rsidR="004B180F" w:rsidRPr="000C6E34">
        <w:rPr>
          <w:color w:val="000000" w:themeColor="text1"/>
          <w:szCs w:val="22"/>
        </w:rPr>
        <w:t xml:space="preserve">the </w:t>
      </w:r>
      <w:r w:rsidRPr="000C6E34">
        <w:rPr>
          <w:color w:val="000000" w:themeColor="text1"/>
          <w:szCs w:val="22"/>
        </w:rPr>
        <w:t>file conversion process. We have now changed the</w:t>
      </w:r>
      <w:r w:rsidR="0059349D" w:rsidRPr="000C6E34">
        <w:rPr>
          <w:color w:val="000000" w:themeColor="text1"/>
          <w:szCs w:val="22"/>
        </w:rPr>
        <w:t xml:space="preserve"> Figure to contain a</w:t>
      </w:r>
      <w:r w:rsidRPr="000C6E34">
        <w:rPr>
          <w:color w:val="000000" w:themeColor="text1"/>
          <w:szCs w:val="22"/>
        </w:rPr>
        <w:t xml:space="preserve"> yellow box without fill, to make it more robust </w:t>
      </w:r>
      <w:r w:rsidR="00CE2B2B" w:rsidRPr="000C6E34">
        <w:rPr>
          <w:color w:val="000000" w:themeColor="text1"/>
          <w:szCs w:val="22"/>
        </w:rPr>
        <w:t>for</w:t>
      </w:r>
      <w:r w:rsidRPr="000C6E34">
        <w:rPr>
          <w:color w:val="000000" w:themeColor="text1"/>
          <w:szCs w:val="22"/>
        </w:rPr>
        <w:t xml:space="preserve"> file conversion</w:t>
      </w:r>
      <w:r w:rsidR="00543CDA" w:rsidRPr="000C6E34">
        <w:rPr>
          <w:color w:val="000000" w:themeColor="text1"/>
          <w:szCs w:val="22"/>
        </w:rPr>
        <w:t>s</w:t>
      </w:r>
      <w:r w:rsidRPr="000C6E34">
        <w:rPr>
          <w:color w:val="000000" w:themeColor="text1"/>
          <w:szCs w:val="22"/>
        </w:rPr>
        <w:t xml:space="preserve"> and printing.</w:t>
      </w:r>
    </w:p>
    <w:p w14:paraId="573A6B13" w14:textId="77777777" w:rsidR="00017972" w:rsidRPr="00A90CD5" w:rsidRDefault="00E62BCB" w:rsidP="00437E2B">
      <w:pPr>
        <w:rPr>
          <w:i/>
          <w:iCs/>
          <w:szCs w:val="22"/>
          <w:shd w:val="clear" w:color="auto" w:fill="FFFFFF"/>
        </w:rPr>
      </w:pPr>
      <w:r w:rsidRPr="00A90CD5">
        <w:rPr>
          <w:i/>
          <w:iCs/>
          <w:szCs w:val="22"/>
          <w:shd w:val="clear" w:color="auto" w:fill="FFFFFF"/>
        </w:rPr>
        <w:t>3</w:t>
      </w:r>
      <w:r w:rsidR="00A43B6B" w:rsidRPr="00A90CD5">
        <w:rPr>
          <w:i/>
          <w:iCs/>
          <w:szCs w:val="22"/>
          <w:shd w:val="clear" w:color="auto" w:fill="FFFFFF"/>
        </w:rPr>
        <w:t>) Line 844 should read "run in parallel".</w:t>
      </w:r>
    </w:p>
    <w:p w14:paraId="3B02CB35" w14:textId="3FECD9AD" w:rsidR="00222307" w:rsidRPr="00461128" w:rsidRDefault="00222307" w:rsidP="00437E2B">
      <w:pPr>
        <w:rPr>
          <w:color w:val="000000" w:themeColor="text1"/>
          <w:szCs w:val="22"/>
        </w:rPr>
      </w:pPr>
      <w:r w:rsidRPr="000C6E34">
        <w:rPr>
          <w:color w:val="000000" w:themeColor="text1"/>
          <w:szCs w:val="22"/>
        </w:rPr>
        <w:t>We have now fixed that grammatical error in our Methods text.</w:t>
      </w:r>
    </w:p>
    <w:p w14:paraId="753A8B97" w14:textId="77777777" w:rsidR="00C275B6" w:rsidRPr="00A90CD5" w:rsidRDefault="00A43B6B" w:rsidP="00437E2B">
      <w:pPr>
        <w:rPr>
          <w:i/>
          <w:iCs/>
          <w:szCs w:val="22"/>
        </w:rPr>
      </w:pPr>
      <w:r w:rsidRPr="00A90CD5">
        <w:rPr>
          <w:i/>
          <w:iCs/>
          <w:szCs w:val="22"/>
          <w:shd w:val="clear" w:color="auto" w:fill="FFFFFF"/>
        </w:rPr>
        <w:t>4) Numbers seem to be slightly off in line 155: R78K and T34Q are ~10-fold, but T34A is 6.3 and T34E is 3.7, hardly 10-fold.</w:t>
      </w:r>
    </w:p>
    <w:p w14:paraId="620A09CD" w14:textId="5C90690F" w:rsidR="00017972" w:rsidRPr="007F092F" w:rsidRDefault="00052920" w:rsidP="00437E2B">
      <w:pPr>
        <w:rPr>
          <w:color w:val="385623" w:themeColor="accent6" w:themeShade="80"/>
          <w:szCs w:val="22"/>
        </w:rPr>
      </w:pPr>
      <w:r w:rsidRPr="007F092F">
        <w:rPr>
          <w:color w:val="000000" w:themeColor="text1"/>
          <w:szCs w:val="22"/>
        </w:rPr>
        <w:t xml:space="preserve">We would like to thank the reviewer for catching this. We have now added a range of values, instead of only the maximum value: </w:t>
      </w:r>
      <w:r w:rsidR="009D08DB" w:rsidRPr="009D08DB">
        <w:rPr>
          <w:color w:val="385623" w:themeColor="accent6" w:themeShade="80"/>
        </w:rPr>
        <w:t>In particular, mutations that are not in the interface with the GAP both increased (3-fold, R108G mutant) and decreased (</w:t>
      </w:r>
      <w:r w:rsidR="009D08DB" w:rsidRPr="009D08DB">
        <w:rPr>
          <w:color w:val="2F5496" w:themeColor="accent1" w:themeShade="BF"/>
        </w:rPr>
        <w:t xml:space="preserve">3 to </w:t>
      </w:r>
      <w:r w:rsidR="009D08DB" w:rsidRPr="009D08DB">
        <w:rPr>
          <w:color w:val="385623" w:themeColor="accent6" w:themeShade="80"/>
        </w:rPr>
        <w:t>10-fold, T34E/Q/A, R78K, D79S, and R112S mutants) the catalytic efficiency of GAP-mediated GTP hydrolysis, compared to wild-type Gsp1 (</w:t>
      </w:r>
      <w:r w:rsidR="009D08DB" w:rsidRPr="009D08DB">
        <w:rPr>
          <w:b/>
          <w:color w:val="385623" w:themeColor="accent6" w:themeShade="80"/>
        </w:rPr>
        <w:t>Fig. 3a)</w:t>
      </w:r>
      <w:r w:rsidR="009D08DB" w:rsidRPr="009D08DB">
        <w:rPr>
          <w:color w:val="385623" w:themeColor="accent6" w:themeShade="80"/>
        </w:rPr>
        <w:t>.</w:t>
      </w:r>
    </w:p>
    <w:p w14:paraId="782E0D9C" w14:textId="77777777" w:rsidR="00704E02" w:rsidRPr="001C16D7" w:rsidRDefault="00704E02" w:rsidP="00437E2B">
      <w:pPr>
        <w:rPr>
          <w:color w:val="2F5496" w:themeColor="accent1" w:themeShade="BF"/>
          <w:szCs w:val="22"/>
        </w:rPr>
      </w:pPr>
    </w:p>
    <w:p w14:paraId="3626F7AE" w14:textId="77777777" w:rsidR="00017972" w:rsidRPr="00A90CD5" w:rsidRDefault="00A43B6B" w:rsidP="00437E2B">
      <w:pPr>
        <w:rPr>
          <w:i/>
          <w:iCs/>
          <w:szCs w:val="22"/>
          <w:shd w:val="clear" w:color="auto" w:fill="FFFFFF"/>
        </w:rPr>
      </w:pPr>
      <w:r w:rsidRPr="00A90CD5">
        <w:rPr>
          <w:i/>
          <w:iCs/>
          <w:szCs w:val="22"/>
          <w:shd w:val="clear" w:color="auto" w:fill="FFFFFF"/>
        </w:rPr>
        <w:t xml:space="preserve">5) I find it very interesting that a </w:t>
      </w:r>
      <w:r w:rsidRPr="00A90CD5">
        <w:rPr>
          <w:i/>
          <w:iCs/>
          <w:szCs w:val="22"/>
          <w:highlight w:val="yellow"/>
          <w:shd w:val="clear" w:color="auto" w:fill="FFFFFF"/>
        </w:rPr>
        <w:t>cycling between two forms of a switch is necessary rather than one or the other conformation</w:t>
      </w:r>
      <w:r w:rsidRPr="00A90CD5">
        <w:rPr>
          <w:i/>
          <w:iCs/>
          <w:szCs w:val="22"/>
          <w:shd w:val="clear" w:color="auto" w:fill="FFFFFF"/>
        </w:rPr>
        <w:t>. A similar effect has been observed in a cis-trans molecular switch in the circadian clock (</w:t>
      </w:r>
      <w:proofErr w:type="spellStart"/>
      <w:r w:rsidRPr="00A90CD5">
        <w:rPr>
          <w:i/>
          <w:iCs/>
          <w:szCs w:val="22"/>
          <w:shd w:val="clear" w:color="auto" w:fill="FFFFFF"/>
        </w:rPr>
        <w:t>Partch</w:t>
      </w:r>
      <w:proofErr w:type="spellEnd"/>
      <w:r w:rsidRPr="00A90CD5">
        <w:rPr>
          <w:i/>
          <w:iCs/>
          <w:szCs w:val="22"/>
          <w:shd w:val="clear" w:color="auto" w:fill="FFFFFF"/>
        </w:rPr>
        <w:t xml:space="preserve"> and coworkers, Mol. Cell, 2017, 66:447). Perhaps the authors can comment on a possible mechanism of how cycle dynamics, rather end populations can impact downstream biological processes?</w:t>
      </w:r>
    </w:p>
    <w:p w14:paraId="0FF8B1DE" w14:textId="1A2B1E2C" w:rsidR="00017972" w:rsidRPr="001C16D7" w:rsidRDefault="00EA5D21" w:rsidP="00437E2B">
      <w:pPr>
        <w:rPr>
          <w:szCs w:val="22"/>
        </w:rPr>
      </w:pPr>
      <w:r w:rsidRPr="00EA5D21">
        <w:rPr>
          <w:szCs w:val="22"/>
          <w:highlight w:val="yellow"/>
        </w:rPr>
        <w:t xml:space="preserve">I don’t know how to work this in. I looked at the paper and I think this is a completely different system. It’s not </w:t>
      </w:r>
      <w:proofErr w:type="spellStart"/>
      <w:proofErr w:type="gramStart"/>
      <w:r w:rsidRPr="00EA5D21">
        <w:rPr>
          <w:szCs w:val="22"/>
          <w:highlight w:val="yellow"/>
        </w:rPr>
        <w:t>a</w:t>
      </w:r>
      <w:proofErr w:type="spellEnd"/>
      <w:proofErr w:type="gramEnd"/>
      <w:r w:rsidRPr="00EA5D21">
        <w:rPr>
          <w:szCs w:val="22"/>
          <w:highlight w:val="yellow"/>
        </w:rPr>
        <w:t xml:space="preserve"> intrinsic circulator that has an </w:t>
      </w:r>
      <w:proofErr w:type="spellStart"/>
      <w:r w:rsidRPr="00EA5D21">
        <w:rPr>
          <w:szCs w:val="22"/>
          <w:highlight w:val="yellow"/>
        </w:rPr>
        <w:t>instrinsic</w:t>
      </w:r>
      <w:proofErr w:type="spellEnd"/>
      <w:r w:rsidRPr="00EA5D21">
        <w:rPr>
          <w:szCs w:val="22"/>
          <w:highlight w:val="yellow"/>
        </w:rPr>
        <w:t xml:space="preserve"> timer like in circadian clock. The mechanism of gsp1 is a combination of two opposite regulators and localization.</w:t>
      </w:r>
    </w:p>
    <w:p w14:paraId="52CC5B74" w14:textId="77777777" w:rsidR="0067702E" w:rsidRPr="001C16D7" w:rsidRDefault="008C7270" w:rsidP="00437E2B">
      <w:pPr>
        <w:rPr>
          <w:szCs w:val="22"/>
        </w:rPr>
      </w:pPr>
      <w:r w:rsidRPr="00EA5D21">
        <w:rPr>
          <w:color w:val="00B0F0"/>
          <w:szCs w:val="22"/>
          <w:highlight w:val="yellow"/>
        </w:rPr>
        <w:t xml:space="preserve">Cite that paper and add discussion.  This is actually a deeper point that was also brought up by David </w:t>
      </w:r>
      <w:r w:rsidR="007069C6" w:rsidRPr="00EA5D21">
        <w:rPr>
          <w:color w:val="00B0F0"/>
          <w:szCs w:val="22"/>
          <w:highlight w:val="yellow"/>
        </w:rPr>
        <w:t xml:space="preserve">after my talk in Seattle. </w:t>
      </w:r>
      <w:r w:rsidR="00046F8B" w:rsidRPr="00EA5D21">
        <w:rPr>
          <w:color w:val="00B0F0"/>
          <w:szCs w:val="22"/>
          <w:highlight w:val="yellow"/>
        </w:rPr>
        <w:t>Perhaps d</w:t>
      </w:r>
      <w:r w:rsidR="007069C6" w:rsidRPr="00EA5D21">
        <w:rPr>
          <w:color w:val="00B0F0"/>
          <w:szCs w:val="22"/>
          <w:highlight w:val="yellow"/>
        </w:rPr>
        <w:t xml:space="preserve">iscuss the </w:t>
      </w:r>
      <w:proofErr w:type="spellStart"/>
      <w:r w:rsidR="00046F8B" w:rsidRPr="00EA5D21">
        <w:rPr>
          <w:color w:val="00B0F0"/>
          <w:szCs w:val="22"/>
          <w:highlight w:val="yellow"/>
        </w:rPr>
        <w:t>ultrasensitivity</w:t>
      </w:r>
      <w:proofErr w:type="spellEnd"/>
      <w:r w:rsidR="007069C6" w:rsidRPr="00EA5D21">
        <w:rPr>
          <w:color w:val="00B0F0"/>
          <w:szCs w:val="22"/>
          <w:highlight w:val="yellow"/>
        </w:rPr>
        <w:t xml:space="preserve"> work </w:t>
      </w:r>
      <w:r w:rsidR="00046F8B" w:rsidRPr="00EA5D21">
        <w:rPr>
          <w:color w:val="00B0F0"/>
          <w:szCs w:val="22"/>
          <w:highlight w:val="yellow"/>
        </w:rPr>
        <w:t>more in this context.</w:t>
      </w:r>
      <w:r w:rsidRPr="001C16D7">
        <w:rPr>
          <w:color w:val="00B0F0"/>
          <w:szCs w:val="22"/>
        </w:rPr>
        <w:t xml:space="preserve"> </w:t>
      </w:r>
    </w:p>
    <w:p w14:paraId="04DD47C3" w14:textId="36FB5271" w:rsidR="00CD288F" w:rsidRPr="001C16D7" w:rsidRDefault="00CD288F" w:rsidP="00437E2B">
      <w:pPr>
        <w:rPr>
          <w:color w:val="2F5496" w:themeColor="accent1" w:themeShade="BF"/>
          <w:szCs w:val="22"/>
        </w:rPr>
      </w:pPr>
      <w:r w:rsidRPr="001C16D7">
        <w:rPr>
          <w:color w:val="2F5496" w:themeColor="accent1" w:themeShade="BF"/>
          <w:szCs w:val="22"/>
          <w:highlight w:val="yellow"/>
        </w:rPr>
        <w:t>We should go overboard about how this is a brilliant addition to our paper</w:t>
      </w:r>
      <w:r w:rsidR="00A90CD5">
        <w:rPr>
          <w:color w:val="2F5496" w:themeColor="accent1" w:themeShade="BF"/>
          <w:szCs w:val="22"/>
        </w:rPr>
        <w:t>?</w:t>
      </w:r>
    </w:p>
    <w:p w14:paraId="3816B66B" w14:textId="77777777" w:rsidR="00C275B6" w:rsidRPr="00A90CD5" w:rsidRDefault="00A43B6B" w:rsidP="00437E2B">
      <w:pPr>
        <w:rPr>
          <w:i/>
          <w:iCs/>
          <w:szCs w:val="22"/>
        </w:rPr>
      </w:pPr>
      <w:r w:rsidRPr="00A90CD5">
        <w:rPr>
          <w:i/>
          <w:iCs/>
          <w:szCs w:val="22"/>
          <w:shd w:val="clear" w:color="auto" w:fill="FFFFFF"/>
        </w:rPr>
        <w:t>6) While reading the manuscript, I felt that the work was not sufficiently placed in perspective of what is known about the mode of operation of other molecular switches. A short paragraph on this may help the manuscript.</w:t>
      </w:r>
    </w:p>
    <w:p w14:paraId="542351C8" w14:textId="7222D1FA" w:rsidR="00C275B6" w:rsidRPr="001C16D7" w:rsidRDefault="00046F8B" w:rsidP="00437E2B">
      <w:pPr>
        <w:rPr>
          <w:szCs w:val="22"/>
        </w:rPr>
      </w:pPr>
      <w:r w:rsidRPr="00EA5D21">
        <w:rPr>
          <w:color w:val="00B0F0"/>
          <w:szCs w:val="22"/>
          <w:highlight w:val="yellow"/>
        </w:rPr>
        <w:t>Ok add that.</w:t>
      </w:r>
      <w:r w:rsidR="00A90CD5">
        <w:rPr>
          <w:szCs w:val="22"/>
        </w:rPr>
        <w:t xml:space="preserve"> </w:t>
      </w:r>
      <w:r w:rsidR="00CB6845">
        <w:rPr>
          <w:szCs w:val="22"/>
          <w:highlight w:val="yellow"/>
        </w:rPr>
        <w:t>Not sure how to interpret this request</w:t>
      </w:r>
      <w:r w:rsidR="00CB6845" w:rsidRPr="00CB6845">
        <w:rPr>
          <w:szCs w:val="22"/>
          <w:highlight w:val="yellow"/>
        </w:rPr>
        <w:t>? TO DO!!!!</w:t>
      </w:r>
    </w:p>
    <w:p w14:paraId="6A0555BF" w14:textId="77777777" w:rsidR="00C275B6" w:rsidRPr="00EA5D21" w:rsidRDefault="00A43B6B" w:rsidP="00437E2B">
      <w:pPr>
        <w:rPr>
          <w:i/>
          <w:iCs/>
          <w:szCs w:val="22"/>
        </w:rPr>
      </w:pPr>
      <w:r w:rsidRPr="00EA5D21">
        <w:rPr>
          <w:i/>
          <w:iCs/>
          <w:szCs w:val="22"/>
          <w:shd w:val="clear" w:color="auto" w:fill="FFFFFF"/>
        </w:rPr>
        <w:t>Data presentation:</w:t>
      </w:r>
    </w:p>
    <w:p w14:paraId="69B77666" w14:textId="77777777" w:rsidR="00C275B6" w:rsidRPr="00EA5D21" w:rsidRDefault="00A43B6B" w:rsidP="00437E2B">
      <w:pPr>
        <w:rPr>
          <w:i/>
          <w:iCs/>
          <w:szCs w:val="22"/>
        </w:rPr>
      </w:pPr>
      <w:r w:rsidRPr="00EA5D21">
        <w:rPr>
          <w:i/>
          <w:iCs/>
          <w:szCs w:val="22"/>
          <w:shd w:val="clear" w:color="auto" w:fill="FFFFFF"/>
        </w:rPr>
        <w:t xml:space="preserve">1) Fig. 2b/c is extremely confusing and took me a long time to interpret. They depict quantitative AP-MS data as semi-qualitative </w:t>
      </w:r>
      <w:proofErr w:type="spellStart"/>
      <w:r w:rsidRPr="00EA5D21">
        <w:rPr>
          <w:i/>
          <w:iCs/>
          <w:szCs w:val="22"/>
          <w:shd w:val="clear" w:color="auto" w:fill="FFFFFF"/>
        </w:rPr>
        <w:t>colours</w:t>
      </w:r>
      <w:proofErr w:type="spellEnd"/>
      <w:r w:rsidRPr="00EA5D21">
        <w:rPr>
          <w:i/>
          <w:iCs/>
          <w:szCs w:val="22"/>
          <w:shd w:val="clear" w:color="auto" w:fill="FFFFFF"/>
        </w:rPr>
        <w:t xml:space="preserve"> which do not help in making quantitative assessments.</w:t>
      </w:r>
    </w:p>
    <w:p w14:paraId="3E46041E" w14:textId="77777777" w:rsidR="00C275B6" w:rsidRPr="00EA5D21" w:rsidRDefault="00A43B6B" w:rsidP="00437E2B">
      <w:pPr>
        <w:rPr>
          <w:i/>
          <w:iCs/>
          <w:szCs w:val="22"/>
          <w:shd w:val="clear" w:color="auto" w:fill="FFFFFF"/>
        </w:rPr>
      </w:pPr>
      <w:r w:rsidRPr="00EA5D21">
        <w:rPr>
          <w:i/>
          <w:iCs/>
          <w:szCs w:val="22"/>
          <w:shd w:val="clear" w:color="auto" w:fill="FFFFFF"/>
        </w:rPr>
        <w:t>a) Why are some half-circles missing their counterparts?</w:t>
      </w:r>
    </w:p>
    <w:p w14:paraId="1F18BD4E" w14:textId="77777777" w:rsidR="009F03EB" w:rsidRPr="00EA5D21" w:rsidRDefault="009F03EB" w:rsidP="00437E2B">
      <w:pPr>
        <w:rPr>
          <w:color w:val="000000" w:themeColor="text1"/>
          <w:szCs w:val="22"/>
        </w:rPr>
      </w:pPr>
      <w:r w:rsidRPr="00EA5D21">
        <w:rPr>
          <w:color w:val="000000" w:themeColor="text1"/>
          <w:szCs w:val="22"/>
          <w:shd w:val="clear" w:color="auto" w:fill="FFFFFF"/>
        </w:rPr>
        <w:t>The half circles represent either the N or C terminally FLAG tagged mutants. Although we attempted to make each of the mutants with both tags, for most of the mutants we only managed to obtain viable yeast strains for only one of the tags. This is explained in the Methods section, and we assume this is due to the negative epistasis of the tags (both of which unfortunately affect the function of Gsp1) and the interface point mutations.</w:t>
      </w:r>
    </w:p>
    <w:p w14:paraId="10E191F0" w14:textId="27103715" w:rsidR="00EA5D21" w:rsidRPr="00EA5D21" w:rsidRDefault="00A43B6B" w:rsidP="00437E2B">
      <w:pPr>
        <w:rPr>
          <w:i/>
          <w:iCs/>
          <w:szCs w:val="22"/>
          <w:shd w:val="clear" w:color="auto" w:fill="FFFFFF"/>
        </w:rPr>
      </w:pPr>
      <w:r w:rsidRPr="00EA5D21">
        <w:rPr>
          <w:i/>
          <w:iCs/>
          <w:szCs w:val="22"/>
          <w:shd w:val="clear" w:color="auto" w:fill="FFFFFF"/>
        </w:rPr>
        <w:t>b) The meaning of circle size has changed between panels b and c. While this is indeed mentioned both on the plot and in the legend, it makes it very difficult to grasp the import of the figures.</w:t>
      </w:r>
    </w:p>
    <w:p w14:paraId="45FB5986" w14:textId="341DD8C0" w:rsidR="00CD288F" w:rsidRPr="00EA5D21" w:rsidRDefault="00A43B6B" w:rsidP="00437E2B">
      <w:pPr>
        <w:rPr>
          <w:i/>
          <w:iCs/>
          <w:szCs w:val="22"/>
        </w:rPr>
      </w:pPr>
      <w:r w:rsidRPr="00EA5D21">
        <w:rPr>
          <w:i/>
          <w:iCs/>
          <w:szCs w:val="22"/>
          <w:shd w:val="clear" w:color="auto" w:fill="FFFFFF"/>
        </w:rPr>
        <w:lastRenderedPageBreak/>
        <w:t>c) In panel b, I found it very difficult to get a reliable estimate of circle size, which reports on the key DASA parameter, without actually using a ruler. Why has the core/rim classification of Ext. Data Fig. 1b changed though it portrays the same parameter? Consistency between these two figures will help.</w:t>
      </w:r>
    </w:p>
    <w:p w14:paraId="56A631FC" w14:textId="77777777" w:rsidR="009A2BF1" w:rsidRPr="00EA5D21" w:rsidRDefault="00A43B6B" w:rsidP="00437E2B">
      <w:pPr>
        <w:rPr>
          <w:i/>
          <w:iCs/>
          <w:szCs w:val="22"/>
          <w:shd w:val="clear" w:color="auto" w:fill="FFFFFF"/>
        </w:rPr>
      </w:pPr>
      <w:r w:rsidRPr="00EA5D21">
        <w:rPr>
          <w:i/>
          <w:iCs/>
          <w:szCs w:val="22"/>
          <w:shd w:val="clear" w:color="auto" w:fill="FFFFFF"/>
        </w:rPr>
        <w:t>Fig. 2b/c has to be reworked so that it is easier to understand the data. A simple histogram may work.</w:t>
      </w:r>
    </w:p>
    <w:p w14:paraId="40D87540" w14:textId="3AB770C3" w:rsidR="009A2BF1" w:rsidRPr="00827E7A" w:rsidRDefault="00EA5D21" w:rsidP="00437E2B">
      <w:pPr>
        <w:rPr>
          <w:color w:val="000000" w:themeColor="text1"/>
          <w:szCs w:val="22"/>
        </w:rPr>
      </w:pPr>
      <w:r w:rsidRPr="00827E7A">
        <w:rPr>
          <w:color w:val="000000" w:themeColor="text1"/>
          <w:szCs w:val="22"/>
        </w:rPr>
        <w:t>We agree with the comment about data representation and</w:t>
      </w:r>
      <w:r w:rsidR="00565C25" w:rsidRPr="00827E7A">
        <w:rPr>
          <w:color w:val="000000" w:themeColor="text1"/>
          <w:szCs w:val="22"/>
        </w:rPr>
        <w:t xml:space="preserve"> have now </w:t>
      </w:r>
      <w:r w:rsidR="002E4DE5" w:rsidRPr="00827E7A">
        <w:rPr>
          <w:color w:val="000000" w:themeColor="text1"/>
          <w:szCs w:val="22"/>
        </w:rPr>
        <w:t xml:space="preserve">completely reworked </w:t>
      </w:r>
      <w:r w:rsidR="00565C25" w:rsidRPr="00827E7A">
        <w:rPr>
          <w:color w:val="000000" w:themeColor="text1"/>
          <w:szCs w:val="22"/>
        </w:rPr>
        <w:t>Fig. 2 in the main text to streamline</w:t>
      </w:r>
      <w:r w:rsidR="002E4DE5" w:rsidRPr="00827E7A">
        <w:rPr>
          <w:color w:val="000000" w:themeColor="text1"/>
          <w:szCs w:val="22"/>
        </w:rPr>
        <w:t xml:space="preserve"> and simplify</w:t>
      </w:r>
      <w:r w:rsidR="00565C25" w:rsidRPr="00827E7A">
        <w:rPr>
          <w:color w:val="000000" w:themeColor="text1"/>
          <w:szCs w:val="22"/>
        </w:rPr>
        <w:t xml:space="preserve"> our interpretation of the AP-MS data as per </w:t>
      </w:r>
      <w:r w:rsidR="0000106C" w:rsidRPr="00827E7A">
        <w:rPr>
          <w:color w:val="000000" w:themeColor="text1"/>
          <w:szCs w:val="22"/>
        </w:rPr>
        <w:t xml:space="preserve">combined </w:t>
      </w:r>
      <w:r w:rsidR="00565C25" w:rsidRPr="00827E7A">
        <w:rPr>
          <w:color w:val="000000" w:themeColor="text1"/>
          <w:szCs w:val="22"/>
        </w:rPr>
        <w:t xml:space="preserve">suggestions by </w:t>
      </w:r>
      <w:r w:rsidR="0000106C" w:rsidRPr="00827E7A">
        <w:rPr>
          <w:color w:val="000000" w:themeColor="text1"/>
          <w:szCs w:val="22"/>
        </w:rPr>
        <w:t>R</w:t>
      </w:r>
      <w:r w:rsidR="00565C25" w:rsidRPr="00827E7A">
        <w:rPr>
          <w:color w:val="000000" w:themeColor="text1"/>
          <w:szCs w:val="22"/>
        </w:rPr>
        <w:t>eviewers</w:t>
      </w:r>
      <w:r w:rsidR="0000106C" w:rsidRPr="00827E7A">
        <w:rPr>
          <w:color w:val="000000" w:themeColor="text1"/>
          <w:szCs w:val="22"/>
        </w:rPr>
        <w:t xml:space="preserve"> 1 and 2</w:t>
      </w:r>
      <w:r w:rsidR="00565C25" w:rsidRPr="00827E7A">
        <w:rPr>
          <w:color w:val="000000" w:themeColor="text1"/>
          <w:szCs w:val="22"/>
        </w:rPr>
        <w:t xml:space="preserve">. </w:t>
      </w:r>
      <w:r w:rsidRPr="00827E7A">
        <w:rPr>
          <w:color w:val="000000" w:themeColor="text1"/>
          <w:szCs w:val="22"/>
        </w:rPr>
        <w:t>(Summarized in GENERAL POINT 1).</w:t>
      </w:r>
    </w:p>
    <w:p w14:paraId="4B16F6E2" w14:textId="77777777" w:rsidR="005921E8" w:rsidRPr="001C16D7" w:rsidRDefault="005921E8" w:rsidP="005921E8">
      <w:pPr>
        <w:rPr>
          <w:szCs w:val="22"/>
        </w:rPr>
      </w:pPr>
    </w:p>
    <w:p w14:paraId="4B0A25C0" w14:textId="77777777" w:rsidR="00C275B6" w:rsidRPr="001C16D7" w:rsidRDefault="00A43B6B" w:rsidP="00437E2B">
      <w:pPr>
        <w:rPr>
          <w:szCs w:val="22"/>
        </w:rPr>
      </w:pPr>
      <w:r w:rsidRPr="001C16D7">
        <w:rPr>
          <w:szCs w:val="22"/>
          <w:shd w:val="clear" w:color="auto" w:fill="FFFFFF"/>
        </w:rPr>
        <w:t>Referee #3:</w:t>
      </w:r>
    </w:p>
    <w:p w14:paraId="5F5714EF" w14:textId="77777777" w:rsidR="00C275B6" w:rsidRPr="001C16D7" w:rsidRDefault="00A43B6B" w:rsidP="00437E2B">
      <w:pPr>
        <w:rPr>
          <w:i/>
          <w:iCs/>
          <w:szCs w:val="22"/>
        </w:rPr>
      </w:pPr>
      <w:proofErr w:type="spellStart"/>
      <w:r w:rsidRPr="001C16D7">
        <w:rPr>
          <w:i/>
          <w:iCs/>
          <w:szCs w:val="22"/>
          <w:shd w:val="clear" w:color="auto" w:fill="FFFFFF"/>
        </w:rPr>
        <w:t>Perica</w:t>
      </w:r>
      <w:proofErr w:type="spellEnd"/>
      <w:r w:rsidRPr="001C16D7">
        <w:rPr>
          <w:i/>
          <w:iCs/>
          <w:szCs w:val="22"/>
          <w:shd w:val="clear" w:color="auto" w:fill="FFFFFF"/>
        </w:rPr>
        <w:t xml:space="preserve">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14:paraId="2ACAFB07" w14:textId="77777777" w:rsidR="00C275B6" w:rsidRPr="001C16D7" w:rsidRDefault="00A43B6B" w:rsidP="00437E2B">
      <w:pPr>
        <w:rPr>
          <w:i/>
          <w:iCs/>
          <w:szCs w:val="22"/>
          <w:shd w:val="clear" w:color="auto" w:fill="FFFFFF"/>
        </w:rPr>
      </w:pPr>
      <w:r w:rsidRPr="001C16D7">
        <w:rPr>
          <w:i/>
          <w:iCs/>
          <w:szCs w:val="22"/>
          <w:shd w:val="clear" w:color="auto" w:fill="FFFFFF"/>
        </w:rPr>
        <w:t xml:space="preserve">Unfortunately, despite starting the manuscript with 56 mutants, at the end, through multiple rounds of experimentation, the authors manage to describe the functional impact of mutating 11 sites in Gsp1. The core findings, that mutating 11 disparate sites in a GTPase affects its overall function and that many mutations affect function through allosteric regulation, are somewhat </w:t>
      </w:r>
      <w:r w:rsidRPr="001C16D7">
        <w:rPr>
          <w:i/>
          <w:iCs/>
          <w:szCs w:val="22"/>
          <w:highlight w:val="yellow"/>
          <w:shd w:val="clear" w:color="auto" w:fill="FFFFFF"/>
        </w:rPr>
        <w:t>dissatisfying. Perhaps because of the systems-level scale of the analysis, there appears to be a lack of depth of understanding for any given mutation</w:t>
      </w:r>
      <w:r w:rsidRPr="001C16D7">
        <w:rPr>
          <w:i/>
          <w:iCs/>
          <w:szCs w:val="22"/>
          <w:shd w:val="clear" w:color="auto" w:fill="FFFFFF"/>
        </w:rPr>
        <w:t>.</w:t>
      </w:r>
      <w:r w:rsidR="00B30DCA" w:rsidRPr="001C16D7">
        <w:rPr>
          <w:i/>
          <w:iCs/>
          <w:szCs w:val="22"/>
          <w:shd w:val="clear" w:color="auto" w:fill="FFFFFF"/>
        </w:rPr>
        <w:t xml:space="preserve"> </w:t>
      </w:r>
      <w:r w:rsidRPr="001C16D7">
        <w:rPr>
          <w:i/>
          <w:iCs/>
          <w:szCs w:val="22"/>
          <w:shd w:val="clear" w:color="auto" w:fill="FFFFFF"/>
        </w:rPr>
        <w:t>For instance, how does T34Q (or any other amino acid substitution at the T34 position) lead to a strong change in GAP function?</w:t>
      </w:r>
    </w:p>
    <w:p w14:paraId="480D0C17" w14:textId="77777777" w:rsidR="00C275B6" w:rsidRPr="001C16D7" w:rsidRDefault="00A43B6B" w:rsidP="00437E2B">
      <w:pPr>
        <w:rPr>
          <w:i/>
          <w:iCs/>
          <w:szCs w:val="22"/>
        </w:rPr>
      </w:pPr>
      <w:r w:rsidRPr="001C16D7">
        <w:rPr>
          <w:i/>
          <w:iCs/>
          <w:szCs w:val="22"/>
          <w:shd w:val="clear" w:color="auto" w:fill="FFFFFF"/>
        </w:rPr>
        <w:t>Points to address:</w:t>
      </w:r>
    </w:p>
    <w:p w14:paraId="04E66661" w14:textId="5BF4831E" w:rsidR="00EA600B" w:rsidRPr="0027648A" w:rsidRDefault="00A43B6B" w:rsidP="00437E2B">
      <w:pPr>
        <w:rPr>
          <w:i/>
          <w:iCs/>
          <w:color w:val="00B0F0"/>
          <w:szCs w:val="22"/>
        </w:rPr>
      </w:pPr>
      <w:r w:rsidRPr="001C16D7">
        <w:rPr>
          <w:i/>
          <w:iCs/>
          <w:szCs w:val="22"/>
          <w:shd w:val="clear" w:color="auto" w:fill="FFFFFF"/>
        </w:rPr>
        <w:t xml:space="preserve">1. </w:t>
      </w:r>
      <w:r w:rsidRPr="001C16D7">
        <w:rPr>
          <w:i/>
          <w:iCs/>
          <w:szCs w:val="22"/>
          <w:highlight w:val="yellow"/>
          <w:shd w:val="clear" w:color="auto" w:fill="FFFFFF"/>
        </w:rPr>
        <w:t>2-9 replicates for Michaelis-Menten</w:t>
      </w:r>
      <w:r w:rsidRPr="001C16D7">
        <w:rPr>
          <w:i/>
          <w:iCs/>
          <w:szCs w:val="22"/>
          <w:shd w:val="clear" w:color="auto" w:fill="FFFFFF"/>
        </w:rPr>
        <w:t xml:space="preserve"> measurements? Why were there different numbers of replicates for some mutants compared to others?</w:t>
      </w:r>
    </w:p>
    <w:p w14:paraId="0DF4DFF4" w14:textId="001F10A3" w:rsidR="0067702E" w:rsidRPr="0027648A" w:rsidRDefault="0027648A" w:rsidP="00437E2B">
      <w:pPr>
        <w:rPr>
          <w:color w:val="000000" w:themeColor="text1"/>
          <w:szCs w:val="22"/>
        </w:rPr>
      </w:pPr>
      <w:r w:rsidRPr="0027648A">
        <w:rPr>
          <w:color w:val="000000" w:themeColor="text1"/>
          <w:szCs w:val="22"/>
        </w:rPr>
        <w:t>We added more replicate</w:t>
      </w:r>
      <w:r w:rsidR="006D37EB">
        <w:rPr>
          <w:color w:val="000000" w:themeColor="text1"/>
          <w:szCs w:val="22"/>
        </w:rPr>
        <w:t>s</w:t>
      </w:r>
      <w:r w:rsidRPr="0027648A">
        <w:rPr>
          <w:color w:val="000000" w:themeColor="text1"/>
          <w:szCs w:val="22"/>
        </w:rPr>
        <w:t xml:space="preserve"> </w:t>
      </w:r>
      <w:r w:rsidR="006D37EB">
        <w:rPr>
          <w:color w:val="000000" w:themeColor="text1"/>
          <w:szCs w:val="22"/>
        </w:rPr>
        <w:t>for</w:t>
      </w:r>
      <w:r w:rsidRPr="0027648A">
        <w:rPr>
          <w:color w:val="000000" w:themeColor="text1"/>
          <w:szCs w:val="22"/>
        </w:rPr>
        <w:t xml:space="preserve"> the GAP-mediated GTP hydrolysis</w:t>
      </w:r>
      <w:r w:rsidR="006D37EB">
        <w:rPr>
          <w:color w:val="000000" w:themeColor="text1"/>
          <w:szCs w:val="22"/>
        </w:rPr>
        <w:t xml:space="preserve"> measurements, and all of the mutants now have at least 3 replicates</w:t>
      </w:r>
      <w:r>
        <w:rPr>
          <w:color w:val="000000" w:themeColor="text1"/>
          <w:szCs w:val="22"/>
        </w:rPr>
        <w:t xml:space="preserve"> (</w:t>
      </w:r>
      <w:r w:rsidRPr="00480400">
        <w:rPr>
          <w:b/>
          <w:bCs/>
          <w:color w:val="000000" w:themeColor="text1"/>
          <w:szCs w:val="22"/>
        </w:rPr>
        <w:t>Fig. 3a</w:t>
      </w:r>
      <w:r>
        <w:rPr>
          <w:color w:val="000000" w:themeColor="text1"/>
          <w:szCs w:val="22"/>
        </w:rPr>
        <w:t xml:space="preserve"> and </w:t>
      </w:r>
      <w:r w:rsidRPr="00480400">
        <w:rPr>
          <w:b/>
          <w:bCs/>
          <w:color w:val="000000" w:themeColor="text1"/>
          <w:szCs w:val="22"/>
        </w:rPr>
        <w:t xml:space="preserve">Extended Data Fig. </w:t>
      </w:r>
      <w:r w:rsidR="0058778A" w:rsidRPr="00480400">
        <w:rPr>
          <w:b/>
          <w:bCs/>
          <w:color w:val="000000" w:themeColor="text1"/>
          <w:szCs w:val="22"/>
        </w:rPr>
        <w:t>6</w:t>
      </w:r>
      <w:r>
        <w:rPr>
          <w:color w:val="000000" w:themeColor="text1"/>
          <w:szCs w:val="22"/>
        </w:rPr>
        <w:t>)</w:t>
      </w:r>
      <w:r w:rsidRPr="0027648A">
        <w:rPr>
          <w:color w:val="000000" w:themeColor="text1"/>
          <w:szCs w:val="22"/>
        </w:rPr>
        <w:t>.</w:t>
      </w:r>
      <w:r w:rsidR="006D37EB">
        <w:rPr>
          <w:color w:val="000000" w:themeColor="text1"/>
          <w:szCs w:val="22"/>
        </w:rPr>
        <w:t xml:space="preserve"> We have nine replicates for the wild type Gsp1 as we kept periodically testing that the values for the wild type do not change over time (due to different LOTs of the sensor, or </w:t>
      </w:r>
      <w:proofErr w:type="spellStart"/>
      <w:r w:rsidR="006D37EB">
        <w:rPr>
          <w:color w:val="000000" w:themeColor="text1"/>
          <w:szCs w:val="22"/>
        </w:rPr>
        <w:t>unforseen</w:t>
      </w:r>
      <w:proofErr w:type="spellEnd"/>
      <w:r w:rsidR="006D37EB">
        <w:rPr>
          <w:color w:val="000000" w:themeColor="text1"/>
          <w:szCs w:val="22"/>
        </w:rPr>
        <w:t xml:space="preserve"> problems with the GAP stock). We have also added more replicates for the mutants with very high K</w:t>
      </w:r>
      <w:r w:rsidR="006D37EB" w:rsidRPr="006D37EB">
        <w:rPr>
          <w:color w:val="000000" w:themeColor="text1"/>
          <w:szCs w:val="22"/>
          <w:vertAlign w:val="subscript"/>
        </w:rPr>
        <w:t>m</w:t>
      </w:r>
      <w:r w:rsidR="006D37EB">
        <w:rPr>
          <w:color w:val="000000" w:themeColor="text1"/>
          <w:szCs w:val="22"/>
        </w:rPr>
        <w:t xml:space="preserve"> values, to make sure to add the measurements where [Gsp</w:t>
      </w:r>
      <w:proofErr w:type="gramStart"/>
      <w:r w:rsidR="006D37EB">
        <w:rPr>
          <w:color w:val="000000" w:themeColor="text1"/>
          <w:szCs w:val="22"/>
        </w:rPr>
        <w:t>1:GTP</w:t>
      </w:r>
      <w:proofErr w:type="gramEnd"/>
      <w:r w:rsidR="006D37EB">
        <w:rPr>
          <w:color w:val="000000" w:themeColor="text1"/>
          <w:szCs w:val="22"/>
        </w:rPr>
        <w:t>] &gt;&gt; K</w:t>
      </w:r>
      <w:r w:rsidR="006D37EB" w:rsidRPr="006D37EB">
        <w:rPr>
          <w:color w:val="000000" w:themeColor="text1"/>
          <w:szCs w:val="22"/>
          <w:vertAlign w:val="subscript"/>
        </w:rPr>
        <w:t>m</w:t>
      </w:r>
      <w:r w:rsidR="006D37EB">
        <w:rPr>
          <w:color w:val="000000" w:themeColor="text1"/>
          <w:szCs w:val="22"/>
        </w:rPr>
        <w:t>.</w:t>
      </w:r>
    </w:p>
    <w:p w14:paraId="06405056" w14:textId="77777777" w:rsidR="00EA600B" w:rsidRPr="001C16D7" w:rsidRDefault="00A43B6B" w:rsidP="00437E2B">
      <w:pPr>
        <w:rPr>
          <w:i/>
          <w:iCs/>
          <w:szCs w:val="22"/>
          <w:shd w:val="clear" w:color="auto" w:fill="FFFFFF"/>
        </w:rPr>
      </w:pPr>
      <w:r w:rsidRPr="001C16D7">
        <w:rPr>
          <w:i/>
          <w:iCs/>
          <w:szCs w:val="22"/>
          <w:shd w:val="clear" w:color="auto" w:fill="FFFFFF"/>
        </w:rPr>
        <w:t xml:space="preserve">2. </w:t>
      </w:r>
      <w:r w:rsidRPr="001C16D7">
        <w:rPr>
          <w:i/>
          <w:iCs/>
          <w:szCs w:val="22"/>
          <w:highlight w:val="yellow"/>
          <w:shd w:val="clear" w:color="auto" w:fill="FFFFFF"/>
        </w:rPr>
        <w:t>Correlation plots for AP-MS experiments</w:t>
      </w:r>
      <w:r w:rsidRPr="001C16D7">
        <w:rPr>
          <w:i/>
          <w:iCs/>
          <w:szCs w:val="22"/>
          <w:shd w:val="clear" w:color="auto" w:fill="FFFFFF"/>
        </w:rPr>
        <w:t xml:space="preserve"> are disconcerting, as they show that, in many cases, the replicate pull-downs for a given mutant do not cluster together. For instance, the WT pulldown replicates do not cluster. Even more disconcerting is that the replicates for each mutant appear to have correlation values that are much less than 1.</w:t>
      </w:r>
    </w:p>
    <w:p w14:paraId="316298C6" w14:textId="77777777" w:rsidR="00A90CD5" w:rsidRDefault="00643C84" w:rsidP="00437E2B">
      <w:pPr>
        <w:rPr>
          <w:color w:val="000000" w:themeColor="text1"/>
          <w:szCs w:val="22"/>
          <w:lang w:val="en-GB" w:eastAsia="ja-JP"/>
        </w:rPr>
      </w:pPr>
      <w:r w:rsidRPr="00643C84">
        <w:rPr>
          <w:color w:val="000000" w:themeColor="text1"/>
          <w:szCs w:val="22"/>
        </w:rPr>
        <w:t xml:space="preserve">We would like to thank the reviewer for this comment. </w:t>
      </w:r>
      <w:r>
        <w:rPr>
          <w:color w:val="000000" w:themeColor="text1"/>
          <w:szCs w:val="22"/>
        </w:rPr>
        <w:t xml:space="preserve">We have also noticed the lower correlations than we normally see, but do not find them disconcerting. Firstly, it is difficult to compare our data with any previous datasets, as this is the first time </w:t>
      </w:r>
      <w:r w:rsidR="00ED7FA6">
        <w:rPr>
          <w:color w:val="000000" w:themeColor="text1"/>
          <w:szCs w:val="22"/>
        </w:rPr>
        <w:t>someone has</w:t>
      </w:r>
      <w:r>
        <w:rPr>
          <w:color w:val="000000" w:themeColor="text1"/>
          <w:szCs w:val="22"/>
        </w:rPr>
        <w:t xml:space="preserve"> collected </w:t>
      </w:r>
      <w:r w:rsidR="00ED7FA6">
        <w:rPr>
          <w:color w:val="000000" w:themeColor="text1"/>
          <w:szCs w:val="22"/>
        </w:rPr>
        <w:t>data for</w:t>
      </w:r>
      <w:r>
        <w:rPr>
          <w:color w:val="000000" w:themeColor="text1"/>
          <w:szCs w:val="22"/>
        </w:rPr>
        <w:t xml:space="preserve"> such a large number of single point mutants</w:t>
      </w:r>
      <w:r w:rsidR="00ED7FA6">
        <w:rPr>
          <w:color w:val="000000" w:themeColor="text1"/>
          <w:szCs w:val="22"/>
        </w:rPr>
        <w:t xml:space="preserve"> with relatively weak effects. </w:t>
      </w:r>
      <w:r>
        <w:rPr>
          <w:color w:val="000000" w:themeColor="text1"/>
          <w:szCs w:val="22"/>
        </w:rPr>
        <w:t xml:space="preserve">It is </w:t>
      </w:r>
      <w:r w:rsidR="00ED7FA6">
        <w:rPr>
          <w:color w:val="000000" w:themeColor="text1"/>
          <w:szCs w:val="22"/>
        </w:rPr>
        <w:t xml:space="preserve">to be </w:t>
      </w:r>
      <w:r>
        <w:rPr>
          <w:color w:val="000000" w:themeColor="text1"/>
          <w:szCs w:val="22"/>
        </w:rPr>
        <w:t>expected that the signal to noise ratio will be low for a set of almost identical proteins (it is worth remembering that some of the mutants from the dataset d</w:t>
      </w:r>
      <w:r w:rsidR="00ED7FA6">
        <w:rPr>
          <w:color w:val="000000" w:themeColor="text1"/>
          <w:szCs w:val="22"/>
        </w:rPr>
        <w:t xml:space="preserve">o not </w:t>
      </w:r>
      <w:r>
        <w:rPr>
          <w:color w:val="000000" w:themeColor="text1"/>
          <w:szCs w:val="22"/>
        </w:rPr>
        <w:t xml:space="preserve">have a phenotype </w:t>
      </w:r>
      <w:r w:rsidR="00ED7FA6">
        <w:rPr>
          <w:color w:val="000000" w:themeColor="text1"/>
          <w:szCs w:val="22"/>
        </w:rPr>
        <w:t xml:space="preserve">that is </w:t>
      </w:r>
      <w:r>
        <w:rPr>
          <w:color w:val="000000" w:themeColor="text1"/>
          <w:szCs w:val="22"/>
        </w:rPr>
        <w:t xml:space="preserve">distinguishable from wild type). If we acknowledge that in AP-MS &gt;95% of </w:t>
      </w:r>
      <w:r w:rsidR="00ED7FA6">
        <w:rPr>
          <w:color w:val="000000" w:themeColor="text1"/>
          <w:szCs w:val="22"/>
        </w:rPr>
        <w:t xml:space="preserve">identified </w:t>
      </w:r>
      <w:r>
        <w:rPr>
          <w:color w:val="000000" w:themeColor="text1"/>
          <w:szCs w:val="22"/>
        </w:rPr>
        <w:t xml:space="preserve">proteins are background </w:t>
      </w:r>
      <w:r w:rsidRPr="00643C84">
        <w:rPr>
          <w:color w:val="000000" w:themeColor="text1"/>
          <w:szCs w:val="22"/>
          <w:lang w:val="en-GB" w:eastAsia="ja-JP"/>
        </w:rPr>
        <w:t>(i.e. not PPIs deterministic of a given mutant)</w:t>
      </w:r>
      <w:r>
        <w:rPr>
          <w:color w:val="000000" w:themeColor="text1"/>
          <w:szCs w:val="22"/>
          <w:lang w:val="en-GB" w:eastAsia="ja-JP"/>
        </w:rPr>
        <w:t>, clustering by total peptide signature will be far from ideal</w:t>
      </w:r>
      <w:r w:rsidR="00ED7FA6">
        <w:rPr>
          <w:color w:val="000000" w:themeColor="text1"/>
          <w:szCs w:val="22"/>
          <w:lang w:val="en-GB" w:eastAsia="ja-JP"/>
        </w:rPr>
        <w:t xml:space="preserve"> and </w:t>
      </w:r>
      <w:r>
        <w:rPr>
          <w:color w:val="000000" w:themeColor="text1"/>
          <w:szCs w:val="22"/>
          <w:lang w:val="en-GB" w:eastAsia="ja-JP"/>
        </w:rPr>
        <w:t>correlations in the 0.6-0.8 range</w:t>
      </w:r>
      <w:r w:rsidR="00ED7FA6">
        <w:rPr>
          <w:color w:val="000000" w:themeColor="text1"/>
          <w:szCs w:val="22"/>
          <w:lang w:val="en-GB" w:eastAsia="ja-JP"/>
        </w:rPr>
        <w:t xml:space="preserve"> (as ours are)</w:t>
      </w:r>
      <w:r>
        <w:rPr>
          <w:color w:val="000000" w:themeColor="text1"/>
          <w:szCs w:val="22"/>
          <w:lang w:val="en-GB" w:eastAsia="ja-JP"/>
        </w:rPr>
        <w:t xml:space="preserve"> are not surprising. </w:t>
      </w:r>
      <w:r w:rsidR="00ED7FA6">
        <w:rPr>
          <w:color w:val="000000" w:themeColor="text1"/>
          <w:szCs w:val="22"/>
          <w:lang w:val="en-GB" w:eastAsia="ja-JP"/>
        </w:rPr>
        <w:t>The reviewer is absolutely correct to raise this point and call for caution, which is</w:t>
      </w:r>
      <w:r>
        <w:rPr>
          <w:color w:val="000000" w:themeColor="text1"/>
          <w:szCs w:val="22"/>
          <w:lang w:val="en-GB" w:eastAsia="ja-JP"/>
        </w:rPr>
        <w:t xml:space="preserve"> why </w:t>
      </w:r>
      <w:r>
        <w:rPr>
          <w:color w:val="000000" w:themeColor="text1"/>
          <w:szCs w:val="22"/>
          <w:lang w:val="en-GB" w:eastAsia="ja-JP"/>
        </w:rPr>
        <w:lastRenderedPageBreak/>
        <w:t xml:space="preserve">we have done </w:t>
      </w:r>
      <w:r w:rsidR="00ED7FA6">
        <w:rPr>
          <w:color w:val="000000" w:themeColor="text1"/>
          <w:szCs w:val="22"/>
          <w:lang w:val="en-GB" w:eastAsia="ja-JP"/>
        </w:rPr>
        <w:t>a proper</w:t>
      </w:r>
      <w:r>
        <w:rPr>
          <w:color w:val="000000" w:themeColor="text1"/>
          <w:szCs w:val="22"/>
          <w:lang w:val="en-GB" w:eastAsia="ja-JP"/>
        </w:rPr>
        <w:t xml:space="preserve"> </w:t>
      </w:r>
      <w:r w:rsidR="00624E6C">
        <w:rPr>
          <w:color w:val="000000" w:themeColor="text1"/>
          <w:szCs w:val="22"/>
          <w:lang w:val="en-GB" w:eastAsia="ja-JP"/>
        </w:rPr>
        <w:t>normalisation analysis and</w:t>
      </w:r>
      <w:r w:rsidR="007D0F3F">
        <w:rPr>
          <w:color w:val="000000" w:themeColor="text1"/>
          <w:szCs w:val="22"/>
          <w:lang w:val="en-GB" w:eastAsia="ja-JP"/>
        </w:rPr>
        <w:t xml:space="preserve"> are subsequently very careful in interpreting </w:t>
      </w:r>
      <w:r w:rsidR="00165812">
        <w:rPr>
          <w:color w:val="000000" w:themeColor="text1"/>
          <w:szCs w:val="22"/>
          <w:lang w:val="en-GB" w:eastAsia="ja-JP"/>
        </w:rPr>
        <w:t xml:space="preserve">the biological relevance of </w:t>
      </w:r>
      <w:r w:rsidR="007D0F3F">
        <w:rPr>
          <w:color w:val="000000" w:themeColor="text1"/>
          <w:szCs w:val="22"/>
          <w:lang w:val="en-GB" w:eastAsia="ja-JP"/>
        </w:rPr>
        <w:t>our results</w:t>
      </w:r>
      <w:r w:rsidR="00180FB4">
        <w:rPr>
          <w:color w:val="000000" w:themeColor="text1"/>
          <w:szCs w:val="22"/>
          <w:lang w:val="en-GB" w:eastAsia="ja-JP"/>
        </w:rPr>
        <w:t>.</w:t>
      </w:r>
      <w:r w:rsidR="00ED7FA6">
        <w:rPr>
          <w:color w:val="000000" w:themeColor="text1"/>
          <w:szCs w:val="22"/>
          <w:lang w:val="en-GB" w:eastAsia="ja-JP"/>
        </w:rPr>
        <w:t xml:space="preserve"> We chose AP-MS for its ability to measure interactions in an unbiased way in cell lysates, and are well aware of its quantitative limitations, which is why we do not draw any strong conclusions about individual interactions (although we of course make all of our data available). We only compare the global trends of the data (for example in </w:t>
      </w:r>
      <w:r w:rsidR="00ED7FA6" w:rsidRPr="00ED7FA6">
        <w:rPr>
          <w:b/>
          <w:bCs/>
          <w:color w:val="000000" w:themeColor="text1"/>
          <w:szCs w:val="22"/>
          <w:lang w:val="en-GB" w:eastAsia="ja-JP"/>
        </w:rPr>
        <w:t>Fig. 2b and c</w:t>
      </w:r>
      <w:r w:rsidR="00ED7FA6">
        <w:rPr>
          <w:color w:val="000000" w:themeColor="text1"/>
          <w:szCs w:val="22"/>
          <w:lang w:val="en-GB" w:eastAsia="ja-JP"/>
        </w:rPr>
        <w:t>)</w:t>
      </w:r>
      <w:r w:rsidR="00A90CD5">
        <w:rPr>
          <w:color w:val="000000" w:themeColor="text1"/>
          <w:szCs w:val="22"/>
          <w:lang w:val="en-GB" w:eastAsia="ja-JP"/>
        </w:rPr>
        <w:t xml:space="preserve">. </w:t>
      </w:r>
    </w:p>
    <w:p w14:paraId="3AC5D1CB" w14:textId="2507A571" w:rsidR="00643C84" w:rsidRPr="00ED7FA6" w:rsidRDefault="00A90CD5" w:rsidP="00437E2B">
      <w:pPr>
        <w:rPr>
          <w:color w:val="000000" w:themeColor="text1"/>
          <w:szCs w:val="22"/>
          <w:lang w:val="en-GB" w:eastAsia="ja-JP"/>
        </w:rPr>
      </w:pPr>
      <w:r>
        <w:rPr>
          <w:color w:val="000000" w:themeColor="text1"/>
          <w:szCs w:val="22"/>
          <w:lang w:val="en-GB" w:eastAsia="ja-JP"/>
        </w:rPr>
        <w:t>M</w:t>
      </w:r>
      <w:r w:rsidR="00ED7FA6">
        <w:rPr>
          <w:color w:val="000000" w:themeColor="text1"/>
          <w:szCs w:val="22"/>
          <w:lang w:val="en-GB" w:eastAsia="ja-JP"/>
        </w:rPr>
        <w:t>ost importantly considering all the limitations of our AP-MS experiment, we can still see a clear trend that separates the</w:t>
      </w:r>
      <w:r w:rsidR="00F45E8F">
        <w:rPr>
          <w:color w:val="000000" w:themeColor="text1"/>
          <w:szCs w:val="22"/>
          <w:lang w:val="en-GB" w:eastAsia="ja-JP"/>
        </w:rPr>
        <w:t xml:space="preserve"> relative</w:t>
      </w:r>
      <w:r w:rsidR="00ED7FA6">
        <w:rPr>
          <w:color w:val="000000" w:themeColor="text1"/>
          <w:szCs w:val="22"/>
          <w:lang w:val="en-GB" w:eastAsia="ja-JP"/>
        </w:rPr>
        <w:t xml:space="preserve"> interactions</w:t>
      </w:r>
      <w:r w:rsidR="00F45E8F">
        <w:rPr>
          <w:color w:val="000000" w:themeColor="text1"/>
          <w:szCs w:val="22"/>
          <w:lang w:val="en-GB" w:eastAsia="ja-JP"/>
        </w:rPr>
        <w:t xml:space="preserve"> with the GAP and the GEF by the </w:t>
      </w:r>
      <w:r w:rsidR="00F45E8F" w:rsidRPr="00F45E8F">
        <w:rPr>
          <w:i/>
          <w:iCs/>
          <w:color w:val="000000" w:themeColor="text1"/>
          <w:szCs w:val="22"/>
          <w:lang w:val="en-GB" w:eastAsia="ja-JP"/>
        </w:rPr>
        <w:t>in vitro</w:t>
      </w:r>
      <w:r w:rsidR="00F45E8F">
        <w:rPr>
          <w:color w:val="000000" w:themeColor="text1"/>
          <w:szCs w:val="22"/>
          <w:lang w:val="en-GB" w:eastAsia="ja-JP"/>
        </w:rPr>
        <w:t xml:space="preserve"> kinetic parameters (</w:t>
      </w:r>
      <w:r w:rsidR="00F45E8F" w:rsidRPr="00A90CD5">
        <w:rPr>
          <w:b/>
          <w:bCs/>
          <w:color w:val="000000" w:themeColor="text1"/>
          <w:szCs w:val="22"/>
          <w:lang w:val="en-GB" w:eastAsia="ja-JP"/>
        </w:rPr>
        <w:t xml:space="preserve">Extended Data Fig. </w:t>
      </w:r>
      <w:r w:rsidRPr="00A90CD5">
        <w:rPr>
          <w:b/>
          <w:bCs/>
          <w:color w:val="000000" w:themeColor="text1"/>
          <w:szCs w:val="22"/>
          <w:lang w:val="en-GB" w:eastAsia="ja-JP"/>
        </w:rPr>
        <w:t>8a-c</w:t>
      </w:r>
      <w:r w:rsidR="00F45E8F">
        <w:rPr>
          <w:color w:val="000000" w:themeColor="text1"/>
          <w:szCs w:val="22"/>
          <w:lang w:val="en-GB" w:eastAsia="ja-JP"/>
        </w:rPr>
        <w:t>)</w:t>
      </w:r>
      <w:r>
        <w:rPr>
          <w:color w:val="000000" w:themeColor="text1"/>
          <w:szCs w:val="22"/>
          <w:lang w:val="en-GB" w:eastAsia="ja-JP"/>
        </w:rPr>
        <w:t>.</w:t>
      </w:r>
    </w:p>
    <w:p w14:paraId="20B05A69" w14:textId="77777777" w:rsidR="00184641" w:rsidRPr="001C16D7" w:rsidRDefault="00A43B6B" w:rsidP="00437E2B">
      <w:pPr>
        <w:rPr>
          <w:i/>
          <w:iCs/>
          <w:szCs w:val="22"/>
          <w:shd w:val="clear" w:color="auto" w:fill="FFFFFF"/>
        </w:rPr>
      </w:pPr>
      <w:r w:rsidRPr="001C16D7">
        <w:rPr>
          <w:i/>
          <w:iCs/>
          <w:szCs w:val="22"/>
          <w:shd w:val="clear" w:color="auto" w:fill="FFFFFF"/>
        </w:rPr>
        <w:t xml:space="preserve">3. Orthogonal validation experiments would strengthen the AP-Ms data. For instance, it should be fairly straightforward to perform </w:t>
      </w:r>
      <w:r w:rsidRPr="001C16D7">
        <w:rPr>
          <w:i/>
          <w:iCs/>
          <w:color w:val="000000" w:themeColor="text1"/>
          <w:szCs w:val="22"/>
          <w:highlight w:val="yellow"/>
          <w:shd w:val="clear" w:color="auto" w:fill="FFFFFF"/>
        </w:rPr>
        <w:t>co-IP western blots</w:t>
      </w:r>
      <w:r w:rsidRPr="001C16D7">
        <w:rPr>
          <w:i/>
          <w:iCs/>
          <w:color w:val="000000" w:themeColor="text1"/>
          <w:szCs w:val="22"/>
          <w:shd w:val="clear" w:color="auto" w:fill="FFFFFF"/>
        </w:rPr>
        <w:t xml:space="preserve"> </w:t>
      </w:r>
      <w:r w:rsidRPr="001C16D7">
        <w:rPr>
          <w:i/>
          <w:iCs/>
          <w:szCs w:val="22"/>
          <w:shd w:val="clear" w:color="auto" w:fill="FFFFFF"/>
        </w:rPr>
        <w:t>to demonstrate the loss of binding of SRM1 to T34A, as an example.</w:t>
      </w:r>
    </w:p>
    <w:p w14:paraId="28893780" w14:textId="4284BEB9" w:rsidR="00184641" w:rsidRDefault="003773A2" w:rsidP="00437E2B">
      <w:pPr>
        <w:rPr>
          <w:szCs w:val="22"/>
        </w:rPr>
      </w:pPr>
      <w:r>
        <w:rPr>
          <w:szCs w:val="22"/>
        </w:rPr>
        <w:t>Please see our general response to questions about the AP-MS by Reviewers 2 and 3 in GENERAL POINT 2, as well as our replies to point 4 by Reviewer 2.</w:t>
      </w:r>
    </w:p>
    <w:p w14:paraId="60441DC9" w14:textId="653616EC" w:rsidR="0067702E" w:rsidRPr="001C16D7" w:rsidRDefault="003773A2" w:rsidP="00437E2B">
      <w:pPr>
        <w:rPr>
          <w:szCs w:val="22"/>
        </w:rPr>
      </w:pPr>
      <w:r>
        <w:rPr>
          <w:szCs w:val="22"/>
        </w:rPr>
        <w:t xml:space="preserve">More specifically, in response to the specific comment regarding co-IPs; in addition to our opinion that having individual (pairwise) measurements of interface affinities would not change our main discovery that kinetic parameters of the GTPase cycle explain a large fraction of the observed phenotype differences, we are not convinced that the dynamic range of the co-IP experiments is sufficiently sensitive to pick up the differences in interface affinities. </w:t>
      </w:r>
    </w:p>
    <w:p w14:paraId="303796EA" w14:textId="77777777" w:rsidR="00ED3FE5" w:rsidRPr="001C16D7" w:rsidRDefault="00A43B6B" w:rsidP="00437E2B">
      <w:pPr>
        <w:rPr>
          <w:i/>
          <w:iCs/>
          <w:szCs w:val="22"/>
          <w:shd w:val="clear" w:color="auto" w:fill="FFFFFF"/>
        </w:rPr>
      </w:pPr>
      <w:r w:rsidRPr="001C16D7">
        <w:rPr>
          <w:i/>
          <w:iCs/>
          <w:szCs w:val="22"/>
          <w:shd w:val="clear" w:color="auto" w:fill="FFFFFF"/>
        </w:rPr>
        <w:t>4. p 11: The discussion of K101R and acetylation is speculative. The authors do not show that this lysine is acetylated in yeast.</w:t>
      </w:r>
    </w:p>
    <w:p w14:paraId="5FA56240" w14:textId="37EC1F4C" w:rsidR="001139C5" w:rsidRPr="006D37EB" w:rsidRDefault="006D37EB" w:rsidP="00437E2B">
      <w:pPr>
        <w:rPr>
          <w:color w:val="000000" w:themeColor="text1"/>
          <w:szCs w:val="22"/>
          <w:shd w:val="clear" w:color="auto" w:fill="FFFFFF"/>
        </w:rPr>
      </w:pPr>
      <w:r w:rsidRPr="006D37EB">
        <w:rPr>
          <w:color w:val="000000" w:themeColor="text1"/>
          <w:szCs w:val="22"/>
          <w:shd w:val="clear" w:color="auto" w:fill="FFFFFF"/>
        </w:rPr>
        <w:t xml:space="preserve">We would like to thank the reviewer for catching this. Reviewer 1 has raised the same point and we have now modified the text and added a reference that shows the K101 position is also acetylated in yeast (please see our response to Reviewer 1). </w:t>
      </w:r>
    </w:p>
    <w:p w14:paraId="1BCEADE0" w14:textId="36E61119" w:rsidR="00ED3FE5" w:rsidRPr="003773A2" w:rsidRDefault="003773A2" w:rsidP="00437E2B">
      <w:pPr>
        <w:rPr>
          <w:color w:val="000000" w:themeColor="text1"/>
          <w:szCs w:val="22"/>
          <w:shd w:val="clear" w:color="auto" w:fill="FFFFFF"/>
        </w:rPr>
      </w:pPr>
      <w:r w:rsidRPr="00FC5CC5">
        <w:rPr>
          <w:color w:val="000000" w:themeColor="text1"/>
          <w:szCs w:val="22"/>
          <w:shd w:val="clear" w:color="auto" w:fill="FFFFFF"/>
          <w:lang w:val="en-GB"/>
        </w:rPr>
        <w:t>Added r</w:t>
      </w:r>
      <w:r w:rsidR="00E469DE" w:rsidRPr="00FC5CC5">
        <w:rPr>
          <w:color w:val="000000" w:themeColor="text1"/>
          <w:szCs w:val="22"/>
          <w:shd w:val="clear" w:color="auto" w:fill="FFFFFF"/>
          <w:lang w:val="en-GB"/>
        </w:rPr>
        <w:t xml:space="preserve">eference: Henriksen, P. </w:t>
      </w:r>
      <w:r w:rsidR="00E469DE" w:rsidRPr="00FC5CC5">
        <w:rPr>
          <w:i/>
          <w:iCs/>
          <w:color w:val="000000" w:themeColor="text1"/>
          <w:szCs w:val="22"/>
          <w:shd w:val="clear" w:color="auto" w:fill="FFFFFF"/>
          <w:lang w:val="en-GB"/>
        </w:rPr>
        <w:t>et al.</w:t>
      </w:r>
      <w:r w:rsidR="00E469DE" w:rsidRPr="00FC5CC5">
        <w:rPr>
          <w:color w:val="000000" w:themeColor="text1"/>
          <w:szCs w:val="22"/>
          <w:shd w:val="clear" w:color="auto" w:fill="FFFFFF"/>
          <w:lang w:val="en-GB"/>
        </w:rPr>
        <w:t xml:space="preserve"> </w:t>
      </w:r>
      <w:r w:rsidR="00E469DE" w:rsidRPr="006D37EB">
        <w:rPr>
          <w:color w:val="000000" w:themeColor="text1"/>
          <w:szCs w:val="22"/>
          <w:shd w:val="clear" w:color="auto" w:fill="FFFFFF"/>
          <w:lang w:val="en-GB"/>
        </w:rPr>
        <w:t xml:space="preserve">Proteome-wide Analysis of Lysine Acetylation Suggests its Broad Regulatory Scope in Saccharomyces cerevisiae. </w:t>
      </w:r>
      <w:r w:rsidR="00E469DE" w:rsidRPr="006D37EB">
        <w:rPr>
          <w:i/>
          <w:iCs/>
          <w:color w:val="000000" w:themeColor="text1"/>
          <w:szCs w:val="22"/>
          <w:shd w:val="clear" w:color="auto" w:fill="FFFFFF"/>
          <w:lang w:val="en-GB"/>
        </w:rPr>
        <w:t>Mol. Cell Proteomics</w:t>
      </w:r>
      <w:r w:rsidR="00E469DE" w:rsidRPr="006D37EB">
        <w:rPr>
          <w:color w:val="000000" w:themeColor="text1"/>
          <w:szCs w:val="22"/>
          <w:shd w:val="clear" w:color="auto" w:fill="FFFFFF"/>
          <w:lang w:val="en-GB"/>
        </w:rPr>
        <w:t xml:space="preserve"> </w:t>
      </w:r>
      <w:r w:rsidR="00E469DE" w:rsidRPr="006D37EB">
        <w:rPr>
          <w:b/>
          <w:bCs/>
          <w:color w:val="000000" w:themeColor="text1"/>
          <w:szCs w:val="22"/>
          <w:shd w:val="clear" w:color="auto" w:fill="FFFFFF"/>
          <w:lang w:val="en-GB"/>
        </w:rPr>
        <w:t>11,</w:t>
      </w:r>
      <w:r w:rsidR="00E469DE" w:rsidRPr="006D37EB">
        <w:rPr>
          <w:color w:val="000000" w:themeColor="text1"/>
          <w:szCs w:val="22"/>
          <w:shd w:val="clear" w:color="auto" w:fill="FFFFFF"/>
          <w:lang w:val="en-GB"/>
        </w:rPr>
        <w:t xml:space="preserve"> 1510–1522 (2012).</w:t>
      </w:r>
    </w:p>
    <w:p w14:paraId="5BD46222" w14:textId="332AC759" w:rsidR="001139C5" w:rsidRPr="003773A2" w:rsidRDefault="00A43B6B" w:rsidP="00437E2B">
      <w:pPr>
        <w:rPr>
          <w:i/>
          <w:iCs/>
          <w:szCs w:val="22"/>
          <w:shd w:val="clear" w:color="auto" w:fill="FFFFFF"/>
        </w:rPr>
      </w:pPr>
      <w:r w:rsidRPr="001C16D7">
        <w:rPr>
          <w:i/>
          <w:iCs/>
          <w:szCs w:val="22"/>
          <w:shd w:val="clear" w:color="auto" w:fill="FFFFFF"/>
        </w:rPr>
        <w:t xml:space="preserve">5. The authors start with 56 mutants, but then drop </w:t>
      </w:r>
      <w:r w:rsidRPr="001C16D7">
        <w:rPr>
          <w:i/>
          <w:iCs/>
          <w:szCs w:val="22"/>
          <w:highlight w:val="yellow"/>
          <w:shd w:val="clear" w:color="auto" w:fill="FFFFFF"/>
        </w:rPr>
        <w:t>to 22 mutants that ‘express and purify well’</w:t>
      </w:r>
      <w:r w:rsidRPr="001C16D7">
        <w:rPr>
          <w:i/>
          <w:iCs/>
          <w:szCs w:val="22"/>
          <w:shd w:val="clear" w:color="auto" w:fill="FFFFFF"/>
        </w:rPr>
        <w:t>. What does this say about the other 34 mutants? Did they not express well? If so, then the GI and AP-MS data for these mutants should be removed.</w:t>
      </w:r>
    </w:p>
    <w:p w14:paraId="5A1CB636" w14:textId="072A74E9" w:rsidR="001E6127" w:rsidRPr="003773A2" w:rsidRDefault="001C24B5" w:rsidP="001E6127">
      <w:pPr>
        <w:rPr>
          <w:color w:val="000000" w:themeColor="text1"/>
          <w:szCs w:val="22"/>
        </w:rPr>
      </w:pPr>
      <w:r w:rsidRPr="003773A2">
        <w:rPr>
          <w:color w:val="000000" w:themeColor="text1"/>
          <w:szCs w:val="22"/>
        </w:rPr>
        <w:t xml:space="preserve">We would like to thank the reviewer for this comment. We should have been far more precise in our language, and now that the reviewer has brought it up, </w:t>
      </w:r>
      <w:r w:rsidR="003773A2">
        <w:rPr>
          <w:color w:val="000000" w:themeColor="text1"/>
          <w:szCs w:val="22"/>
        </w:rPr>
        <w:t>we can see how misleading the sentence was</w:t>
      </w:r>
      <w:r w:rsidRPr="003773A2">
        <w:rPr>
          <w:color w:val="000000" w:themeColor="text1"/>
          <w:szCs w:val="22"/>
        </w:rPr>
        <w:t xml:space="preserve">. </w:t>
      </w:r>
      <w:r w:rsidR="003773A2">
        <w:rPr>
          <w:color w:val="000000" w:themeColor="text1"/>
          <w:szCs w:val="22"/>
        </w:rPr>
        <w:t xml:space="preserve">In fact, </w:t>
      </w:r>
      <w:r w:rsidR="003773A2" w:rsidRPr="003773A2">
        <w:rPr>
          <w:b/>
          <w:bCs/>
          <w:color w:val="000000" w:themeColor="text1"/>
          <w:szCs w:val="22"/>
        </w:rPr>
        <w:t>a</w:t>
      </w:r>
      <w:r w:rsidR="005B4063" w:rsidRPr="003773A2">
        <w:rPr>
          <w:b/>
          <w:bCs/>
          <w:color w:val="000000" w:themeColor="text1"/>
          <w:szCs w:val="22"/>
        </w:rPr>
        <w:t>ll</w:t>
      </w:r>
      <w:r w:rsidRPr="003773A2">
        <w:rPr>
          <w:color w:val="000000" w:themeColor="text1"/>
          <w:szCs w:val="22"/>
        </w:rPr>
        <w:t xml:space="preserve"> of the mutants we tried to express </w:t>
      </w:r>
      <w:r w:rsidR="00D07292" w:rsidRPr="00FE1771">
        <w:rPr>
          <w:b/>
          <w:bCs/>
          <w:color w:val="000000" w:themeColor="text1"/>
          <w:szCs w:val="22"/>
        </w:rPr>
        <w:t>did</w:t>
      </w:r>
      <w:r w:rsidR="00D07292" w:rsidRPr="003773A2">
        <w:rPr>
          <w:color w:val="000000" w:themeColor="text1"/>
          <w:szCs w:val="22"/>
        </w:rPr>
        <w:t xml:space="preserve"> </w:t>
      </w:r>
      <w:r w:rsidRPr="003773A2">
        <w:rPr>
          <w:color w:val="000000" w:themeColor="text1"/>
          <w:szCs w:val="22"/>
        </w:rPr>
        <w:t>expres</w:t>
      </w:r>
      <w:r w:rsidR="00D07292" w:rsidRPr="003773A2">
        <w:rPr>
          <w:color w:val="000000" w:themeColor="text1"/>
          <w:szCs w:val="22"/>
        </w:rPr>
        <w:t xml:space="preserve">s </w:t>
      </w:r>
      <w:r w:rsidRPr="003773A2">
        <w:rPr>
          <w:color w:val="000000" w:themeColor="text1"/>
          <w:szCs w:val="22"/>
        </w:rPr>
        <w:t xml:space="preserve">in </w:t>
      </w:r>
      <w:r w:rsidRPr="003773A2">
        <w:rPr>
          <w:i/>
          <w:iCs/>
          <w:color w:val="000000" w:themeColor="text1"/>
          <w:szCs w:val="22"/>
        </w:rPr>
        <w:t>E. coli</w:t>
      </w:r>
      <w:r w:rsidRPr="003773A2">
        <w:rPr>
          <w:color w:val="000000" w:themeColor="text1"/>
          <w:szCs w:val="22"/>
        </w:rPr>
        <w:t xml:space="preserve"> at similar levels to the wild type, and we could purify </w:t>
      </w:r>
      <w:r w:rsidRPr="003773A2">
        <w:rPr>
          <w:b/>
          <w:bCs/>
          <w:color w:val="000000" w:themeColor="text1"/>
          <w:szCs w:val="22"/>
        </w:rPr>
        <w:t>all</w:t>
      </w:r>
      <w:r w:rsidRPr="003773A2">
        <w:rPr>
          <w:color w:val="000000" w:themeColor="text1"/>
          <w:szCs w:val="22"/>
        </w:rPr>
        <w:t xml:space="preserve"> of them. </w:t>
      </w:r>
      <w:r w:rsidR="001E6127" w:rsidRPr="003773A2">
        <w:rPr>
          <w:color w:val="000000" w:themeColor="text1"/>
          <w:szCs w:val="22"/>
        </w:rPr>
        <w:t>More importantly, we have shown by Western blots (</w:t>
      </w:r>
      <w:r w:rsidR="001E6127" w:rsidRPr="003773A2">
        <w:rPr>
          <w:b/>
          <w:bCs/>
          <w:color w:val="000000" w:themeColor="text1"/>
          <w:szCs w:val="22"/>
        </w:rPr>
        <w:t>Extended Data Fig</w:t>
      </w:r>
      <w:r w:rsidR="003773A2" w:rsidRPr="003773A2">
        <w:rPr>
          <w:b/>
          <w:bCs/>
          <w:color w:val="000000" w:themeColor="text1"/>
          <w:szCs w:val="22"/>
        </w:rPr>
        <w:t>.</w:t>
      </w:r>
      <w:r w:rsidR="001E6127" w:rsidRPr="003773A2">
        <w:rPr>
          <w:b/>
          <w:bCs/>
          <w:color w:val="000000" w:themeColor="text1"/>
          <w:szCs w:val="22"/>
        </w:rPr>
        <w:t xml:space="preserve"> 2</w:t>
      </w:r>
      <w:r w:rsidR="001E6127" w:rsidRPr="003773A2">
        <w:rPr>
          <w:color w:val="000000" w:themeColor="text1"/>
          <w:szCs w:val="22"/>
        </w:rPr>
        <w:t>) that all the mutants express from endogenous locus at levels similar to wild type, and that there is no significant difference in protein expression levels between mutants with weak and strong phenotype profiles.</w:t>
      </w:r>
    </w:p>
    <w:p w14:paraId="26C25C19" w14:textId="19101332" w:rsidR="00FE1771" w:rsidRDefault="001C24B5" w:rsidP="00437E2B">
      <w:pPr>
        <w:rPr>
          <w:color w:val="000000" w:themeColor="text1"/>
          <w:szCs w:val="22"/>
        </w:rPr>
      </w:pPr>
      <w:r w:rsidRPr="003773A2">
        <w:rPr>
          <w:color w:val="000000" w:themeColor="text1"/>
          <w:szCs w:val="22"/>
        </w:rPr>
        <w:t>However, GAP assay and NMR experiments required a highly concentrated pure protein</w:t>
      </w:r>
      <w:r w:rsidR="00D07292" w:rsidRPr="003773A2">
        <w:rPr>
          <w:color w:val="000000" w:themeColor="text1"/>
          <w:szCs w:val="22"/>
        </w:rPr>
        <w:t xml:space="preserve"> sample</w:t>
      </w:r>
      <w:r w:rsidRPr="003773A2">
        <w:rPr>
          <w:color w:val="000000" w:themeColor="text1"/>
          <w:szCs w:val="22"/>
        </w:rPr>
        <w:t xml:space="preserve"> (&gt; 1 mM)</w:t>
      </w:r>
      <w:r w:rsidR="005B4063" w:rsidRPr="003773A2">
        <w:rPr>
          <w:color w:val="000000" w:themeColor="text1"/>
          <w:szCs w:val="22"/>
        </w:rPr>
        <w:t xml:space="preserve">, and, </w:t>
      </w:r>
      <w:r w:rsidRPr="003773A2">
        <w:rPr>
          <w:color w:val="000000" w:themeColor="text1"/>
          <w:szCs w:val="22"/>
        </w:rPr>
        <w:t>more importantly, both experiments required loading the protein with GTP by using</w:t>
      </w:r>
      <w:r w:rsidR="005B4063" w:rsidRPr="003773A2">
        <w:rPr>
          <w:color w:val="000000" w:themeColor="text1"/>
          <w:szCs w:val="22"/>
        </w:rPr>
        <w:t xml:space="preserve"> enough</w:t>
      </w:r>
      <w:r w:rsidRPr="003773A2">
        <w:rPr>
          <w:color w:val="000000" w:themeColor="text1"/>
          <w:szCs w:val="22"/>
        </w:rPr>
        <w:t xml:space="preserve"> EDTA </w:t>
      </w:r>
      <w:r w:rsidR="005B4063" w:rsidRPr="003773A2">
        <w:rPr>
          <w:color w:val="000000" w:themeColor="text1"/>
          <w:szCs w:val="22"/>
        </w:rPr>
        <w:t>to chelate the Mg</w:t>
      </w:r>
      <w:r w:rsidR="005B4063" w:rsidRPr="003773A2">
        <w:rPr>
          <w:color w:val="000000" w:themeColor="text1"/>
          <w:szCs w:val="22"/>
          <w:vertAlign w:val="superscript"/>
        </w:rPr>
        <w:t>2+</w:t>
      </w:r>
      <w:r w:rsidR="005B4063" w:rsidRPr="003773A2">
        <w:rPr>
          <w:color w:val="000000" w:themeColor="text1"/>
          <w:szCs w:val="22"/>
        </w:rPr>
        <w:t>. Removal of Mg</w:t>
      </w:r>
      <w:r w:rsidR="005B4063" w:rsidRPr="003773A2">
        <w:rPr>
          <w:color w:val="000000" w:themeColor="text1"/>
          <w:szCs w:val="22"/>
          <w:vertAlign w:val="superscript"/>
        </w:rPr>
        <w:t xml:space="preserve">2+ </w:t>
      </w:r>
      <w:r w:rsidR="005B4063" w:rsidRPr="003773A2">
        <w:rPr>
          <w:color w:val="000000" w:themeColor="text1"/>
          <w:szCs w:val="22"/>
        </w:rPr>
        <w:t>increases the off-rate for nucleotide binding of small GTPases, and chelation of divalent cations is therefore a common method for nucleotide loading of small GTPases.</w:t>
      </w:r>
      <w:r w:rsidRPr="003773A2">
        <w:rPr>
          <w:color w:val="000000" w:themeColor="text1"/>
          <w:szCs w:val="22"/>
        </w:rPr>
        <w:t xml:space="preserve"> </w:t>
      </w:r>
      <w:r w:rsidR="00580F95">
        <w:rPr>
          <w:color w:val="000000" w:themeColor="text1"/>
          <w:szCs w:val="22"/>
        </w:rPr>
        <w:t>I</w:t>
      </w:r>
      <w:r w:rsidR="005B4063" w:rsidRPr="003773A2">
        <w:rPr>
          <w:color w:val="000000" w:themeColor="text1"/>
          <w:szCs w:val="22"/>
        </w:rPr>
        <w:t xml:space="preserve">n our hands, </w:t>
      </w:r>
      <w:r w:rsidR="00580F95">
        <w:rPr>
          <w:color w:val="000000" w:themeColor="text1"/>
          <w:szCs w:val="22"/>
        </w:rPr>
        <w:t xml:space="preserve">as well as noted by others </w:t>
      </w:r>
      <w:r w:rsidRPr="003773A2">
        <w:rPr>
          <w:color w:val="000000" w:themeColor="text1"/>
          <w:szCs w:val="22"/>
        </w:rPr>
        <w:t>(</w:t>
      </w:r>
      <w:proofErr w:type="spellStart"/>
      <w:r w:rsidRPr="003773A2">
        <w:rPr>
          <w:color w:val="000000" w:themeColor="text1"/>
          <w:szCs w:val="22"/>
        </w:rPr>
        <w:t>Klebe</w:t>
      </w:r>
      <w:proofErr w:type="spellEnd"/>
      <w:r w:rsidRPr="003773A2">
        <w:rPr>
          <w:color w:val="000000" w:themeColor="text1"/>
          <w:szCs w:val="22"/>
        </w:rPr>
        <w:t xml:space="preserve"> </w:t>
      </w:r>
      <w:r w:rsidRPr="00AC0C04">
        <w:rPr>
          <w:i/>
          <w:iCs/>
          <w:color w:val="000000" w:themeColor="text1"/>
          <w:szCs w:val="22"/>
        </w:rPr>
        <w:t>et al</w:t>
      </w:r>
      <w:r w:rsidR="003773A2" w:rsidRPr="003773A2">
        <w:rPr>
          <w:color w:val="000000" w:themeColor="text1"/>
          <w:szCs w:val="22"/>
        </w:rPr>
        <w:t>, 199</w:t>
      </w:r>
      <w:r w:rsidR="00AC0C04">
        <w:rPr>
          <w:color w:val="000000" w:themeColor="text1"/>
          <w:szCs w:val="22"/>
        </w:rPr>
        <w:t>5</w:t>
      </w:r>
      <w:r w:rsidRPr="003773A2">
        <w:rPr>
          <w:color w:val="000000" w:themeColor="text1"/>
          <w:szCs w:val="22"/>
        </w:rPr>
        <w:t>)</w:t>
      </w:r>
      <w:r w:rsidR="00580F95">
        <w:rPr>
          <w:color w:val="000000" w:themeColor="text1"/>
          <w:szCs w:val="22"/>
        </w:rPr>
        <w:t>,</w:t>
      </w:r>
      <w:r w:rsidRPr="003773A2">
        <w:rPr>
          <w:color w:val="000000" w:themeColor="text1"/>
          <w:szCs w:val="22"/>
        </w:rPr>
        <w:t xml:space="preserve"> </w:t>
      </w:r>
      <w:r w:rsidR="00546586">
        <w:rPr>
          <w:color w:val="000000" w:themeColor="text1"/>
          <w:szCs w:val="22"/>
        </w:rPr>
        <w:t xml:space="preserve">wild type </w:t>
      </w:r>
      <w:r w:rsidRPr="003773A2">
        <w:rPr>
          <w:color w:val="000000" w:themeColor="text1"/>
          <w:szCs w:val="22"/>
        </w:rPr>
        <w:t xml:space="preserve">RAN/Gsp1 is more unstable than other small GTPases </w:t>
      </w:r>
      <w:r w:rsidR="00546586">
        <w:rPr>
          <w:color w:val="000000" w:themeColor="text1"/>
          <w:szCs w:val="22"/>
        </w:rPr>
        <w:t>without the nucleotide bound</w:t>
      </w:r>
      <w:r w:rsidRPr="003773A2">
        <w:rPr>
          <w:color w:val="000000" w:themeColor="text1"/>
          <w:szCs w:val="22"/>
        </w:rPr>
        <w:t>.</w:t>
      </w:r>
      <w:r w:rsidR="00FB635D" w:rsidRPr="003773A2">
        <w:rPr>
          <w:color w:val="000000" w:themeColor="text1"/>
          <w:szCs w:val="22"/>
        </w:rPr>
        <w:t xml:space="preserve"> </w:t>
      </w:r>
    </w:p>
    <w:p w14:paraId="7DC587D7" w14:textId="0953F916" w:rsidR="001139C5" w:rsidRPr="003773A2" w:rsidRDefault="00FE1771" w:rsidP="00437E2B">
      <w:pPr>
        <w:rPr>
          <w:color w:val="000000" w:themeColor="text1"/>
          <w:szCs w:val="22"/>
        </w:rPr>
      </w:pPr>
      <w:r>
        <w:rPr>
          <w:color w:val="000000" w:themeColor="text1"/>
          <w:szCs w:val="22"/>
        </w:rPr>
        <w:lastRenderedPageBreak/>
        <w:t xml:space="preserve">In summary, while all the mutants expressed well, both in </w:t>
      </w:r>
      <w:r w:rsidRPr="00FE1771">
        <w:rPr>
          <w:i/>
          <w:iCs/>
          <w:color w:val="000000" w:themeColor="text1"/>
          <w:szCs w:val="22"/>
        </w:rPr>
        <w:t>E. coli</w:t>
      </w:r>
      <w:r>
        <w:rPr>
          <w:color w:val="000000" w:themeColor="text1"/>
          <w:szCs w:val="22"/>
        </w:rPr>
        <w:t xml:space="preserve"> and endogenously, some of them were more unstable when stripping them off the nucleotide at &gt;1 mM </w:t>
      </w:r>
      <w:proofErr w:type="gramStart"/>
      <w:r>
        <w:rPr>
          <w:color w:val="000000" w:themeColor="text1"/>
          <w:szCs w:val="22"/>
        </w:rPr>
        <w:t>concentrations</w:t>
      </w:r>
      <w:proofErr w:type="gramEnd"/>
      <w:r>
        <w:rPr>
          <w:color w:val="000000" w:themeColor="text1"/>
          <w:szCs w:val="22"/>
        </w:rPr>
        <w:t>.</w:t>
      </w:r>
    </w:p>
    <w:p w14:paraId="000ACEB1" w14:textId="77777777" w:rsidR="001139C5" w:rsidRPr="003773A2" w:rsidRDefault="001C24B5" w:rsidP="00437E2B">
      <w:pPr>
        <w:rPr>
          <w:color w:val="000000" w:themeColor="text1"/>
          <w:szCs w:val="22"/>
        </w:rPr>
      </w:pPr>
      <w:r w:rsidRPr="003773A2">
        <w:rPr>
          <w:color w:val="000000" w:themeColor="text1"/>
          <w:szCs w:val="22"/>
        </w:rPr>
        <w:t xml:space="preserve">Again, we would like to thank the reviewer for catching that. It might be a minor point, but we can see how </w:t>
      </w:r>
      <w:r w:rsidR="00673ED5" w:rsidRPr="003773A2">
        <w:rPr>
          <w:color w:val="000000" w:themeColor="text1"/>
          <w:szCs w:val="22"/>
        </w:rPr>
        <w:t xml:space="preserve">our language could have been </w:t>
      </w:r>
      <w:r w:rsidR="005B4063" w:rsidRPr="003773A2">
        <w:rPr>
          <w:color w:val="000000" w:themeColor="text1"/>
          <w:szCs w:val="22"/>
        </w:rPr>
        <w:t>misleading.</w:t>
      </w:r>
      <w:r w:rsidRPr="003773A2">
        <w:rPr>
          <w:color w:val="000000" w:themeColor="text1"/>
          <w:szCs w:val="22"/>
        </w:rPr>
        <w:t xml:space="preserve"> </w:t>
      </w:r>
      <w:r w:rsidR="000D7E12" w:rsidRPr="003773A2">
        <w:rPr>
          <w:color w:val="000000" w:themeColor="text1"/>
          <w:szCs w:val="22"/>
        </w:rPr>
        <w:t>We now rewrote that sentence to say:</w:t>
      </w:r>
    </w:p>
    <w:p w14:paraId="16E35097" w14:textId="2925D913" w:rsidR="0061617B" w:rsidRDefault="0061617B" w:rsidP="00437E2B">
      <w:pPr>
        <w:rPr>
          <w:color w:val="2F5496" w:themeColor="accent1" w:themeShade="BF"/>
        </w:rPr>
      </w:pPr>
      <w:r w:rsidRPr="0061617B">
        <w:rPr>
          <w:color w:val="2F5496" w:themeColor="accent1" w:themeShade="BF"/>
        </w:rPr>
        <w:t xml:space="preserve">To address the question whether the mutations act directly or indirectly (i.e. by altering the competition between physical interaction partners in the cell), we recombinantly expressed and purified wild-type and 24 Gsp1 mutants and measured their effects on GAP-mediated GTP hydrolysis and GEF-mediated nucleotide exchange </w:t>
      </w:r>
      <w:r w:rsidRPr="0061617B">
        <w:rPr>
          <w:i/>
          <w:color w:val="2F5496" w:themeColor="accent1" w:themeShade="BF"/>
        </w:rPr>
        <w:t xml:space="preserve">in vitro </w:t>
      </w:r>
      <w:r w:rsidRPr="0061617B">
        <w:rPr>
          <w:color w:val="2F5496" w:themeColor="accent1" w:themeShade="BF"/>
        </w:rPr>
        <w:t>(</w:t>
      </w:r>
      <w:r w:rsidRPr="0061617B">
        <w:rPr>
          <w:b/>
          <w:color w:val="2F5496" w:themeColor="accent1" w:themeShade="BF"/>
        </w:rPr>
        <w:t>Fig. 3a, b, Extended Data Fig. 6</w:t>
      </w:r>
      <w:r w:rsidRPr="0061617B">
        <w:rPr>
          <w:color w:val="2F5496" w:themeColor="accent1" w:themeShade="BF"/>
        </w:rPr>
        <w:t>,</w:t>
      </w:r>
      <w:r w:rsidRPr="0061617B">
        <w:rPr>
          <w:b/>
          <w:color w:val="2F5496" w:themeColor="accent1" w:themeShade="BF"/>
        </w:rPr>
        <w:t xml:space="preserve"> Supplementary File 1 Figures 3, 4, </w:t>
      </w:r>
      <w:r w:rsidRPr="0061617B">
        <w:rPr>
          <w:color w:val="2F5496" w:themeColor="accent1" w:themeShade="BF"/>
        </w:rPr>
        <w:t xml:space="preserve">and </w:t>
      </w:r>
      <w:r w:rsidRPr="0061617B">
        <w:rPr>
          <w:b/>
          <w:color w:val="2F5496" w:themeColor="accent1" w:themeShade="BF"/>
        </w:rPr>
        <w:t>Tables 6, 7</w:t>
      </w:r>
      <w:r w:rsidRPr="0061617B">
        <w:rPr>
          <w:color w:val="2F5496" w:themeColor="accent1" w:themeShade="BF"/>
        </w:rPr>
        <w:t>).</w:t>
      </w:r>
    </w:p>
    <w:p w14:paraId="2C058904" w14:textId="5459B369" w:rsidR="00AC0C04" w:rsidRPr="00AC0C04" w:rsidRDefault="00AC0C04" w:rsidP="00437E2B">
      <w:pPr>
        <w:rPr>
          <w:color w:val="000000" w:themeColor="text1"/>
        </w:rPr>
      </w:pPr>
      <w:r w:rsidRPr="00AC0C04">
        <w:rPr>
          <w:color w:val="000000" w:themeColor="text1"/>
        </w:rPr>
        <w:t>REFERENCE</w:t>
      </w:r>
      <w:r>
        <w:rPr>
          <w:color w:val="000000" w:themeColor="text1"/>
        </w:rPr>
        <w:t xml:space="preserve"> for RAN stability without nucleotide</w:t>
      </w:r>
      <w:r w:rsidRPr="00AC0C04">
        <w:rPr>
          <w:color w:val="000000" w:themeColor="text1"/>
        </w:rPr>
        <w:t>:</w:t>
      </w:r>
    </w:p>
    <w:p w14:paraId="4E4E9F02" w14:textId="77777777" w:rsidR="00AC0C04" w:rsidRPr="00B86B07" w:rsidRDefault="00AC0C04" w:rsidP="00AC0C04">
      <w:pPr>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Prinz, H.,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&amp; Goody, R. S. The Kinetic Mechanism of Ran-Nucleotide Exchange </w:t>
      </w:r>
      <w:proofErr w:type="spellStart"/>
      <w:r w:rsidRPr="00B86B07">
        <w:rPr>
          <w:color w:val="000000" w:themeColor="text1"/>
          <w:szCs w:val="22"/>
          <w:shd w:val="clear" w:color="auto" w:fill="FFFFFF"/>
          <w:lang w:val="en-GB"/>
        </w:rPr>
        <w:t>Catalyzed</w:t>
      </w:r>
      <w:proofErr w:type="spellEnd"/>
      <w:r w:rsidRPr="00B86B07">
        <w:rPr>
          <w:color w:val="000000" w:themeColor="text1"/>
          <w:szCs w:val="22"/>
          <w:shd w:val="clear" w:color="auto" w:fill="FFFFFF"/>
          <w:lang w:val="en-GB"/>
        </w:rPr>
        <w:t xml:space="preserve">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6D9A2A1D" w14:textId="77777777" w:rsidR="00AC0C04" w:rsidRPr="0061617B" w:rsidRDefault="00AC0C04" w:rsidP="00437E2B">
      <w:pPr>
        <w:rPr>
          <w:color w:val="2F5496" w:themeColor="accent1" w:themeShade="BF"/>
        </w:rPr>
      </w:pPr>
    </w:p>
    <w:p w14:paraId="33559F6F" w14:textId="77777777" w:rsidR="004015DE" w:rsidRPr="001C16D7" w:rsidRDefault="00A43B6B" w:rsidP="00437E2B">
      <w:pPr>
        <w:rPr>
          <w:i/>
          <w:iCs/>
          <w:szCs w:val="22"/>
          <w:shd w:val="clear" w:color="auto" w:fill="FFFFFF"/>
        </w:rPr>
      </w:pPr>
      <w:r w:rsidRPr="001C16D7">
        <w:rPr>
          <w:i/>
          <w:iCs/>
          <w:szCs w:val="22"/>
          <w:shd w:val="clear" w:color="auto" w:fill="FFFFFF"/>
        </w:rPr>
        <w:t xml:space="preserve">6. Similar note regarding the AP-MS experiments. 56 mutants were used for GI, but </w:t>
      </w:r>
      <w:r w:rsidRPr="001C16D7">
        <w:rPr>
          <w:i/>
          <w:iCs/>
          <w:szCs w:val="22"/>
          <w:highlight w:val="yellow"/>
          <w:shd w:val="clear" w:color="auto" w:fill="FFFFFF"/>
        </w:rPr>
        <w:t>only 28 for AP-MS</w:t>
      </w:r>
      <w:r w:rsidRPr="001C16D7">
        <w:rPr>
          <w:i/>
          <w:iCs/>
          <w:szCs w:val="22"/>
          <w:shd w:val="clear" w:color="auto" w:fill="FFFFFF"/>
        </w:rPr>
        <w:t>? The other 28, even if they were not in interface regions, should have been assessed for altered protein interactions, even as controls. Are the 22 mutants for enzyme kinetics a subset of the 28 mutants for AP-MS?</w:t>
      </w:r>
    </w:p>
    <w:p w14:paraId="000322F2" w14:textId="4EB7044B" w:rsidR="0067702E" w:rsidRDefault="0061617B" w:rsidP="0061617B">
      <w:pPr>
        <w:spacing w:after="0"/>
        <w:jc w:val="left"/>
        <w:rPr>
          <w:color w:val="000000" w:themeColor="text1"/>
          <w:szCs w:val="22"/>
        </w:rPr>
      </w:pPr>
      <w:r w:rsidRPr="0061617B">
        <w:rPr>
          <w:color w:val="000000" w:themeColor="text1"/>
          <w:szCs w:val="22"/>
        </w:rPr>
        <w:t xml:space="preserve">We </w:t>
      </w:r>
      <w:r>
        <w:rPr>
          <w:color w:val="000000" w:themeColor="text1"/>
          <w:szCs w:val="22"/>
        </w:rPr>
        <w:t>believe we address this point</w:t>
      </w:r>
      <w:r w:rsidRPr="0061617B">
        <w:rPr>
          <w:color w:val="000000" w:themeColor="text1"/>
          <w:szCs w:val="22"/>
        </w:rPr>
        <w:t xml:space="preserve"> more generally in our GENERAL POINT 2 </w:t>
      </w:r>
      <w:r>
        <w:rPr>
          <w:color w:val="000000" w:themeColor="text1"/>
          <w:szCs w:val="22"/>
        </w:rPr>
        <w:t>at</w:t>
      </w:r>
      <w:r w:rsidRPr="0061617B">
        <w:rPr>
          <w:color w:val="000000" w:themeColor="text1"/>
          <w:szCs w:val="22"/>
        </w:rPr>
        <w:t xml:space="preserve"> the beginning of this document. </w:t>
      </w:r>
      <w:r w:rsidR="00E85681" w:rsidRPr="0061617B">
        <w:rPr>
          <w:color w:val="000000" w:themeColor="text1"/>
          <w:szCs w:val="22"/>
        </w:rPr>
        <w:t xml:space="preserve">In </w:t>
      </w:r>
      <w:r>
        <w:rPr>
          <w:color w:val="000000" w:themeColor="text1"/>
          <w:szCs w:val="22"/>
        </w:rPr>
        <w:t>brief</w:t>
      </w:r>
      <w:r w:rsidR="00E85681" w:rsidRPr="0061617B">
        <w:rPr>
          <w:color w:val="000000" w:themeColor="text1"/>
          <w:szCs w:val="22"/>
        </w:rPr>
        <w:t>, we</w:t>
      </w:r>
      <w:r>
        <w:rPr>
          <w:color w:val="000000" w:themeColor="text1"/>
          <w:szCs w:val="22"/>
        </w:rPr>
        <w:t xml:space="preserve"> purposefully present data starting with all the mutants, illustrating our approach of screening the mutants for phenotype, and then, based on the completely unbiased phenotype measurements choosing representative mutants (covering weak and strong phenotypes, as well as all the phenotype subgroups) in order to delve deeper into the details of the systems level mechanism. We believe that our approach is one of the strongest parts of our paper, and the different numbers of mutants are therefore a feature, not a bug, of our paper. We purposefully did not simply present the data using a subset of mutants for which we have complete set of data (which would still be an unprecedented number of mutants for which E-MAP, AP-MS</w:t>
      </w:r>
      <w:r w:rsidR="0028332F">
        <w:rPr>
          <w:color w:val="000000" w:themeColor="text1"/>
          <w:szCs w:val="22"/>
        </w:rPr>
        <w:t>,</w:t>
      </w:r>
      <w:r>
        <w:rPr>
          <w:color w:val="000000" w:themeColor="text1"/>
          <w:szCs w:val="22"/>
        </w:rPr>
        <w:t xml:space="preserve"> and biochemical data were collected). </w:t>
      </w:r>
    </w:p>
    <w:p w14:paraId="3F146020" w14:textId="77777777" w:rsidR="0061617B" w:rsidRPr="0061617B" w:rsidRDefault="0061617B" w:rsidP="0061617B">
      <w:pPr>
        <w:spacing w:after="0"/>
        <w:jc w:val="left"/>
        <w:rPr>
          <w:color w:val="000000" w:themeColor="text1"/>
          <w:szCs w:val="22"/>
        </w:rPr>
      </w:pPr>
    </w:p>
    <w:p w14:paraId="1360481A" w14:textId="77777777" w:rsidR="00EC5FCF" w:rsidRPr="001C16D7" w:rsidRDefault="00A43B6B" w:rsidP="005C3948">
      <w:pPr>
        <w:tabs>
          <w:tab w:val="left" w:pos="3275"/>
        </w:tabs>
        <w:rPr>
          <w:i/>
          <w:iCs/>
          <w:szCs w:val="22"/>
          <w:shd w:val="clear" w:color="auto" w:fill="FFFFFF"/>
        </w:rPr>
      </w:pPr>
      <w:r w:rsidRPr="001C16D7">
        <w:rPr>
          <w:i/>
          <w:iCs/>
          <w:szCs w:val="22"/>
          <w:shd w:val="clear" w:color="auto" w:fill="FFFFFF"/>
        </w:rPr>
        <w:t xml:space="preserve">7. Were </w:t>
      </w:r>
      <w:r w:rsidRPr="001C16D7">
        <w:rPr>
          <w:i/>
          <w:iCs/>
          <w:szCs w:val="22"/>
          <w:highlight w:val="yellow"/>
          <w:shd w:val="clear" w:color="auto" w:fill="FFFFFF"/>
        </w:rPr>
        <w:t>only 13 of the mutants</w:t>
      </w:r>
      <w:r w:rsidRPr="001C16D7">
        <w:rPr>
          <w:i/>
          <w:iCs/>
          <w:szCs w:val="22"/>
          <w:shd w:val="clear" w:color="auto" w:fill="FFFFFF"/>
        </w:rPr>
        <w:t xml:space="preserve"> used for NMR?</w:t>
      </w:r>
    </w:p>
    <w:p w14:paraId="6C0C0BC5" w14:textId="6C5C586D" w:rsidR="00C275B6" w:rsidRPr="001C16D7" w:rsidRDefault="00EC5FCF" w:rsidP="00437E2B">
      <w:pPr>
        <w:rPr>
          <w:color w:val="00B0F0"/>
          <w:szCs w:val="22"/>
        </w:rPr>
      </w:pPr>
      <w:r w:rsidRPr="00C60FC7">
        <w:rPr>
          <w:color w:val="00B0F0"/>
          <w:szCs w:val="22"/>
          <w:highlight w:val="yellow"/>
        </w:rPr>
        <w:t>I think we can argue here, as the NMR mutants span the entire range</w:t>
      </w:r>
      <w:r w:rsidR="00644C4D" w:rsidRPr="00C60FC7">
        <w:rPr>
          <w:color w:val="00B0F0"/>
          <w:szCs w:val="22"/>
          <w:highlight w:val="yellow"/>
        </w:rPr>
        <w:t xml:space="preserve"> so we could not learn more if doing more.</w:t>
      </w:r>
    </w:p>
    <w:p w14:paraId="22340E6F" w14:textId="6EB5AE48" w:rsidR="00E1086C" w:rsidRPr="00D45C55" w:rsidRDefault="00E1086C" w:rsidP="00437E2B">
      <w:pPr>
        <w:rPr>
          <w:color w:val="000000" w:themeColor="text1"/>
          <w:szCs w:val="22"/>
          <w:lang w:val="en-GB" w:eastAsia="ja-JP"/>
        </w:rPr>
      </w:pPr>
      <w:r w:rsidRPr="00C60FC7">
        <w:rPr>
          <w:color w:val="000000" w:themeColor="text1"/>
          <w:szCs w:val="22"/>
          <w:lang w:val="en-GB" w:eastAsia="ja-JP"/>
        </w:rPr>
        <w:t xml:space="preserve">Yes, </w:t>
      </w:r>
      <w:r w:rsidR="00C60FC7">
        <w:rPr>
          <w:color w:val="000000" w:themeColor="text1"/>
          <w:szCs w:val="22"/>
          <w:lang w:val="en-GB" w:eastAsia="ja-JP"/>
        </w:rPr>
        <w:t xml:space="preserve">we collected and presented NMR data for </w:t>
      </w:r>
      <w:r w:rsidRPr="00C60FC7">
        <w:rPr>
          <w:color w:val="000000" w:themeColor="text1"/>
          <w:szCs w:val="22"/>
          <w:lang w:val="en-GB" w:eastAsia="ja-JP"/>
        </w:rPr>
        <w:t xml:space="preserve">13 mutants. </w:t>
      </w:r>
      <w:r w:rsidR="00C60FC7">
        <w:rPr>
          <w:color w:val="000000" w:themeColor="text1"/>
          <w:szCs w:val="22"/>
          <w:lang w:val="en-GB" w:eastAsia="ja-JP"/>
        </w:rPr>
        <w:t xml:space="preserve">We have touched to this point in our GENERAL POINT 2 as well as in our response to point 5. </w:t>
      </w:r>
      <w:r w:rsidRPr="00C60FC7">
        <w:rPr>
          <w:color w:val="000000" w:themeColor="text1"/>
          <w:szCs w:val="22"/>
          <w:lang w:val="en-GB" w:eastAsia="ja-JP"/>
        </w:rPr>
        <w:t>Adequate signal for</w:t>
      </w:r>
      <w:r w:rsidR="005D6629" w:rsidRPr="00C60FC7">
        <w:rPr>
          <w:color w:val="000000" w:themeColor="text1"/>
          <w:szCs w:val="22"/>
          <w:lang w:val="en-GB" w:eastAsia="ja-JP"/>
        </w:rPr>
        <w:t xml:space="preserve"> the</w:t>
      </w:r>
      <w:r w:rsidRPr="00C60FC7">
        <w:rPr>
          <w:color w:val="000000" w:themeColor="text1"/>
          <w:szCs w:val="22"/>
          <w:lang w:val="en-GB" w:eastAsia="ja-JP"/>
        </w:rPr>
        <w:t xml:space="preserve"> </w:t>
      </w:r>
      <w:r w:rsidRPr="00C60FC7">
        <w:rPr>
          <w:color w:val="000000" w:themeColor="text1"/>
          <w:szCs w:val="22"/>
          <w:vertAlign w:val="superscript"/>
          <w:lang w:val="en-GB" w:eastAsia="ja-JP"/>
        </w:rPr>
        <w:t>31</w:t>
      </w:r>
      <w:r w:rsidRPr="00C60FC7">
        <w:rPr>
          <w:color w:val="000000" w:themeColor="text1"/>
          <w:szCs w:val="22"/>
          <w:lang w:val="en-GB" w:eastAsia="ja-JP"/>
        </w:rPr>
        <w:t xml:space="preserve">P NMR studies required </w:t>
      </w:r>
      <w:r w:rsidR="00B17A9A" w:rsidRPr="00C60FC7">
        <w:rPr>
          <w:color w:val="000000" w:themeColor="text1"/>
          <w:szCs w:val="22"/>
          <w:lang w:val="en-GB" w:eastAsia="ja-JP"/>
        </w:rPr>
        <w:t xml:space="preserve">relatively large volumes (400 µL) of very </w:t>
      </w:r>
      <w:r w:rsidRPr="00C60FC7">
        <w:rPr>
          <w:color w:val="000000" w:themeColor="text1"/>
          <w:szCs w:val="22"/>
          <w:lang w:val="en-GB" w:eastAsia="ja-JP"/>
        </w:rPr>
        <w:t>highly concentrated samples of purified protein</w:t>
      </w:r>
      <w:r w:rsidR="00B17A9A" w:rsidRPr="00C60FC7">
        <w:rPr>
          <w:color w:val="000000" w:themeColor="text1"/>
          <w:szCs w:val="22"/>
          <w:lang w:val="en-GB" w:eastAsia="ja-JP"/>
        </w:rPr>
        <w:t xml:space="preserve"> (&gt; 800 µM) after GTP-loading</w:t>
      </w:r>
      <w:r w:rsidR="005D6629" w:rsidRPr="00C60FC7">
        <w:rPr>
          <w:color w:val="000000" w:themeColor="text1"/>
          <w:szCs w:val="22"/>
          <w:lang w:val="en-GB" w:eastAsia="ja-JP"/>
        </w:rPr>
        <w:t xml:space="preserve"> (</w:t>
      </w:r>
      <w:r w:rsidR="00B17A9A" w:rsidRPr="00C60FC7">
        <w:rPr>
          <w:color w:val="000000" w:themeColor="text1"/>
          <w:szCs w:val="22"/>
          <w:lang w:val="en-GB" w:eastAsia="ja-JP"/>
        </w:rPr>
        <w:t>which in our hands dilutes samples to ~40% initial concentration</w:t>
      </w:r>
      <w:r w:rsidR="005D6629" w:rsidRPr="00C60FC7">
        <w:rPr>
          <w:color w:val="000000" w:themeColor="text1"/>
          <w:szCs w:val="22"/>
          <w:lang w:val="en-GB" w:eastAsia="ja-JP"/>
        </w:rPr>
        <w:t>)</w:t>
      </w:r>
      <w:r w:rsidR="00B17A9A" w:rsidRPr="00C60FC7">
        <w:rPr>
          <w:color w:val="000000" w:themeColor="text1"/>
          <w:szCs w:val="22"/>
          <w:lang w:val="en-GB" w:eastAsia="ja-JP"/>
        </w:rPr>
        <w:t>. Thus, our workflow began with concentration of purified Gsp</w:t>
      </w:r>
      <w:proofErr w:type="gramStart"/>
      <w:r w:rsidR="00B17A9A" w:rsidRPr="00C60FC7">
        <w:rPr>
          <w:color w:val="000000" w:themeColor="text1"/>
          <w:szCs w:val="22"/>
          <w:lang w:val="en-GB" w:eastAsia="ja-JP"/>
        </w:rPr>
        <w:t>1</w:t>
      </w:r>
      <w:r w:rsidR="00C60FC7">
        <w:rPr>
          <w:color w:val="000000" w:themeColor="text1"/>
          <w:szCs w:val="22"/>
          <w:lang w:val="en-GB" w:eastAsia="ja-JP"/>
        </w:rPr>
        <w:t>:</w:t>
      </w:r>
      <w:r w:rsidR="00B17A9A" w:rsidRPr="00C60FC7">
        <w:rPr>
          <w:color w:val="000000" w:themeColor="text1"/>
          <w:szCs w:val="22"/>
          <w:lang w:val="en-GB" w:eastAsia="ja-JP"/>
        </w:rPr>
        <w:t>GDP</w:t>
      </w:r>
      <w:proofErr w:type="gramEnd"/>
      <w:r w:rsidR="00B17A9A" w:rsidRPr="00C60FC7">
        <w:rPr>
          <w:color w:val="000000" w:themeColor="text1"/>
          <w:szCs w:val="22"/>
          <w:lang w:val="en-GB" w:eastAsia="ja-JP"/>
        </w:rPr>
        <w:t xml:space="preserve"> mutants to well over 1 </w:t>
      </w:r>
      <w:proofErr w:type="spellStart"/>
      <w:r w:rsidR="00B17A9A" w:rsidRPr="00C60FC7">
        <w:rPr>
          <w:color w:val="000000" w:themeColor="text1"/>
          <w:szCs w:val="22"/>
          <w:lang w:val="en-GB" w:eastAsia="ja-JP"/>
        </w:rPr>
        <w:t>mM.</w:t>
      </w:r>
      <w:proofErr w:type="spellEnd"/>
      <w:r w:rsidR="00B17A9A" w:rsidRPr="00C60FC7">
        <w:rPr>
          <w:color w:val="000000" w:themeColor="text1"/>
          <w:szCs w:val="22"/>
          <w:lang w:val="en-GB" w:eastAsia="ja-JP"/>
        </w:rPr>
        <w:t xml:space="preserve"> </w:t>
      </w:r>
      <w:r w:rsidRPr="00C60FC7">
        <w:rPr>
          <w:color w:val="000000" w:themeColor="text1"/>
          <w:szCs w:val="22"/>
          <w:lang w:val="en-GB" w:eastAsia="ja-JP"/>
        </w:rPr>
        <w:t>Attempts to concentrate several mutants to these high concentrations were unfortunately in vain</w:t>
      </w:r>
      <w:r w:rsidR="00F33A32" w:rsidRPr="00C60FC7">
        <w:rPr>
          <w:color w:val="000000" w:themeColor="text1"/>
          <w:szCs w:val="22"/>
          <w:lang w:val="en-GB" w:eastAsia="ja-JP"/>
        </w:rPr>
        <w:t xml:space="preserve">, with </w:t>
      </w:r>
      <w:r w:rsidR="00C60FC7">
        <w:rPr>
          <w:color w:val="000000" w:themeColor="text1"/>
          <w:szCs w:val="22"/>
          <w:lang w:val="en-GB" w:eastAsia="ja-JP"/>
        </w:rPr>
        <w:t>most of the</w:t>
      </w:r>
      <w:r w:rsidRPr="00C60FC7">
        <w:rPr>
          <w:color w:val="000000" w:themeColor="text1"/>
          <w:szCs w:val="22"/>
          <w:lang w:val="en-GB" w:eastAsia="ja-JP"/>
        </w:rPr>
        <w:t xml:space="preserve"> protein </w:t>
      </w:r>
      <w:r w:rsidR="00F33A32" w:rsidRPr="00C60FC7">
        <w:rPr>
          <w:color w:val="000000" w:themeColor="text1"/>
          <w:szCs w:val="22"/>
          <w:lang w:val="en-GB" w:eastAsia="ja-JP"/>
        </w:rPr>
        <w:t xml:space="preserve">precipitating </w:t>
      </w:r>
      <w:r w:rsidRPr="00C60FC7">
        <w:rPr>
          <w:color w:val="000000" w:themeColor="text1"/>
          <w:szCs w:val="22"/>
          <w:lang w:val="en-GB" w:eastAsia="ja-JP"/>
        </w:rPr>
        <w:t>out</w:t>
      </w:r>
      <w:r w:rsidR="00B17A9A" w:rsidRPr="00C60FC7">
        <w:rPr>
          <w:color w:val="000000" w:themeColor="text1"/>
          <w:szCs w:val="22"/>
          <w:lang w:val="en-GB" w:eastAsia="ja-JP"/>
        </w:rPr>
        <w:t xml:space="preserve">, despite these mutants being readily purified at lower concentrations, active in the GEF and GAP assays, and stably folded as confirmed by </w:t>
      </w:r>
      <w:r w:rsidRPr="00C60FC7">
        <w:rPr>
          <w:color w:val="000000" w:themeColor="text1"/>
          <w:szCs w:val="22"/>
          <w:lang w:val="en-GB" w:eastAsia="ja-JP"/>
        </w:rPr>
        <w:t>CD</w:t>
      </w:r>
      <w:r w:rsidR="00B17A9A" w:rsidRPr="00C60FC7">
        <w:rPr>
          <w:color w:val="000000" w:themeColor="text1"/>
          <w:szCs w:val="22"/>
          <w:lang w:val="en-GB" w:eastAsia="ja-JP"/>
        </w:rPr>
        <w:t xml:space="preserve"> </w:t>
      </w:r>
      <w:r w:rsidR="005D6629" w:rsidRPr="00C60FC7">
        <w:rPr>
          <w:color w:val="000000" w:themeColor="text1"/>
          <w:szCs w:val="22"/>
          <w:lang w:val="en-GB" w:eastAsia="ja-JP"/>
        </w:rPr>
        <w:t>s</w:t>
      </w:r>
      <w:r w:rsidR="00B17A9A" w:rsidRPr="00C60FC7">
        <w:rPr>
          <w:color w:val="000000" w:themeColor="text1"/>
          <w:szCs w:val="22"/>
          <w:lang w:val="en-GB" w:eastAsia="ja-JP"/>
        </w:rPr>
        <w:t>pectroscopy (</w:t>
      </w:r>
      <w:r w:rsidR="00B17A9A" w:rsidRPr="00C60FC7">
        <w:rPr>
          <w:b/>
          <w:bCs/>
          <w:color w:val="000000" w:themeColor="text1"/>
          <w:szCs w:val="22"/>
          <w:lang w:val="en-GB" w:eastAsia="ja-JP"/>
        </w:rPr>
        <w:t>Supplementary</w:t>
      </w:r>
      <w:r w:rsidR="00C60FC7" w:rsidRPr="00C60FC7">
        <w:rPr>
          <w:b/>
          <w:bCs/>
          <w:color w:val="000000" w:themeColor="text1"/>
          <w:szCs w:val="22"/>
          <w:lang w:val="en-GB" w:eastAsia="ja-JP"/>
        </w:rPr>
        <w:t xml:space="preserve"> File 1</w:t>
      </w:r>
      <w:r w:rsidR="00B17A9A" w:rsidRPr="00C60FC7">
        <w:rPr>
          <w:b/>
          <w:bCs/>
          <w:color w:val="000000" w:themeColor="text1"/>
          <w:szCs w:val="22"/>
          <w:lang w:val="en-GB" w:eastAsia="ja-JP"/>
        </w:rPr>
        <w:t xml:space="preserve"> Fig</w:t>
      </w:r>
      <w:r w:rsidR="00C60FC7">
        <w:rPr>
          <w:b/>
          <w:bCs/>
          <w:color w:val="000000" w:themeColor="text1"/>
          <w:szCs w:val="22"/>
          <w:lang w:val="en-GB" w:eastAsia="ja-JP"/>
        </w:rPr>
        <w:t>.</w:t>
      </w:r>
      <w:r w:rsidR="00B17A9A" w:rsidRPr="00C60FC7">
        <w:rPr>
          <w:b/>
          <w:bCs/>
          <w:color w:val="000000" w:themeColor="text1"/>
          <w:szCs w:val="22"/>
          <w:lang w:val="en-GB" w:eastAsia="ja-JP"/>
        </w:rPr>
        <w:t xml:space="preserve"> 1</w:t>
      </w:r>
      <w:r w:rsidR="00D45C55">
        <w:rPr>
          <w:b/>
          <w:bCs/>
          <w:color w:val="000000" w:themeColor="text1"/>
          <w:szCs w:val="22"/>
          <w:lang w:val="en-GB" w:eastAsia="ja-JP"/>
        </w:rPr>
        <w:t>2</w:t>
      </w:r>
      <w:r w:rsidR="00B17A9A" w:rsidRPr="00C60FC7">
        <w:rPr>
          <w:color w:val="000000" w:themeColor="text1"/>
          <w:szCs w:val="22"/>
          <w:lang w:val="en-GB" w:eastAsia="ja-JP"/>
        </w:rPr>
        <w:t xml:space="preserve"> and </w:t>
      </w:r>
      <w:r w:rsidR="00B17A9A" w:rsidRPr="00C60FC7">
        <w:rPr>
          <w:b/>
          <w:bCs/>
          <w:color w:val="000000" w:themeColor="text1"/>
          <w:szCs w:val="22"/>
          <w:lang w:val="en-GB" w:eastAsia="ja-JP"/>
        </w:rPr>
        <w:t>Supplementary Table 9</w:t>
      </w:r>
      <w:r w:rsidR="00B17A9A" w:rsidRPr="00C60FC7">
        <w:rPr>
          <w:color w:val="000000" w:themeColor="text1"/>
          <w:szCs w:val="22"/>
          <w:lang w:val="en-GB" w:eastAsia="ja-JP"/>
        </w:rPr>
        <w:t xml:space="preserve">). </w:t>
      </w:r>
      <w:r w:rsidR="00D45C55">
        <w:rPr>
          <w:color w:val="000000" w:themeColor="text1"/>
          <w:szCs w:val="22"/>
          <w:lang w:val="en-GB" w:eastAsia="ja-JP"/>
        </w:rPr>
        <w:t xml:space="preserve">However, </w:t>
      </w:r>
      <w:proofErr w:type="spellStart"/>
      <w:r w:rsidR="00D45C55">
        <w:rPr>
          <w:color w:val="000000" w:themeColor="text1"/>
          <w:szCs w:val="22"/>
          <w:lang w:val="en-GB" w:eastAsia="ja-JP"/>
        </w:rPr>
        <w:t>w</w:t>
      </w:r>
      <w:proofErr w:type="spellEnd"/>
      <w:r w:rsidR="00B17A9A" w:rsidRPr="00C60FC7">
        <w:rPr>
          <w:color w:val="000000" w:themeColor="text1"/>
          <w:szCs w:val="22"/>
          <w:lang w:val="en-GB" w:eastAsia="ja-JP"/>
        </w:rPr>
        <w:t xml:space="preserve"> believe</w:t>
      </w:r>
      <w:r w:rsidR="005D6629" w:rsidRPr="00C60FC7">
        <w:rPr>
          <w:color w:val="000000" w:themeColor="text1"/>
          <w:szCs w:val="22"/>
          <w:lang w:val="en-GB" w:eastAsia="ja-JP"/>
        </w:rPr>
        <w:t xml:space="preserve"> the data for those mutants </w:t>
      </w:r>
      <w:r w:rsidR="00634382" w:rsidRPr="00C60FC7">
        <w:rPr>
          <w:color w:val="000000" w:themeColor="text1"/>
          <w:szCs w:val="22"/>
          <w:lang w:val="en-GB" w:eastAsia="ja-JP"/>
        </w:rPr>
        <w:t xml:space="preserve">which </w:t>
      </w:r>
      <w:r w:rsidR="005D6629" w:rsidRPr="00C60FC7">
        <w:rPr>
          <w:color w:val="000000" w:themeColor="text1"/>
          <w:szCs w:val="22"/>
          <w:lang w:val="en-GB" w:eastAsia="ja-JP"/>
        </w:rPr>
        <w:t>we have collected</w:t>
      </w:r>
      <w:r w:rsidR="00B17A9A" w:rsidRPr="00C60FC7">
        <w:rPr>
          <w:color w:val="000000" w:themeColor="text1"/>
          <w:szCs w:val="22"/>
          <w:lang w:val="en-GB" w:eastAsia="ja-JP"/>
        </w:rPr>
        <w:t xml:space="preserve"> spans the entire range of observable behavio</w:t>
      </w:r>
      <w:r w:rsidR="005D6629" w:rsidRPr="00C60FC7">
        <w:rPr>
          <w:color w:val="000000" w:themeColor="text1"/>
          <w:szCs w:val="22"/>
          <w:lang w:val="en-GB" w:eastAsia="ja-JP"/>
        </w:rPr>
        <w:t>u</w:t>
      </w:r>
      <w:r w:rsidR="00B17A9A" w:rsidRPr="00C60FC7">
        <w:rPr>
          <w:color w:val="000000" w:themeColor="text1"/>
          <w:szCs w:val="22"/>
          <w:lang w:val="en-GB" w:eastAsia="ja-JP"/>
        </w:rPr>
        <w:t xml:space="preserve">rs in the assay, as it included two mutants only observable in state 1, </w:t>
      </w:r>
      <w:r w:rsidR="00634382" w:rsidRPr="00C60FC7">
        <w:rPr>
          <w:color w:val="000000" w:themeColor="text1"/>
          <w:szCs w:val="22"/>
          <w:lang w:val="en-GB" w:eastAsia="ja-JP"/>
        </w:rPr>
        <w:t>three</w:t>
      </w:r>
      <w:r w:rsidR="00B17A9A" w:rsidRPr="00C60FC7">
        <w:rPr>
          <w:color w:val="000000" w:themeColor="text1"/>
          <w:szCs w:val="22"/>
          <w:lang w:val="en-GB" w:eastAsia="ja-JP"/>
        </w:rPr>
        <w:t xml:space="preserve"> mutants only observable in state 2, the WT </w:t>
      </w:r>
      <w:r w:rsidR="00634382" w:rsidRPr="00C60FC7">
        <w:rPr>
          <w:color w:val="000000" w:themeColor="text1"/>
          <w:szCs w:val="22"/>
          <w:lang w:val="en-GB" w:eastAsia="ja-JP"/>
        </w:rPr>
        <w:t>variant</w:t>
      </w:r>
      <w:r w:rsidR="00B17A9A" w:rsidRPr="00C60FC7">
        <w:rPr>
          <w:color w:val="000000" w:themeColor="text1"/>
          <w:szCs w:val="22"/>
          <w:lang w:val="en-GB" w:eastAsia="ja-JP"/>
        </w:rPr>
        <w:t>, two mutants with WT-like distributions, and several intermediate mutants</w:t>
      </w:r>
      <w:r w:rsidR="00D45C55">
        <w:rPr>
          <w:color w:val="000000" w:themeColor="text1"/>
          <w:szCs w:val="22"/>
          <w:lang w:val="en-GB" w:eastAsia="ja-JP"/>
        </w:rPr>
        <w:t xml:space="preserve"> (</w:t>
      </w:r>
      <w:r w:rsidR="00D45C55" w:rsidRPr="00D45C55">
        <w:rPr>
          <w:b/>
          <w:bCs/>
          <w:color w:val="000000" w:themeColor="text1"/>
          <w:szCs w:val="22"/>
          <w:lang w:val="en-GB" w:eastAsia="ja-JP"/>
        </w:rPr>
        <w:t xml:space="preserve">Fig. 3c </w:t>
      </w:r>
      <w:r w:rsidR="00D45C55" w:rsidRPr="00D45C55">
        <w:rPr>
          <w:color w:val="000000" w:themeColor="text1"/>
          <w:szCs w:val="22"/>
          <w:lang w:val="en-GB" w:eastAsia="ja-JP"/>
        </w:rPr>
        <w:t>and</w:t>
      </w:r>
      <w:r w:rsidR="00D45C55" w:rsidRPr="00D45C55">
        <w:rPr>
          <w:b/>
          <w:bCs/>
          <w:color w:val="000000" w:themeColor="text1"/>
          <w:szCs w:val="22"/>
          <w:lang w:val="en-GB" w:eastAsia="ja-JP"/>
        </w:rPr>
        <w:t xml:space="preserve"> d</w:t>
      </w:r>
      <w:r w:rsidR="00D45C55">
        <w:rPr>
          <w:color w:val="000000" w:themeColor="text1"/>
          <w:szCs w:val="22"/>
          <w:lang w:val="en-GB" w:eastAsia="ja-JP"/>
        </w:rPr>
        <w:t>)</w:t>
      </w:r>
      <w:r w:rsidR="00B17A9A" w:rsidRPr="00C60FC7">
        <w:rPr>
          <w:color w:val="000000" w:themeColor="text1"/>
          <w:szCs w:val="22"/>
          <w:lang w:val="en-GB" w:eastAsia="ja-JP"/>
        </w:rPr>
        <w:t xml:space="preserve">. While </w:t>
      </w:r>
      <w:r w:rsidR="00680BE6" w:rsidRPr="00C60FC7">
        <w:rPr>
          <w:color w:val="000000" w:themeColor="text1"/>
          <w:szCs w:val="22"/>
          <w:lang w:val="en-GB" w:eastAsia="ja-JP"/>
        </w:rPr>
        <w:t>we would have been eager to collect a larger set if the samples were attainable, we do not believe those additional mutants would significantly change our claims.</w:t>
      </w:r>
    </w:p>
    <w:p w14:paraId="252C7197" w14:textId="77777777" w:rsidR="00A43B6B" w:rsidRPr="001C16D7" w:rsidRDefault="00A43B6B" w:rsidP="00437E2B">
      <w:pPr>
        <w:rPr>
          <w:i/>
          <w:iCs/>
          <w:szCs w:val="22"/>
        </w:rPr>
      </w:pPr>
      <w:r w:rsidRPr="001C16D7">
        <w:rPr>
          <w:i/>
          <w:iCs/>
          <w:szCs w:val="22"/>
          <w:shd w:val="clear" w:color="auto" w:fill="FFFFFF"/>
        </w:rPr>
        <w:lastRenderedPageBreak/>
        <w:t xml:space="preserve">8. In </w:t>
      </w:r>
      <w:r w:rsidRPr="001C16D7">
        <w:rPr>
          <w:i/>
          <w:iCs/>
          <w:szCs w:val="22"/>
          <w:highlight w:val="yellow"/>
          <w:shd w:val="clear" w:color="auto" w:fill="FFFFFF"/>
        </w:rPr>
        <w:t>Supp. Tables 6-8 the authors include std. dev. and std. error values</w:t>
      </w:r>
      <w:r w:rsidRPr="001C16D7">
        <w:rPr>
          <w:i/>
          <w:iCs/>
          <w:szCs w:val="22"/>
          <w:shd w:val="clear" w:color="auto" w:fill="FFFFFF"/>
        </w:rPr>
        <w:t xml:space="preserve">. </w:t>
      </w:r>
      <w:r w:rsidRPr="001C16D7">
        <w:rPr>
          <w:i/>
          <w:iCs/>
          <w:szCs w:val="22"/>
          <w:highlight w:val="yellow"/>
          <w:shd w:val="clear" w:color="auto" w:fill="FFFFFF"/>
        </w:rPr>
        <w:t>Often these values are of similar magnitude to the measured value, indicating that the confidence in the measured value is low</w:t>
      </w:r>
      <w:r w:rsidRPr="001C16D7">
        <w:rPr>
          <w:i/>
          <w:iCs/>
          <w:szCs w:val="22"/>
          <w:shd w:val="clear" w:color="auto" w:fill="FFFFFF"/>
        </w:rPr>
        <w:t>. Yet it seems that these measured values were still used in the main figures, with no indication of the error. Some indication of significance should be assigned to these figures.</w:t>
      </w:r>
    </w:p>
    <w:p w14:paraId="350E6C6C" w14:textId="29F59B46" w:rsidR="00C906D3" w:rsidRDefault="00A941E5" w:rsidP="00437E2B">
      <w:pPr>
        <w:rPr>
          <w:szCs w:val="22"/>
        </w:rPr>
      </w:pPr>
      <w:r>
        <w:rPr>
          <w:szCs w:val="22"/>
        </w:rPr>
        <w:t xml:space="preserve">We thank the Reviewer for this last comment. This is indeed a major point, and we </w:t>
      </w:r>
      <w:r w:rsidR="00F53AE3">
        <w:rPr>
          <w:szCs w:val="22"/>
        </w:rPr>
        <w:t>think</w:t>
      </w:r>
      <w:r>
        <w:rPr>
          <w:szCs w:val="22"/>
        </w:rPr>
        <w:t xml:space="preserve"> that addressing it has substantially </w:t>
      </w:r>
      <w:r w:rsidR="005143CB">
        <w:rPr>
          <w:szCs w:val="22"/>
        </w:rPr>
        <w:t>improved</w:t>
      </w:r>
      <w:r>
        <w:rPr>
          <w:szCs w:val="22"/>
        </w:rPr>
        <w:t xml:space="preserve"> our paper.</w:t>
      </w:r>
      <w:r w:rsidR="005143CB">
        <w:rPr>
          <w:szCs w:val="22"/>
        </w:rPr>
        <w:t xml:space="preserve"> The three main changes we made are:</w:t>
      </w:r>
    </w:p>
    <w:p w14:paraId="60F2B373" w14:textId="45EA9C63" w:rsidR="005143CB" w:rsidRDefault="005143CB" w:rsidP="00437E2B">
      <w:pPr>
        <w:rPr>
          <w:szCs w:val="22"/>
        </w:rPr>
      </w:pPr>
      <w:r>
        <w:rPr>
          <w:szCs w:val="22"/>
        </w:rPr>
        <w:t>1. We have collected more GAP-mediated GTP hydrolysis data on several of the mutants</w:t>
      </w:r>
    </w:p>
    <w:p w14:paraId="547E6638" w14:textId="492814D2" w:rsidR="005143CB" w:rsidRDefault="005143CB" w:rsidP="00437E2B">
      <w:pPr>
        <w:rPr>
          <w:szCs w:val="22"/>
        </w:rPr>
      </w:pPr>
      <w:r>
        <w:rPr>
          <w:szCs w:val="22"/>
        </w:rPr>
        <w:t>2. As we are mainly interested in the confidence in the mean value, we now report the standard mean error for both the GAP and the GEF data.</w:t>
      </w:r>
    </w:p>
    <w:p w14:paraId="1EBC31B3" w14:textId="44F06122" w:rsidR="005143CB" w:rsidRPr="001C16D7" w:rsidRDefault="005143CB" w:rsidP="00437E2B">
      <w:pPr>
        <w:rPr>
          <w:szCs w:val="22"/>
        </w:rPr>
      </w:pPr>
      <w:r>
        <w:rPr>
          <w:szCs w:val="22"/>
        </w:rPr>
        <w:t xml:space="preserve">3. </w:t>
      </w:r>
      <w:r w:rsidR="005F2B4A">
        <w:rPr>
          <w:szCs w:val="22"/>
        </w:rPr>
        <w:t>W</w:t>
      </w:r>
      <w:r>
        <w:rPr>
          <w:szCs w:val="22"/>
        </w:rPr>
        <w:t>e</w:t>
      </w:r>
      <w:r w:rsidR="005F2B4A">
        <w:rPr>
          <w:szCs w:val="22"/>
        </w:rPr>
        <w:t xml:space="preserve"> now</w:t>
      </w:r>
      <w:r>
        <w:rPr>
          <w:szCs w:val="22"/>
        </w:rPr>
        <w:t xml:space="preserve"> report the</w:t>
      </w:r>
      <w:r w:rsidR="005F2B4A">
        <w:rPr>
          <w:szCs w:val="22"/>
        </w:rPr>
        <w:t xml:space="preserve"> propagated standard error in all of our plots that show</w:t>
      </w:r>
      <w:r>
        <w:rPr>
          <w:szCs w:val="22"/>
        </w:rPr>
        <w:t xml:space="preserve"> relative ratio</w:t>
      </w:r>
      <w:r w:rsidR="005F2B4A">
        <w:rPr>
          <w:szCs w:val="22"/>
        </w:rPr>
        <w:t xml:space="preserve"> (MUT/WT) of the kinetics parameters, most notably in </w:t>
      </w:r>
      <w:r w:rsidR="005F2B4A" w:rsidRPr="005F2B4A">
        <w:rPr>
          <w:b/>
          <w:bCs/>
          <w:szCs w:val="22"/>
        </w:rPr>
        <w:t>Fig. 4</w:t>
      </w:r>
      <w:r w:rsidR="005F2B4A">
        <w:rPr>
          <w:szCs w:val="22"/>
        </w:rPr>
        <w:t xml:space="preserve"> (as well as accompanied </w:t>
      </w:r>
      <w:r w:rsidR="005F2B4A" w:rsidRPr="005F2B4A">
        <w:rPr>
          <w:b/>
          <w:bCs/>
          <w:szCs w:val="22"/>
        </w:rPr>
        <w:t>Extended Data Fig. 9</w:t>
      </w:r>
      <w:r w:rsidR="005F2B4A">
        <w:rPr>
          <w:szCs w:val="22"/>
        </w:rPr>
        <w:t xml:space="preserve"> and </w:t>
      </w:r>
      <w:r w:rsidR="005F2B4A" w:rsidRPr="005F2B4A">
        <w:rPr>
          <w:b/>
          <w:bCs/>
          <w:szCs w:val="22"/>
        </w:rPr>
        <w:t>10</w:t>
      </w:r>
      <w:r w:rsidR="005F2B4A">
        <w:rPr>
          <w:szCs w:val="22"/>
        </w:rPr>
        <w:t>). In cases where</w:t>
      </w:r>
      <w:r w:rsidR="00F53AE3">
        <w:rPr>
          <w:szCs w:val="22"/>
        </w:rPr>
        <w:t xml:space="preserve"> we report the log-transformed relative value (MUT/WT), we report the standard error as standard error divided by the relative value (MUT/WT). </w:t>
      </w:r>
    </w:p>
    <w:p w14:paraId="0562386A" w14:textId="77777777" w:rsidR="00CB2094" w:rsidRPr="001C16D7" w:rsidRDefault="007F491D" w:rsidP="00437E2B">
      <w:pPr>
        <w:rPr>
          <w:color w:val="00B0F0"/>
          <w:szCs w:val="22"/>
        </w:rPr>
      </w:pPr>
      <w:r w:rsidRPr="00F53AE3">
        <w:rPr>
          <w:color w:val="00B0F0"/>
          <w:szCs w:val="22"/>
          <w:highlight w:val="yellow"/>
        </w:rPr>
        <w:t>Explain</w:t>
      </w:r>
      <w:r w:rsidR="00B554C4" w:rsidRPr="00F53AE3">
        <w:rPr>
          <w:color w:val="00B0F0"/>
          <w:szCs w:val="22"/>
          <w:highlight w:val="yellow"/>
        </w:rPr>
        <w:t xml:space="preserve"> </w:t>
      </w:r>
      <w:r w:rsidRPr="00F53AE3">
        <w:rPr>
          <w:color w:val="00B0F0"/>
          <w:szCs w:val="22"/>
          <w:highlight w:val="yellow"/>
        </w:rPr>
        <w:t xml:space="preserve">more </w:t>
      </w:r>
      <w:r w:rsidR="00B554C4" w:rsidRPr="00F53AE3">
        <w:rPr>
          <w:color w:val="00B0F0"/>
          <w:szCs w:val="22"/>
          <w:highlight w:val="yellow"/>
        </w:rPr>
        <w:t xml:space="preserve">(editor wants </w:t>
      </w:r>
      <w:r w:rsidR="007D2617" w:rsidRPr="00F53AE3">
        <w:rPr>
          <w:color w:val="00B0F0"/>
          <w:szCs w:val="22"/>
          <w:highlight w:val="yellow"/>
        </w:rPr>
        <w:t xml:space="preserve">to consult </w:t>
      </w:r>
      <w:r w:rsidR="00B554C4" w:rsidRPr="00F53AE3">
        <w:rPr>
          <w:color w:val="00B0F0"/>
          <w:szCs w:val="22"/>
          <w:highlight w:val="yellow"/>
        </w:rPr>
        <w:t>additional “stats” reviewer).</w:t>
      </w:r>
      <w:r w:rsidR="003211A6" w:rsidRPr="00F53AE3">
        <w:rPr>
          <w:color w:val="00B0F0"/>
          <w:szCs w:val="22"/>
          <w:highlight w:val="yellow"/>
        </w:rPr>
        <w:t xml:space="preserve"> </w:t>
      </w:r>
      <w:r w:rsidR="004330CE" w:rsidRPr="00F53AE3">
        <w:rPr>
          <w:color w:val="00B0F0"/>
          <w:szCs w:val="22"/>
          <w:highlight w:val="yellow"/>
        </w:rPr>
        <w:t xml:space="preserve">Probably there are only a few high-error values and </w:t>
      </w:r>
      <w:r w:rsidR="003211A6" w:rsidRPr="00F53AE3">
        <w:rPr>
          <w:color w:val="00B0F0"/>
          <w:szCs w:val="22"/>
          <w:highlight w:val="yellow"/>
        </w:rPr>
        <w:t xml:space="preserve">some </w:t>
      </w:r>
      <w:r w:rsidR="004330CE" w:rsidRPr="00F53AE3">
        <w:rPr>
          <w:color w:val="00B0F0"/>
          <w:szCs w:val="22"/>
          <w:highlight w:val="yellow"/>
        </w:rPr>
        <w:t>/ most of those may go down with additional GAP assays (?)</w:t>
      </w:r>
      <w:r w:rsidR="003211A6" w:rsidRPr="001C16D7">
        <w:rPr>
          <w:color w:val="00B0F0"/>
          <w:szCs w:val="22"/>
        </w:rPr>
        <w:t xml:space="preserve"> </w:t>
      </w:r>
    </w:p>
    <w:sectPr w:rsidR="00CB2094" w:rsidRPr="001C16D7" w:rsidSect="00A43B6B">
      <w:footerReference w:type="even" r:id="rId18"/>
      <w:footerReference w:type="default" r:id="rId19"/>
      <w:pgSz w:w="12240" w:h="15840"/>
      <w:pgMar w:top="1008" w:right="1008" w:bottom="1008"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avid Lambright" w:date="2020-07-28T15:49:00Z" w:initials="DL">
    <w:p w14:paraId="1A373C78" w14:textId="25DCBE5D" w:rsidR="00A9756F" w:rsidRDefault="00A9756F">
      <w:pPr>
        <w:pStyle w:val="CommentText"/>
      </w:pPr>
      <w:r>
        <w:rPr>
          <w:rStyle w:val="CommentReference"/>
        </w:rPr>
        <w:annotationRef/>
      </w:r>
      <w:r>
        <w:t xml:space="preserve">Such mutations were discovered decades ago, have been extensively characterized in Ras superfamily GTPases, and are widely used. For example, the constitutively active (aka GTP-locked) Q-&gt;L mutation in the switch II </w:t>
      </w:r>
      <w:proofErr w:type="spellStart"/>
      <w:r>
        <w:t>DxxGQ</w:t>
      </w:r>
      <w:proofErr w:type="spellEnd"/>
      <w:r>
        <w:t xml:space="preserve"> motif impairs intrinsic and GAP-catalyzed hydrolysis. The fast cycling F-&gt;A mutation in switch I decreases nucleotide affinity, increases the intrinsic rate of nucleotide release and bypasses the requirement for activation by GEFs. I'm not a Ran-</w:t>
      </w:r>
      <w:proofErr w:type="spellStart"/>
      <w:r>
        <w:t>ologist</w:t>
      </w:r>
      <w:proofErr w:type="spellEnd"/>
      <w:r>
        <w:t xml:space="preserve"> but the effects of theses mutants on downstream biological processes have been extensively studied for many different small GTPases in cells/organisms from fungi to humans. Are the effects for Ran not predicted by your model? Is the reviewer requesting that you design new mutations that perturb the cycle in the same way to see if these redundant mutations have similar effects on downstream biological processes? Not sure what would be learned.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373C7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373C78" w16cid:durableId="22CAC7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4C6B1" w14:textId="77777777" w:rsidR="00045211" w:rsidRDefault="00045211" w:rsidP="00252FA1">
      <w:pPr>
        <w:spacing w:after="0"/>
      </w:pPr>
      <w:r>
        <w:separator/>
      </w:r>
    </w:p>
  </w:endnote>
  <w:endnote w:type="continuationSeparator" w:id="0">
    <w:p w14:paraId="48D792D8" w14:textId="77777777" w:rsidR="00045211" w:rsidRDefault="00045211"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8647841"/>
      <w:docPartObj>
        <w:docPartGallery w:val="Page Numbers (Bottom of Page)"/>
        <w:docPartUnique/>
      </w:docPartObj>
    </w:sdtPr>
    <w:sdtContent>
      <w:p w14:paraId="03DAE080" w14:textId="77777777" w:rsidR="00A9756F" w:rsidRDefault="00A9756F"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34C76" w14:textId="77777777" w:rsidR="00A9756F" w:rsidRDefault="00A975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6995778"/>
      <w:docPartObj>
        <w:docPartGallery w:val="Page Numbers (Bottom of Page)"/>
        <w:docPartUnique/>
      </w:docPartObj>
    </w:sdtPr>
    <w:sdtContent>
      <w:p w14:paraId="2800D502" w14:textId="77777777" w:rsidR="00A9756F" w:rsidRDefault="00A9756F"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871B0" w14:textId="77777777" w:rsidR="00A9756F" w:rsidRDefault="00A97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38582" w14:textId="77777777" w:rsidR="00045211" w:rsidRDefault="00045211" w:rsidP="00252FA1">
      <w:pPr>
        <w:spacing w:after="0"/>
      </w:pPr>
      <w:r>
        <w:separator/>
      </w:r>
    </w:p>
  </w:footnote>
  <w:footnote w:type="continuationSeparator" w:id="0">
    <w:p w14:paraId="6A33260B" w14:textId="77777777" w:rsidR="00045211" w:rsidRDefault="00045211"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2E736A"/>
    <w:multiLevelType w:val="hybridMultilevel"/>
    <w:tmpl w:val="863C264C"/>
    <w:lvl w:ilvl="0" w:tplc="9070BB7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461027"/>
    <w:multiLevelType w:val="hybridMultilevel"/>
    <w:tmpl w:val="18ACD28E"/>
    <w:lvl w:ilvl="0" w:tplc="40440558">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Lambright">
    <w15:presenceInfo w15:providerId="None" w15:userId="David Lambright"/>
  </w15:person>
  <w15:person w15:author="Christopher Mathy">
    <w15:presenceInfo w15:providerId="AD" w15:userId="S::cjmathy@berkeley.edu::5c7fe757-e4f4-4e60-af50-b7d6839701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DD5"/>
    <w:rsid w:val="00000FEE"/>
    <w:rsid w:val="0000106C"/>
    <w:rsid w:val="000014BC"/>
    <w:rsid w:val="00001AEC"/>
    <w:rsid w:val="00002002"/>
    <w:rsid w:val="00003CB1"/>
    <w:rsid w:val="000078EB"/>
    <w:rsid w:val="000108FB"/>
    <w:rsid w:val="000115F3"/>
    <w:rsid w:val="00011CB7"/>
    <w:rsid w:val="00011D77"/>
    <w:rsid w:val="00013C7F"/>
    <w:rsid w:val="00017616"/>
    <w:rsid w:val="00017972"/>
    <w:rsid w:val="0002361A"/>
    <w:rsid w:val="000303C8"/>
    <w:rsid w:val="000304E4"/>
    <w:rsid w:val="0003091E"/>
    <w:rsid w:val="000312ED"/>
    <w:rsid w:val="00032C0E"/>
    <w:rsid w:val="00033E0A"/>
    <w:rsid w:val="000341A1"/>
    <w:rsid w:val="00035C0A"/>
    <w:rsid w:val="00043BFA"/>
    <w:rsid w:val="000451A3"/>
    <w:rsid w:val="00045211"/>
    <w:rsid w:val="00045C30"/>
    <w:rsid w:val="00046F8B"/>
    <w:rsid w:val="000472F4"/>
    <w:rsid w:val="0004781B"/>
    <w:rsid w:val="00052920"/>
    <w:rsid w:val="0005456C"/>
    <w:rsid w:val="000545E0"/>
    <w:rsid w:val="00054ED0"/>
    <w:rsid w:val="000670AC"/>
    <w:rsid w:val="00070485"/>
    <w:rsid w:val="00072EC3"/>
    <w:rsid w:val="00073299"/>
    <w:rsid w:val="00075196"/>
    <w:rsid w:val="00080A2F"/>
    <w:rsid w:val="00082FC7"/>
    <w:rsid w:val="000902B4"/>
    <w:rsid w:val="00095CC5"/>
    <w:rsid w:val="000A11F1"/>
    <w:rsid w:val="000A12F8"/>
    <w:rsid w:val="000A1330"/>
    <w:rsid w:val="000A2B34"/>
    <w:rsid w:val="000A39AF"/>
    <w:rsid w:val="000A41AE"/>
    <w:rsid w:val="000A476B"/>
    <w:rsid w:val="000A6989"/>
    <w:rsid w:val="000A72AD"/>
    <w:rsid w:val="000A72EF"/>
    <w:rsid w:val="000B28E0"/>
    <w:rsid w:val="000C5AE0"/>
    <w:rsid w:val="000C6E34"/>
    <w:rsid w:val="000D042B"/>
    <w:rsid w:val="000D1133"/>
    <w:rsid w:val="000D1F62"/>
    <w:rsid w:val="000D2B8B"/>
    <w:rsid w:val="000D2C8E"/>
    <w:rsid w:val="000D47E1"/>
    <w:rsid w:val="000D4A07"/>
    <w:rsid w:val="000D4DD6"/>
    <w:rsid w:val="000D7E12"/>
    <w:rsid w:val="000E34B4"/>
    <w:rsid w:val="000E577F"/>
    <w:rsid w:val="000E7F36"/>
    <w:rsid w:val="000F4805"/>
    <w:rsid w:val="000F4B86"/>
    <w:rsid w:val="000F7733"/>
    <w:rsid w:val="001019EE"/>
    <w:rsid w:val="00103274"/>
    <w:rsid w:val="001064A9"/>
    <w:rsid w:val="001100F5"/>
    <w:rsid w:val="00111594"/>
    <w:rsid w:val="00112AC2"/>
    <w:rsid w:val="001139C5"/>
    <w:rsid w:val="00113CB9"/>
    <w:rsid w:val="00114F1D"/>
    <w:rsid w:val="00115063"/>
    <w:rsid w:val="00120ACD"/>
    <w:rsid w:val="001216FA"/>
    <w:rsid w:val="00121D62"/>
    <w:rsid w:val="0013001D"/>
    <w:rsid w:val="00130887"/>
    <w:rsid w:val="00132E4B"/>
    <w:rsid w:val="001340FE"/>
    <w:rsid w:val="001369E9"/>
    <w:rsid w:val="00136E0F"/>
    <w:rsid w:val="0014265C"/>
    <w:rsid w:val="001432F8"/>
    <w:rsid w:val="00143E9D"/>
    <w:rsid w:val="001457B4"/>
    <w:rsid w:val="00145E57"/>
    <w:rsid w:val="00151923"/>
    <w:rsid w:val="001520BB"/>
    <w:rsid w:val="00152517"/>
    <w:rsid w:val="00154EA9"/>
    <w:rsid w:val="001571DE"/>
    <w:rsid w:val="00162504"/>
    <w:rsid w:val="00162BDD"/>
    <w:rsid w:val="00163AED"/>
    <w:rsid w:val="00165812"/>
    <w:rsid w:val="00166BFC"/>
    <w:rsid w:val="00171532"/>
    <w:rsid w:val="00171DE3"/>
    <w:rsid w:val="00175CFE"/>
    <w:rsid w:val="0017613F"/>
    <w:rsid w:val="00176A3B"/>
    <w:rsid w:val="001775A7"/>
    <w:rsid w:val="00180FB4"/>
    <w:rsid w:val="00181544"/>
    <w:rsid w:val="00181E71"/>
    <w:rsid w:val="00183126"/>
    <w:rsid w:val="00184641"/>
    <w:rsid w:val="00193773"/>
    <w:rsid w:val="00193E22"/>
    <w:rsid w:val="0019422F"/>
    <w:rsid w:val="00194ACC"/>
    <w:rsid w:val="001A15DA"/>
    <w:rsid w:val="001A21DB"/>
    <w:rsid w:val="001A225C"/>
    <w:rsid w:val="001A447D"/>
    <w:rsid w:val="001A45D7"/>
    <w:rsid w:val="001A577C"/>
    <w:rsid w:val="001B3084"/>
    <w:rsid w:val="001B4977"/>
    <w:rsid w:val="001B6D33"/>
    <w:rsid w:val="001B7F8A"/>
    <w:rsid w:val="001C0DF1"/>
    <w:rsid w:val="001C16D7"/>
    <w:rsid w:val="001C24B5"/>
    <w:rsid w:val="001C42DB"/>
    <w:rsid w:val="001C556E"/>
    <w:rsid w:val="001D0A9C"/>
    <w:rsid w:val="001D0E09"/>
    <w:rsid w:val="001D10B2"/>
    <w:rsid w:val="001D13E3"/>
    <w:rsid w:val="001D71AC"/>
    <w:rsid w:val="001E53C2"/>
    <w:rsid w:val="001E6127"/>
    <w:rsid w:val="001F156F"/>
    <w:rsid w:val="001F2A22"/>
    <w:rsid w:val="001F2EEE"/>
    <w:rsid w:val="001F7C4E"/>
    <w:rsid w:val="00201E58"/>
    <w:rsid w:val="002053E4"/>
    <w:rsid w:val="0020657C"/>
    <w:rsid w:val="00207689"/>
    <w:rsid w:val="00211144"/>
    <w:rsid w:val="0021399A"/>
    <w:rsid w:val="00215019"/>
    <w:rsid w:val="002209A5"/>
    <w:rsid w:val="00222104"/>
    <w:rsid w:val="00222307"/>
    <w:rsid w:val="00222CD9"/>
    <w:rsid w:val="0022363D"/>
    <w:rsid w:val="00230568"/>
    <w:rsid w:val="0023414E"/>
    <w:rsid w:val="00236D1D"/>
    <w:rsid w:val="00237943"/>
    <w:rsid w:val="00244CE5"/>
    <w:rsid w:val="0025210E"/>
    <w:rsid w:val="00252FA1"/>
    <w:rsid w:val="00253795"/>
    <w:rsid w:val="002549AF"/>
    <w:rsid w:val="0026189A"/>
    <w:rsid w:val="002644AC"/>
    <w:rsid w:val="002668A9"/>
    <w:rsid w:val="00267D21"/>
    <w:rsid w:val="00267D85"/>
    <w:rsid w:val="0027065C"/>
    <w:rsid w:val="0027243C"/>
    <w:rsid w:val="00275AA5"/>
    <w:rsid w:val="00275D55"/>
    <w:rsid w:val="0027607D"/>
    <w:rsid w:val="0027648A"/>
    <w:rsid w:val="002777A2"/>
    <w:rsid w:val="00277BD6"/>
    <w:rsid w:val="00280186"/>
    <w:rsid w:val="002823BE"/>
    <w:rsid w:val="00282780"/>
    <w:rsid w:val="0028302C"/>
    <w:rsid w:val="0028332F"/>
    <w:rsid w:val="00283A44"/>
    <w:rsid w:val="00287267"/>
    <w:rsid w:val="00287A9D"/>
    <w:rsid w:val="00290A73"/>
    <w:rsid w:val="00291D3C"/>
    <w:rsid w:val="00297246"/>
    <w:rsid w:val="002A0A74"/>
    <w:rsid w:val="002A60AB"/>
    <w:rsid w:val="002A7B5F"/>
    <w:rsid w:val="002B0340"/>
    <w:rsid w:val="002B0E92"/>
    <w:rsid w:val="002B67C3"/>
    <w:rsid w:val="002B7436"/>
    <w:rsid w:val="002C0969"/>
    <w:rsid w:val="002C41F5"/>
    <w:rsid w:val="002C54CC"/>
    <w:rsid w:val="002C6BC7"/>
    <w:rsid w:val="002D1110"/>
    <w:rsid w:val="002D5B70"/>
    <w:rsid w:val="002E4B4B"/>
    <w:rsid w:val="002E4DE5"/>
    <w:rsid w:val="002E677D"/>
    <w:rsid w:val="002F2C58"/>
    <w:rsid w:val="002F3449"/>
    <w:rsid w:val="002F451B"/>
    <w:rsid w:val="002F4788"/>
    <w:rsid w:val="002F6993"/>
    <w:rsid w:val="002F7F44"/>
    <w:rsid w:val="00305D93"/>
    <w:rsid w:val="00310EFF"/>
    <w:rsid w:val="00312D88"/>
    <w:rsid w:val="003144D0"/>
    <w:rsid w:val="00320ED9"/>
    <w:rsid w:val="003211A6"/>
    <w:rsid w:val="00323690"/>
    <w:rsid w:val="0033014D"/>
    <w:rsid w:val="003311ED"/>
    <w:rsid w:val="003314ED"/>
    <w:rsid w:val="00333D51"/>
    <w:rsid w:val="00335254"/>
    <w:rsid w:val="00340650"/>
    <w:rsid w:val="00345001"/>
    <w:rsid w:val="0034514C"/>
    <w:rsid w:val="00350341"/>
    <w:rsid w:val="00351765"/>
    <w:rsid w:val="00351C58"/>
    <w:rsid w:val="003540CF"/>
    <w:rsid w:val="00361BCC"/>
    <w:rsid w:val="00362720"/>
    <w:rsid w:val="00363867"/>
    <w:rsid w:val="003649A2"/>
    <w:rsid w:val="003653B7"/>
    <w:rsid w:val="003664F3"/>
    <w:rsid w:val="003679E2"/>
    <w:rsid w:val="0037210A"/>
    <w:rsid w:val="00373887"/>
    <w:rsid w:val="003753A6"/>
    <w:rsid w:val="003773A2"/>
    <w:rsid w:val="003839A5"/>
    <w:rsid w:val="003850A3"/>
    <w:rsid w:val="003855D3"/>
    <w:rsid w:val="003923D3"/>
    <w:rsid w:val="00393033"/>
    <w:rsid w:val="0039793B"/>
    <w:rsid w:val="00397BB0"/>
    <w:rsid w:val="003A00A5"/>
    <w:rsid w:val="003A012E"/>
    <w:rsid w:val="003A2798"/>
    <w:rsid w:val="003A57A4"/>
    <w:rsid w:val="003B0D35"/>
    <w:rsid w:val="003B44D7"/>
    <w:rsid w:val="003B4D1F"/>
    <w:rsid w:val="003B613D"/>
    <w:rsid w:val="003C3E8A"/>
    <w:rsid w:val="003D24C6"/>
    <w:rsid w:val="003D3335"/>
    <w:rsid w:val="003D3E31"/>
    <w:rsid w:val="003D66D4"/>
    <w:rsid w:val="003D6C70"/>
    <w:rsid w:val="003D6CC7"/>
    <w:rsid w:val="003E08C7"/>
    <w:rsid w:val="003E334A"/>
    <w:rsid w:val="003E6849"/>
    <w:rsid w:val="003F36E2"/>
    <w:rsid w:val="003F73FF"/>
    <w:rsid w:val="003F74F5"/>
    <w:rsid w:val="004015DE"/>
    <w:rsid w:val="0040388C"/>
    <w:rsid w:val="004079B2"/>
    <w:rsid w:val="00413831"/>
    <w:rsid w:val="00413FEA"/>
    <w:rsid w:val="004151B6"/>
    <w:rsid w:val="004170F5"/>
    <w:rsid w:val="00417D41"/>
    <w:rsid w:val="00417E11"/>
    <w:rsid w:val="00420D5D"/>
    <w:rsid w:val="00420EF5"/>
    <w:rsid w:val="00421F65"/>
    <w:rsid w:val="00424B32"/>
    <w:rsid w:val="00425806"/>
    <w:rsid w:val="00426957"/>
    <w:rsid w:val="00426A76"/>
    <w:rsid w:val="004300D0"/>
    <w:rsid w:val="00432001"/>
    <w:rsid w:val="004321B2"/>
    <w:rsid w:val="00432445"/>
    <w:rsid w:val="004330CE"/>
    <w:rsid w:val="00437730"/>
    <w:rsid w:val="00437E2B"/>
    <w:rsid w:val="00440314"/>
    <w:rsid w:val="004414D4"/>
    <w:rsid w:val="00443646"/>
    <w:rsid w:val="00444848"/>
    <w:rsid w:val="00445B28"/>
    <w:rsid w:val="00445CDE"/>
    <w:rsid w:val="004461C8"/>
    <w:rsid w:val="00454F83"/>
    <w:rsid w:val="004563F6"/>
    <w:rsid w:val="004567DF"/>
    <w:rsid w:val="00456E5E"/>
    <w:rsid w:val="004570B9"/>
    <w:rsid w:val="00461128"/>
    <w:rsid w:val="004644B1"/>
    <w:rsid w:val="004661A6"/>
    <w:rsid w:val="00470E56"/>
    <w:rsid w:val="00472200"/>
    <w:rsid w:val="00480400"/>
    <w:rsid w:val="00492C00"/>
    <w:rsid w:val="00493191"/>
    <w:rsid w:val="004938B0"/>
    <w:rsid w:val="004A0327"/>
    <w:rsid w:val="004B0AE3"/>
    <w:rsid w:val="004B180F"/>
    <w:rsid w:val="004B1C39"/>
    <w:rsid w:val="004B23DA"/>
    <w:rsid w:val="004B384E"/>
    <w:rsid w:val="004B7049"/>
    <w:rsid w:val="004C0EF5"/>
    <w:rsid w:val="004C3654"/>
    <w:rsid w:val="004C565C"/>
    <w:rsid w:val="004C5830"/>
    <w:rsid w:val="004C7367"/>
    <w:rsid w:val="004D1019"/>
    <w:rsid w:val="004D1855"/>
    <w:rsid w:val="004D6163"/>
    <w:rsid w:val="004D617A"/>
    <w:rsid w:val="004E4144"/>
    <w:rsid w:val="004E5D72"/>
    <w:rsid w:val="004E6175"/>
    <w:rsid w:val="004E7FC7"/>
    <w:rsid w:val="004F05F4"/>
    <w:rsid w:val="004F2EF6"/>
    <w:rsid w:val="004F5BE6"/>
    <w:rsid w:val="00500E92"/>
    <w:rsid w:val="0050729F"/>
    <w:rsid w:val="00512460"/>
    <w:rsid w:val="005143CB"/>
    <w:rsid w:val="005156D1"/>
    <w:rsid w:val="0051607B"/>
    <w:rsid w:val="00516B53"/>
    <w:rsid w:val="005225B8"/>
    <w:rsid w:val="00523EDC"/>
    <w:rsid w:val="00524835"/>
    <w:rsid w:val="00525E75"/>
    <w:rsid w:val="00526FE5"/>
    <w:rsid w:val="0053074D"/>
    <w:rsid w:val="00531F08"/>
    <w:rsid w:val="00532FCC"/>
    <w:rsid w:val="005331EC"/>
    <w:rsid w:val="0053386C"/>
    <w:rsid w:val="00536BD1"/>
    <w:rsid w:val="005373AC"/>
    <w:rsid w:val="0054073A"/>
    <w:rsid w:val="00542CA8"/>
    <w:rsid w:val="00543C79"/>
    <w:rsid w:val="00543CDA"/>
    <w:rsid w:val="00546586"/>
    <w:rsid w:val="00547389"/>
    <w:rsid w:val="0054786C"/>
    <w:rsid w:val="0055137D"/>
    <w:rsid w:val="005518CD"/>
    <w:rsid w:val="00551DDB"/>
    <w:rsid w:val="00553368"/>
    <w:rsid w:val="00555507"/>
    <w:rsid w:val="00555B9A"/>
    <w:rsid w:val="00555F5D"/>
    <w:rsid w:val="00556416"/>
    <w:rsid w:val="00565ABF"/>
    <w:rsid w:val="00565C25"/>
    <w:rsid w:val="0057033E"/>
    <w:rsid w:val="00571C84"/>
    <w:rsid w:val="00572CE8"/>
    <w:rsid w:val="00573E19"/>
    <w:rsid w:val="00576BFA"/>
    <w:rsid w:val="00580758"/>
    <w:rsid w:val="00580F95"/>
    <w:rsid w:val="00581B55"/>
    <w:rsid w:val="00582CBA"/>
    <w:rsid w:val="0058334B"/>
    <w:rsid w:val="0058411B"/>
    <w:rsid w:val="00585C3E"/>
    <w:rsid w:val="00587399"/>
    <w:rsid w:val="0058778A"/>
    <w:rsid w:val="005921E8"/>
    <w:rsid w:val="0059349D"/>
    <w:rsid w:val="00594CCF"/>
    <w:rsid w:val="0059645E"/>
    <w:rsid w:val="005A1B67"/>
    <w:rsid w:val="005A22C1"/>
    <w:rsid w:val="005A37BF"/>
    <w:rsid w:val="005A39D0"/>
    <w:rsid w:val="005A4014"/>
    <w:rsid w:val="005A5729"/>
    <w:rsid w:val="005A5AB6"/>
    <w:rsid w:val="005B29B6"/>
    <w:rsid w:val="005B3075"/>
    <w:rsid w:val="005B4063"/>
    <w:rsid w:val="005B4DD0"/>
    <w:rsid w:val="005B5F15"/>
    <w:rsid w:val="005B7358"/>
    <w:rsid w:val="005C0297"/>
    <w:rsid w:val="005C1694"/>
    <w:rsid w:val="005C3948"/>
    <w:rsid w:val="005C56D1"/>
    <w:rsid w:val="005C7444"/>
    <w:rsid w:val="005D1D2B"/>
    <w:rsid w:val="005D4943"/>
    <w:rsid w:val="005D6629"/>
    <w:rsid w:val="005D6AD3"/>
    <w:rsid w:val="005E0881"/>
    <w:rsid w:val="005E1711"/>
    <w:rsid w:val="005E1ACF"/>
    <w:rsid w:val="005E32AA"/>
    <w:rsid w:val="005E4DAD"/>
    <w:rsid w:val="005E6E70"/>
    <w:rsid w:val="005E706B"/>
    <w:rsid w:val="005F2000"/>
    <w:rsid w:val="005F2B4A"/>
    <w:rsid w:val="005F7597"/>
    <w:rsid w:val="005F7CBC"/>
    <w:rsid w:val="00600FBD"/>
    <w:rsid w:val="00603F96"/>
    <w:rsid w:val="00606EBA"/>
    <w:rsid w:val="006105FA"/>
    <w:rsid w:val="00610612"/>
    <w:rsid w:val="00612C45"/>
    <w:rsid w:val="00612E22"/>
    <w:rsid w:val="00613F88"/>
    <w:rsid w:val="0061617B"/>
    <w:rsid w:val="0062495C"/>
    <w:rsid w:val="00624B58"/>
    <w:rsid w:val="00624E6C"/>
    <w:rsid w:val="00625DFC"/>
    <w:rsid w:val="00626141"/>
    <w:rsid w:val="00627F0D"/>
    <w:rsid w:val="006312B7"/>
    <w:rsid w:val="0063238E"/>
    <w:rsid w:val="00633222"/>
    <w:rsid w:val="00633AB8"/>
    <w:rsid w:val="00633CF8"/>
    <w:rsid w:val="00633DA3"/>
    <w:rsid w:val="00634382"/>
    <w:rsid w:val="00635185"/>
    <w:rsid w:val="006369F1"/>
    <w:rsid w:val="006413D9"/>
    <w:rsid w:val="00642453"/>
    <w:rsid w:val="006438DA"/>
    <w:rsid w:val="00643C84"/>
    <w:rsid w:val="006442C3"/>
    <w:rsid w:val="00644C4D"/>
    <w:rsid w:val="00645209"/>
    <w:rsid w:val="00646E54"/>
    <w:rsid w:val="00653701"/>
    <w:rsid w:val="0065418F"/>
    <w:rsid w:val="006565DD"/>
    <w:rsid w:val="00656B81"/>
    <w:rsid w:val="006571A2"/>
    <w:rsid w:val="00657C22"/>
    <w:rsid w:val="00673ED5"/>
    <w:rsid w:val="00674159"/>
    <w:rsid w:val="00674E08"/>
    <w:rsid w:val="006765A6"/>
    <w:rsid w:val="00676A80"/>
    <w:rsid w:val="0067702E"/>
    <w:rsid w:val="00677081"/>
    <w:rsid w:val="00677F33"/>
    <w:rsid w:val="00680BE6"/>
    <w:rsid w:val="00681A72"/>
    <w:rsid w:val="00684173"/>
    <w:rsid w:val="006841B3"/>
    <w:rsid w:val="00684CF4"/>
    <w:rsid w:val="0068622B"/>
    <w:rsid w:val="0068624A"/>
    <w:rsid w:val="00692709"/>
    <w:rsid w:val="006934BD"/>
    <w:rsid w:val="006945B9"/>
    <w:rsid w:val="00696933"/>
    <w:rsid w:val="006A01DF"/>
    <w:rsid w:val="006A2579"/>
    <w:rsid w:val="006A2880"/>
    <w:rsid w:val="006A369F"/>
    <w:rsid w:val="006A3BB4"/>
    <w:rsid w:val="006A4D46"/>
    <w:rsid w:val="006A4EF9"/>
    <w:rsid w:val="006A5DAD"/>
    <w:rsid w:val="006A7A7A"/>
    <w:rsid w:val="006B01A8"/>
    <w:rsid w:val="006B03D6"/>
    <w:rsid w:val="006B0DA6"/>
    <w:rsid w:val="006B13F4"/>
    <w:rsid w:val="006B248A"/>
    <w:rsid w:val="006B427E"/>
    <w:rsid w:val="006B4D01"/>
    <w:rsid w:val="006B6FFB"/>
    <w:rsid w:val="006C1387"/>
    <w:rsid w:val="006C22C5"/>
    <w:rsid w:val="006C6C79"/>
    <w:rsid w:val="006D18A4"/>
    <w:rsid w:val="006D3643"/>
    <w:rsid w:val="006D37EB"/>
    <w:rsid w:val="006E079E"/>
    <w:rsid w:val="006E1F98"/>
    <w:rsid w:val="006E2527"/>
    <w:rsid w:val="006F0130"/>
    <w:rsid w:val="006F1E5E"/>
    <w:rsid w:val="006F40C2"/>
    <w:rsid w:val="006F432F"/>
    <w:rsid w:val="006F4DC5"/>
    <w:rsid w:val="006F4FC8"/>
    <w:rsid w:val="006F676A"/>
    <w:rsid w:val="006F7247"/>
    <w:rsid w:val="006F7436"/>
    <w:rsid w:val="00700BBB"/>
    <w:rsid w:val="007015A3"/>
    <w:rsid w:val="00702DC2"/>
    <w:rsid w:val="00703EB6"/>
    <w:rsid w:val="00704E02"/>
    <w:rsid w:val="00705234"/>
    <w:rsid w:val="007069C6"/>
    <w:rsid w:val="00711672"/>
    <w:rsid w:val="00712616"/>
    <w:rsid w:val="0071528C"/>
    <w:rsid w:val="00715FB1"/>
    <w:rsid w:val="00717252"/>
    <w:rsid w:val="007173C9"/>
    <w:rsid w:val="00720D28"/>
    <w:rsid w:val="007231F6"/>
    <w:rsid w:val="00723D75"/>
    <w:rsid w:val="00723DD7"/>
    <w:rsid w:val="007240CE"/>
    <w:rsid w:val="00724D78"/>
    <w:rsid w:val="00730227"/>
    <w:rsid w:val="00730A3E"/>
    <w:rsid w:val="0073196B"/>
    <w:rsid w:val="00731C53"/>
    <w:rsid w:val="00737459"/>
    <w:rsid w:val="007412BC"/>
    <w:rsid w:val="00742151"/>
    <w:rsid w:val="00743F68"/>
    <w:rsid w:val="00745FA6"/>
    <w:rsid w:val="00747AA6"/>
    <w:rsid w:val="00750D4C"/>
    <w:rsid w:val="007551A3"/>
    <w:rsid w:val="00760A1D"/>
    <w:rsid w:val="00760BD7"/>
    <w:rsid w:val="00762A35"/>
    <w:rsid w:val="00764ADF"/>
    <w:rsid w:val="00770A3D"/>
    <w:rsid w:val="00771300"/>
    <w:rsid w:val="00774F42"/>
    <w:rsid w:val="00775972"/>
    <w:rsid w:val="007767B4"/>
    <w:rsid w:val="007773A9"/>
    <w:rsid w:val="00782066"/>
    <w:rsid w:val="00782786"/>
    <w:rsid w:val="0078279A"/>
    <w:rsid w:val="00783D2B"/>
    <w:rsid w:val="00790100"/>
    <w:rsid w:val="0079071A"/>
    <w:rsid w:val="007914AB"/>
    <w:rsid w:val="007915A2"/>
    <w:rsid w:val="00791AAD"/>
    <w:rsid w:val="007A0E89"/>
    <w:rsid w:val="007A6BE3"/>
    <w:rsid w:val="007A7624"/>
    <w:rsid w:val="007B0319"/>
    <w:rsid w:val="007B268E"/>
    <w:rsid w:val="007B272F"/>
    <w:rsid w:val="007B30E4"/>
    <w:rsid w:val="007B376C"/>
    <w:rsid w:val="007B39AA"/>
    <w:rsid w:val="007B4223"/>
    <w:rsid w:val="007B7116"/>
    <w:rsid w:val="007C047F"/>
    <w:rsid w:val="007C3B7B"/>
    <w:rsid w:val="007C5D1D"/>
    <w:rsid w:val="007D0F3F"/>
    <w:rsid w:val="007D2617"/>
    <w:rsid w:val="007E0A4D"/>
    <w:rsid w:val="007E0EA1"/>
    <w:rsid w:val="007E5AD9"/>
    <w:rsid w:val="007F077D"/>
    <w:rsid w:val="007F092F"/>
    <w:rsid w:val="007F3A28"/>
    <w:rsid w:val="007F3EFC"/>
    <w:rsid w:val="007F491D"/>
    <w:rsid w:val="007F53E2"/>
    <w:rsid w:val="007F70BF"/>
    <w:rsid w:val="0080014B"/>
    <w:rsid w:val="0080046E"/>
    <w:rsid w:val="00810640"/>
    <w:rsid w:val="0081233F"/>
    <w:rsid w:val="00813073"/>
    <w:rsid w:val="00813F7B"/>
    <w:rsid w:val="00815730"/>
    <w:rsid w:val="008168E5"/>
    <w:rsid w:val="00817511"/>
    <w:rsid w:val="008203AA"/>
    <w:rsid w:val="00820DD8"/>
    <w:rsid w:val="00822B27"/>
    <w:rsid w:val="00823B6E"/>
    <w:rsid w:val="00827E7A"/>
    <w:rsid w:val="0083119D"/>
    <w:rsid w:val="008311D0"/>
    <w:rsid w:val="0083560E"/>
    <w:rsid w:val="00840215"/>
    <w:rsid w:val="008408AF"/>
    <w:rsid w:val="00840992"/>
    <w:rsid w:val="00844430"/>
    <w:rsid w:val="008467E0"/>
    <w:rsid w:val="00852CA2"/>
    <w:rsid w:val="008569BC"/>
    <w:rsid w:val="008575A6"/>
    <w:rsid w:val="0086048D"/>
    <w:rsid w:val="00860811"/>
    <w:rsid w:val="0087565D"/>
    <w:rsid w:val="00875F86"/>
    <w:rsid w:val="00884859"/>
    <w:rsid w:val="00891AFB"/>
    <w:rsid w:val="008927E0"/>
    <w:rsid w:val="00893A4B"/>
    <w:rsid w:val="0089451E"/>
    <w:rsid w:val="0089486B"/>
    <w:rsid w:val="00894DA3"/>
    <w:rsid w:val="0089556C"/>
    <w:rsid w:val="00896D36"/>
    <w:rsid w:val="00897321"/>
    <w:rsid w:val="00897788"/>
    <w:rsid w:val="008A2B75"/>
    <w:rsid w:val="008A6302"/>
    <w:rsid w:val="008B64FB"/>
    <w:rsid w:val="008B6EC4"/>
    <w:rsid w:val="008C0871"/>
    <w:rsid w:val="008C398F"/>
    <w:rsid w:val="008C43F0"/>
    <w:rsid w:val="008C49A2"/>
    <w:rsid w:val="008C7270"/>
    <w:rsid w:val="008D0808"/>
    <w:rsid w:val="008D2EC2"/>
    <w:rsid w:val="008D3056"/>
    <w:rsid w:val="008D30CB"/>
    <w:rsid w:val="008D3E93"/>
    <w:rsid w:val="008D63AE"/>
    <w:rsid w:val="008D6D60"/>
    <w:rsid w:val="008E0E4F"/>
    <w:rsid w:val="008E17D4"/>
    <w:rsid w:val="008E1D12"/>
    <w:rsid w:val="008E1EAE"/>
    <w:rsid w:val="008E25A6"/>
    <w:rsid w:val="008E341C"/>
    <w:rsid w:val="008E5484"/>
    <w:rsid w:val="008E5B87"/>
    <w:rsid w:val="008E6C1A"/>
    <w:rsid w:val="008E6E98"/>
    <w:rsid w:val="008E752C"/>
    <w:rsid w:val="008E7ED1"/>
    <w:rsid w:val="008F0691"/>
    <w:rsid w:val="008F13F0"/>
    <w:rsid w:val="008F1AA4"/>
    <w:rsid w:val="008F23B7"/>
    <w:rsid w:val="008F4BE8"/>
    <w:rsid w:val="009019EC"/>
    <w:rsid w:val="009045E5"/>
    <w:rsid w:val="00904874"/>
    <w:rsid w:val="009118E7"/>
    <w:rsid w:val="0091251C"/>
    <w:rsid w:val="009126B5"/>
    <w:rsid w:val="00912BE4"/>
    <w:rsid w:val="00912C2B"/>
    <w:rsid w:val="0091566C"/>
    <w:rsid w:val="00915741"/>
    <w:rsid w:val="00915FB5"/>
    <w:rsid w:val="00920194"/>
    <w:rsid w:val="00924ECB"/>
    <w:rsid w:val="00925C63"/>
    <w:rsid w:val="0092734B"/>
    <w:rsid w:val="009275BC"/>
    <w:rsid w:val="0093038C"/>
    <w:rsid w:val="009319F6"/>
    <w:rsid w:val="00931A49"/>
    <w:rsid w:val="00933425"/>
    <w:rsid w:val="00936E9A"/>
    <w:rsid w:val="009373B3"/>
    <w:rsid w:val="009375DD"/>
    <w:rsid w:val="009401F2"/>
    <w:rsid w:val="00940E08"/>
    <w:rsid w:val="0094127F"/>
    <w:rsid w:val="00943FC4"/>
    <w:rsid w:val="00945DD2"/>
    <w:rsid w:val="00946D18"/>
    <w:rsid w:val="00947B33"/>
    <w:rsid w:val="00950FB5"/>
    <w:rsid w:val="00951410"/>
    <w:rsid w:val="00953D58"/>
    <w:rsid w:val="00956DAF"/>
    <w:rsid w:val="00960261"/>
    <w:rsid w:val="009614BD"/>
    <w:rsid w:val="0096198B"/>
    <w:rsid w:val="00962A9F"/>
    <w:rsid w:val="00963498"/>
    <w:rsid w:val="009652AA"/>
    <w:rsid w:val="009656B8"/>
    <w:rsid w:val="00970735"/>
    <w:rsid w:val="0097460B"/>
    <w:rsid w:val="00974C00"/>
    <w:rsid w:val="009801B4"/>
    <w:rsid w:val="009818A9"/>
    <w:rsid w:val="00981E43"/>
    <w:rsid w:val="0099301D"/>
    <w:rsid w:val="00994C05"/>
    <w:rsid w:val="009A12DC"/>
    <w:rsid w:val="009A2BF1"/>
    <w:rsid w:val="009A5678"/>
    <w:rsid w:val="009B7C00"/>
    <w:rsid w:val="009C209B"/>
    <w:rsid w:val="009C279A"/>
    <w:rsid w:val="009C30B0"/>
    <w:rsid w:val="009C33C6"/>
    <w:rsid w:val="009C450F"/>
    <w:rsid w:val="009C5006"/>
    <w:rsid w:val="009C564F"/>
    <w:rsid w:val="009C5BF8"/>
    <w:rsid w:val="009C5E36"/>
    <w:rsid w:val="009C65EF"/>
    <w:rsid w:val="009C70E2"/>
    <w:rsid w:val="009D08DB"/>
    <w:rsid w:val="009D41EF"/>
    <w:rsid w:val="009D6484"/>
    <w:rsid w:val="009E259A"/>
    <w:rsid w:val="009E45E3"/>
    <w:rsid w:val="009E6D78"/>
    <w:rsid w:val="009E7DD9"/>
    <w:rsid w:val="009F03EB"/>
    <w:rsid w:val="009F2449"/>
    <w:rsid w:val="009F33A2"/>
    <w:rsid w:val="009F509D"/>
    <w:rsid w:val="009F629D"/>
    <w:rsid w:val="009F6465"/>
    <w:rsid w:val="009F7702"/>
    <w:rsid w:val="00A00374"/>
    <w:rsid w:val="00A0520E"/>
    <w:rsid w:val="00A05C4F"/>
    <w:rsid w:val="00A10DB6"/>
    <w:rsid w:val="00A123CA"/>
    <w:rsid w:val="00A130D0"/>
    <w:rsid w:val="00A13295"/>
    <w:rsid w:val="00A16776"/>
    <w:rsid w:val="00A24B1B"/>
    <w:rsid w:val="00A312DE"/>
    <w:rsid w:val="00A3293C"/>
    <w:rsid w:val="00A36AC7"/>
    <w:rsid w:val="00A36D95"/>
    <w:rsid w:val="00A37C75"/>
    <w:rsid w:val="00A41259"/>
    <w:rsid w:val="00A43B6B"/>
    <w:rsid w:val="00A43BDE"/>
    <w:rsid w:val="00A4501E"/>
    <w:rsid w:val="00A45626"/>
    <w:rsid w:val="00A4616D"/>
    <w:rsid w:val="00A50A41"/>
    <w:rsid w:val="00A53699"/>
    <w:rsid w:val="00A5692B"/>
    <w:rsid w:val="00A56C8E"/>
    <w:rsid w:val="00A60141"/>
    <w:rsid w:val="00A61020"/>
    <w:rsid w:val="00A644CD"/>
    <w:rsid w:val="00A651D8"/>
    <w:rsid w:val="00A6610C"/>
    <w:rsid w:val="00A70807"/>
    <w:rsid w:val="00A71283"/>
    <w:rsid w:val="00A7218A"/>
    <w:rsid w:val="00A726B3"/>
    <w:rsid w:val="00A7311D"/>
    <w:rsid w:val="00A744EC"/>
    <w:rsid w:val="00A7798E"/>
    <w:rsid w:val="00A82ABE"/>
    <w:rsid w:val="00A83D77"/>
    <w:rsid w:val="00A844F6"/>
    <w:rsid w:val="00A84601"/>
    <w:rsid w:val="00A90CD5"/>
    <w:rsid w:val="00A90D57"/>
    <w:rsid w:val="00A91588"/>
    <w:rsid w:val="00A941E5"/>
    <w:rsid w:val="00A9756F"/>
    <w:rsid w:val="00AA10DF"/>
    <w:rsid w:val="00AA1378"/>
    <w:rsid w:val="00AA4F2C"/>
    <w:rsid w:val="00AB0FFA"/>
    <w:rsid w:val="00AB1AF5"/>
    <w:rsid w:val="00AC0C04"/>
    <w:rsid w:val="00AC0CBD"/>
    <w:rsid w:val="00AC538F"/>
    <w:rsid w:val="00AC5CD6"/>
    <w:rsid w:val="00AC7500"/>
    <w:rsid w:val="00AD4C47"/>
    <w:rsid w:val="00AD6731"/>
    <w:rsid w:val="00AE2B07"/>
    <w:rsid w:val="00AE2FFF"/>
    <w:rsid w:val="00AE4904"/>
    <w:rsid w:val="00AF6060"/>
    <w:rsid w:val="00AF64E2"/>
    <w:rsid w:val="00B00DBF"/>
    <w:rsid w:val="00B05837"/>
    <w:rsid w:val="00B0641D"/>
    <w:rsid w:val="00B06A16"/>
    <w:rsid w:val="00B06DF8"/>
    <w:rsid w:val="00B10773"/>
    <w:rsid w:val="00B1125E"/>
    <w:rsid w:val="00B11EA5"/>
    <w:rsid w:val="00B133D7"/>
    <w:rsid w:val="00B13786"/>
    <w:rsid w:val="00B13D53"/>
    <w:rsid w:val="00B14243"/>
    <w:rsid w:val="00B158ED"/>
    <w:rsid w:val="00B162B0"/>
    <w:rsid w:val="00B162DE"/>
    <w:rsid w:val="00B16B1B"/>
    <w:rsid w:val="00B17A9A"/>
    <w:rsid w:val="00B17DE8"/>
    <w:rsid w:val="00B26374"/>
    <w:rsid w:val="00B30DCA"/>
    <w:rsid w:val="00B326D8"/>
    <w:rsid w:val="00B32808"/>
    <w:rsid w:val="00B33644"/>
    <w:rsid w:val="00B34D9C"/>
    <w:rsid w:val="00B3641C"/>
    <w:rsid w:val="00B36C9D"/>
    <w:rsid w:val="00B36E1F"/>
    <w:rsid w:val="00B40A11"/>
    <w:rsid w:val="00B44697"/>
    <w:rsid w:val="00B45FCF"/>
    <w:rsid w:val="00B51771"/>
    <w:rsid w:val="00B51AC4"/>
    <w:rsid w:val="00B554C4"/>
    <w:rsid w:val="00B5585B"/>
    <w:rsid w:val="00B57C07"/>
    <w:rsid w:val="00B60FB0"/>
    <w:rsid w:val="00B61EC3"/>
    <w:rsid w:val="00B62E39"/>
    <w:rsid w:val="00B6480E"/>
    <w:rsid w:val="00B6537A"/>
    <w:rsid w:val="00B71288"/>
    <w:rsid w:val="00B71743"/>
    <w:rsid w:val="00B738F7"/>
    <w:rsid w:val="00B73C68"/>
    <w:rsid w:val="00B7444D"/>
    <w:rsid w:val="00B7630C"/>
    <w:rsid w:val="00B86B07"/>
    <w:rsid w:val="00B86C67"/>
    <w:rsid w:val="00B91593"/>
    <w:rsid w:val="00B9284E"/>
    <w:rsid w:val="00B933B1"/>
    <w:rsid w:val="00B95404"/>
    <w:rsid w:val="00B960A0"/>
    <w:rsid w:val="00BA02D5"/>
    <w:rsid w:val="00BA2A08"/>
    <w:rsid w:val="00BA3963"/>
    <w:rsid w:val="00BB174C"/>
    <w:rsid w:val="00BB29F0"/>
    <w:rsid w:val="00BB3C7A"/>
    <w:rsid w:val="00BB7467"/>
    <w:rsid w:val="00BC2FBB"/>
    <w:rsid w:val="00BC3FC5"/>
    <w:rsid w:val="00BD0320"/>
    <w:rsid w:val="00BD422B"/>
    <w:rsid w:val="00BD6DAA"/>
    <w:rsid w:val="00BD7883"/>
    <w:rsid w:val="00BE00D7"/>
    <w:rsid w:val="00BE011F"/>
    <w:rsid w:val="00BE3E70"/>
    <w:rsid w:val="00BE51B0"/>
    <w:rsid w:val="00BE5A74"/>
    <w:rsid w:val="00BE7C19"/>
    <w:rsid w:val="00BF0243"/>
    <w:rsid w:val="00BF1804"/>
    <w:rsid w:val="00BF4D21"/>
    <w:rsid w:val="00C02301"/>
    <w:rsid w:val="00C13518"/>
    <w:rsid w:val="00C13A41"/>
    <w:rsid w:val="00C13B08"/>
    <w:rsid w:val="00C15B50"/>
    <w:rsid w:val="00C20126"/>
    <w:rsid w:val="00C2158C"/>
    <w:rsid w:val="00C237D5"/>
    <w:rsid w:val="00C26838"/>
    <w:rsid w:val="00C27099"/>
    <w:rsid w:val="00C275B6"/>
    <w:rsid w:val="00C316A9"/>
    <w:rsid w:val="00C31C8D"/>
    <w:rsid w:val="00C34F5B"/>
    <w:rsid w:val="00C354D6"/>
    <w:rsid w:val="00C35E8E"/>
    <w:rsid w:val="00C36F87"/>
    <w:rsid w:val="00C37022"/>
    <w:rsid w:val="00C378CA"/>
    <w:rsid w:val="00C37A8A"/>
    <w:rsid w:val="00C43821"/>
    <w:rsid w:val="00C457DB"/>
    <w:rsid w:val="00C46DFC"/>
    <w:rsid w:val="00C476E3"/>
    <w:rsid w:val="00C47EB0"/>
    <w:rsid w:val="00C50F38"/>
    <w:rsid w:val="00C520AD"/>
    <w:rsid w:val="00C52FE3"/>
    <w:rsid w:val="00C535F2"/>
    <w:rsid w:val="00C561A1"/>
    <w:rsid w:val="00C565C0"/>
    <w:rsid w:val="00C60FC7"/>
    <w:rsid w:val="00C63296"/>
    <w:rsid w:val="00C64D04"/>
    <w:rsid w:val="00C6615C"/>
    <w:rsid w:val="00C82056"/>
    <w:rsid w:val="00C87181"/>
    <w:rsid w:val="00C902A9"/>
    <w:rsid w:val="00C906D3"/>
    <w:rsid w:val="00C93B67"/>
    <w:rsid w:val="00C963F1"/>
    <w:rsid w:val="00C9754D"/>
    <w:rsid w:val="00C9792E"/>
    <w:rsid w:val="00C97936"/>
    <w:rsid w:val="00CA260B"/>
    <w:rsid w:val="00CA3094"/>
    <w:rsid w:val="00CA4A6B"/>
    <w:rsid w:val="00CA50EC"/>
    <w:rsid w:val="00CA681F"/>
    <w:rsid w:val="00CA6CA8"/>
    <w:rsid w:val="00CB2094"/>
    <w:rsid w:val="00CB4730"/>
    <w:rsid w:val="00CB59D8"/>
    <w:rsid w:val="00CB6845"/>
    <w:rsid w:val="00CC7815"/>
    <w:rsid w:val="00CD0CEF"/>
    <w:rsid w:val="00CD1BC9"/>
    <w:rsid w:val="00CD1ED2"/>
    <w:rsid w:val="00CD288F"/>
    <w:rsid w:val="00CD34F4"/>
    <w:rsid w:val="00CD50A3"/>
    <w:rsid w:val="00CD5383"/>
    <w:rsid w:val="00CD6E90"/>
    <w:rsid w:val="00CE2B2B"/>
    <w:rsid w:val="00CE38C4"/>
    <w:rsid w:val="00CE3A06"/>
    <w:rsid w:val="00CE5793"/>
    <w:rsid w:val="00CE5AC4"/>
    <w:rsid w:val="00CE67A0"/>
    <w:rsid w:val="00CE7010"/>
    <w:rsid w:val="00CF1AFE"/>
    <w:rsid w:val="00CF2142"/>
    <w:rsid w:val="00CF2DD2"/>
    <w:rsid w:val="00CF33E1"/>
    <w:rsid w:val="00CF37D1"/>
    <w:rsid w:val="00CF4B4F"/>
    <w:rsid w:val="00CF75C9"/>
    <w:rsid w:val="00D01243"/>
    <w:rsid w:val="00D01535"/>
    <w:rsid w:val="00D02933"/>
    <w:rsid w:val="00D05888"/>
    <w:rsid w:val="00D059D4"/>
    <w:rsid w:val="00D067A8"/>
    <w:rsid w:val="00D06813"/>
    <w:rsid w:val="00D07292"/>
    <w:rsid w:val="00D111E2"/>
    <w:rsid w:val="00D128EC"/>
    <w:rsid w:val="00D13C32"/>
    <w:rsid w:val="00D154D1"/>
    <w:rsid w:val="00D15C9F"/>
    <w:rsid w:val="00D21229"/>
    <w:rsid w:val="00D23E2D"/>
    <w:rsid w:val="00D2439A"/>
    <w:rsid w:val="00D24694"/>
    <w:rsid w:val="00D27FCF"/>
    <w:rsid w:val="00D419FF"/>
    <w:rsid w:val="00D42AF7"/>
    <w:rsid w:val="00D4357D"/>
    <w:rsid w:val="00D4559E"/>
    <w:rsid w:val="00D457AC"/>
    <w:rsid w:val="00D45C55"/>
    <w:rsid w:val="00D45FA1"/>
    <w:rsid w:val="00D4612C"/>
    <w:rsid w:val="00D5274F"/>
    <w:rsid w:val="00D52CC5"/>
    <w:rsid w:val="00D5313D"/>
    <w:rsid w:val="00D53F0B"/>
    <w:rsid w:val="00D564BF"/>
    <w:rsid w:val="00D60A83"/>
    <w:rsid w:val="00D74C00"/>
    <w:rsid w:val="00D74E21"/>
    <w:rsid w:val="00D75FA9"/>
    <w:rsid w:val="00D7607F"/>
    <w:rsid w:val="00D81474"/>
    <w:rsid w:val="00D82EDF"/>
    <w:rsid w:val="00D848F8"/>
    <w:rsid w:val="00D84B1C"/>
    <w:rsid w:val="00D84CA4"/>
    <w:rsid w:val="00D85DD8"/>
    <w:rsid w:val="00D86575"/>
    <w:rsid w:val="00D86678"/>
    <w:rsid w:val="00D87878"/>
    <w:rsid w:val="00D90F85"/>
    <w:rsid w:val="00D91796"/>
    <w:rsid w:val="00D92893"/>
    <w:rsid w:val="00D9310D"/>
    <w:rsid w:val="00DA3964"/>
    <w:rsid w:val="00DA6A0F"/>
    <w:rsid w:val="00DB1701"/>
    <w:rsid w:val="00DB29B4"/>
    <w:rsid w:val="00DB4610"/>
    <w:rsid w:val="00DB556D"/>
    <w:rsid w:val="00DB5965"/>
    <w:rsid w:val="00DB6646"/>
    <w:rsid w:val="00DB7130"/>
    <w:rsid w:val="00DC0C89"/>
    <w:rsid w:val="00DC1236"/>
    <w:rsid w:val="00DC769D"/>
    <w:rsid w:val="00DD5F75"/>
    <w:rsid w:val="00DD676E"/>
    <w:rsid w:val="00DD6FCE"/>
    <w:rsid w:val="00DE06A3"/>
    <w:rsid w:val="00DE6CE9"/>
    <w:rsid w:val="00DE7927"/>
    <w:rsid w:val="00DE7AC7"/>
    <w:rsid w:val="00E014FC"/>
    <w:rsid w:val="00E02954"/>
    <w:rsid w:val="00E047C6"/>
    <w:rsid w:val="00E1086C"/>
    <w:rsid w:val="00E113EF"/>
    <w:rsid w:val="00E1220B"/>
    <w:rsid w:val="00E12D3D"/>
    <w:rsid w:val="00E13DD8"/>
    <w:rsid w:val="00E15FE9"/>
    <w:rsid w:val="00E17D47"/>
    <w:rsid w:val="00E204A1"/>
    <w:rsid w:val="00E2332D"/>
    <w:rsid w:val="00E24995"/>
    <w:rsid w:val="00E27E34"/>
    <w:rsid w:val="00E34F31"/>
    <w:rsid w:val="00E37C77"/>
    <w:rsid w:val="00E409D8"/>
    <w:rsid w:val="00E425E9"/>
    <w:rsid w:val="00E43979"/>
    <w:rsid w:val="00E469DE"/>
    <w:rsid w:val="00E47589"/>
    <w:rsid w:val="00E500A2"/>
    <w:rsid w:val="00E505BC"/>
    <w:rsid w:val="00E50B62"/>
    <w:rsid w:val="00E52918"/>
    <w:rsid w:val="00E533FD"/>
    <w:rsid w:val="00E553F5"/>
    <w:rsid w:val="00E56574"/>
    <w:rsid w:val="00E6146E"/>
    <w:rsid w:val="00E62BCB"/>
    <w:rsid w:val="00E648DF"/>
    <w:rsid w:val="00E653E6"/>
    <w:rsid w:val="00E66119"/>
    <w:rsid w:val="00E70C1F"/>
    <w:rsid w:val="00E74C56"/>
    <w:rsid w:val="00E75C24"/>
    <w:rsid w:val="00E7647D"/>
    <w:rsid w:val="00E77742"/>
    <w:rsid w:val="00E77852"/>
    <w:rsid w:val="00E80B3B"/>
    <w:rsid w:val="00E85540"/>
    <w:rsid w:val="00E85681"/>
    <w:rsid w:val="00E86F9B"/>
    <w:rsid w:val="00E907D0"/>
    <w:rsid w:val="00E910AF"/>
    <w:rsid w:val="00E92EB2"/>
    <w:rsid w:val="00E93D6C"/>
    <w:rsid w:val="00E95810"/>
    <w:rsid w:val="00E962BE"/>
    <w:rsid w:val="00E96EDE"/>
    <w:rsid w:val="00EA37D1"/>
    <w:rsid w:val="00EA3F35"/>
    <w:rsid w:val="00EA5D21"/>
    <w:rsid w:val="00EA600B"/>
    <w:rsid w:val="00EA6F1C"/>
    <w:rsid w:val="00EA7D62"/>
    <w:rsid w:val="00EB01E4"/>
    <w:rsid w:val="00EB4322"/>
    <w:rsid w:val="00EB456E"/>
    <w:rsid w:val="00EB78FA"/>
    <w:rsid w:val="00EC0ED8"/>
    <w:rsid w:val="00EC30A1"/>
    <w:rsid w:val="00EC4B94"/>
    <w:rsid w:val="00EC5FCF"/>
    <w:rsid w:val="00EC6D10"/>
    <w:rsid w:val="00ED1395"/>
    <w:rsid w:val="00ED2E51"/>
    <w:rsid w:val="00ED3FE5"/>
    <w:rsid w:val="00ED4C4E"/>
    <w:rsid w:val="00ED4CF7"/>
    <w:rsid w:val="00ED50B0"/>
    <w:rsid w:val="00ED7FA6"/>
    <w:rsid w:val="00EE074D"/>
    <w:rsid w:val="00EE08A8"/>
    <w:rsid w:val="00EE1929"/>
    <w:rsid w:val="00EE1E50"/>
    <w:rsid w:val="00EE30A6"/>
    <w:rsid w:val="00EE7DDF"/>
    <w:rsid w:val="00EF400D"/>
    <w:rsid w:val="00EF6A21"/>
    <w:rsid w:val="00EF7E2E"/>
    <w:rsid w:val="00F002FE"/>
    <w:rsid w:val="00F03429"/>
    <w:rsid w:val="00F04291"/>
    <w:rsid w:val="00F10AA1"/>
    <w:rsid w:val="00F10B9D"/>
    <w:rsid w:val="00F1290A"/>
    <w:rsid w:val="00F15BCE"/>
    <w:rsid w:val="00F17BAA"/>
    <w:rsid w:val="00F20AA3"/>
    <w:rsid w:val="00F240D7"/>
    <w:rsid w:val="00F24A06"/>
    <w:rsid w:val="00F253A2"/>
    <w:rsid w:val="00F261E9"/>
    <w:rsid w:val="00F27BBF"/>
    <w:rsid w:val="00F32ACE"/>
    <w:rsid w:val="00F331D5"/>
    <w:rsid w:val="00F33A32"/>
    <w:rsid w:val="00F33E99"/>
    <w:rsid w:val="00F34893"/>
    <w:rsid w:val="00F45E8F"/>
    <w:rsid w:val="00F45F8D"/>
    <w:rsid w:val="00F4786E"/>
    <w:rsid w:val="00F47A8E"/>
    <w:rsid w:val="00F5238E"/>
    <w:rsid w:val="00F53AE3"/>
    <w:rsid w:val="00F54DB2"/>
    <w:rsid w:val="00F56863"/>
    <w:rsid w:val="00F5714F"/>
    <w:rsid w:val="00F57643"/>
    <w:rsid w:val="00F60B1F"/>
    <w:rsid w:val="00F64537"/>
    <w:rsid w:val="00F64D98"/>
    <w:rsid w:val="00F65312"/>
    <w:rsid w:val="00F65C9F"/>
    <w:rsid w:val="00F70F33"/>
    <w:rsid w:val="00F713EC"/>
    <w:rsid w:val="00F74371"/>
    <w:rsid w:val="00F74E92"/>
    <w:rsid w:val="00F816C4"/>
    <w:rsid w:val="00F830F0"/>
    <w:rsid w:val="00F846E6"/>
    <w:rsid w:val="00F920CE"/>
    <w:rsid w:val="00F92D7B"/>
    <w:rsid w:val="00F93545"/>
    <w:rsid w:val="00F95F13"/>
    <w:rsid w:val="00FA022A"/>
    <w:rsid w:val="00FA03AB"/>
    <w:rsid w:val="00FA08BA"/>
    <w:rsid w:val="00FA466A"/>
    <w:rsid w:val="00FA5CA3"/>
    <w:rsid w:val="00FA6635"/>
    <w:rsid w:val="00FA7CAE"/>
    <w:rsid w:val="00FB0505"/>
    <w:rsid w:val="00FB0A9F"/>
    <w:rsid w:val="00FB0EF8"/>
    <w:rsid w:val="00FB13C0"/>
    <w:rsid w:val="00FB2DF9"/>
    <w:rsid w:val="00FB635D"/>
    <w:rsid w:val="00FB7567"/>
    <w:rsid w:val="00FB7735"/>
    <w:rsid w:val="00FC113F"/>
    <w:rsid w:val="00FC5CC5"/>
    <w:rsid w:val="00FD2BB1"/>
    <w:rsid w:val="00FD42B4"/>
    <w:rsid w:val="00FD7DE0"/>
    <w:rsid w:val="00FE1771"/>
    <w:rsid w:val="00FE17A0"/>
    <w:rsid w:val="00FE3A3C"/>
    <w:rsid w:val="00FE4443"/>
    <w:rsid w:val="00FE5455"/>
    <w:rsid w:val="00FF29B2"/>
    <w:rsid w:val="00FF30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AB55"/>
  <w15:chartTrackingRefBased/>
  <w15:docId w15:val="{76A0346B-8032-C541-85B9-6F444E162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0E08"/>
    <w:pPr>
      <w:spacing w:after="120" w:line="312" w:lineRule="auto"/>
      <w:jc w:val="both"/>
    </w:pPr>
    <w:rPr>
      <w:rFonts w:ascii="Times New Roman" w:hAnsi="Times New Roman"/>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rPr>
      <w:rFonts w:eastAsia="Times New Roman" w:cs="Helvetica"/>
      <w:bCs/>
      <w:color w:val="000000" w:themeColor="text1"/>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 w:type="paragraph" w:styleId="NormalWeb">
    <w:name w:val="Normal (Web)"/>
    <w:basedOn w:val="Normal"/>
    <w:uiPriority w:val="99"/>
    <w:unhideWhenUsed/>
    <w:rsid w:val="00EE1E50"/>
    <w:pPr>
      <w:spacing w:before="100" w:beforeAutospacing="1" w:after="100" w:afterAutospacing="1"/>
      <w:jc w:val="left"/>
    </w:pPr>
    <w:rPr>
      <w:rFonts w:eastAsia="Times New Roman" w:cs="Times New Roman"/>
    </w:rPr>
  </w:style>
  <w:style w:type="character" w:styleId="CommentReference">
    <w:name w:val="annotation reference"/>
    <w:basedOn w:val="DefaultParagraphFont"/>
    <w:uiPriority w:val="99"/>
    <w:semiHidden/>
    <w:unhideWhenUsed/>
    <w:rsid w:val="004C565C"/>
    <w:rPr>
      <w:sz w:val="16"/>
      <w:szCs w:val="16"/>
    </w:rPr>
  </w:style>
  <w:style w:type="paragraph" w:styleId="CommentText">
    <w:name w:val="annotation text"/>
    <w:basedOn w:val="Normal"/>
    <w:link w:val="CommentTextChar"/>
    <w:uiPriority w:val="99"/>
    <w:semiHidden/>
    <w:unhideWhenUsed/>
    <w:rsid w:val="004C565C"/>
    <w:rPr>
      <w:sz w:val="20"/>
      <w:szCs w:val="20"/>
    </w:rPr>
  </w:style>
  <w:style w:type="character" w:customStyle="1" w:styleId="CommentTextChar">
    <w:name w:val="Comment Text Char"/>
    <w:basedOn w:val="DefaultParagraphFont"/>
    <w:link w:val="CommentText"/>
    <w:uiPriority w:val="99"/>
    <w:semiHidden/>
    <w:rsid w:val="004C56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565C"/>
    <w:rPr>
      <w:b/>
      <w:bCs/>
    </w:rPr>
  </w:style>
  <w:style w:type="character" w:customStyle="1" w:styleId="CommentSubjectChar">
    <w:name w:val="Comment Subject Char"/>
    <w:basedOn w:val="CommentTextChar"/>
    <w:link w:val="CommentSubject"/>
    <w:uiPriority w:val="99"/>
    <w:semiHidden/>
    <w:rsid w:val="004C565C"/>
    <w:rPr>
      <w:rFonts w:ascii="Times New Roman" w:hAnsi="Times New Roman"/>
      <w:b/>
      <w:bCs/>
      <w:sz w:val="20"/>
      <w:szCs w:val="20"/>
    </w:rPr>
  </w:style>
  <w:style w:type="character" w:styleId="PlaceholderText">
    <w:name w:val="Placeholder Text"/>
    <w:basedOn w:val="DefaultParagraphFont"/>
    <w:uiPriority w:val="99"/>
    <w:semiHidden/>
    <w:rsid w:val="00420E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139698">
      <w:bodyDiv w:val="1"/>
      <w:marLeft w:val="0"/>
      <w:marRight w:val="0"/>
      <w:marTop w:val="0"/>
      <w:marBottom w:val="0"/>
      <w:divBdr>
        <w:top w:val="none" w:sz="0" w:space="0" w:color="auto"/>
        <w:left w:val="none" w:sz="0" w:space="0" w:color="auto"/>
        <w:bottom w:val="none" w:sz="0" w:space="0" w:color="auto"/>
        <w:right w:val="none" w:sz="0" w:space="0" w:color="auto"/>
      </w:divBdr>
    </w:div>
    <w:div w:id="242686471">
      <w:bodyDiv w:val="1"/>
      <w:marLeft w:val="0"/>
      <w:marRight w:val="0"/>
      <w:marTop w:val="0"/>
      <w:marBottom w:val="0"/>
      <w:divBdr>
        <w:top w:val="none" w:sz="0" w:space="0" w:color="auto"/>
        <w:left w:val="none" w:sz="0" w:space="0" w:color="auto"/>
        <w:bottom w:val="none" w:sz="0" w:space="0" w:color="auto"/>
        <w:right w:val="none" w:sz="0" w:space="0" w:color="auto"/>
      </w:divBdr>
    </w:div>
    <w:div w:id="351616344">
      <w:bodyDiv w:val="1"/>
      <w:marLeft w:val="0"/>
      <w:marRight w:val="0"/>
      <w:marTop w:val="0"/>
      <w:marBottom w:val="0"/>
      <w:divBdr>
        <w:top w:val="none" w:sz="0" w:space="0" w:color="auto"/>
        <w:left w:val="none" w:sz="0" w:space="0" w:color="auto"/>
        <w:bottom w:val="none" w:sz="0" w:space="0" w:color="auto"/>
        <w:right w:val="none" w:sz="0" w:space="0" w:color="auto"/>
      </w:divBdr>
    </w:div>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449056733">
      <w:bodyDiv w:val="1"/>
      <w:marLeft w:val="0"/>
      <w:marRight w:val="0"/>
      <w:marTop w:val="0"/>
      <w:marBottom w:val="0"/>
      <w:divBdr>
        <w:top w:val="none" w:sz="0" w:space="0" w:color="auto"/>
        <w:left w:val="none" w:sz="0" w:space="0" w:color="auto"/>
        <w:bottom w:val="none" w:sz="0" w:space="0" w:color="auto"/>
        <w:right w:val="none" w:sz="0" w:space="0" w:color="auto"/>
      </w:divBdr>
    </w:div>
    <w:div w:id="470563788">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6">
          <w:marLeft w:val="0"/>
          <w:marRight w:val="0"/>
          <w:marTop w:val="0"/>
          <w:marBottom w:val="0"/>
          <w:divBdr>
            <w:top w:val="none" w:sz="0" w:space="0" w:color="auto"/>
            <w:left w:val="none" w:sz="0" w:space="0" w:color="auto"/>
            <w:bottom w:val="none" w:sz="0" w:space="0" w:color="auto"/>
            <w:right w:val="none" w:sz="0" w:space="0" w:color="auto"/>
          </w:divBdr>
          <w:divsChild>
            <w:div w:id="1962413946">
              <w:marLeft w:val="0"/>
              <w:marRight w:val="0"/>
              <w:marTop w:val="0"/>
              <w:marBottom w:val="0"/>
              <w:divBdr>
                <w:top w:val="none" w:sz="0" w:space="0" w:color="auto"/>
                <w:left w:val="none" w:sz="0" w:space="0" w:color="auto"/>
                <w:bottom w:val="none" w:sz="0" w:space="0" w:color="auto"/>
                <w:right w:val="none" w:sz="0" w:space="0" w:color="auto"/>
              </w:divBdr>
              <w:divsChild>
                <w:div w:id="572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55787">
      <w:bodyDiv w:val="1"/>
      <w:marLeft w:val="0"/>
      <w:marRight w:val="0"/>
      <w:marTop w:val="0"/>
      <w:marBottom w:val="0"/>
      <w:divBdr>
        <w:top w:val="none" w:sz="0" w:space="0" w:color="auto"/>
        <w:left w:val="none" w:sz="0" w:space="0" w:color="auto"/>
        <w:bottom w:val="none" w:sz="0" w:space="0" w:color="auto"/>
        <w:right w:val="none" w:sz="0" w:space="0" w:color="auto"/>
      </w:divBdr>
    </w:div>
    <w:div w:id="516191635">
      <w:bodyDiv w:val="1"/>
      <w:marLeft w:val="0"/>
      <w:marRight w:val="0"/>
      <w:marTop w:val="0"/>
      <w:marBottom w:val="0"/>
      <w:divBdr>
        <w:top w:val="none" w:sz="0" w:space="0" w:color="auto"/>
        <w:left w:val="none" w:sz="0" w:space="0" w:color="auto"/>
        <w:bottom w:val="none" w:sz="0" w:space="0" w:color="auto"/>
        <w:right w:val="none" w:sz="0" w:space="0" w:color="auto"/>
      </w:divBdr>
    </w:div>
    <w:div w:id="605111887">
      <w:bodyDiv w:val="1"/>
      <w:marLeft w:val="0"/>
      <w:marRight w:val="0"/>
      <w:marTop w:val="0"/>
      <w:marBottom w:val="0"/>
      <w:divBdr>
        <w:top w:val="none" w:sz="0" w:space="0" w:color="auto"/>
        <w:left w:val="none" w:sz="0" w:space="0" w:color="auto"/>
        <w:bottom w:val="none" w:sz="0" w:space="0" w:color="auto"/>
        <w:right w:val="none" w:sz="0" w:space="0" w:color="auto"/>
      </w:divBdr>
    </w:div>
    <w:div w:id="684943951">
      <w:bodyDiv w:val="1"/>
      <w:marLeft w:val="0"/>
      <w:marRight w:val="0"/>
      <w:marTop w:val="0"/>
      <w:marBottom w:val="0"/>
      <w:divBdr>
        <w:top w:val="none" w:sz="0" w:space="0" w:color="auto"/>
        <w:left w:val="none" w:sz="0" w:space="0" w:color="auto"/>
        <w:bottom w:val="none" w:sz="0" w:space="0" w:color="auto"/>
        <w:right w:val="none" w:sz="0" w:space="0" w:color="auto"/>
      </w:divBdr>
    </w:div>
    <w:div w:id="788280086">
      <w:bodyDiv w:val="1"/>
      <w:marLeft w:val="0"/>
      <w:marRight w:val="0"/>
      <w:marTop w:val="0"/>
      <w:marBottom w:val="0"/>
      <w:divBdr>
        <w:top w:val="none" w:sz="0" w:space="0" w:color="auto"/>
        <w:left w:val="none" w:sz="0" w:space="0" w:color="auto"/>
        <w:bottom w:val="none" w:sz="0" w:space="0" w:color="auto"/>
        <w:right w:val="none" w:sz="0" w:space="0" w:color="auto"/>
      </w:divBdr>
    </w:div>
    <w:div w:id="834076967">
      <w:bodyDiv w:val="1"/>
      <w:marLeft w:val="0"/>
      <w:marRight w:val="0"/>
      <w:marTop w:val="0"/>
      <w:marBottom w:val="0"/>
      <w:divBdr>
        <w:top w:val="none" w:sz="0" w:space="0" w:color="auto"/>
        <w:left w:val="none" w:sz="0" w:space="0" w:color="auto"/>
        <w:bottom w:val="none" w:sz="0" w:space="0" w:color="auto"/>
        <w:right w:val="none" w:sz="0" w:space="0" w:color="auto"/>
      </w:divBdr>
    </w:div>
    <w:div w:id="849444663">
      <w:bodyDiv w:val="1"/>
      <w:marLeft w:val="0"/>
      <w:marRight w:val="0"/>
      <w:marTop w:val="0"/>
      <w:marBottom w:val="0"/>
      <w:divBdr>
        <w:top w:val="none" w:sz="0" w:space="0" w:color="auto"/>
        <w:left w:val="none" w:sz="0" w:space="0" w:color="auto"/>
        <w:bottom w:val="none" w:sz="0" w:space="0" w:color="auto"/>
        <w:right w:val="none" w:sz="0" w:space="0" w:color="auto"/>
      </w:divBdr>
      <w:divsChild>
        <w:div w:id="1536507049">
          <w:marLeft w:val="0"/>
          <w:marRight w:val="0"/>
          <w:marTop w:val="0"/>
          <w:marBottom w:val="0"/>
          <w:divBdr>
            <w:top w:val="none" w:sz="0" w:space="0" w:color="auto"/>
            <w:left w:val="none" w:sz="0" w:space="0" w:color="auto"/>
            <w:bottom w:val="none" w:sz="0" w:space="0" w:color="auto"/>
            <w:right w:val="none" w:sz="0" w:space="0" w:color="auto"/>
          </w:divBdr>
          <w:divsChild>
            <w:div w:id="540943438">
              <w:marLeft w:val="0"/>
              <w:marRight w:val="0"/>
              <w:marTop w:val="0"/>
              <w:marBottom w:val="0"/>
              <w:divBdr>
                <w:top w:val="none" w:sz="0" w:space="0" w:color="auto"/>
                <w:left w:val="none" w:sz="0" w:space="0" w:color="auto"/>
                <w:bottom w:val="none" w:sz="0" w:space="0" w:color="auto"/>
                <w:right w:val="none" w:sz="0" w:space="0" w:color="auto"/>
              </w:divBdr>
              <w:divsChild>
                <w:div w:id="927999827">
                  <w:marLeft w:val="0"/>
                  <w:marRight w:val="0"/>
                  <w:marTop w:val="0"/>
                  <w:marBottom w:val="0"/>
                  <w:divBdr>
                    <w:top w:val="none" w:sz="0" w:space="0" w:color="auto"/>
                    <w:left w:val="none" w:sz="0" w:space="0" w:color="auto"/>
                    <w:bottom w:val="none" w:sz="0" w:space="0" w:color="auto"/>
                    <w:right w:val="none" w:sz="0" w:space="0" w:color="auto"/>
                  </w:divBdr>
                  <w:divsChild>
                    <w:div w:id="7219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16062">
      <w:bodyDiv w:val="1"/>
      <w:marLeft w:val="0"/>
      <w:marRight w:val="0"/>
      <w:marTop w:val="0"/>
      <w:marBottom w:val="0"/>
      <w:divBdr>
        <w:top w:val="none" w:sz="0" w:space="0" w:color="auto"/>
        <w:left w:val="none" w:sz="0" w:space="0" w:color="auto"/>
        <w:bottom w:val="none" w:sz="0" w:space="0" w:color="auto"/>
        <w:right w:val="none" w:sz="0" w:space="0" w:color="auto"/>
      </w:divBdr>
    </w:div>
    <w:div w:id="890655679">
      <w:bodyDiv w:val="1"/>
      <w:marLeft w:val="0"/>
      <w:marRight w:val="0"/>
      <w:marTop w:val="0"/>
      <w:marBottom w:val="0"/>
      <w:divBdr>
        <w:top w:val="none" w:sz="0" w:space="0" w:color="auto"/>
        <w:left w:val="none" w:sz="0" w:space="0" w:color="auto"/>
        <w:bottom w:val="none" w:sz="0" w:space="0" w:color="auto"/>
        <w:right w:val="none" w:sz="0" w:space="0" w:color="auto"/>
      </w:divBdr>
    </w:div>
    <w:div w:id="95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22253">
          <w:marLeft w:val="0"/>
          <w:marRight w:val="0"/>
          <w:marTop w:val="0"/>
          <w:marBottom w:val="0"/>
          <w:divBdr>
            <w:top w:val="none" w:sz="0" w:space="0" w:color="auto"/>
            <w:left w:val="none" w:sz="0" w:space="0" w:color="auto"/>
            <w:bottom w:val="none" w:sz="0" w:space="0" w:color="auto"/>
            <w:right w:val="none" w:sz="0" w:space="0" w:color="auto"/>
          </w:divBdr>
          <w:divsChild>
            <w:div w:id="1025984433">
              <w:marLeft w:val="0"/>
              <w:marRight w:val="0"/>
              <w:marTop w:val="0"/>
              <w:marBottom w:val="0"/>
              <w:divBdr>
                <w:top w:val="none" w:sz="0" w:space="0" w:color="auto"/>
                <w:left w:val="none" w:sz="0" w:space="0" w:color="auto"/>
                <w:bottom w:val="none" w:sz="0" w:space="0" w:color="auto"/>
                <w:right w:val="none" w:sz="0" w:space="0" w:color="auto"/>
              </w:divBdr>
              <w:divsChild>
                <w:div w:id="746150943">
                  <w:marLeft w:val="0"/>
                  <w:marRight w:val="0"/>
                  <w:marTop w:val="0"/>
                  <w:marBottom w:val="0"/>
                  <w:divBdr>
                    <w:top w:val="none" w:sz="0" w:space="0" w:color="auto"/>
                    <w:left w:val="none" w:sz="0" w:space="0" w:color="auto"/>
                    <w:bottom w:val="none" w:sz="0" w:space="0" w:color="auto"/>
                    <w:right w:val="none" w:sz="0" w:space="0" w:color="auto"/>
                  </w:divBdr>
                  <w:divsChild>
                    <w:div w:id="417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033117473">
      <w:bodyDiv w:val="1"/>
      <w:marLeft w:val="0"/>
      <w:marRight w:val="0"/>
      <w:marTop w:val="0"/>
      <w:marBottom w:val="0"/>
      <w:divBdr>
        <w:top w:val="none" w:sz="0" w:space="0" w:color="auto"/>
        <w:left w:val="none" w:sz="0" w:space="0" w:color="auto"/>
        <w:bottom w:val="none" w:sz="0" w:space="0" w:color="auto"/>
        <w:right w:val="none" w:sz="0" w:space="0" w:color="auto"/>
      </w:divBdr>
    </w:div>
    <w:div w:id="1098327200">
      <w:bodyDiv w:val="1"/>
      <w:marLeft w:val="0"/>
      <w:marRight w:val="0"/>
      <w:marTop w:val="0"/>
      <w:marBottom w:val="0"/>
      <w:divBdr>
        <w:top w:val="none" w:sz="0" w:space="0" w:color="auto"/>
        <w:left w:val="none" w:sz="0" w:space="0" w:color="auto"/>
        <w:bottom w:val="none" w:sz="0" w:space="0" w:color="auto"/>
        <w:right w:val="none" w:sz="0" w:space="0" w:color="auto"/>
      </w:divBdr>
    </w:div>
    <w:div w:id="1117987398">
      <w:bodyDiv w:val="1"/>
      <w:marLeft w:val="0"/>
      <w:marRight w:val="0"/>
      <w:marTop w:val="0"/>
      <w:marBottom w:val="0"/>
      <w:divBdr>
        <w:top w:val="none" w:sz="0" w:space="0" w:color="auto"/>
        <w:left w:val="none" w:sz="0" w:space="0" w:color="auto"/>
        <w:bottom w:val="none" w:sz="0" w:space="0" w:color="auto"/>
        <w:right w:val="none" w:sz="0" w:space="0" w:color="auto"/>
      </w:divBdr>
    </w:div>
    <w:div w:id="1263688164">
      <w:bodyDiv w:val="1"/>
      <w:marLeft w:val="0"/>
      <w:marRight w:val="0"/>
      <w:marTop w:val="0"/>
      <w:marBottom w:val="0"/>
      <w:divBdr>
        <w:top w:val="none" w:sz="0" w:space="0" w:color="auto"/>
        <w:left w:val="none" w:sz="0" w:space="0" w:color="auto"/>
        <w:bottom w:val="none" w:sz="0" w:space="0" w:color="auto"/>
        <w:right w:val="none" w:sz="0" w:space="0" w:color="auto"/>
      </w:divBdr>
    </w:div>
    <w:div w:id="1347975962">
      <w:bodyDiv w:val="1"/>
      <w:marLeft w:val="0"/>
      <w:marRight w:val="0"/>
      <w:marTop w:val="0"/>
      <w:marBottom w:val="0"/>
      <w:divBdr>
        <w:top w:val="none" w:sz="0" w:space="0" w:color="auto"/>
        <w:left w:val="none" w:sz="0" w:space="0" w:color="auto"/>
        <w:bottom w:val="none" w:sz="0" w:space="0" w:color="auto"/>
        <w:right w:val="none" w:sz="0" w:space="0" w:color="auto"/>
      </w:divBdr>
      <w:divsChild>
        <w:div w:id="437022997">
          <w:marLeft w:val="0"/>
          <w:marRight w:val="0"/>
          <w:marTop w:val="0"/>
          <w:marBottom w:val="0"/>
          <w:divBdr>
            <w:top w:val="none" w:sz="0" w:space="0" w:color="auto"/>
            <w:left w:val="none" w:sz="0" w:space="0" w:color="auto"/>
            <w:bottom w:val="none" w:sz="0" w:space="0" w:color="auto"/>
            <w:right w:val="none" w:sz="0" w:space="0" w:color="auto"/>
          </w:divBdr>
          <w:divsChild>
            <w:div w:id="1212109210">
              <w:marLeft w:val="0"/>
              <w:marRight w:val="0"/>
              <w:marTop w:val="0"/>
              <w:marBottom w:val="0"/>
              <w:divBdr>
                <w:top w:val="none" w:sz="0" w:space="0" w:color="auto"/>
                <w:left w:val="none" w:sz="0" w:space="0" w:color="auto"/>
                <w:bottom w:val="none" w:sz="0" w:space="0" w:color="auto"/>
                <w:right w:val="none" w:sz="0" w:space="0" w:color="auto"/>
              </w:divBdr>
              <w:divsChild>
                <w:div w:id="1168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143">
      <w:bodyDiv w:val="1"/>
      <w:marLeft w:val="0"/>
      <w:marRight w:val="0"/>
      <w:marTop w:val="0"/>
      <w:marBottom w:val="0"/>
      <w:divBdr>
        <w:top w:val="none" w:sz="0" w:space="0" w:color="auto"/>
        <w:left w:val="none" w:sz="0" w:space="0" w:color="auto"/>
        <w:bottom w:val="none" w:sz="0" w:space="0" w:color="auto"/>
        <w:right w:val="none" w:sz="0" w:space="0" w:color="auto"/>
      </w:divBdr>
    </w:div>
    <w:div w:id="1395928129">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1483035882">
          <w:marLeft w:val="0"/>
          <w:marRight w:val="0"/>
          <w:marTop w:val="0"/>
          <w:marBottom w:val="0"/>
          <w:divBdr>
            <w:top w:val="none" w:sz="0" w:space="0" w:color="auto"/>
            <w:left w:val="none" w:sz="0" w:space="0" w:color="auto"/>
            <w:bottom w:val="none" w:sz="0" w:space="0" w:color="auto"/>
            <w:right w:val="none" w:sz="0" w:space="0" w:color="auto"/>
          </w:divBdr>
        </w:div>
        <w:div w:id="622350694">
          <w:marLeft w:val="0"/>
          <w:marRight w:val="0"/>
          <w:marTop w:val="0"/>
          <w:marBottom w:val="0"/>
          <w:divBdr>
            <w:top w:val="none" w:sz="0" w:space="0" w:color="auto"/>
            <w:left w:val="none" w:sz="0" w:space="0" w:color="auto"/>
            <w:bottom w:val="none" w:sz="0" w:space="0" w:color="auto"/>
            <w:right w:val="none" w:sz="0" w:space="0" w:color="auto"/>
          </w:divBdr>
        </w:div>
      </w:divsChild>
    </w:div>
    <w:div w:id="1829593124">
      <w:bodyDiv w:val="1"/>
      <w:marLeft w:val="0"/>
      <w:marRight w:val="0"/>
      <w:marTop w:val="0"/>
      <w:marBottom w:val="0"/>
      <w:divBdr>
        <w:top w:val="none" w:sz="0" w:space="0" w:color="auto"/>
        <w:left w:val="none" w:sz="0" w:space="0" w:color="auto"/>
        <w:bottom w:val="none" w:sz="0" w:space="0" w:color="auto"/>
        <w:right w:val="none" w:sz="0" w:space="0" w:color="auto"/>
      </w:divBdr>
    </w:div>
    <w:div w:id="1869446199">
      <w:bodyDiv w:val="1"/>
      <w:marLeft w:val="0"/>
      <w:marRight w:val="0"/>
      <w:marTop w:val="0"/>
      <w:marBottom w:val="0"/>
      <w:divBdr>
        <w:top w:val="none" w:sz="0" w:space="0" w:color="auto"/>
        <w:left w:val="none" w:sz="0" w:space="0" w:color="auto"/>
        <w:bottom w:val="none" w:sz="0" w:space="0" w:color="auto"/>
        <w:right w:val="none" w:sz="0" w:space="0" w:color="auto"/>
      </w:divBdr>
    </w:div>
    <w:div w:id="1902330817">
      <w:bodyDiv w:val="1"/>
      <w:marLeft w:val="0"/>
      <w:marRight w:val="0"/>
      <w:marTop w:val="0"/>
      <w:marBottom w:val="0"/>
      <w:divBdr>
        <w:top w:val="none" w:sz="0" w:space="0" w:color="auto"/>
        <w:left w:val="none" w:sz="0" w:space="0" w:color="auto"/>
        <w:bottom w:val="none" w:sz="0" w:space="0" w:color="auto"/>
        <w:right w:val="none" w:sz="0" w:space="0" w:color="auto"/>
      </w:divBdr>
    </w:div>
    <w:div w:id="2029673990">
      <w:bodyDiv w:val="1"/>
      <w:marLeft w:val="0"/>
      <w:marRight w:val="0"/>
      <w:marTop w:val="0"/>
      <w:marBottom w:val="0"/>
      <w:divBdr>
        <w:top w:val="none" w:sz="0" w:space="0" w:color="auto"/>
        <w:left w:val="none" w:sz="0" w:space="0" w:color="auto"/>
        <w:bottom w:val="none" w:sz="0" w:space="0" w:color="auto"/>
        <w:right w:val="none" w:sz="0" w:space="0" w:color="auto"/>
      </w:divBdr>
    </w:div>
    <w:div w:id="21009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97F27-2E4C-CE43-97D4-BD3A0BFC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28</Pages>
  <Words>12449</Words>
  <Characters>70963</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David Lambright</cp:lastModifiedBy>
  <cp:revision>114</cp:revision>
  <dcterms:created xsi:type="dcterms:W3CDTF">2020-07-10T22:54:00Z</dcterms:created>
  <dcterms:modified xsi:type="dcterms:W3CDTF">2020-07-29T22:22:00Z</dcterms:modified>
</cp:coreProperties>
</file>