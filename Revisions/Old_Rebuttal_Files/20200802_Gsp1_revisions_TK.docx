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2F4CA" w14:textId="77777777" w:rsidR="00D40AEC" w:rsidRDefault="00D40AEC" w:rsidP="00437E2B">
      <w:pPr>
        <w:rPr>
          <w:color w:val="000000" w:themeColor="text1"/>
          <w:szCs w:val="22"/>
          <w:shd w:val="clear" w:color="auto" w:fill="FFFFFF"/>
        </w:rPr>
      </w:pPr>
      <w:r>
        <w:rPr>
          <w:color w:val="000000" w:themeColor="text1"/>
          <w:szCs w:val="22"/>
          <w:shd w:val="clear" w:color="auto" w:fill="FFFFFF"/>
        </w:rPr>
        <w:t>Dear Angela,</w:t>
      </w:r>
    </w:p>
    <w:p w14:paraId="43C4F772" w14:textId="3BBCDCAD" w:rsidR="00D40AEC" w:rsidRDefault="00D40AEC" w:rsidP="00437E2B">
      <w:pPr>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ins w:id="0" w:author="Tanja Kortemme" w:date="2020-08-02T13:25:00Z">
        <w:r w:rsidR="00C07514">
          <w:rPr>
            <w:color w:val="000000" w:themeColor="text1"/>
            <w:szCs w:val="22"/>
            <w:shd w:val="clear" w:color="auto" w:fill="FFFFFF"/>
          </w:rPr>
          <w:t xml:space="preserve">ADD POSITIVE COMMENTS OF rev 1  &amp; 2 </w:t>
        </w:r>
      </w:ins>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concerned the kinetic measurements and analysis,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commentRangeStart w:id="1"/>
      <w:del w:id="2" w:author="Christopher Mathy" w:date="2020-08-03T10:06:00Z">
        <w:r w:rsidR="00E75BF8" w:rsidDel="000970B9">
          <w:rPr>
            <w:color w:val="000000" w:themeColor="text1"/>
            <w:szCs w:val="22"/>
            <w:shd w:val="clear" w:color="auto" w:fill="FFFFFF"/>
          </w:rPr>
          <w:delText xml:space="preserve">genomics </w:delText>
        </w:r>
      </w:del>
      <w:commentRangeEnd w:id="1"/>
      <w:r w:rsidR="000970B9">
        <w:rPr>
          <w:rStyle w:val="CommentReference"/>
        </w:rPr>
        <w:commentReference w:id="1"/>
      </w:r>
      <w:ins w:id="3" w:author="Christopher Mathy" w:date="2020-08-03T10:06:00Z">
        <w:r w:rsidR="000970B9">
          <w:rPr>
            <w:color w:val="000000" w:themeColor="text1"/>
            <w:szCs w:val="22"/>
            <w:shd w:val="clear" w:color="auto" w:fill="FFFFFF"/>
          </w:rPr>
          <w:t xml:space="preserve">genetics </w:t>
        </w:r>
      </w:ins>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470131">
        <w:rPr>
          <w:color w:val="000000" w:themeColor="text1"/>
          <w:szCs w:val="22"/>
          <w:shd w:val="clear" w:color="auto" w:fill="FFFFFF"/>
        </w:rPr>
        <w:t>consulted</w:t>
      </w:r>
      <w:r w:rsidR="005076D3">
        <w:rPr>
          <w:color w:val="000000" w:themeColor="text1"/>
          <w:szCs w:val="22"/>
          <w:shd w:val="clear" w:color="auto" w:fill="FFFFFF"/>
        </w:rPr>
        <w:t xml:space="preserve">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4CC8896F" w:rsidR="007F3F23" w:rsidRDefault="007F3F23" w:rsidP="00437E2B">
      <w:pPr>
        <w:rPr>
          <w:color w:val="000000" w:themeColor="text1"/>
          <w:szCs w:val="22"/>
          <w:shd w:val="clear" w:color="auto" w:fill="FFFFFF"/>
        </w:rPr>
      </w:pPr>
      <w:r>
        <w:rPr>
          <w:color w:val="000000" w:themeColor="text1"/>
          <w:szCs w:val="22"/>
          <w:shd w:val="clear" w:color="auto" w:fill="FFFFFF"/>
        </w:rPr>
        <w:t xml:space="preserve">In addition to these experiments,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2BB14C5D" w:rsidR="00F037C3" w:rsidRDefault="004E7E2D" w:rsidP="00437E2B">
      <w:pPr>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Pr>
          <w:color w:val="000000" w:themeColor="text1"/>
          <w:szCs w:val="22"/>
          <w:shd w:val="clear" w:color="auto" w:fill="FFFFFF"/>
        </w:rPr>
        <w:t>C</w:t>
      </w:r>
      <w:r w:rsidR="007F3F23">
        <w:rPr>
          <w:color w:val="000000" w:themeColor="text1"/>
          <w:szCs w:val="22"/>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see substantial changes to the representation and interpretation, especially in 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that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the effects of mutations on individual targeted interfaces do not explain the genetic interaction data</w:t>
      </w:r>
      <w:r w:rsidR="006220F8">
        <w:rPr>
          <w:color w:val="000000" w:themeColor="text1"/>
          <w:szCs w:val="22"/>
          <w:shd w:val="clear" w:color="auto" w:fill="FFFFFF"/>
        </w:rPr>
        <w:t xml:space="preserve"> (Fig. </w:t>
      </w:r>
      <w:r w:rsidR="006220F8" w:rsidRPr="008E1F5A">
        <w:rPr>
          <w:color w:val="000000" w:themeColor="text1"/>
          <w:szCs w:val="22"/>
          <w:highlight w:val="yellow"/>
          <w:shd w:val="clear" w:color="auto" w:fill="FFFFFF"/>
        </w:rPr>
        <w:t>XX</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 xml:space="preserve">effect of all our mutation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3C7FC290" w:rsidR="00FC08B4" w:rsidRDefault="00270A2D" w:rsidP="00437E2B">
      <w:pPr>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Pr>
          <w:color w:val="000000" w:themeColor="text1"/>
          <w:szCs w:val="22"/>
          <w:shd w:val="clear" w:color="auto" w:fill="FFFFFF"/>
        </w:rPr>
        <w:t>S</w:t>
      </w:r>
      <w:r w:rsidR="00293719">
        <w:rPr>
          <w:color w:val="000000" w:themeColor="text1"/>
          <w:szCs w:val="22"/>
          <w:shd w:val="clear" w:color="auto" w:fill="FFFFFF"/>
        </w:rPr>
        <w:t>tudy of</w:t>
      </w:r>
      <w:r w:rsidR="00DD3E34">
        <w:rPr>
          <w:color w:val="000000" w:themeColor="text1"/>
          <w:szCs w:val="22"/>
          <w:shd w:val="clear" w:color="auto" w:fill="FFFFFF"/>
        </w:rPr>
        <w:t xml:space="preserve"> </w:t>
      </w:r>
      <w:r w:rsidR="00651203">
        <w:rPr>
          <w:color w:val="000000" w:themeColor="text1"/>
          <w:szCs w:val="22"/>
          <w:shd w:val="clear" w:color="auto" w:fill="FFFFFF"/>
        </w:rPr>
        <w:t>additional</w:t>
      </w:r>
      <w:r w:rsidR="00DD3E34">
        <w:rPr>
          <w:color w:val="000000" w:themeColor="text1"/>
          <w:szCs w:val="22"/>
          <w:shd w:val="clear" w:color="auto" w:fill="FFFFFF"/>
        </w:rPr>
        <w:t xml:space="preserve"> mutants</w:t>
      </w:r>
      <w:r w:rsidR="00335E48">
        <w:rPr>
          <w:color w:val="000000" w:themeColor="text1"/>
          <w:szCs w:val="22"/>
          <w:shd w:val="clear" w:color="auto" w:fill="FFFFFF"/>
        </w:rPr>
        <w:t xml:space="preserve">. </w:t>
      </w:r>
      <w:ins w:id="4" w:author="Tanja Kortemme" w:date="2020-07-29T14:16:00Z">
        <w:r w:rsidR="00CE075B">
          <w:rPr>
            <w:color w:val="000000" w:themeColor="text1"/>
            <w:szCs w:val="22"/>
            <w:shd w:val="clear" w:color="auto" w:fill="FFFFFF"/>
          </w:rPr>
          <w:t xml:space="preserve">DEEP VERSUS WIDE </w:t>
        </w:r>
      </w:ins>
      <w:r w:rsidR="005E50F0">
        <w:rPr>
          <w:color w:val="000000" w:themeColor="text1"/>
          <w:szCs w:val="22"/>
          <w:shd w:val="clear" w:color="auto" w:fill="FFFFFF"/>
        </w:rPr>
        <w:t xml:space="preserve">We have probed the functional effects of </w:t>
      </w:r>
      <w:r w:rsidR="005E50F0" w:rsidRPr="008E1F5A">
        <w:rPr>
          <w:color w:val="000000" w:themeColor="text1"/>
          <w:szCs w:val="22"/>
          <w:highlight w:val="yellow"/>
          <w:shd w:val="clear" w:color="auto" w:fill="FFFFFF"/>
        </w:rPr>
        <w:t>XX</w:t>
      </w:r>
      <w:r w:rsidR="005E50F0">
        <w:rPr>
          <w:color w:val="000000" w:themeColor="text1"/>
          <w:szCs w:val="22"/>
          <w:shd w:val="clear" w:color="auto" w:fill="FFFFFF"/>
        </w:rPr>
        <w:t xml:space="preserve"> surface sites on Gsp1 with point </w:t>
      </w:r>
      <w:r w:rsidR="00E14AC2">
        <w:rPr>
          <w:color w:val="000000" w:themeColor="text1"/>
          <w:szCs w:val="22"/>
          <w:shd w:val="clear" w:color="auto" w:fill="FFFFFF"/>
        </w:rPr>
        <w:t>mutations and quantitative genetic interactions</w:t>
      </w:r>
      <w:r w:rsidR="00D425D2">
        <w:rPr>
          <w:color w:val="000000" w:themeColor="text1"/>
          <w:szCs w:val="22"/>
          <w:shd w:val="clear" w:color="auto" w:fill="FFFFFF"/>
        </w:rPr>
        <w:t xml:space="preserve"> (&gt;</w:t>
      </w:r>
      <w:r w:rsidR="00D425D2" w:rsidRPr="008E1F5A">
        <w:rPr>
          <w:color w:val="000000" w:themeColor="text1"/>
          <w:szCs w:val="22"/>
          <w:highlight w:val="yellow"/>
          <w:shd w:val="clear" w:color="auto" w:fill="FFFFFF"/>
        </w:rPr>
        <w:t>80,000</w:t>
      </w:r>
      <w:r w:rsidR="00D425D2">
        <w:rPr>
          <w:color w:val="000000" w:themeColor="text1"/>
          <w:szCs w:val="22"/>
          <w:shd w:val="clear" w:color="auto" w:fill="FFFFFF"/>
        </w:rPr>
        <w:t xml:space="preserve"> </w:t>
      </w:r>
      <w:r w:rsidR="00C859D5">
        <w:rPr>
          <w:color w:val="000000" w:themeColor="text1"/>
          <w:szCs w:val="22"/>
          <w:shd w:val="clear" w:color="auto" w:fill="FFFFFF"/>
        </w:rPr>
        <w:t>genetic interaction</w:t>
      </w:r>
      <w:r w:rsidR="00D425D2">
        <w:rPr>
          <w:color w:val="000000" w:themeColor="text1"/>
          <w:szCs w:val="22"/>
          <w:shd w:val="clear" w:color="auto" w:fill="FFFFFF"/>
        </w:rPr>
        <w:t xml:space="preserve"> measurements</w:t>
      </w:r>
      <w:proofErr w:type="gramStart"/>
      <w:r w:rsidR="00D425D2">
        <w:rPr>
          <w:color w:val="000000" w:themeColor="text1"/>
          <w:szCs w:val="22"/>
          <w:shd w:val="clear" w:color="auto" w:fill="FFFFFF"/>
        </w:rPr>
        <w:t>)</w:t>
      </w:r>
      <w:r w:rsidR="00E14AC2">
        <w:rPr>
          <w:color w:val="000000" w:themeColor="text1"/>
          <w:szCs w:val="22"/>
          <w:shd w:val="clear" w:color="auto" w:fill="FFFFFF"/>
        </w:rPr>
        <w:t>, and</w:t>
      </w:r>
      <w:proofErr w:type="gramEnd"/>
      <w:r w:rsidR="00E14AC2">
        <w:rPr>
          <w:color w:val="000000" w:themeColor="text1"/>
          <w:szCs w:val="22"/>
          <w:shd w:val="clear" w:color="auto" w:fill="FFFFFF"/>
        </w:rPr>
        <w:t xml:space="preserve"> followed </w:t>
      </w:r>
      <w:r w:rsidR="00D425D2">
        <w:rPr>
          <w:color w:val="000000" w:themeColor="text1"/>
          <w:szCs w:val="22"/>
          <w:shd w:val="clear" w:color="auto" w:fill="FFFFFF"/>
        </w:rPr>
        <w:t xml:space="preserve">up on many of these mutants with </w:t>
      </w:r>
      <w:r w:rsidR="00D640FA">
        <w:rPr>
          <w:color w:val="000000" w:themeColor="text1"/>
          <w:szCs w:val="22"/>
          <w:shd w:val="clear" w:color="auto" w:fill="FFFFFF"/>
        </w:rPr>
        <w:t>proteomics, kinetics, and 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applies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behaviors.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w:t>
      </w:r>
      <w:proofErr w:type="gramStart"/>
      <w:r w:rsidR="001D5096">
        <w:rPr>
          <w:color w:val="000000" w:themeColor="text1"/>
          <w:szCs w:val="22"/>
          <w:shd w:val="clear" w:color="auto" w:fill="FFFFFF"/>
        </w:rPr>
        <w:t>others</w:t>
      </w:r>
      <w:proofErr w:type="gramEnd"/>
      <w:r w:rsidR="001D5096">
        <w:rPr>
          <w:color w:val="000000" w:themeColor="text1"/>
          <w:szCs w:val="22"/>
          <w:shd w:val="clear" w:color="auto" w:fill="FFFFFF"/>
        </w:rPr>
        <w:t xml:space="preserve">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1D5096">
        <w:rPr>
          <w:color w:val="000000" w:themeColor="text1"/>
          <w:szCs w:val="22"/>
          <w:shd w:val="clear" w:color="auto" w:fill="FFFFFF"/>
        </w:rPr>
        <w:t>behavior</w:t>
      </w:r>
      <w:r w:rsidR="005D5DB0">
        <w:rPr>
          <w:color w:val="000000" w:themeColor="text1"/>
          <w:szCs w:val="22"/>
          <w:shd w:val="clear" w:color="auto" w:fill="FFFFFF"/>
        </w:rPr>
        <w:t xml:space="preserve">s between the two extremes.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8820B1">
        <w:rPr>
          <w:color w:val="000000" w:themeColor="text1"/>
          <w:szCs w:val="22"/>
          <w:shd w:val="clear" w:color="auto" w:fill="FFFFFF"/>
        </w:rPr>
        <w:t xml:space="preserve">we </w:t>
      </w:r>
      <w:r w:rsidR="009E5951">
        <w:rPr>
          <w:color w:val="000000" w:themeColor="text1"/>
          <w:szCs w:val="22"/>
          <w:shd w:val="clear" w:color="auto" w:fill="FFFFFF"/>
        </w:rPr>
        <w:t>see</w:t>
      </w:r>
      <w:r w:rsidR="008820B1">
        <w:rPr>
          <w:color w:val="000000" w:themeColor="text1"/>
          <w:szCs w:val="22"/>
          <w:shd w:val="clear" w:color="auto" w:fill="FFFFFF"/>
        </w:rPr>
        <w:t xml:space="preserve"> </w:t>
      </w:r>
      <w:r w:rsidR="00326386">
        <w:rPr>
          <w:color w:val="000000" w:themeColor="text1"/>
          <w:szCs w:val="22"/>
          <w:shd w:val="clear" w:color="auto" w:fill="FFFFFF"/>
        </w:rPr>
        <w:t xml:space="preserve">a considerable range of changes in </w:t>
      </w:r>
      <w:r w:rsidR="00241500">
        <w:rPr>
          <w:color w:val="000000" w:themeColor="text1"/>
          <w:szCs w:val="22"/>
          <w:shd w:val="clear" w:color="auto" w:fill="FFFFFF"/>
        </w:rPr>
        <w:t xml:space="preserve">kinetic </w:t>
      </w:r>
      <w:r w:rsidR="00197C72">
        <w:rPr>
          <w:color w:val="000000" w:themeColor="text1"/>
          <w:szCs w:val="22"/>
          <w:shd w:val="clear" w:color="auto" w:fill="FFFFFF"/>
        </w:rPr>
        <w:t>parameters</w:t>
      </w:r>
      <w:r w:rsidR="00241500">
        <w:rPr>
          <w:color w:val="000000" w:themeColor="text1"/>
          <w:szCs w:val="22"/>
          <w:shd w:val="clear" w:color="auto" w:fill="FFFFFF"/>
        </w:rPr>
        <w:t xml:space="preserve"> that we ultimately group unto three clas</w:t>
      </w:r>
      <w:r w:rsidR="006A6563">
        <w:rPr>
          <w:color w:val="000000" w:themeColor="text1"/>
          <w:szCs w:val="22"/>
          <w:shd w:val="clear" w:color="auto" w:fill="FFFFFF"/>
        </w:rPr>
        <w:t>s</w:t>
      </w:r>
      <w:r w:rsidR="00241500">
        <w:rPr>
          <w:color w:val="000000" w:themeColor="text1"/>
          <w:szCs w:val="22"/>
          <w:shd w:val="clear" w:color="auto" w:fill="FFFFFF"/>
        </w:rPr>
        <w:t>es of behaviors (</w:t>
      </w:r>
      <w:r w:rsidR="00241500" w:rsidRPr="008E1F5A">
        <w:rPr>
          <w:color w:val="000000" w:themeColor="text1"/>
          <w:szCs w:val="22"/>
          <w:highlight w:val="yellow"/>
          <w:shd w:val="clear" w:color="auto" w:fill="FFFFFF"/>
        </w:rPr>
        <w:t>XXX</w:t>
      </w:r>
      <w:r w:rsidR="00241500">
        <w:rPr>
          <w:color w:val="000000" w:themeColor="text1"/>
          <w:szCs w:val="22"/>
          <w:shd w:val="clear" w:color="auto" w:fill="FFFFFF"/>
        </w:rPr>
        <w:t xml:space="preserve">). We therefore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behaviors. </w:t>
      </w:r>
    </w:p>
    <w:p w14:paraId="0C6A1E07" w14:textId="187E4BB8" w:rsidR="005C66C8" w:rsidRDefault="005C66C8" w:rsidP="00437E2B">
      <w:pPr>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1C9EEC29" w:rsidR="008C6414" w:rsidRDefault="008C6414" w:rsidP="00437E2B">
      <w:pPr>
        <w:rPr>
          <w:color w:val="000000" w:themeColor="text1"/>
          <w:szCs w:val="22"/>
          <w:shd w:val="clear" w:color="auto" w:fill="FFFFFF"/>
        </w:rPr>
      </w:pPr>
    </w:p>
    <w:p w14:paraId="17D6AF46" w14:textId="5C0A6185" w:rsidR="008C6414" w:rsidRDefault="008C6414" w:rsidP="00437E2B">
      <w:pPr>
        <w:rPr>
          <w:color w:val="000000" w:themeColor="text1"/>
          <w:szCs w:val="22"/>
          <w:shd w:val="clear" w:color="auto" w:fill="FFFFFF"/>
        </w:rPr>
      </w:pPr>
      <w:r>
        <w:rPr>
          <w:color w:val="000000" w:themeColor="text1"/>
          <w:szCs w:val="22"/>
          <w:shd w:val="clear" w:color="auto" w:fill="FFFFFF"/>
        </w:rPr>
        <w:t>With many thanks in advance for your consideration,</w:t>
      </w:r>
    </w:p>
    <w:p w14:paraId="154C1531" w14:textId="2580F9F5" w:rsidR="008C6414" w:rsidRDefault="008C6414" w:rsidP="00437E2B">
      <w:pPr>
        <w:rPr>
          <w:color w:val="000000" w:themeColor="text1"/>
          <w:szCs w:val="22"/>
          <w:shd w:val="clear" w:color="auto" w:fill="FFFFFF"/>
        </w:rPr>
      </w:pPr>
      <w:r>
        <w:rPr>
          <w:color w:val="000000" w:themeColor="text1"/>
          <w:szCs w:val="22"/>
          <w:shd w:val="clear" w:color="auto" w:fill="FFFFFF"/>
        </w:rPr>
        <w:t xml:space="preserve">Nevan Krogan &amp; Tanja Kortemme </w:t>
      </w:r>
    </w:p>
    <w:p w14:paraId="51515BB0" w14:textId="77777777" w:rsidR="00D40AEC" w:rsidRDefault="00D40AEC" w:rsidP="00437E2B">
      <w:pPr>
        <w:rPr>
          <w:color w:val="000000" w:themeColor="text1"/>
          <w:szCs w:val="22"/>
          <w:shd w:val="clear" w:color="auto" w:fill="FFFFFF"/>
        </w:rPr>
      </w:pPr>
    </w:p>
    <w:p w14:paraId="1B71DABA" w14:textId="77777777" w:rsidR="00A84718" w:rsidRDefault="00A84718">
      <w:pPr>
        <w:spacing w:after="0" w:line="240" w:lineRule="auto"/>
        <w:jc w:val="left"/>
        <w:rPr>
          <w:color w:val="000000" w:themeColor="text1"/>
          <w:szCs w:val="22"/>
          <w:shd w:val="clear" w:color="auto" w:fill="FFFFFF"/>
        </w:rPr>
      </w:pPr>
      <w:r>
        <w:rPr>
          <w:color w:val="000000" w:themeColor="text1"/>
          <w:szCs w:val="22"/>
          <w:shd w:val="clear" w:color="auto" w:fill="FFFFFF"/>
        </w:rPr>
        <w:br w:type="page"/>
      </w:r>
    </w:p>
    <w:p w14:paraId="6C45899C" w14:textId="0D87BE6B" w:rsidR="0068622B" w:rsidRDefault="000C27BF" w:rsidP="00437E2B">
      <w:pPr>
        <w:rPr>
          <w:color w:val="000000" w:themeColor="text1"/>
          <w:szCs w:val="22"/>
          <w:shd w:val="clear" w:color="auto" w:fill="FFFFFF"/>
        </w:rPr>
      </w:pPr>
      <w:r>
        <w:rPr>
          <w:color w:val="000000" w:themeColor="text1"/>
          <w:szCs w:val="22"/>
          <w:shd w:val="clear" w:color="auto" w:fill="FFFFFF"/>
        </w:rPr>
        <w:lastRenderedPageBreak/>
        <w:t>W</w:t>
      </w:r>
      <w:r w:rsidR="00891AFB" w:rsidRPr="001C16D7">
        <w:rPr>
          <w:color w:val="000000" w:themeColor="text1"/>
          <w:szCs w:val="22"/>
        </w:rPr>
        <w:t xml:space="preserve">e first </w:t>
      </w:r>
      <w:r w:rsidR="00440314" w:rsidRPr="001C16D7">
        <w:rPr>
          <w:color w:val="000000" w:themeColor="text1"/>
          <w:szCs w:val="22"/>
        </w:rPr>
        <w:t xml:space="preserve">summarize our </w:t>
      </w:r>
      <w:r w:rsidR="008E17D4">
        <w:rPr>
          <w:color w:val="000000" w:themeColor="text1"/>
          <w:szCs w:val="22"/>
        </w:rPr>
        <w:t xml:space="preserve">changes in response to what we saw </w:t>
      </w:r>
      <w:commentRangeStart w:id="5"/>
      <w:r w:rsidR="008E17D4">
        <w:rPr>
          <w:color w:val="000000" w:themeColor="text1"/>
          <w:szCs w:val="22"/>
        </w:rPr>
        <w:t>as three</w:t>
      </w:r>
      <w:r w:rsidR="00440314" w:rsidRPr="001C16D7">
        <w:rPr>
          <w:color w:val="000000" w:themeColor="text1"/>
          <w:szCs w:val="22"/>
        </w:rPr>
        <w:t xml:space="preserve"> </w:t>
      </w:r>
      <w:r w:rsidR="00647C70">
        <w:rPr>
          <w:color w:val="000000" w:themeColor="text1"/>
          <w:szCs w:val="22"/>
        </w:rPr>
        <w:t>general</w:t>
      </w:r>
      <w:r w:rsidR="005E5AC3">
        <w:rPr>
          <w:color w:val="000000" w:themeColor="text1"/>
          <w:szCs w:val="22"/>
        </w:rPr>
        <w:t xml:space="preserve"> </w:t>
      </w:r>
      <w:r w:rsidR="00891AFB" w:rsidRPr="001C16D7">
        <w:rPr>
          <w:color w:val="000000" w:themeColor="text1"/>
          <w:szCs w:val="22"/>
        </w:rPr>
        <w:t>points</w:t>
      </w:r>
      <w:r w:rsidR="003B0D35" w:rsidRPr="001C16D7">
        <w:rPr>
          <w:color w:val="000000" w:themeColor="text1"/>
          <w:szCs w:val="22"/>
        </w:rPr>
        <w:t xml:space="preserve"> </w:t>
      </w:r>
      <w:commentRangeEnd w:id="5"/>
      <w:r w:rsidR="00945722">
        <w:rPr>
          <w:rStyle w:val="CommentReference"/>
        </w:rPr>
        <w:commentReference w:id="5"/>
      </w:r>
      <w:r w:rsidR="00BA2A08" w:rsidRPr="001C16D7">
        <w:rPr>
          <w:color w:val="000000" w:themeColor="text1"/>
          <w:szCs w:val="22"/>
        </w:rPr>
        <w:t>raised by</w:t>
      </w:r>
      <w:r w:rsidR="00B2095C">
        <w:rPr>
          <w:color w:val="000000" w:themeColor="text1"/>
          <w:szCs w:val="22"/>
        </w:rPr>
        <w:t xml:space="preserve"> </w:t>
      </w:r>
      <w:r w:rsidR="00F826BA">
        <w:rPr>
          <w:color w:val="000000" w:themeColor="text1"/>
          <w:szCs w:val="22"/>
        </w:rPr>
        <w:t xml:space="preserve">one of more of </w:t>
      </w:r>
      <w:r w:rsidR="00BA2A08" w:rsidRPr="001C16D7">
        <w:rPr>
          <w:color w:val="000000" w:themeColor="text1"/>
          <w:szCs w:val="22"/>
        </w:rPr>
        <w:t>the reviewers</w:t>
      </w:r>
      <w:r w:rsidR="00114F1D">
        <w:rPr>
          <w:color w:val="000000" w:themeColor="text1"/>
          <w:szCs w:val="22"/>
        </w:rPr>
        <w:t xml:space="preserve">. </w:t>
      </w:r>
      <w:r w:rsidR="008E17D4">
        <w:rPr>
          <w:color w:val="000000" w:themeColor="text1"/>
          <w:szCs w:val="22"/>
        </w:rPr>
        <w:t>After this</w:t>
      </w:r>
      <w:r w:rsidR="00C057C8">
        <w:rPr>
          <w:color w:val="000000" w:themeColor="text1"/>
          <w:szCs w:val="22"/>
        </w:rPr>
        <w:t xml:space="preserve"> summary</w:t>
      </w:r>
      <w:r w:rsidR="008E17D4">
        <w:rPr>
          <w:color w:val="000000" w:themeColor="text1"/>
          <w:szCs w:val="22"/>
        </w:rPr>
        <w:t>, we list the</w:t>
      </w:r>
      <w:r w:rsidR="00114F1D">
        <w:rPr>
          <w:color w:val="000000" w:themeColor="text1"/>
          <w:szCs w:val="22"/>
          <w:shd w:val="clear" w:color="auto" w:fill="FFFFFF"/>
        </w:rPr>
        <w:t xml:space="preserve"> point-by-point responses to individual comments by each of the reviewers</w:t>
      </w:r>
      <w:r w:rsidR="00BA2A08" w:rsidRPr="001C16D7">
        <w:rPr>
          <w:color w:val="000000" w:themeColor="text1"/>
          <w:szCs w:val="22"/>
          <w:shd w:val="clear" w:color="auto" w:fill="FFFFFF"/>
        </w:rPr>
        <w:t>.</w:t>
      </w:r>
    </w:p>
    <w:p w14:paraId="60D18F23" w14:textId="59FE7E9B" w:rsidR="0089556C" w:rsidRPr="0089556C" w:rsidRDefault="0089556C" w:rsidP="0089556C">
      <w:pPr>
        <w:rPr>
          <w:szCs w:val="22"/>
          <w:shd w:val="clear" w:color="auto" w:fill="FFFFFF"/>
        </w:rPr>
      </w:pPr>
      <w:r w:rsidRPr="0089556C">
        <w:rPr>
          <w:szCs w:val="22"/>
          <w:shd w:val="clear" w:color="auto" w:fill="FFFFFF"/>
        </w:rPr>
        <w:t>LEGEND:</w:t>
      </w:r>
    </w:p>
    <w:p w14:paraId="6A74D8DA" w14:textId="7F9ACB3E" w:rsidR="0089556C" w:rsidRPr="00CA3094" w:rsidRDefault="0089556C" w:rsidP="0089556C">
      <w:pPr>
        <w:rPr>
          <w:i/>
          <w:iCs/>
          <w:szCs w:val="22"/>
          <w:shd w:val="clear" w:color="auto" w:fill="FFFFFF"/>
        </w:rPr>
      </w:pPr>
      <w:r w:rsidRPr="00CA3094">
        <w:rPr>
          <w:i/>
          <w:iCs/>
          <w:szCs w:val="22"/>
          <w:shd w:val="clear" w:color="auto" w:fill="FFFFFF"/>
        </w:rPr>
        <w:t>Referee comments are in italic</w:t>
      </w:r>
      <w:ins w:id="6" w:author="Tanja Kortemme" w:date="2020-08-02T15:21:00Z">
        <w:r w:rsidR="006B0B97">
          <w:rPr>
            <w:i/>
            <w:iCs/>
            <w:szCs w:val="22"/>
            <w:shd w:val="clear" w:color="auto" w:fill="FFFFFF"/>
          </w:rPr>
          <w:t xml:space="preserve">, with specific suggestions </w:t>
        </w:r>
        <w:r w:rsidR="006B0B97" w:rsidRPr="00807D96">
          <w:rPr>
            <w:i/>
            <w:iCs/>
            <w:szCs w:val="22"/>
            <w:u w:val="single"/>
            <w:shd w:val="clear" w:color="auto" w:fill="FFFFFF"/>
          </w:rPr>
          <w:t>underlined</w:t>
        </w:r>
        <w:r w:rsidR="006B0B97">
          <w:rPr>
            <w:i/>
            <w:iCs/>
            <w:szCs w:val="22"/>
            <w:shd w:val="clear" w:color="auto" w:fill="FFFFFF"/>
          </w:rPr>
          <w:t>.</w:t>
        </w:r>
      </w:ins>
      <w:del w:id="7" w:author="Tanja Kortemme" w:date="2020-08-02T15:21:00Z">
        <w:r w:rsidRPr="00CA3094" w:rsidDel="006B0B97">
          <w:rPr>
            <w:i/>
            <w:iCs/>
            <w:szCs w:val="22"/>
            <w:shd w:val="clear" w:color="auto" w:fill="FFFFFF"/>
          </w:rPr>
          <w:delText>.</w:delText>
        </w:r>
      </w:del>
    </w:p>
    <w:p w14:paraId="1FB01E74" w14:textId="62CBE5C1" w:rsidR="0089556C" w:rsidRPr="00CA3094" w:rsidRDefault="0089556C" w:rsidP="0089556C">
      <w:pPr>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437E2B">
      <w:pPr>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437E2B">
      <w:pPr>
        <w:rPr>
          <w:color w:val="385623" w:themeColor="accent6" w:themeShade="80"/>
          <w:szCs w:val="22"/>
          <w:shd w:val="clear" w:color="auto" w:fill="FFFFFF"/>
        </w:rPr>
      </w:pPr>
    </w:p>
    <w:p w14:paraId="4DCB372F" w14:textId="5032EEAD" w:rsidR="00A937C0" w:rsidRPr="001C16D7" w:rsidRDefault="0071085C" w:rsidP="00A937C0">
      <w:pPr>
        <w:rPr>
          <w:b/>
          <w:bCs/>
          <w:color w:val="000000" w:themeColor="text1"/>
          <w:szCs w:val="22"/>
          <w:shd w:val="clear" w:color="auto" w:fill="FFFFFF"/>
        </w:rPr>
      </w:pPr>
      <w:r>
        <w:rPr>
          <w:b/>
          <w:bCs/>
          <w:color w:val="000000" w:themeColor="text1"/>
          <w:szCs w:val="22"/>
          <w:shd w:val="clear" w:color="auto" w:fill="FFFFFF"/>
        </w:rPr>
        <w:t xml:space="preserve">GENERAL </w:t>
      </w:r>
      <w:r w:rsidR="00A937C0" w:rsidRPr="001C16D7">
        <w:rPr>
          <w:b/>
          <w:bCs/>
          <w:color w:val="000000" w:themeColor="text1"/>
          <w:szCs w:val="22"/>
          <w:shd w:val="clear" w:color="auto" w:fill="FFFFFF"/>
        </w:rPr>
        <w:t xml:space="preserve">POINT </w:t>
      </w:r>
      <w:r w:rsidR="00136344">
        <w:rPr>
          <w:b/>
          <w:bCs/>
          <w:color w:val="000000" w:themeColor="text1"/>
          <w:szCs w:val="22"/>
          <w:shd w:val="clear" w:color="auto" w:fill="FFFFFF"/>
        </w:rPr>
        <w:t>1</w:t>
      </w:r>
      <w:r w:rsidR="00A937C0" w:rsidRPr="001C16D7">
        <w:rPr>
          <w:b/>
          <w:bCs/>
          <w:color w:val="000000" w:themeColor="text1"/>
          <w:szCs w:val="22"/>
          <w:shd w:val="clear" w:color="auto" w:fill="FFFFFF"/>
        </w:rPr>
        <w:t>: Interpretation of kinetics data.</w:t>
      </w:r>
    </w:p>
    <w:p w14:paraId="103DCC15" w14:textId="647B06E9" w:rsidR="00A937C0" w:rsidRPr="00671C09" w:rsidRDefault="00A937C0" w:rsidP="003A08F6">
      <w:pPr>
        <w:rPr>
          <w:color w:val="000000" w:themeColor="text1"/>
          <w:szCs w:val="22"/>
          <w:shd w:val="clear" w:color="auto" w:fill="FFFFFF"/>
        </w:rPr>
      </w:pPr>
      <w:r>
        <w:rPr>
          <w:color w:val="000000" w:themeColor="text1"/>
          <w:szCs w:val="22"/>
          <w:shd w:val="clear" w:color="auto" w:fill="FFFFFF"/>
        </w:rPr>
        <w:t xml:space="preserve">Reviewer 2 </w:t>
      </w:r>
      <w:r w:rsidR="00D715B1">
        <w:rPr>
          <w:color w:val="000000" w:themeColor="text1"/>
          <w:szCs w:val="22"/>
          <w:shd w:val="clear" w:color="auto" w:fill="FFFFFF"/>
        </w:rPr>
        <w:t xml:space="preserve">had </w:t>
      </w:r>
      <w:r>
        <w:rPr>
          <w:color w:val="000000" w:themeColor="text1"/>
          <w:szCs w:val="22"/>
          <w:shd w:val="clear" w:color="auto" w:fill="FFFFFF"/>
        </w:rPr>
        <w:t xml:space="preserve">a series of </w:t>
      </w:r>
      <w:r w:rsidR="00D715B1">
        <w:rPr>
          <w:color w:val="000000" w:themeColor="text1"/>
          <w:szCs w:val="22"/>
          <w:shd w:val="clear" w:color="auto" w:fill="FFFFFF"/>
        </w:rPr>
        <w:t xml:space="preserve">questions </w:t>
      </w:r>
      <w:r>
        <w:rPr>
          <w:color w:val="000000" w:themeColor="text1"/>
          <w:szCs w:val="22"/>
          <w:shd w:val="clear" w:color="auto" w:fill="FFFFFF"/>
        </w:rPr>
        <w:t>about our kinetics data, and we hope we have provided satisfactory responses to each of the individual points</w:t>
      </w:r>
      <w:r w:rsidR="00873275">
        <w:rPr>
          <w:color w:val="000000" w:themeColor="text1"/>
          <w:szCs w:val="22"/>
          <w:shd w:val="clear" w:color="auto" w:fill="FFFFFF"/>
        </w:rPr>
        <w:t xml:space="preserve"> in our detailed responses below</w:t>
      </w:r>
      <w:r>
        <w:rPr>
          <w:color w:val="000000" w:themeColor="text1"/>
          <w:szCs w:val="22"/>
          <w:shd w:val="clear" w:color="auto" w:fill="FFFFFF"/>
        </w:rPr>
        <w:t xml:space="preserve">. We would like to thank the reviewer </w:t>
      </w:r>
      <w:r w:rsidR="00CE1E67">
        <w:rPr>
          <w:color w:val="000000" w:themeColor="text1"/>
          <w:szCs w:val="22"/>
          <w:shd w:val="clear" w:color="auto" w:fill="FFFFFF"/>
        </w:rPr>
        <w:t xml:space="preserve">for </w:t>
      </w:r>
      <w:r w:rsidR="00877CDA">
        <w:rPr>
          <w:color w:val="000000" w:themeColor="text1"/>
          <w:szCs w:val="22"/>
          <w:shd w:val="clear" w:color="auto" w:fill="FFFFFF"/>
        </w:rPr>
        <w:t>raising these points</w:t>
      </w:r>
      <w:r>
        <w:rPr>
          <w:color w:val="000000" w:themeColor="text1"/>
          <w:szCs w:val="22"/>
          <w:shd w:val="clear" w:color="auto" w:fill="FFFFFF"/>
        </w:rPr>
        <w:t xml:space="preserve">, </w:t>
      </w:r>
      <w:r w:rsidR="005F55F8">
        <w:rPr>
          <w:color w:val="000000" w:themeColor="text1"/>
          <w:szCs w:val="22"/>
          <w:shd w:val="clear" w:color="auto" w:fill="FFFFFF"/>
        </w:rPr>
        <w:t xml:space="preserve">which </w:t>
      </w:r>
      <w:r w:rsidR="00877CDA">
        <w:rPr>
          <w:color w:val="000000" w:themeColor="text1"/>
          <w:szCs w:val="22"/>
          <w:shd w:val="clear" w:color="auto" w:fill="FFFFFF"/>
        </w:rPr>
        <w:t>have</w:t>
      </w:r>
      <w:r>
        <w:rPr>
          <w:color w:val="000000" w:themeColor="text1"/>
          <w:szCs w:val="22"/>
          <w:shd w:val="clear" w:color="auto" w:fill="FFFFFF"/>
        </w:rPr>
        <w:t xml:space="preserve"> </w:t>
      </w:r>
      <w:r w:rsidR="00EA1107">
        <w:rPr>
          <w:color w:val="000000" w:themeColor="text1"/>
          <w:szCs w:val="22"/>
          <w:shd w:val="clear" w:color="auto" w:fill="FFFFFF"/>
        </w:rPr>
        <w:t>prompted us to do additional experiments</w:t>
      </w:r>
      <w:r w:rsidR="00C9685F">
        <w:rPr>
          <w:color w:val="000000" w:themeColor="text1"/>
          <w:szCs w:val="22"/>
          <w:shd w:val="clear" w:color="auto" w:fill="FFFFFF"/>
        </w:rPr>
        <w:t xml:space="preserve"> (Fig. </w:t>
      </w:r>
      <w:r w:rsidR="00C9685F" w:rsidRPr="00FB2339">
        <w:rPr>
          <w:color w:val="000000" w:themeColor="text1"/>
          <w:szCs w:val="22"/>
          <w:highlight w:val="yellow"/>
          <w:shd w:val="clear" w:color="auto" w:fill="FFFFFF"/>
        </w:rPr>
        <w:t>XXX</w:t>
      </w:r>
      <w:r w:rsidR="00C9685F">
        <w:rPr>
          <w:color w:val="000000" w:themeColor="text1"/>
          <w:szCs w:val="22"/>
          <w:shd w:val="clear" w:color="auto" w:fill="FFFFFF"/>
        </w:rPr>
        <w:t xml:space="preserve">, Table </w:t>
      </w:r>
      <w:r w:rsidR="00C9685F" w:rsidRPr="00FB2339">
        <w:rPr>
          <w:color w:val="000000" w:themeColor="text1"/>
          <w:szCs w:val="22"/>
          <w:highlight w:val="yellow"/>
          <w:shd w:val="clear" w:color="auto" w:fill="FFFFFF"/>
        </w:rPr>
        <w:t>XXX</w:t>
      </w:r>
      <w:r w:rsidR="00C9685F">
        <w:rPr>
          <w:color w:val="000000" w:themeColor="text1"/>
          <w:szCs w:val="22"/>
          <w:shd w:val="clear" w:color="auto" w:fill="FFFFFF"/>
        </w:rPr>
        <w:t>)</w:t>
      </w:r>
      <w:r w:rsidR="001A69E5">
        <w:rPr>
          <w:color w:val="000000" w:themeColor="text1"/>
          <w:szCs w:val="22"/>
          <w:shd w:val="clear" w:color="auto" w:fill="FFFFFF"/>
        </w:rPr>
        <w:t>. We have also included additional</w:t>
      </w:r>
      <w:r w:rsidR="00EA1107">
        <w:rPr>
          <w:color w:val="000000" w:themeColor="text1"/>
          <w:szCs w:val="22"/>
          <w:shd w:val="clear" w:color="auto" w:fill="FFFFFF"/>
        </w:rPr>
        <w:t xml:space="preserve"> </w:t>
      </w:r>
      <w:r w:rsidR="005E4C79">
        <w:rPr>
          <w:color w:val="000000" w:themeColor="text1"/>
          <w:szCs w:val="22"/>
          <w:shd w:val="clear" w:color="auto" w:fill="FFFFFF"/>
        </w:rPr>
        <w:t xml:space="preserve">more detailed </w:t>
      </w:r>
      <w:r w:rsidR="00776448">
        <w:rPr>
          <w:color w:val="000000" w:themeColor="text1"/>
          <w:szCs w:val="22"/>
          <w:shd w:val="clear" w:color="auto" w:fill="FFFFFF"/>
        </w:rPr>
        <w:t xml:space="preserve">analyses </w:t>
      </w:r>
      <w:r w:rsidR="0049305C">
        <w:rPr>
          <w:color w:val="000000" w:themeColor="text1"/>
          <w:szCs w:val="22"/>
          <w:shd w:val="clear" w:color="auto" w:fill="FFFFFF"/>
        </w:rPr>
        <w:t>(</w:t>
      </w:r>
      <w:r w:rsidR="0049305C" w:rsidRPr="0022515C">
        <w:rPr>
          <w:color w:val="000000" w:themeColor="text1"/>
          <w:szCs w:val="22"/>
          <w:highlight w:val="yellow"/>
          <w:shd w:val="clear" w:color="auto" w:fill="FFFFFF"/>
        </w:rPr>
        <w:t>XXX</w:t>
      </w:r>
      <w:r w:rsidR="0049305C">
        <w:rPr>
          <w:color w:val="000000" w:themeColor="text1"/>
          <w:szCs w:val="22"/>
          <w:shd w:val="clear" w:color="auto" w:fill="FFFFFF"/>
        </w:rPr>
        <w:t>)</w:t>
      </w:r>
      <w:r w:rsidR="001A69E5">
        <w:rPr>
          <w:color w:val="000000" w:themeColor="text1"/>
          <w:szCs w:val="22"/>
        </w:rPr>
        <w:t>, for which we have</w:t>
      </w:r>
      <w:r w:rsidR="00242639">
        <w:rPr>
          <w:color w:val="000000" w:themeColor="text1"/>
          <w:szCs w:val="22"/>
        </w:rPr>
        <w:t xml:space="preserve"> </w:t>
      </w:r>
      <w:r w:rsidR="001A69E5">
        <w:rPr>
          <w:color w:val="000000" w:themeColor="text1"/>
          <w:szCs w:val="22"/>
        </w:rPr>
        <w:t>consulted</w:t>
      </w:r>
      <w:r w:rsidR="00242639">
        <w:rPr>
          <w:color w:val="000000" w:themeColor="text1"/>
          <w:szCs w:val="22"/>
          <w:shd w:val="clear" w:color="auto" w:fill="FFFFFF"/>
        </w:rPr>
        <w:t xml:space="preserve"> with an expert on GTPase enzymology, David Lambright, who is now included as an author on the manuscript</w:t>
      </w:r>
      <w:r w:rsidR="00671C09">
        <w:rPr>
          <w:color w:val="000000" w:themeColor="text1"/>
          <w:szCs w:val="22"/>
          <w:shd w:val="clear" w:color="auto" w:fill="FFFFFF"/>
        </w:rPr>
        <w:t xml:space="preserve">. </w:t>
      </w:r>
      <w:r w:rsidR="00CB094C">
        <w:rPr>
          <w:color w:val="000000" w:themeColor="text1"/>
          <w:szCs w:val="22"/>
          <w:shd w:val="clear" w:color="auto" w:fill="FFFFFF"/>
        </w:rPr>
        <w:t>Specifically, t</w:t>
      </w:r>
      <w:r w:rsidR="00BA44FF">
        <w:rPr>
          <w:color w:val="000000" w:themeColor="text1"/>
          <w:szCs w:val="22"/>
          <w:shd w:val="clear" w:color="auto" w:fill="FFFFFF"/>
        </w:rPr>
        <w:t>o address</w:t>
      </w:r>
      <w:r>
        <w:rPr>
          <w:color w:val="000000" w:themeColor="text1"/>
          <w:szCs w:val="22"/>
          <w:shd w:val="clear" w:color="auto" w:fill="FFFFFF"/>
        </w:rPr>
        <w:t xml:space="preserve"> the </w:t>
      </w:r>
      <w:r w:rsidR="00ED3F17">
        <w:rPr>
          <w:color w:val="000000" w:themeColor="text1"/>
          <w:szCs w:val="22"/>
          <w:shd w:val="clear" w:color="auto" w:fill="FFFFFF"/>
        </w:rPr>
        <w:t xml:space="preserve">reviewer’s </w:t>
      </w:r>
      <w:r w:rsidR="00987F2C">
        <w:rPr>
          <w:color w:val="000000" w:themeColor="text1"/>
          <w:szCs w:val="22"/>
          <w:shd w:val="clear" w:color="auto" w:fill="FFFFFF"/>
        </w:rPr>
        <w:t>point of</w:t>
      </w:r>
      <w:r w:rsidR="009C7D50">
        <w:rPr>
          <w:color w:val="000000" w:themeColor="text1"/>
          <w:szCs w:val="22"/>
          <w:shd w:val="clear" w:color="auto" w:fill="FFFFFF"/>
        </w:rPr>
        <w:t xml:space="preserve"> </w:t>
      </w:r>
      <w:r>
        <w:rPr>
          <w:color w:val="000000" w:themeColor="text1"/>
          <w:szCs w:val="22"/>
          <w:shd w:val="clear" w:color="auto" w:fill="FFFFFF"/>
        </w:rPr>
        <w:t>“</w:t>
      </w:r>
      <w:r w:rsidRPr="001C16D7">
        <w:rPr>
          <w:i/>
          <w:iCs/>
          <w:szCs w:val="22"/>
          <w:shd w:val="clear" w:color="auto" w:fill="FFFFFF"/>
        </w:rPr>
        <w:t>a more careful analysis of the enzyme kinetics data in the context of the entire cycle</w:t>
      </w:r>
      <w:r>
        <w:rPr>
          <w:color w:val="000000" w:themeColor="text1"/>
          <w:szCs w:val="22"/>
          <w:shd w:val="clear" w:color="auto" w:fill="FFFFFF"/>
        </w:rPr>
        <w:t>”</w:t>
      </w:r>
      <w:r w:rsidR="00C549C4">
        <w:rPr>
          <w:color w:val="000000" w:themeColor="text1"/>
          <w:szCs w:val="22"/>
          <w:shd w:val="clear" w:color="auto" w:fill="FFFFFF"/>
        </w:rPr>
        <w:t xml:space="preserve">, we </w:t>
      </w:r>
      <w:r w:rsidR="00265425">
        <w:rPr>
          <w:color w:val="000000" w:themeColor="text1"/>
          <w:szCs w:val="22"/>
          <w:shd w:val="clear" w:color="auto" w:fill="FFFFFF"/>
        </w:rPr>
        <w:t xml:space="preserve">have </w:t>
      </w:r>
      <w:r w:rsidR="008C04CE">
        <w:rPr>
          <w:color w:val="000000" w:themeColor="text1"/>
          <w:szCs w:val="22"/>
          <w:shd w:val="clear" w:color="auto" w:fill="FFFFFF"/>
        </w:rPr>
        <w:t xml:space="preserve">added </w:t>
      </w:r>
      <w:r w:rsidR="00913367">
        <w:rPr>
          <w:color w:val="000000" w:themeColor="text1"/>
          <w:szCs w:val="22"/>
          <w:shd w:val="clear" w:color="auto" w:fill="FFFFFF"/>
        </w:rPr>
        <w:t xml:space="preserve">a discussion of assumptions </w:t>
      </w:r>
      <w:r w:rsidR="00913367">
        <w:rPr>
          <w:color w:val="000000" w:themeColor="text1"/>
          <w:szCs w:val="22"/>
        </w:rPr>
        <w:t>when using the estimated Michaelis-Menten parameters to describe the kinetics of the GTPase cycle (</w:t>
      </w:r>
      <w:r w:rsidR="00913367" w:rsidRPr="0022515C">
        <w:rPr>
          <w:color w:val="000000" w:themeColor="text1"/>
          <w:szCs w:val="22"/>
          <w:highlight w:val="yellow"/>
        </w:rPr>
        <w:t>Supplemental Discussion</w:t>
      </w:r>
      <w:r w:rsidR="00913367">
        <w:rPr>
          <w:color w:val="000000" w:themeColor="text1"/>
          <w:szCs w:val="22"/>
        </w:rPr>
        <w:t>)</w:t>
      </w:r>
      <w:r w:rsidR="000422CA">
        <w:rPr>
          <w:color w:val="000000" w:themeColor="text1"/>
          <w:szCs w:val="22"/>
        </w:rPr>
        <w:t xml:space="preserve"> and </w:t>
      </w:r>
      <w:r w:rsidR="008C04CE">
        <w:rPr>
          <w:color w:val="000000" w:themeColor="text1"/>
          <w:szCs w:val="22"/>
          <w:shd w:val="clear" w:color="auto" w:fill="FFFFFF"/>
        </w:rPr>
        <w:t xml:space="preserve">a </w:t>
      </w:r>
      <w:r w:rsidR="009C7AFC">
        <w:rPr>
          <w:color w:val="000000" w:themeColor="text1"/>
          <w:szCs w:val="22"/>
          <w:shd w:val="clear" w:color="auto" w:fill="FFFFFF"/>
        </w:rPr>
        <w:t>secti</w:t>
      </w:r>
      <w:r w:rsidR="008A1F31">
        <w:rPr>
          <w:color w:val="000000" w:themeColor="text1"/>
          <w:szCs w:val="22"/>
          <w:shd w:val="clear" w:color="auto" w:fill="FFFFFF"/>
        </w:rPr>
        <w:t xml:space="preserve">on </w:t>
      </w:r>
      <w:r w:rsidR="00030748">
        <w:rPr>
          <w:color w:val="000000" w:themeColor="text1"/>
          <w:szCs w:val="22"/>
          <w:shd w:val="clear" w:color="auto" w:fill="FFFFFF"/>
        </w:rPr>
        <w:t xml:space="preserve">explaining that </w:t>
      </w:r>
      <w:r w:rsidR="0023598C">
        <w:rPr>
          <w:color w:val="000000" w:themeColor="text1"/>
          <w:szCs w:val="22"/>
          <w:shd w:val="clear" w:color="auto" w:fill="FFFFFF"/>
        </w:rPr>
        <w:t xml:space="preserve">our conclusions are not dependent on the detailed individual steps of </w:t>
      </w:r>
      <w:r w:rsidR="008C7369">
        <w:rPr>
          <w:color w:val="000000" w:themeColor="text1"/>
          <w:szCs w:val="22"/>
          <w:shd w:val="clear" w:color="auto" w:fill="FFFFFF"/>
        </w:rPr>
        <w:t xml:space="preserve">GTP hydrolysis and </w:t>
      </w:r>
      <w:r w:rsidR="00305E92">
        <w:rPr>
          <w:color w:val="000000" w:themeColor="text1"/>
          <w:szCs w:val="22"/>
          <w:shd w:val="clear" w:color="auto" w:fill="FFFFFF"/>
        </w:rPr>
        <w:t>nucleotide exchange</w:t>
      </w:r>
      <w:r w:rsidR="00ED3F17">
        <w:rPr>
          <w:color w:val="000000" w:themeColor="text1"/>
          <w:szCs w:val="22"/>
          <w:shd w:val="clear" w:color="auto" w:fill="FFFFFF"/>
        </w:rPr>
        <w:t xml:space="preserve"> (</w:t>
      </w:r>
      <w:r w:rsidR="00ED3F17" w:rsidRPr="002A5723">
        <w:rPr>
          <w:color w:val="000000" w:themeColor="text1"/>
          <w:szCs w:val="22"/>
          <w:highlight w:val="yellow"/>
          <w:shd w:val="clear" w:color="auto" w:fill="FFFFFF"/>
        </w:rPr>
        <w:t>XXX</w:t>
      </w:r>
      <w:r w:rsidR="00ED3F17">
        <w:rPr>
          <w:color w:val="000000" w:themeColor="text1"/>
          <w:szCs w:val="22"/>
          <w:shd w:val="clear" w:color="auto" w:fill="FFFFFF"/>
        </w:rPr>
        <w:t>)</w:t>
      </w:r>
      <w:r w:rsidR="00D55D44">
        <w:rPr>
          <w:color w:val="000000" w:themeColor="text1"/>
          <w:szCs w:val="22"/>
          <w:shd w:val="clear" w:color="auto" w:fill="FFFFFF"/>
        </w:rPr>
        <w:t xml:space="preserve">. Rather, we follow the established formalism by </w:t>
      </w:r>
      <w:proofErr w:type="spellStart"/>
      <w:r w:rsidR="00D55D44">
        <w:rPr>
          <w:color w:val="000000" w:themeColor="text1"/>
          <w:szCs w:val="22"/>
          <w:shd w:val="clear" w:color="auto" w:fill="FFFFFF"/>
        </w:rPr>
        <w:t>Wittinghofer</w:t>
      </w:r>
      <w:proofErr w:type="spellEnd"/>
      <w:r w:rsidR="00D55D44">
        <w:rPr>
          <w:color w:val="000000" w:themeColor="text1"/>
          <w:szCs w:val="22"/>
          <w:shd w:val="clear" w:color="auto" w:fill="FFFFFF"/>
        </w:rPr>
        <w:t xml:space="preserve"> and colleagues</w:t>
      </w:r>
      <w:r w:rsidR="008F432E">
        <w:rPr>
          <w:color w:val="000000" w:themeColor="text1"/>
          <w:szCs w:val="22"/>
          <w:shd w:val="clear" w:color="auto" w:fill="FFFFFF"/>
        </w:rPr>
        <w:t xml:space="preserve"> [</w:t>
      </w:r>
      <w:r w:rsidR="008F432E" w:rsidRPr="00E85595">
        <w:rPr>
          <w:color w:val="000000" w:themeColor="text1"/>
          <w:szCs w:val="22"/>
          <w:highlight w:val="yellow"/>
          <w:shd w:val="clear" w:color="auto" w:fill="FFFFFF"/>
        </w:rPr>
        <w:t>RE</w:t>
      </w:r>
      <w:r w:rsidR="00160539" w:rsidRPr="00E85595">
        <w:rPr>
          <w:color w:val="000000" w:themeColor="text1"/>
          <w:szCs w:val="22"/>
          <w:highlight w:val="yellow"/>
          <w:shd w:val="clear" w:color="auto" w:fill="FFFFFF"/>
        </w:rPr>
        <w:t>F</w:t>
      </w:r>
      <w:proofErr w:type="gramStart"/>
      <w:r w:rsidR="00B555E7">
        <w:rPr>
          <w:color w:val="000000" w:themeColor="text1"/>
          <w:szCs w:val="22"/>
          <w:shd w:val="clear" w:color="auto" w:fill="FFFFFF"/>
        </w:rPr>
        <w:t>]</w:t>
      </w:r>
      <w:r w:rsidR="00D55D44">
        <w:rPr>
          <w:color w:val="000000" w:themeColor="text1"/>
          <w:szCs w:val="22"/>
          <w:shd w:val="clear" w:color="auto" w:fill="FFFFFF"/>
        </w:rPr>
        <w:t>, and</w:t>
      </w:r>
      <w:proofErr w:type="gramEnd"/>
      <w:r w:rsidR="00D55D44">
        <w:rPr>
          <w:color w:val="000000" w:themeColor="text1"/>
          <w:szCs w:val="22"/>
          <w:shd w:val="clear" w:color="auto" w:fill="FFFFFF"/>
        </w:rPr>
        <w:t xml:space="preserve"> show that </w:t>
      </w:r>
      <w:r w:rsidR="00BE48C1">
        <w:rPr>
          <w:color w:val="000000" w:themeColor="text1"/>
          <w:szCs w:val="22"/>
          <w:shd w:val="clear" w:color="auto" w:fill="FFFFFF"/>
        </w:rPr>
        <w:t xml:space="preserve">grouping the kinetic behavior of our mutants into three classes </w:t>
      </w:r>
      <w:r w:rsidR="00347A30">
        <w:rPr>
          <w:color w:val="000000" w:themeColor="text1"/>
          <w:szCs w:val="22"/>
          <w:shd w:val="clear" w:color="auto" w:fill="FFFFFF"/>
        </w:rPr>
        <w:t xml:space="preserve">explains the observed </w:t>
      </w:r>
      <w:r w:rsidR="00E95887">
        <w:rPr>
          <w:color w:val="000000" w:themeColor="text1"/>
          <w:szCs w:val="22"/>
          <w:shd w:val="clear" w:color="auto" w:fill="FFFFFF"/>
        </w:rPr>
        <w:t>genetically interaction</w:t>
      </w:r>
      <w:r w:rsidRPr="00783D2B">
        <w:rPr>
          <w:color w:val="000000" w:themeColor="text1"/>
          <w:szCs w:val="22"/>
          <w:shd w:val="clear" w:color="auto" w:fill="FFFFFF"/>
        </w:rPr>
        <w:t xml:space="preserve"> data for a phenotypically diverse set of point mutants</w:t>
      </w:r>
      <w:r w:rsidR="00096626">
        <w:rPr>
          <w:color w:val="000000" w:themeColor="text1"/>
          <w:szCs w:val="22"/>
          <w:shd w:val="clear" w:color="auto" w:fill="FFFFFF"/>
        </w:rPr>
        <w:t xml:space="preserve"> (Fig. </w:t>
      </w:r>
      <w:r w:rsidR="00096626" w:rsidRPr="00E85595">
        <w:rPr>
          <w:color w:val="000000" w:themeColor="text1"/>
          <w:szCs w:val="22"/>
          <w:highlight w:val="yellow"/>
          <w:shd w:val="clear" w:color="auto" w:fill="FFFFFF"/>
        </w:rPr>
        <w:t>XXX</w:t>
      </w:r>
      <w:r w:rsidR="00096626">
        <w:rPr>
          <w:color w:val="000000" w:themeColor="text1"/>
          <w:szCs w:val="22"/>
          <w:shd w:val="clear" w:color="auto" w:fill="FFFFFF"/>
        </w:rPr>
        <w:t>)</w:t>
      </w:r>
      <w:r w:rsidRPr="00783D2B">
        <w:rPr>
          <w:color w:val="000000" w:themeColor="text1"/>
          <w:szCs w:val="22"/>
          <w:shd w:val="clear" w:color="auto" w:fill="FFFFFF"/>
        </w:rPr>
        <w:t>.</w:t>
      </w:r>
      <w:r w:rsidRPr="00E52918">
        <w:rPr>
          <w:color w:val="000000" w:themeColor="text1"/>
          <w:szCs w:val="22"/>
          <w:shd w:val="clear" w:color="auto" w:fill="FFFFFF"/>
        </w:rPr>
        <w:t xml:space="preserve"> </w:t>
      </w:r>
      <w:r w:rsidR="003B4208">
        <w:rPr>
          <w:color w:val="000000" w:themeColor="text1"/>
          <w:szCs w:val="22"/>
          <w:shd w:val="clear" w:color="auto" w:fill="FFFFFF"/>
        </w:rPr>
        <w:t xml:space="preserve">While </w:t>
      </w:r>
      <w:r w:rsidR="007845B2">
        <w:rPr>
          <w:color w:val="000000" w:themeColor="text1"/>
          <w:szCs w:val="22"/>
          <w:shd w:val="clear" w:color="auto" w:fill="FFFFFF"/>
        </w:rPr>
        <w:t xml:space="preserve">we agree that the </w:t>
      </w:r>
      <w:r w:rsidR="00A2620D">
        <w:rPr>
          <w:color w:val="000000" w:themeColor="text1"/>
          <w:szCs w:val="22"/>
          <w:shd w:val="clear" w:color="auto" w:fill="FFFFFF"/>
        </w:rPr>
        <w:t>individual</w:t>
      </w:r>
      <w:r w:rsidR="007845B2">
        <w:rPr>
          <w:color w:val="000000" w:themeColor="text1"/>
          <w:szCs w:val="22"/>
          <w:shd w:val="clear" w:color="auto" w:fill="FFFFFF"/>
        </w:rPr>
        <w:t xml:space="preserve"> steps </w:t>
      </w:r>
      <w:r w:rsidR="00B124A3">
        <w:rPr>
          <w:color w:val="000000" w:themeColor="text1"/>
          <w:szCs w:val="22"/>
          <w:shd w:val="clear" w:color="auto" w:fill="FFFFFF"/>
        </w:rPr>
        <w:t xml:space="preserve">of each reaction, such as </w:t>
      </w:r>
      <w:r w:rsidR="00B124A3" w:rsidRPr="00560DCB">
        <w:rPr>
          <w:color w:val="000000" w:themeColor="text1"/>
          <w:szCs w:val="22"/>
          <w:highlight w:val="yellow"/>
          <w:shd w:val="clear" w:color="auto" w:fill="FFFFFF"/>
        </w:rPr>
        <w:t>XXX</w:t>
      </w:r>
      <w:r w:rsidR="00B124A3">
        <w:rPr>
          <w:color w:val="000000" w:themeColor="text1"/>
          <w:szCs w:val="22"/>
          <w:shd w:val="clear" w:color="auto" w:fill="FFFFFF"/>
        </w:rPr>
        <w:t xml:space="preserve">, </w:t>
      </w:r>
      <w:r w:rsidR="007845B2">
        <w:rPr>
          <w:color w:val="000000" w:themeColor="text1"/>
          <w:szCs w:val="22"/>
          <w:shd w:val="clear" w:color="auto" w:fill="FFFFFF"/>
        </w:rPr>
        <w:t xml:space="preserve">could be relevant, </w:t>
      </w:r>
      <w:r w:rsidR="002B2CBA">
        <w:rPr>
          <w:color w:val="000000" w:themeColor="text1"/>
          <w:szCs w:val="22"/>
          <w:shd w:val="clear" w:color="auto" w:fill="FFFFFF"/>
        </w:rPr>
        <w:t xml:space="preserve">distinguishing these detailed effects at the level of cellular phenotypes </w:t>
      </w:r>
      <w:r w:rsidR="009C0B6C">
        <w:rPr>
          <w:color w:val="000000" w:themeColor="text1"/>
          <w:szCs w:val="22"/>
          <w:shd w:val="clear" w:color="auto" w:fill="FFFFFF"/>
        </w:rPr>
        <w:t>is likely</w:t>
      </w:r>
      <w:r w:rsidR="002B2CBA">
        <w:rPr>
          <w:color w:val="000000" w:themeColor="text1"/>
          <w:szCs w:val="22"/>
          <w:shd w:val="clear" w:color="auto" w:fill="FFFFFF"/>
        </w:rPr>
        <w:t xml:space="preserve"> beyond the current </w:t>
      </w:r>
      <w:r w:rsidR="00BF715D">
        <w:rPr>
          <w:color w:val="000000" w:themeColor="text1"/>
          <w:szCs w:val="22"/>
          <w:shd w:val="clear" w:color="auto" w:fill="FFFFFF"/>
        </w:rPr>
        <w:t>precision</w:t>
      </w:r>
      <w:r w:rsidR="002B2CBA">
        <w:rPr>
          <w:color w:val="000000" w:themeColor="text1"/>
          <w:szCs w:val="22"/>
          <w:shd w:val="clear" w:color="auto" w:fill="FFFFFF"/>
        </w:rPr>
        <w:t xml:space="preserve"> of the systems-level data. </w:t>
      </w:r>
      <w:r w:rsidR="00891B27">
        <w:rPr>
          <w:color w:val="000000" w:themeColor="text1"/>
          <w:szCs w:val="22"/>
          <w:shd w:val="clear" w:color="auto" w:fill="FFFFFF"/>
        </w:rPr>
        <w:t xml:space="preserve">We therefore </w:t>
      </w:r>
      <w:r w:rsidR="002A5723">
        <w:rPr>
          <w:color w:val="000000" w:themeColor="text1"/>
          <w:szCs w:val="22"/>
          <w:shd w:val="clear" w:color="auto" w:fill="FFFFFF"/>
        </w:rPr>
        <w:t>believe</w:t>
      </w:r>
      <w:r w:rsidR="00BE45DB">
        <w:rPr>
          <w:color w:val="000000" w:themeColor="text1"/>
          <w:szCs w:val="22"/>
          <w:shd w:val="clear" w:color="auto" w:fill="FFFFFF"/>
        </w:rPr>
        <w:t xml:space="preserve"> a classification into kinetic groups independent of detailed differences </w:t>
      </w:r>
      <w:r w:rsidR="00D1595D">
        <w:rPr>
          <w:color w:val="000000" w:themeColor="text1"/>
          <w:szCs w:val="22"/>
          <w:shd w:val="clear" w:color="auto" w:fill="FFFFFF"/>
        </w:rPr>
        <w:t>p</w:t>
      </w:r>
      <w:r w:rsidR="00752185">
        <w:rPr>
          <w:color w:val="000000" w:themeColor="text1"/>
          <w:szCs w:val="22"/>
          <w:shd w:val="clear" w:color="auto" w:fill="FFFFFF"/>
        </w:rPr>
        <w:t>r</w:t>
      </w:r>
      <w:r w:rsidR="00D1595D">
        <w:rPr>
          <w:color w:val="000000" w:themeColor="text1"/>
          <w:szCs w:val="22"/>
          <w:shd w:val="clear" w:color="auto" w:fill="FFFFFF"/>
        </w:rPr>
        <w:t>ovides</w:t>
      </w:r>
      <w:r w:rsidR="00BE45DB">
        <w:rPr>
          <w:color w:val="000000" w:themeColor="text1"/>
          <w:szCs w:val="22"/>
          <w:shd w:val="clear" w:color="auto" w:fill="FFFFFF"/>
        </w:rPr>
        <w:t xml:space="preserve"> a more r</w:t>
      </w:r>
      <w:r w:rsidR="009E1EE1">
        <w:rPr>
          <w:color w:val="000000" w:themeColor="text1"/>
          <w:szCs w:val="22"/>
          <w:shd w:val="clear" w:color="auto" w:fill="FFFFFF"/>
        </w:rPr>
        <w:t xml:space="preserve">obust </w:t>
      </w:r>
      <w:r w:rsidR="00DE1F9B">
        <w:rPr>
          <w:color w:val="000000" w:themeColor="text1"/>
          <w:szCs w:val="22"/>
          <w:shd w:val="clear" w:color="auto" w:fill="FFFFFF"/>
        </w:rPr>
        <w:t>interpretation of the data</w:t>
      </w:r>
      <w:r w:rsidR="00CA10E5">
        <w:rPr>
          <w:color w:val="000000" w:themeColor="text1"/>
          <w:szCs w:val="22"/>
          <w:shd w:val="clear" w:color="auto" w:fill="FFFFFF"/>
        </w:rPr>
        <w:t>.</w:t>
      </w:r>
      <w:r w:rsidR="00684818">
        <w:rPr>
          <w:color w:val="000000" w:themeColor="text1"/>
          <w:szCs w:val="22"/>
          <w:shd w:val="clear" w:color="auto" w:fill="FFFFFF"/>
        </w:rPr>
        <w:t xml:space="preserve"> </w:t>
      </w:r>
      <w:r w:rsidR="00AF1E3E">
        <w:rPr>
          <w:color w:val="000000" w:themeColor="text1"/>
          <w:szCs w:val="22"/>
          <w:shd w:val="clear" w:color="auto" w:fill="FFFFFF"/>
        </w:rPr>
        <w:t xml:space="preserve">We hope that this overarching point will </w:t>
      </w:r>
      <w:r w:rsidR="00DA761D">
        <w:rPr>
          <w:color w:val="000000" w:themeColor="text1"/>
          <w:szCs w:val="22"/>
          <w:shd w:val="clear" w:color="auto" w:fill="FFFFFF"/>
        </w:rPr>
        <w:t xml:space="preserve">be </w:t>
      </w:r>
      <w:r w:rsidR="00AF1E3E">
        <w:rPr>
          <w:color w:val="000000" w:themeColor="text1"/>
          <w:szCs w:val="22"/>
          <w:shd w:val="clear" w:color="auto" w:fill="FFFFFF"/>
        </w:rPr>
        <w:t>help</w:t>
      </w:r>
      <w:r w:rsidR="00DA761D">
        <w:rPr>
          <w:color w:val="000000" w:themeColor="text1"/>
          <w:szCs w:val="22"/>
          <w:shd w:val="clear" w:color="auto" w:fill="FFFFFF"/>
        </w:rPr>
        <w:t>fu</w:t>
      </w:r>
      <w:r w:rsidR="00A93846">
        <w:rPr>
          <w:color w:val="000000" w:themeColor="text1"/>
          <w:szCs w:val="22"/>
          <w:shd w:val="clear" w:color="auto" w:fill="FFFFFF"/>
        </w:rPr>
        <w:t>l</w:t>
      </w:r>
      <w:r w:rsidR="00AF1E3E">
        <w:rPr>
          <w:color w:val="000000" w:themeColor="text1"/>
          <w:szCs w:val="22"/>
          <w:shd w:val="clear" w:color="auto" w:fill="FFFFFF"/>
        </w:rPr>
        <w:t xml:space="preserve"> </w:t>
      </w:r>
      <w:r w:rsidRPr="00E52918">
        <w:rPr>
          <w:color w:val="000000" w:themeColor="text1"/>
          <w:szCs w:val="22"/>
          <w:shd w:val="clear" w:color="auto" w:fill="FFFFFF"/>
        </w:rPr>
        <w:t xml:space="preserve">when </w:t>
      </w:r>
      <w:r w:rsidR="00A8375B">
        <w:rPr>
          <w:color w:val="000000" w:themeColor="text1"/>
          <w:szCs w:val="22"/>
          <w:shd w:val="clear" w:color="auto" w:fill="FFFFFF"/>
        </w:rPr>
        <w:t>considering</w:t>
      </w:r>
      <w:r w:rsidR="00A8375B" w:rsidRPr="00E52918">
        <w:rPr>
          <w:color w:val="000000" w:themeColor="text1"/>
          <w:szCs w:val="22"/>
          <w:shd w:val="clear" w:color="auto" w:fill="FFFFFF"/>
        </w:rPr>
        <w:t xml:space="preserve"> </w:t>
      </w:r>
      <w:r w:rsidRPr="00E52918">
        <w:rPr>
          <w:color w:val="000000" w:themeColor="text1"/>
          <w:szCs w:val="22"/>
          <w:shd w:val="clear" w:color="auto" w:fill="FFFFFF"/>
        </w:rPr>
        <w:t xml:space="preserve">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the questions about our kinetics data</w:t>
      </w:r>
      <w:r w:rsidRPr="00E52918">
        <w:rPr>
          <w:color w:val="000000" w:themeColor="text1"/>
          <w:szCs w:val="22"/>
          <w:shd w:val="clear" w:color="auto" w:fill="FFFFFF"/>
        </w:rPr>
        <w:t xml:space="preserve">. </w:t>
      </w:r>
    </w:p>
    <w:p w14:paraId="3051A961" w14:textId="77777777" w:rsidR="00A937C0" w:rsidRDefault="00A937C0" w:rsidP="00E047C6">
      <w:pPr>
        <w:rPr>
          <w:b/>
          <w:bCs/>
          <w:color w:val="000000" w:themeColor="text1"/>
          <w:szCs w:val="22"/>
          <w:shd w:val="clear" w:color="auto" w:fill="FFFFFF"/>
        </w:rPr>
      </w:pPr>
    </w:p>
    <w:p w14:paraId="42BD1A69" w14:textId="1020BEFB" w:rsidR="00E047C6" w:rsidRPr="00BD7784" w:rsidRDefault="008E17D4" w:rsidP="00BD7784">
      <w:pPr>
        <w:rPr>
          <w:color w:val="000000" w:themeColor="text1"/>
          <w:szCs w:val="22"/>
          <w:shd w:val="clear" w:color="auto" w:fill="FFFFFF"/>
        </w:rPr>
      </w:pPr>
      <w:r>
        <w:rPr>
          <w:b/>
          <w:bCs/>
          <w:color w:val="000000" w:themeColor="text1"/>
          <w:szCs w:val="22"/>
          <w:shd w:val="clear" w:color="auto" w:fill="FFFFFF"/>
        </w:rPr>
        <w:t xml:space="preserve">GENERAL </w:t>
      </w:r>
      <w:r w:rsidR="00891AFB" w:rsidRPr="001C16D7">
        <w:rPr>
          <w:b/>
          <w:bCs/>
          <w:color w:val="000000" w:themeColor="text1"/>
          <w:szCs w:val="22"/>
          <w:shd w:val="clear" w:color="auto" w:fill="FFFFFF"/>
        </w:rPr>
        <w:t xml:space="preserve">POINT </w:t>
      </w:r>
      <w:r w:rsidR="00151071">
        <w:rPr>
          <w:b/>
          <w:bCs/>
          <w:color w:val="000000" w:themeColor="text1"/>
          <w:szCs w:val="22"/>
          <w:shd w:val="clear" w:color="auto" w:fill="FFFFFF"/>
        </w:rPr>
        <w:t>2</w:t>
      </w:r>
      <w:r w:rsidR="00891AFB" w:rsidRPr="001C16D7">
        <w:rPr>
          <w:b/>
          <w:bCs/>
          <w:color w:val="000000" w:themeColor="text1"/>
          <w:szCs w:val="22"/>
          <w:shd w:val="clear" w:color="auto" w:fill="FFFFFF"/>
        </w:rPr>
        <w:t>: R</w:t>
      </w:r>
      <w:r w:rsidR="00E047C6" w:rsidRPr="001C16D7">
        <w:rPr>
          <w:b/>
          <w:bCs/>
          <w:color w:val="000000" w:themeColor="text1"/>
          <w:szCs w:val="22"/>
          <w:shd w:val="clear" w:color="auto" w:fill="FFFFFF"/>
        </w:rPr>
        <w:t>epresentation</w:t>
      </w:r>
      <w:r>
        <w:rPr>
          <w:b/>
          <w:bCs/>
          <w:color w:val="000000" w:themeColor="text1"/>
          <w:szCs w:val="22"/>
          <w:shd w:val="clear" w:color="auto" w:fill="FFFFFF"/>
        </w:rPr>
        <w:t xml:space="preserve"> and interpretation</w:t>
      </w:r>
      <w:r w:rsidR="00E047C6" w:rsidRPr="001C16D7">
        <w:rPr>
          <w:b/>
          <w:bCs/>
          <w:color w:val="000000" w:themeColor="text1"/>
          <w:szCs w:val="22"/>
          <w:shd w:val="clear" w:color="auto" w:fill="FFFFFF"/>
        </w:rPr>
        <w:t xml:space="preserve"> of the AP-MS data</w:t>
      </w:r>
      <w:r w:rsidR="00891AFB" w:rsidRPr="001C16D7">
        <w:rPr>
          <w:b/>
          <w:bCs/>
          <w:color w:val="000000" w:themeColor="text1"/>
          <w:szCs w:val="22"/>
          <w:shd w:val="clear" w:color="auto" w:fill="FFFFFF"/>
        </w:rPr>
        <w:t>.</w:t>
      </w:r>
      <w:r w:rsidR="00891AFB" w:rsidRPr="001C16D7">
        <w:rPr>
          <w:color w:val="000000" w:themeColor="text1"/>
          <w:szCs w:val="22"/>
          <w:shd w:val="clear" w:color="auto" w:fill="FFFFFF"/>
        </w:rPr>
        <w:t xml:space="preserve"> </w:t>
      </w:r>
      <w:r w:rsidR="00866B5B">
        <w:rPr>
          <w:color w:val="000000" w:themeColor="text1"/>
          <w:szCs w:val="22"/>
          <w:shd w:val="clear" w:color="auto" w:fill="FFFFFF"/>
        </w:rPr>
        <w:t xml:space="preserve">The questions raised by reviewers </w:t>
      </w:r>
      <w:r w:rsidR="007051D0">
        <w:rPr>
          <w:color w:val="000000" w:themeColor="text1"/>
          <w:szCs w:val="22"/>
          <w:highlight w:val="yellow"/>
          <w:shd w:val="clear" w:color="auto" w:fill="FFFFFF"/>
        </w:rPr>
        <w:t>#2</w:t>
      </w:r>
      <w:r w:rsidR="00866B5B">
        <w:rPr>
          <w:color w:val="000000" w:themeColor="text1"/>
          <w:szCs w:val="22"/>
          <w:shd w:val="clear" w:color="auto" w:fill="FFFFFF"/>
        </w:rPr>
        <w:t xml:space="preserve"> and </w:t>
      </w:r>
      <w:r w:rsidR="007051D0">
        <w:rPr>
          <w:color w:val="000000" w:themeColor="text1"/>
          <w:szCs w:val="22"/>
          <w:highlight w:val="yellow"/>
          <w:shd w:val="clear" w:color="auto" w:fill="FFFFFF"/>
        </w:rPr>
        <w:t>#3</w:t>
      </w:r>
      <w:r w:rsidR="00866B5B">
        <w:rPr>
          <w:color w:val="000000" w:themeColor="text1"/>
          <w:szCs w:val="22"/>
          <w:shd w:val="clear" w:color="auto" w:fill="FFFFFF"/>
        </w:rPr>
        <w:t xml:space="preserve"> highlighted that </w:t>
      </w:r>
      <w:r w:rsidR="00E06BEA">
        <w:rPr>
          <w:color w:val="000000" w:themeColor="text1"/>
          <w:szCs w:val="22"/>
          <w:shd w:val="clear" w:color="auto" w:fill="FFFFFF"/>
        </w:rPr>
        <w:t xml:space="preserve">our representation and interpretation of the AP-MS data was </w:t>
      </w:r>
      <w:r w:rsidR="00282105">
        <w:rPr>
          <w:color w:val="000000" w:themeColor="text1"/>
          <w:szCs w:val="22"/>
          <w:shd w:val="clear" w:color="auto" w:fill="FFFFFF"/>
        </w:rPr>
        <w:t>not clear</w:t>
      </w:r>
      <w:r w:rsidR="00E06BEA">
        <w:rPr>
          <w:color w:val="000000" w:themeColor="text1"/>
          <w:szCs w:val="22"/>
          <w:shd w:val="clear" w:color="auto" w:fill="FFFFFF"/>
        </w:rPr>
        <w:t xml:space="preserve">. In particular, </w:t>
      </w:r>
      <w:r w:rsidR="004D679F">
        <w:rPr>
          <w:color w:val="000000" w:themeColor="text1"/>
          <w:szCs w:val="22"/>
          <w:shd w:val="clear" w:color="auto" w:fill="FFFFFF"/>
        </w:rPr>
        <w:t>we did not i</w:t>
      </w:r>
      <w:r w:rsidR="008A09FC">
        <w:rPr>
          <w:color w:val="000000" w:themeColor="text1"/>
          <w:szCs w:val="22"/>
          <w:shd w:val="clear" w:color="auto" w:fill="FFFFFF"/>
        </w:rPr>
        <w:t xml:space="preserve">ntend to </w:t>
      </w:r>
      <w:r w:rsidR="00B8001E">
        <w:rPr>
          <w:color w:val="000000" w:themeColor="text1"/>
          <w:szCs w:val="22"/>
          <w:shd w:val="clear" w:color="auto" w:fill="FFFFFF"/>
        </w:rPr>
        <w:t>imply</w:t>
      </w:r>
      <w:r w:rsidR="008A09FC">
        <w:rPr>
          <w:color w:val="000000" w:themeColor="text1"/>
          <w:szCs w:val="22"/>
          <w:shd w:val="clear" w:color="auto" w:fill="FFFFFF"/>
        </w:rPr>
        <w:t xml:space="preserve"> that the AP-MS data </w:t>
      </w:r>
      <w:r w:rsidR="00B8001E">
        <w:rPr>
          <w:color w:val="000000" w:themeColor="text1"/>
          <w:szCs w:val="22"/>
          <w:shd w:val="clear" w:color="auto" w:fill="FFFFFF"/>
        </w:rPr>
        <w:t xml:space="preserve">show </w:t>
      </w:r>
      <w:r w:rsidR="00A47E20">
        <w:rPr>
          <w:color w:val="000000" w:themeColor="text1"/>
          <w:szCs w:val="22"/>
          <w:shd w:val="clear" w:color="auto" w:fill="FFFFFF"/>
        </w:rPr>
        <w:t xml:space="preserve">that </w:t>
      </w:r>
      <w:r w:rsidR="009D6489" w:rsidRPr="00096235">
        <w:rPr>
          <w:i/>
          <w:color w:val="000000" w:themeColor="text1"/>
          <w:szCs w:val="22"/>
          <w:shd w:val="clear" w:color="auto" w:fill="FFFFFF"/>
        </w:rPr>
        <w:t>all</w:t>
      </w:r>
      <w:r w:rsidR="00A47E20">
        <w:rPr>
          <w:color w:val="000000" w:themeColor="text1"/>
          <w:szCs w:val="22"/>
          <w:shd w:val="clear" w:color="auto" w:fill="FFFFFF"/>
        </w:rPr>
        <w:t xml:space="preserve"> the targeted interactions</w:t>
      </w:r>
      <w:r w:rsidR="009D6489">
        <w:rPr>
          <w:color w:val="000000" w:themeColor="text1"/>
          <w:szCs w:val="22"/>
          <w:shd w:val="clear" w:color="auto" w:fill="FFFFFF"/>
        </w:rPr>
        <w:t xml:space="preserve"> were affected</w:t>
      </w:r>
      <w:r w:rsidR="001C7385">
        <w:rPr>
          <w:color w:val="000000" w:themeColor="text1"/>
          <w:szCs w:val="22"/>
          <w:shd w:val="clear" w:color="auto" w:fill="FFFFFF"/>
        </w:rPr>
        <w:t xml:space="preserve"> as predicted</w:t>
      </w:r>
      <w:r w:rsidR="009D6489">
        <w:rPr>
          <w:color w:val="000000" w:themeColor="text1"/>
          <w:szCs w:val="22"/>
          <w:shd w:val="clear" w:color="auto" w:fill="FFFFFF"/>
        </w:rPr>
        <w:t xml:space="preserve">, nor that </w:t>
      </w:r>
      <w:r w:rsidR="0046135E">
        <w:rPr>
          <w:color w:val="000000" w:themeColor="text1"/>
          <w:szCs w:val="22"/>
          <w:shd w:val="clear" w:color="auto" w:fill="FFFFFF"/>
        </w:rPr>
        <w:t>these effects explain the functional data.</w:t>
      </w:r>
      <w:r w:rsidR="00866B5B">
        <w:rPr>
          <w:color w:val="000000" w:themeColor="text1"/>
          <w:szCs w:val="22"/>
          <w:shd w:val="clear" w:color="auto" w:fill="FFFFFF"/>
        </w:rPr>
        <w:t xml:space="preserve"> </w:t>
      </w:r>
      <w:r w:rsidR="00DA68D3">
        <w:rPr>
          <w:color w:val="000000" w:themeColor="text1"/>
          <w:szCs w:val="22"/>
          <w:shd w:val="clear" w:color="auto" w:fill="FFFFFF"/>
        </w:rPr>
        <w:t>Instead, o</w:t>
      </w:r>
      <w:r w:rsidR="001A0D9F">
        <w:rPr>
          <w:color w:val="000000" w:themeColor="text1"/>
          <w:szCs w:val="22"/>
          <w:shd w:val="clear" w:color="auto" w:fill="FFFFFF"/>
        </w:rPr>
        <w:t xml:space="preserve">ne of our main observations is that </w:t>
      </w:r>
      <w:r w:rsidR="001A0D9F">
        <w:rPr>
          <w:color w:val="000000" w:themeColor="text1"/>
          <w:szCs w:val="22"/>
        </w:rPr>
        <w:t xml:space="preserve">the effects of the point </w:t>
      </w:r>
      <w:r w:rsidR="00FC6023">
        <w:rPr>
          <w:color w:val="000000" w:themeColor="text1"/>
          <w:szCs w:val="22"/>
        </w:rPr>
        <w:t>mutants</w:t>
      </w:r>
      <w:r w:rsidR="001A0D9F">
        <w:rPr>
          <w:color w:val="000000" w:themeColor="text1"/>
          <w:szCs w:val="22"/>
        </w:rPr>
        <w:t xml:space="preserve"> </w:t>
      </w:r>
      <w:r w:rsidR="001A0D9F" w:rsidRPr="0096785A">
        <w:rPr>
          <w:color w:val="000000" w:themeColor="text1"/>
          <w:szCs w:val="22"/>
        </w:rPr>
        <w:t xml:space="preserve">on biological functions </w:t>
      </w:r>
      <w:r w:rsidR="001A0D9F" w:rsidRPr="00F26A06">
        <w:rPr>
          <w:i/>
          <w:color w:val="000000" w:themeColor="text1"/>
          <w:szCs w:val="22"/>
        </w:rPr>
        <w:t>cannot</w:t>
      </w:r>
      <w:r w:rsidR="001A0D9F" w:rsidRPr="0096785A">
        <w:rPr>
          <w:color w:val="000000" w:themeColor="text1"/>
          <w:szCs w:val="22"/>
        </w:rPr>
        <w:t xml:space="preserve"> be explained by the position of the mutations in </w:t>
      </w:r>
      <w:r w:rsidR="001A0D9F">
        <w:rPr>
          <w:color w:val="000000" w:themeColor="text1"/>
          <w:szCs w:val="22"/>
        </w:rPr>
        <w:t>each</w:t>
      </w:r>
      <w:r w:rsidR="001A0D9F" w:rsidRPr="0096785A">
        <w:rPr>
          <w:color w:val="000000" w:themeColor="text1"/>
          <w:szCs w:val="22"/>
        </w:rPr>
        <w:t xml:space="preserve"> </w:t>
      </w:r>
      <w:r w:rsidR="00F907FE">
        <w:rPr>
          <w:color w:val="000000" w:themeColor="text1"/>
          <w:szCs w:val="22"/>
        </w:rPr>
        <w:t xml:space="preserve">individual </w:t>
      </w:r>
      <w:r w:rsidR="00F668A2">
        <w:rPr>
          <w:color w:val="000000" w:themeColor="text1"/>
          <w:szCs w:val="22"/>
        </w:rPr>
        <w:t xml:space="preserve">targeted </w:t>
      </w:r>
      <w:r w:rsidR="001A0D9F" w:rsidRPr="0096785A">
        <w:rPr>
          <w:color w:val="000000" w:themeColor="text1"/>
          <w:szCs w:val="22"/>
        </w:rPr>
        <w:t>interface</w:t>
      </w:r>
      <w:r w:rsidR="00F666DF">
        <w:rPr>
          <w:color w:val="000000" w:themeColor="text1"/>
          <w:szCs w:val="22"/>
        </w:rPr>
        <w:t xml:space="preserve">. </w:t>
      </w:r>
      <w:r w:rsidR="00C86D15">
        <w:rPr>
          <w:color w:val="000000" w:themeColor="text1"/>
          <w:szCs w:val="22"/>
        </w:rPr>
        <w:t>Notably</w:t>
      </w:r>
      <w:r w:rsidR="00FC6023">
        <w:rPr>
          <w:color w:val="000000" w:themeColor="text1"/>
          <w:szCs w:val="22"/>
        </w:rPr>
        <w:t xml:space="preserve">, the AP-MS data suggest a rather extensive changes of many physical interactions in the cellular context. We therefore think that pairwise affinity measurements </w:t>
      </w:r>
      <w:r w:rsidR="00FC6023" w:rsidRPr="00C01314">
        <w:rPr>
          <w:i/>
          <w:color w:val="000000" w:themeColor="text1"/>
          <w:szCs w:val="22"/>
        </w:rPr>
        <w:t>in vitro</w:t>
      </w:r>
      <w:r w:rsidR="00FC6023">
        <w:rPr>
          <w:color w:val="000000" w:themeColor="text1"/>
          <w:szCs w:val="22"/>
        </w:rPr>
        <w:t xml:space="preserve"> of selected </w:t>
      </w:r>
      <w:r w:rsidR="003A621B">
        <w:rPr>
          <w:color w:val="000000" w:themeColor="text1"/>
          <w:szCs w:val="22"/>
        </w:rPr>
        <w:t xml:space="preserve">individual </w:t>
      </w:r>
      <w:r w:rsidR="00FC6023">
        <w:rPr>
          <w:color w:val="000000" w:themeColor="text1"/>
          <w:szCs w:val="22"/>
        </w:rPr>
        <w:t xml:space="preserve">complexes would be unlikely to better explain the functional data. We apologize that our previous representation of the AP-MA data </w:t>
      </w:r>
      <w:r w:rsidR="008C6AF0">
        <w:rPr>
          <w:color w:val="000000" w:themeColor="text1"/>
          <w:szCs w:val="22"/>
        </w:rPr>
        <w:t xml:space="preserve">was </w:t>
      </w:r>
      <w:proofErr w:type="gramStart"/>
      <w:r w:rsidR="008C6AF0">
        <w:rPr>
          <w:color w:val="000000" w:themeColor="text1"/>
          <w:szCs w:val="22"/>
        </w:rPr>
        <w:t>unclear</w:t>
      </w:r>
      <w:r w:rsidR="00FC6023">
        <w:rPr>
          <w:color w:val="000000" w:themeColor="text1"/>
          <w:szCs w:val="22"/>
        </w:rPr>
        <w:t>, and</w:t>
      </w:r>
      <w:proofErr w:type="gramEnd"/>
      <w:r w:rsidR="00FC6023">
        <w:rPr>
          <w:color w:val="000000" w:themeColor="text1"/>
          <w:szCs w:val="22"/>
        </w:rPr>
        <w:t xml:space="preserve"> hope that our revisions </w:t>
      </w:r>
      <w:r w:rsidR="00B66E07">
        <w:rPr>
          <w:color w:val="000000" w:themeColor="text1"/>
          <w:szCs w:val="22"/>
        </w:rPr>
        <w:t>help clarify</w:t>
      </w:r>
      <w:r w:rsidR="00FC6023">
        <w:rPr>
          <w:color w:val="000000" w:themeColor="text1"/>
          <w:szCs w:val="22"/>
        </w:rPr>
        <w:t>.</w:t>
      </w:r>
      <w:r w:rsidR="00AC7985">
        <w:rPr>
          <w:color w:val="000000" w:themeColor="text1"/>
          <w:szCs w:val="22"/>
        </w:rPr>
        <w:t xml:space="preserve"> </w:t>
      </w:r>
      <w:r w:rsidR="00891AFB" w:rsidRPr="001C16D7">
        <w:rPr>
          <w:color w:val="000000" w:themeColor="text1"/>
          <w:szCs w:val="22"/>
          <w:shd w:val="clear" w:color="auto" w:fill="FFFFFF"/>
        </w:rPr>
        <w:t>W</w:t>
      </w:r>
      <w:r w:rsidR="00E047C6" w:rsidRPr="001C16D7">
        <w:rPr>
          <w:color w:val="000000" w:themeColor="text1"/>
          <w:szCs w:val="22"/>
          <w:shd w:val="clear" w:color="auto" w:fill="FFFFFF"/>
        </w:rPr>
        <w:t xml:space="preserve">e </w:t>
      </w:r>
      <w:r w:rsidR="0046135E">
        <w:rPr>
          <w:color w:val="000000" w:themeColor="text1"/>
          <w:szCs w:val="22"/>
          <w:shd w:val="clear" w:color="auto" w:fill="FFFFFF"/>
        </w:rPr>
        <w:t xml:space="preserve">have </w:t>
      </w:r>
      <w:r w:rsidR="00E047C6" w:rsidRPr="001C16D7">
        <w:rPr>
          <w:color w:val="000000" w:themeColor="text1"/>
          <w:szCs w:val="22"/>
          <w:shd w:val="clear" w:color="auto" w:fill="FFFFFF"/>
        </w:rPr>
        <w:t xml:space="preserve">reworked the figures and text referring </w:t>
      </w:r>
      <w:r w:rsidR="00543C79" w:rsidRPr="001C16D7">
        <w:rPr>
          <w:color w:val="000000" w:themeColor="text1"/>
          <w:szCs w:val="22"/>
          <w:shd w:val="clear" w:color="auto" w:fill="FFFFFF"/>
        </w:rPr>
        <w:t xml:space="preserve">to </w:t>
      </w:r>
      <w:r w:rsidR="00E047C6" w:rsidRPr="001C16D7">
        <w:rPr>
          <w:color w:val="000000" w:themeColor="text1"/>
          <w:szCs w:val="22"/>
          <w:shd w:val="clear" w:color="auto" w:fill="FFFFFF"/>
        </w:rPr>
        <w:t xml:space="preserve">the </w:t>
      </w:r>
      <w:r w:rsidR="00BA4A85">
        <w:rPr>
          <w:color w:val="000000" w:themeColor="text1"/>
          <w:szCs w:val="22"/>
          <w:shd w:val="clear" w:color="auto" w:fill="FFFFFF"/>
        </w:rPr>
        <w:t>AP-MS data</w:t>
      </w:r>
      <w:r w:rsidR="005659B4">
        <w:rPr>
          <w:color w:val="000000" w:themeColor="text1"/>
          <w:szCs w:val="22"/>
          <w:shd w:val="clear" w:color="auto" w:fill="FFFFFF"/>
        </w:rPr>
        <w:t>. We</w:t>
      </w:r>
      <w:r w:rsidR="00BA4A85">
        <w:rPr>
          <w:color w:val="000000" w:themeColor="text1"/>
          <w:szCs w:val="22"/>
          <w:shd w:val="clear" w:color="auto" w:fill="FFFFFF"/>
        </w:rPr>
        <w:t xml:space="preserve"> </w:t>
      </w:r>
      <w:r w:rsidR="00D14F1B">
        <w:rPr>
          <w:color w:val="000000" w:themeColor="text1"/>
          <w:szCs w:val="22"/>
          <w:shd w:val="clear" w:color="auto" w:fill="FFFFFF"/>
        </w:rPr>
        <w:t>now highlight that</w:t>
      </w:r>
      <w:r w:rsidR="00A042C6">
        <w:rPr>
          <w:color w:val="000000" w:themeColor="text1"/>
          <w:szCs w:val="22"/>
          <w:shd w:val="clear" w:color="auto" w:fill="FFFFFF"/>
        </w:rPr>
        <w:t>:</w:t>
      </w:r>
      <w:r w:rsidR="0043289A">
        <w:rPr>
          <w:color w:val="000000" w:themeColor="text1"/>
          <w:szCs w:val="22"/>
          <w:shd w:val="clear" w:color="auto" w:fill="FFFFFF"/>
        </w:rPr>
        <w:t xml:space="preserve"> (</w:t>
      </w:r>
      <w:proofErr w:type="spellStart"/>
      <w:r w:rsidR="0043289A">
        <w:rPr>
          <w:color w:val="000000" w:themeColor="text1"/>
          <w:szCs w:val="22"/>
          <w:shd w:val="clear" w:color="auto" w:fill="FFFFFF"/>
        </w:rPr>
        <w:t>i</w:t>
      </w:r>
      <w:proofErr w:type="spellEnd"/>
      <w:r w:rsidR="0043289A">
        <w:rPr>
          <w:color w:val="000000" w:themeColor="text1"/>
          <w:szCs w:val="22"/>
          <w:shd w:val="clear" w:color="auto" w:fill="FFFFFF"/>
        </w:rPr>
        <w:t xml:space="preserve">) </w:t>
      </w:r>
      <w:r w:rsidR="00A042C6" w:rsidRPr="0043289A">
        <w:rPr>
          <w:color w:val="000000" w:themeColor="text1"/>
          <w:szCs w:val="22"/>
          <w:shd w:val="clear" w:color="auto" w:fill="FFFFFF"/>
        </w:rPr>
        <w:t>O</w:t>
      </w:r>
      <w:r w:rsidR="00D14F1B" w:rsidRPr="0043289A">
        <w:rPr>
          <w:color w:val="000000" w:themeColor="text1"/>
          <w:szCs w:val="22"/>
          <w:shd w:val="clear" w:color="auto" w:fill="FFFFFF"/>
        </w:rPr>
        <w:t xml:space="preserve">verall </w:t>
      </w:r>
      <w:r w:rsidR="007B36D6" w:rsidRPr="0043289A">
        <w:rPr>
          <w:color w:val="000000" w:themeColor="text1"/>
          <w:szCs w:val="22"/>
          <w:shd w:val="clear" w:color="auto" w:fill="FFFFFF"/>
        </w:rPr>
        <w:t>man</w:t>
      </w:r>
      <w:r w:rsidR="007014F7">
        <w:rPr>
          <w:color w:val="000000" w:themeColor="text1"/>
          <w:szCs w:val="22"/>
          <w:shd w:val="clear" w:color="auto" w:fill="FFFFFF"/>
        </w:rPr>
        <w:t>y</w:t>
      </w:r>
      <w:r w:rsidR="00F37AFE">
        <w:rPr>
          <w:color w:val="000000" w:themeColor="text1"/>
          <w:szCs w:val="22"/>
          <w:shd w:val="clear" w:color="auto" w:fill="FFFFFF"/>
        </w:rPr>
        <w:t xml:space="preserve"> (</w:t>
      </w:r>
      <w:r w:rsidR="0053393B" w:rsidRPr="0043289A">
        <w:rPr>
          <w:color w:val="000000" w:themeColor="text1"/>
          <w:szCs w:val="22"/>
          <w:shd w:val="clear" w:color="auto" w:fill="FFFFFF"/>
        </w:rPr>
        <w:t>but not all</w:t>
      </w:r>
      <w:r w:rsidR="00F37AFE">
        <w:rPr>
          <w:color w:val="000000" w:themeColor="text1"/>
          <w:szCs w:val="22"/>
          <w:shd w:val="clear" w:color="auto" w:fill="FFFFFF"/>
        </w:rPr>
        <w:t>)</w:t>
      </w:r>
      <w:r w:rsidR="0053393B" w:rsidRPr="0043289A">
        <w:rPr>
          <w:color w:val="000000" w:themeColor="text1"/>
          <w:szCs w:val="22"/>
          <w:shd w:val="clear" w:color="auto" w:fill="FFFFFF"/>
        </w:rPr>
        <w:t xml:space="preserve"> </w:t>
      </w:r>
      <w:r w:rsidR="003E5B78" w:rsidRPr="0043289A">
        <w:rPr>
          <w:color w:val="000000" w:themeColor="text1"/>
          <w:szCs w:val="22"/>
          <w:shd w:val="clear" w:color="auto" w:fill="FFFFFF"/>
        </w:rPr>
        <w:t>of the mutations affect</w:t>
      </w:r>
      <w:r w:rsidR="002F71B1" w:rsidRPr="0043289A">
        <w:rPr>
          <w:color w:val="000000" w:themeColor="text1"/>
          <w:szCs w:val="22"/>
          <w:shd w:val="clear" w:color="auto" w:fill="FFFFFF"/>
        </w:rPr>
        <w:t xml:space="preserve"> </w:t>
      </w:r>
      <w:r w:rsidR="00D14F1B" w:rsidRPr="0043289A">
        <w:rPr>
          <w:color w:val="000000" w:themeColor="text1"/>
          <w:szCs w:val="22"/>
          <w:shd w:val="clear" w:color="auto" w:fill="FFFFFF"/>
        </w:rPr>
        <w:t xml:space="preserve">the targeted interactions </w:t>
      </w:r>
      <w:r w:rsidR="00FB3938" w:rsidRPr="0043289A">
        <w:rPr>
          <w:color w:val="000000" w:themeColor="text1"/>
          <w:szCs w:val="22"/>
          <w:shd w:val="clear" w:color="auto" w:fill="FFFFFF"/>
        </w:rPr>
        <w:t>based on complex structures</w:t>
      </w:r>
      <w:r w:rsidR="007051D0" w:rsidRPr="0043289A">
        <w:rPr>
          <w:color w:val="000000" w:themeColor="text1"/>
          <w:szCs w:val="22"/>
          <w:shd w:val="clear" w:color="auto" w:fill="FFFFFF"/>
        </w:rPr>
        <w:t xml:space="preserve"> (</w:t>
      </w:r>
      <w:r w:rsidR="004C11D7" w:rsidRPr="0043289A">
        <w:rPr>
          <w:color w:val="000000" w:themeColor="text1"/>
          <w:szCs w:val="22"/>
          <w:shd w:val="clear" w:color="auto" w:fill="FFFFFF"/>
        </w:rPr>
        <w:t>n</w:t>
      </w:r>
      <w:r w:rsidR="0050661D" w:rsidRPr="0043289A">
        <w:rPr>
          <w:color w:val="000000" w:themeColor="text1"/>
          <w:szCs w:val="22"/>
          <w:shd w:val="clear" w:color="auto" w:fill="FFFFFF"/>
        </w:rPr>
        <w:t xml:space="preserve">ew </w:t>
      </w:r>
      <w:r w:rsidR="007051D0" w:rsidRPr="0043289A">
        <w:rPr>
          <w:color w:val="000000" w:themeColor="text1"/>
          <w:szCs w:val="22"/>
          <w:highlight w:val="yellow"/>
          <w:shd w:val="clear" w:color="auto" w:fill="FFFFFF"/>
        </w:rPr>
        <w:t>Fig. 2a</w:t>
      </w:r>
      <w:r w:rsidR="00620269" w:rsidRPr="0043289A">
        <w:rPr>
          <w:color w:val="000000" w:themeColor="text1"/>
          <w:szCs w:val="22"/>
          <w:highlight w:val="yellow"/>
          <w:shd w:val="clear" w:color="auto" w:fill="FFFFFF"/>
        </w:rPr>
        <w:t>, left distribution</w:t>
      </w:r>
      <w:r w:rsidR="007051D0" w:rsidRPr="0043289A">
        <w:rPr>
          <w:color w:val="000000" w:themeColor="text1"/>
          <w:szCs w:val="22"/>
          <w:shd w:val="clear" w:color="auto" w:fill="FFFFFF"/>
        </w:rPr>
        <w:t>)</w:t>
      </w:r>
      <w:r w:rsidR="00426E28" w:rsidRPr="0043289A">
        <w:rPr>
          <w:color w:val="000000" w:themeColor="text1"/>
          <w:szCs w:val="22"/>
          <w:shd w:val="clear" w:color="auto" w:fill="FFFFFF"/>
        </w:rPr>
        <w:t xml:space="preserve">, </w:t>
      </w:r>
      <w:r w:rsidR="005D1808">
        <w:rPr>
          <w:color w:val="000000" w:themeColor="text1"/>
          <w:szCs w:val="22"/>
          <w:shd w:val="clear" w:color="auto" w:fill="FFFFFF"/>
        </w:rPr>
        <w:t>and</w:t>
      </w:r>
      <w:r w:rsidR="00E1649B" w:rsidRPr="0043289A">
        <w:rPr>
          <w:color w:val="000000" w:themeColor="text1"/>
          <w:szCs w:val="22"/>
          <w:shd w:val="clear" w:color="auto" w:fill="FFFFFF"/>
        </w:rPr>
        <w:t xml:space="preserve"> </w:t>
      </w:r>
      <w:r w:rsidR="00426E28" w:rsidRPr="0043289A">
        <w:rPr>
          <w:color w:val="000000" w:themeColor="text1"/>
          <w:szCs w:val="22"/>
          <w:shd w:val="clear" w:color="auto" w:fill="FFFFFF"/>
        </w:rPr>
        <w:t>t</w:t>
      </w:r>
      <w:r w:rsidR="00AD44BF" w:rsidRPr="0043289A">
        <w:rPr>
          <w:color w:val="000000" w:themeColor="text1"/>
          <w:szCs w:val="22"/>
          <w:shd w:val="clear" w:color="auto" w:fill="FFFFFF"/>
        </w:rPr>
        <w:t xml:space="preserve">he AP-MS data also </w:t>
      </w:r>
      <w:r w:rsidR="00860DC1" w:rsidRPr="0043289A">
        <w:rPr>
          <w:color w:val="000000" w:themeColor="text1"/>
          <w:szCs w:val="22"/>
          <w:shd w:val="clear" w:color="auto" w:fill="FFFFFF"/>
        </w:rPr>
        <w:t>indicate</w:t>
      </w:r>
      <w:r w:rsidR="00613391" w:rsidRPr="0043289A">
        <w:rPr>
          <w:color w:val="000000" w:themeColor="text1"/>
          <w:szCs w:val="22"/>
          <w:shd w:val="clear" w:color="auto" w:fill="FFFFFF"/>
        </w:rPr>
        <w:t xml:space="preserve"> </w:t>
      </w:r>
      <w:r w:rsidR="00A80F6C" w:rsidRPr="0043289A">
        <w:rPr>
          <w:color w:val="000000" w:themeColor="text1"/>
          <w:szCs w:val="22"/>
          <w:shd w:val="clear" w:color="auto" w:fill="FFFFFF"/>
        </w:rPr>
        <w:t>rather</w:t>
      </w:r>
      <w:r w:rsidR="00860DC1" w:rsidRPr="0043289A">
        <w:rPr>
          <w:color w:val="000000" w:themeColor="text1"/>
          <w:szCs w:val="22"/>
          <w:shd w:val="clear" w:color="auto" w:fill="FFFFFF"/>
        </w:rPr>
        <w:t xml:space="preserve"> widespread </w:t>
      </w:r>
      <w:r w:rsidR="00E047C6" w:rsidRPr="0043289A">
        <w:rPr>
          <w:color w:val="000000" w:themeColor="text1"/>
          <w:szCs w:val="22"/>
          <w:shd w:val="clear" w:color="auto" w:fill="FFFFFF"/>
        </w:rPr>
        <w:t>rewiring of physical</w:t>
      </w:r>
      <w:r w:rsidR="00543C79" w:rsidRPr="0043289A">
        <w:rPr>
          <w:color w:val="000000" w:themeColor="text1"/>
          <w:szCs w:val="22"/>
          <w:shd w:val="clear" w:color="auto" w:fill="FFFFFF"/>
        </w:rPr>
        <w:t xml:space="preserve"> protein-protein</w:t>
      </w:r>
      <w:r w:rsidR="00E047C6" w:rsidRPr="0043289A">
        <w:rPr>
          <w:color w:val="000000" w:themeColor="text1"/>
          <w:szCs w:val="22"/>
          <w:shd w:val="clear" w:color="auto" w:fill="FFFFFF"/>
        </w:rPr>
        <w:t xml:space="preserve"> interactions</w:t>
      </w:r>
      <w:r w:rsidR="00620269" w:rsidRPr="0043289A">
        <w:rPr>
          <w:color w:val="000000" w:themeColor="text1"/>
          <w:szCs w:val="22"/>
          <w:shd w:val="clear" w:color="auto" w:fill="FFFFFF"/>
        </w:rPr>
        <w:t xml:space="preserve"> (</w:t>
      </w:r>
      <w:r w:rsidR="004C11D7" w:rsidRPr="0043289A">
        <w:rPr>
          <w:color w:val="000000" w:themeColor="text1"/>
          <w:szCs w:val="22"/>
          <w:shd w:val="clear" w:color="auto" w:fill="FFFFFF"/>
        </w:rPr>
        <w:t>n</w:t>
      </w:r>
      <w:r w:rsidR="00DE6696" w:rsidRPr="0043289A">
        <w:rPr>
          <w:color w:val="000000" w:themeColor="text1"/>
          <w:szCs w:val="22"/>
          <w:shd w:val="clear" w:color="auto" w:fill="FFFFFF"/>
        </w:rPr>
        <w:t xml:space="preserve">ew </w:t>
      </w:r>
      <w:r w:rsidR="00620269" w:rsidRPr="0043289A">
        <w:rPr>
          <w:color w:val="000000" w:themeColor="text1"/>
          <w:szCs w:val="22"/>
          <w:highlight w:val="yellow"/>
          <w:shd w:val="clear" w:color="auto" w:fill="FFFFFF"/>
        </w:rPr>
        <w:t>Fig. 2a, right distribution</w:t>
      </w:r>
      <w:r w:rsidR="00347908" w:rsidRPr="0043289A">
        <w:rPr>
          <w:color w:val="000000" w:themeColor="text1"/>
          <w:szCs w:val="22"/>
          <w:highlight w:val="yellow"/>
          <w:shd w:val="clear" w:color="auto" w:fill="FFFFFF"/>
        </w:rPr>
        <w:t>)</w:t>
      </w:r>
      <w:r w:rsidR="00BD7784">
        <w:rPr>
          <w:color w:val="000000" w:themeColor="text1"/>
          <w:szCs w:val="22"/>
          <w:shd w:val="clear" w:color="auto" w:fill="FFFFFF"/>
        </w:rPr>
        <w:t>. (ii)</w:t>
      </w:r>
      <w:r w:rsidR="00F84711">
        <w:rPr>
          <w:color w:val="000000" w:themeColor="text1"/>
          <w:szCs w:val="22"/>
          <w:shd w:val="clear" w:color="auto" w:fill="FFFFFF"/>
        </w:rPr>
        <w:t xml:space="preserve"> </w:t>
      </w:r>
      <w:r w:rsidR="004044B4">
        <w:rPr>
          <w:color w:val="000000" w:themeColor="text1"/>
          <w:szCs w:val="22"/>
          <w:shd w:val="clear" w:color="auto" w:fill="FFFFFF"/>
        </w:rPr>
        <w:t>I</w:t>
      </w:r>
      <w:r w:rsidR="00352738">
        <w:rPr>
          <w:color w:val="000000" w:themeColor="text1"/>
          <w:szCs w:val="22"/>
          <w:shd w:val="clear" w:color="auto" w:fill="FFFFFF"/>
        </w:rPr>
        <w:t>mporta</w:t>
      </w:r>
      <w:r w:rsidR="00FB6D29">
        <w:rPr>
          <w:color w:val="000000" w:themeColor="text1"/>
          <w:szCs w:val="22"/>
          <w:shd w:val="clear" w:color="auto" w:fill="FFFFFF"/>
        </w:rPr>
        <w:t>ntly</w:t>
      </w:r>
      <w:r w:rsidR="005D38E5">
        <w:rPr>
          <w:color w:val="000000" w:themeColor="text1"/>
          <w:szCs w:val="22"/>
          <w:shd w:val="clear" w:color="auto" w:fill="FFFFFF"/>
        </w:rPr>
        <w:t>, t</w:t>
      </w:r>
      <w:r w:rsidR="00104807" w:rsidRPr="00BD7784">
        <w:rPr>
          <w:color w:val="000000" w:themeColor="text1"/>
          <w:szCs w:val="22"/>
          <w:shd w:val="clear" w:color="auto" w:fill="FFFFFF"/>
        </w:rPr>
        <w:t>he</w:t>
      </w:r>
      <w:r w:rsidR="005D2D04" w:rsidRPr="00BD7784">
        <w:rPr>
          <w:color w:val="000000" w:themeColor="text1"/>
          <w:szCs w:val="22"/>
          <w:shd w:val="clear" w:color="auto" w:fill="FFFFFF"/>
        </w:rPr>
        <w:t xml:space="preserve"> functional consequences </w:t>
      </w:r>
      <w:r w:rsidR="005D2D04" w:rsidRPr="00BD7784">
        <w:rPr>
          <w:color w:val="000000" w:themeColor="text1"/>
          <w:szCs w:val="22"/>
          <w:shd w:val="clear" w:color="auto" w:fill="FFFFFF"/>
        </w:rPr>
        <w:lastRenderedPageBreak/>
        <w:t>of the mutations seen in the E-</w:t>
      </w:r>
      <w:r w:rsidR="00F84711">
        <w:rPr>
          <w:color w:val="000000" w:themeColor="text1"/>
          <w:szCs w:val="22"/>
          <w:shd w:val="clear" w:color="auto" w:fill="FFFFFF"/>
        </w:rPr>
        <w:t>MAP</w:t>
      </w:r>
      <w:r w:rsidR="00126D4B" w:rsidRPr="00BD7784">
        <w:rPr>
          <w:color w:val="000000" w:themeColor="text1"/>
          <w:szCs w:val="22"/>
          <w:shd w:val="clear" w:color="auto" w:fill="FFFFFF"/>
        </w:rPr>
        <w:t xml:space="preserve"> </w:t>
      </w:r>
      <w:r w:rsidR="00CA3D66" w:rsidRPr="00BD7784">
        <w:rPr>
          <w:color w:val="000000" w:themeColor="text1"/>
          <w:szCs w:val="22"/>
          <w:shd w:val="clear" w:color="auto" w:fill="FFFFFF"/>
        </w:rPr>
        <w:t>data</w:t>
      </w:r>
      <w:r w:rsidR="00860DC1" w:rsidRPr="00BD7784">
        <w:rPr>
          <w:color w:val="000000" w:themeColor="text1"/>
          <w:szCs w:val="22"/>
          <w:shd w:val="clear" w:color="auto" w:fill="FFFFFF"/>
        </w:rPr>
        <w:t xml:space="preserve"> </w:t>
      </w:r>
      <w:r w:rsidR="005D2D04" w:rsidRPr="00BD7784">
        <w:rPr>
          <w:color w:val="000000" w:themeColor="text1"/>
          <w:szCs w:val="22"/>
          <w:shd w:val="clear" w:color="auto" w:fill="FFFFFF"/>
        </w:rPr>
        <w:t xml:space="preserve">are </w:t>
      </w:r>
      <w:r w:rsidR="00D92EA8" w:rsidRPr="00BD7784">
        <w:rPr>
          <w:color w:val="000000" w:themeColor="text1"/>
          <w:szCs w:val="22"/>
          <w:shd w:val="clear" w:color="auto" w:fill="FFFFFF"/>
        </w:rPr>
        <w:t xml:space="preserve">better explained by changes in kinetic </w:t>
      </w:r>
      <w:r w:rsidR="007051D0" w:rsidRPr="00BD7784">
        <w:rPr>
          <w:color w:val="000000" w:themeColor="text1"/>
          <w:szCs w:val="22"/>
          <w:shd w:val="clear" w:color="auto" w:fill="FFFFFF"/>
        </w:rPr>
        <w:t xml:space="preserve">parameters </w:t>
      </w:r>
      <w:r w:rsidR="00D92EA8" w:rsidRPr="00BD7784">
        <w:rPr>
          <w:color w:val="000000" w:themeColor="text1"/>
          <w:szCs w:val="22"/>
          <w:shd w:val="clear" w:color="auto" w:fill="FFFFFF"/>
        </w:rPr>
        <w:t>(</w:t>
      </w:r>
      <w:r w:rsidR="004C11D7" w:rsidRPr="00BD7784">
        <w:rPr>
          <w:color w:val="000000" w:themeColor="text1"/>
          <w:szCs w:val="22"/>
          <w:shd w:val="clear" w:color="auto" w:fill="FFFFFF"/>
        </w:rPr>
        <w:t xml:space="preserve">new </w:t>
      </w:r>
      <w:r w:rsidR="00D92EA8" w:rsidRPr="00BD7784">
        <w:rPr>
          <w:color w:val="000000" w:themeColor="text1"/>
          <w:szCs w:val="22"/>
          <w:shd w:val="clear" w:color="auto" w:fill="FFFFFF"/>
        </w:rPr>
        <w:t xml:space="preserve">Fig. </w:t>
      </w:r>
      <w:r w:rsidR="003A3F62" w:rsidRPr="00BD7784">
        <w:rPr>
          <w:color w:val="000000" w:themeColor="text1"/>
          <w:szCs w:val="22"/>
          <w:highlight w:val="yellow"/>
          <w:shd w:val="clear" w:color="auto" w:fill="FFFFFF"/>
        </w:rPr>
        <w:t>4</w:t>
      </w:r>
      <w:proofErr w:type="gramStart"/>
      <w:r w:rsidR="004C11D7" w:rsidRPr="00BD7784">
        <w:rPr>
          <w:color w:val="000000" w:themeColor="text1"/>
          <w:szCs w:val="22"/>
          <w:highlight w:val="yellow"/>
          <w:shd w:val="clear" w:color="auto" w:fill="FFFFFF"/>
        </w:rPr>
        <w:t>b,c</w:t>
      </w:r>
      <w:proofErr w:type="gramEnd"/>
      <w:r w:rsidR="004C11D7" w:rsidRPr="00BD7784">
        <w:rPr>
          <w:color w:val="000000" w:themeColor="text1"/>
          <w:szCs w:val="22"/>
          <w:highlight w:val="yellow"/>
          <w:shd w:val="clear" w:color="auto" w:fill="FFFFFF"/>
        </w:rPr>
        <w:t>,d</w:t>
      </w:r>
      <w:r w:rsidR="00D92EA8" w:rsidRPr="00BD7784">
        <w:rPr>
          <w:color w:val="000000" w:themeColor="text1"/>
          <w:szCs w:val="22"/>
          <w:shd w:val="clear" w:color="auto" w:fill="FFFFFF"/>
        </w:rPr>
        <w:t xml:space="preserve">) than </w:t>
      </w:r>
      <w:r w:rsidR="00860DC1" w:rsidRPr="00BD7784">
        <w:rPr>
          <w:color w:val="000000" w:themeColor="text1"/>
          <w:szCs w:val="22"/>
          <w:shd w:val="clear" w:color="auto" w:fill="FFFFFF"/>
        </w:rPr>
        <w:t>effects</w:t>
      </w:r>
      <w:r w:rsidR="00A11C69" w:rsidRPr="00BD7784">
        <w:rPr>
          <w:color w:val="000000" w:themeColor="text1"/>
          <w:szCs w:val="22"/>
          <w:shd w:val="clear" w:color="auto" w:fill="FFFFFF"/>
        </w:rPr>
        <w:t xml:space="preserve"> directly perturbing </w:t>
      </w:r>
      <w:r w:rsidR="009834B8" w:rsidRPr="00BD7784">
        <w:rPr>
          <w:color w:val="000000" w:themeColor="text1"/>
          <w:szCs w:val="22"/>
          <w:shd w:val="clear" w:color="auto" w:fill="FFFFFF"/>
        </w:rPr>
        <w:t>the</w:t>
      </w:r>
      <w:r w:rsidR="00774555" w:rsidRPr="00BD7784">
        <w:rPr>
          <w:color w:val="000000" w:themeColor="text1"/>
          <w:szCs w:val="22"/>
          <w:shd w:val="clear" w:color="auto" w:fill="FFFFFF"/>
        </w:rPr>
        <w:t xml:space="preserve"> </w:t>
      </w:r>
      <w:r w:rsidR="009834B8" w:rsidRPr="00BD7784">
        <w:rPr>
          <w:color w:val="000000" w:themeColor="text1"/>
          <w:szCs w:val="22"/>
          <w:shd w:val="clear" w:color="auto" w:fill="FFFFFF"/>
        </w:rPr>
        <w:t>targ</w:t>
      </w:r>
      <w:r w:rsidR="009E4F23" w:rsidRPr="00BD7784">
        <w:rPr>
          <w:color w:val="000000" w:themeColor="text1"/>
          <w:szCs w:val="22"/>
          <w:shd w:val="clear" w:color="auto" w:fill="FFFFFF"/>
        </w:rPr>
        <w:t>e</w:t>
      </w:r>
      <w:r w:rsidR="009834B8" w:rsidRPr="00BD7784">
        <w:rPr>
          <w:color w:val="000000" w:themeColor="text1"/>
          <w:szCs w:val="22"/>
          <w:shd w:val="clear" w:color="auto" w:fill="FFFFFF"/>
        </w:rPr>
        <w:t xml:space="preserve">ted </w:t>
      </w:r>
      <w:r w:rsidR="00A11C69" w:rsidRPr="00BD7784">
        <w:rPr>
          <w:color w:val="000000" w:themeColor="text1"/>
          <w:szCs w:val="22"/>
          <w:shd w:val="clear" w:color="auto" w:fill="FFFFFF"/>
        </w:rPr>
        <w:t>physical interaction in</w:t>
      </w:r>
      <w:r w:rsidR="0040395E" w:rsidRPr="00BD7784">
        <w:rPr>
          <w:color w:val="000000" w:themeColor="text1"/>
          <w:szCs w:val="22"/>
          <w:shd w:val="clear" w:color="auto" w:fill="FFFFFF"/>
        </w:rPr>
        <w:t>terfaces</w:t>
      </w:r>
      <w:r w:rsidR="002B521A" w:rsidRPr="00BD7784">
        <w:rPr>
          <w:color w:val="000000" w:themeColor="text1"/>
          <w:szCs w:val="22"/>
          <w:shd w:val="clear" w:color="auto" w:fill="FFFFFF"/>
        </w:rPr>
        <w:t xml:space="preserve"> (</w:t>
      </w:r>
      <w:r w:rsidR="002B521A" w:rsidRPr="00BD7784">
        <w:rPr>
          <w:color w:val="000000" w:themeColor="text1"/>
          <w:szCs w:val="22"/>
          <w:highlight w:val="yellow"/>
          <w:shd w:val="clear" w:color="auto" w:fill="FFFFFF"/>
        </w:rPr>
        <w:t xml:space="preserve">Fig. </w:t>
      </w:r>
      <w:r w:rsidR="00F34D3B" w:rsidRPr="00BD7784">
        <w:rPr>
          <w:color w:val="000000" w:themeColor="text1"/>
          <w:szCs w:val="22"/>
          <w:highlight w:val="yellow"/>
          <w:shd w:val="clear" w:color="auto" w:fill="FFFFFF"/>
        </w:rPr>
        <w:t>1</w:t>
      </w:r>
      <w:r w:rsidR="006A3112" w:rsidRPr="00BD7784">
        <w:rPr>
          <w:color w:val="000000" w:themeColor="text1"/>
          <w:szCs w:val="22"/>
          <w:highlight w:val="yellow"/>
          <w:shd w:val="clear" w:color="auto" w:fill="FFFFFF"/>
        </w:rPr>
        <w:t>g</w:t>
      </w:r>
      <w:r w:rsidR="002B521A" w:rsidRPr="00BD7784">
        <w:rPr>
          <w:color w:val="000000" w:themeColor="text1"/>
          <w:szCs w:val="22"/>
          <w:shd w:val="clear" w:color="auto" w:fill="FFFFFF"/>
        </w:rPr>
        <w:t>)</w:t>
      </w:r>
      <w:r w:rsidR="0040395E" w:rsidRPr="00BD7784">
        <w:rPr>
          <w:color w:val="000000" w:themeColor="text1"/>
          <w:szCs w:val="22"/>
          <w:shd w:val="clear" w:color="auto" w:fill="FFFFFF"/>
        </w:rPr>
        <w:t>.</w:t>
      </w:r>
    </w:p>
    <w:p w14:paraId="0EA45EC2" w14:textId="77777777" w:rsidR="007051D0" w:rsidRPr="001C16D7" w:rsidRDefault="007051D0" w:rsidP="00E047C6">
      <w:pPr>
        <w:rPr>
          <w:color w:val="000000" w:themeColor="text1"/>
          <w:szCs w:val="22"/>
          <w:shd w:val="clear" w:color="auto" w:fill="FFFFFF"/>
        </w:rPr>
      </w:pPr>
    </w:p>
    <w:p w14:paraId="26DD9E60" w14:textId="53CFF2D8" w:rsidR="00897C86" w:rsidRPr="000231D8" w:rsidRDefault="00C162DC" w:rsidP="00C162DC">
      <w:pPr>
        <w:rPr>
          <w:color w:val="000000" w:themeColor="text1"/>
          <w:szCs w:val="22"/>
          <w:shd w:val="clear" w:color="auto" w:fill="FFFFFF"/>
        </w:rPr>
      </w:pPr>
      <w:commentRangeStart w:id="8"/>
      <w:r>
        <w:rPr>
          <w:color w:val="000000" w:themeColor="text1"/>
          <w:szCs w:val="22"/>
          <w:shd w:val="clear" w:color="auto" w:fill="FFFFFF"/>
        </w:rPr>
        <w:t>We revised t</w:t>
      </w:r>
      <w:r w:rsidR="00543C79" w:rsidRPr="001C16D7">
        <w:rPr>
          <w:color w:val="000000" w:themeColor="text1"/>
          <w:szCs w:val="22"/>
          <w:shd w:val="clear" w:color="auto" w:fill="FFFFFF"/>
        </w:rPr>
        <w:t>he main text</w:t>
      </w:r>
      <w:r w:rsidR="00E65699">
        <w:rPr>
          <w:color w:val="000000" w:themeColor="text1"/>
          <w:szCs w:val="22"/>
          <w:shd w:val="clear" w:color="auto" w:fill="FFFFFF"/>
        </w:rPr>
        <w:t>,</w:t>
      </w:r>
      <w:r w:rsidR="00543C79" w:rsidRPr="001C16D7">
        <w:rPr>
          <w:color w:val="000000" w:themeColor="text1"/>
          <w:szCs w:val="22"/>
          <w:shd w:val="clear" w:color="auto" w:fill="FFFFFF"/>
        </w:rPr>
        <w:t xml:space="preserve"> Figure 2</w:t>
      </w:r>
      <w:r w:rsidR="00E469DE" w:rsidRPr="001C16D7">
        <w:rPr>
          <w:color w:val="000000" w:themeColor="text1"/>
          <w:szCs w:val="22"/>
          <w:shd w:val="clear" w:color="auto" w:fill="FFFFFF"/>
        </w:rPr>
        <w:t xml:space="preserve">, </w:t>
      </w:r>
      <w:r w:rsidR="00E51AFA">
        <w:rPr>
          <w:color w:val="000000" w:themeColor="text1"/>
          <w:szCs w:val="22"/>
          <w:shd w:val="clear" w:color="auto" w:fill="FFFFFF"/>
        </w:rPr>
        <w:t xml:space="preserve">and </w:t>
      </w:r>
      <w:r w:rsidR="00E469DE" w:rsidRPr="001C16D7">
        <w:rPr>
          <w:color w:val="000000" w:themeColor="text1"/>
          <w:szCs w:val="22"/>
          <w:shd w:val="clear" w:color="auto" w:fill="FFFFFF"/>
        </w:rPr>
        <w:t>Extended Data Figure 5</w:t>
      </w:r>
      <w:r w:rsidR="00031015">
        <w:rPr>
          <w:color w:val="000000" w:themeColor="text1"/>
          <w:szCs w:val="22"/>
          <w:shd w:val="clear" w:color="auto" w:fill="FFFFFF"/>
        </w:rPr>
        <w:t xml:space="preserve"> as follow</w:t>
      </w:r>
      <w:r w:rsidR="00835848">
        <w:rPr>
          <w:color w:val="000000" w:themeColor="text1"/>
          <w:szCs w:val="22"/>
          <w:shd w:val="clear" w:color="auto" w:fill="FFFFFF"/>
        </w:rPr>
        <w:t>s:</w:t>
      </w:r>
      <w:commentRangeEnd w:id="8"/>
      <w:r w:rsidR="00D703B0">
        <w:rPr>
          <w:rStyle w:val="CommentReference"/>
        </w:rPr>
        <w:commentReference w:id="8"/>
      </w:r>
    </w:p>
    <w:p w14:paraId="66F677EA" w14:textId="7EB2A7D5" w:rsidR="00C162DC" w:rsidRPr="00A5692B" w:rsidRDefault="00C162DC" w:rsidP="00C162DC">
      <w:pPr>
        <w:rPr>
          <w:b/>
          <w:color w:val="385623" w:themeColor="accent6" w:themeShade="80"/>
          <w:szCs w:val="22"/>
        </w:rPr>
      </w:pPr>
      <w:r w:rsidRPr="00A5692B">
        <w:rPr>
          <w:b/>
          <w:color w:val="385623" w:themeColor="accent6" w:themeShade="80"/>
          <w:szCs w:val="22"/>
        </w:rPr>
        <w:t>Physical interactions of Gsp1 mutants.</w:t>
      </w:r>
    </w:p>
    <w:p w14:paraId="43C7E705" w14:textId="1A9F1BAD" w:rsidR="00C162DC" w:rsidRPr="00305B3E" w:rsidRDefault="00C162DC" w:rsidP="00E047C6">
      <w:pPr>
        <w:rPr>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Pr="00DB556D">
        <w:rPr>
          <w:color w:val="1F3864" w:themeColor="accent1" w:themeShade="80"/>
          <w:szCs w:val="22"/>
        </w:rPr>
        <w:t xml:space="preserve">316 high confidence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Pr="00DB556D">
        <w:rPr>
          <w:color w:val="1F3864" w:themeColor="accent1" w:themeShade="80"/>
        </w:rPr>
        <w:t>From our AP-MS data, we could quantify the abundance changes of the two core regulators Rna1 (GAP) and Srm1 (GEF), as well as four effectors Yrb1, Kap95, Pse1 and Srp1. Although, on average, when the Gsp1 mutation was in the interface core with the prey partner the abundance of the prey partner was decreased, we could also see notable changes in prey abundance in cases where the mutation was not directly in the interface (</w:t>
      </w:r>
      <w:r w:rsidRPr="00DB556D">
        <w:rPr>
          <w:b/>
          <w:bCs/>
          <w:color w:val="1F3864" w:themeColor="accent1" w:themeShade="80"/>
        </w:rPr>
        <w:t>Fig. 2b, Extended Data Fig. 5</w:t>
      </w:r>
      <w:r>
        <w:rPr>
          <w:b/>
          <w:bCs/>
          <w:color w:val="1F3864" w:themeColor="accent1" w:themeShade="80"/>
        </w:rPr>
        <w:t>b</w:t>
      </w:r>
      <w:r w:rsidRPr="00DB556D">
        <w:rPr>
          <w:color w:val="1F3864" w:themeColor="accent1" w:themeShade="80"/>
        </w:rPr>
        <w:t>). We also observed a wide spread of abundance for the main regulators, GAP (Rna1) and GEF (Srm1), even for the mutations that are outside either of the interfaces (</w:t>
      </w:r>
      <w:r w:rsidRPr="00DB556D">
        <w:rPr>
          <w:b/>
          <w:color w:val="1F3864" w:themeColor="accent1" w:themeShade="80"/>
        </w:rPr>
        <w:t>Fig. 2c</w:t>
      </w:r>
      <w:r w:rsidRPr="00DB556D">
        <w:rPr>
          <w:color w:val="1F3864" w:themeColor="accent1" w:themeShade="80"/>
        </w:rPr>
        <w:t>,</w:t>
      </w:r>
      <w:r w:rsidRPr="00DB556D">
        <w:rPr>
          <w:b/>
          <w:color w:val="1F3864" w:themeColor="accent1" w:themeShade="80"/>
        </w:rPr>
        <w:t xml:space="preserve"> Extended Data Fig. 5</w:t>
      </w:r>
      <w:r w:rsidRPr="00DB556D">
        <w:rPr>
          <w:color w:val="1F3864" w:themeColor="accent1" w:themeShade="80"/>
        </w:rPr>
        <w:t>,</w:t>
      </w:r>
      <w:r w:rsidRPr="00DB556D">
        <w:rPr>
          <w:b/>
          <w:color w:val="1F3864" w:themeColor="accent1" w:themeShade="80"/>
        </w:rPr>
        <w:t xml:space="preserve"> Supplementary File 1 Table 5</w:t>
      </w:r>
      <w:r w:rsidRPr="00DB556D">
        <w:rPr>
          <w:color w:val="1F3864" w:themeColor="accent1" w:themeShade="80"/>
        </w:rPr>
        <w:t>). For example</w:t>
      </w:r>
      <w:r>
        <w:rPr>
          <w:color w:val="1F3864" w:themeColor="accent1" w:themeShade="80"/>
        </w:rPr>
        <w:t>,</w:t>
      </w:r>
      <w:r w:rsidRPr="00DB556D">
        <w:rPr>
          <w:color w:val="1F3864" w:themeColor="accent1" w:themeShade="80"/>
        </w:rPr>
        <w:t xml:space="preserve"> mutations at the position 34, which is in the core of the interface with Yrb1, increase the levels of pulled-down GEF, and decrease the levels of pulled-down GAP, even though the residue is outside either of the interfaces (</w:t>
      </w:r>
      <w:r w:rsidRPr="00DB556D">
        <w:rPr>
          <w:b/>
          <w:color w:val="1F3864" w:themeColor="accent1" w:themeShade="80"/>
        </w:rPr>
        <w:t>Fig. 2c-d</w:t>
      </w:r>
      <w:r w:rsidRPr="00DB556D">
        <w:rPr>
          <w:color w:val="1F3864" w:themeColor="accent1" w:themeShade="80"/>
        </w:rPr>
        <w:t xml:space="preserve">). </w:t>
      </w:r>
      <w:r w:rsidRPr="00FF29B2">
        <w:rPr>
          <w:color w:val="385623" w:themeColor="accent6" w:themeShade="80"/>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31AF8D23" w14:textId="4B6A2381" w:rsidR="00C963F1" w:rsidRPr="001C16D7" w:rsidRDefault="00C963F1" w:rsidP="00E047C6">
      <w:pPr>
        <w:keepNext/>
        <w:rPr>
          <w:szCs w:val="22"/>
        </w:rPr>
      </w:pPr>
    </w:p>
    <w:p w14:paraId="2A0F7DE7" w14:textId="42156E52" w:rsidR="00D419FF" w:rsidRPr="00940E08" w:rsidRDefault="008E17D4" w:rsidP="00437E2B">
      <w:pPr>
        <w:rPr>
          <w:b/>
          <w:bCs/>
          <w:color w:val="000000" w:themeColor="text1"/>
          <w:szCs w:val="22"/>
        </w:rPr>
      </w:pPr>
      <w:r>
        <w:rPr>
          <w:b/>
          <w:bCs/>
          <w:color w:val="000000" w:themeColor="text1"/>
          <w:szCs w:val="22"/>
        </w:rPr>
        <w:t xml:space="preserve">GENERAL </w:t>
      </w:r>
      <w:r w:rsidR="00E469DE" w:rsidRPr="001C16D7">
        <w:rPr>
          <w:b/>
          <w:bCs/>
          <w:color w:val="000000" w:themeColor="text1"/>
          <w:szCs w:val="22"/>
        </w:rPr>
        <w:t xml:space="preserve">POINT </w:t>
      </w:r>
      <w:r w:rsidR="00B83142">
        <w:rPr>
          <w:b/>
          <w:bCs/>
          <w:color w:val="000000" w:themeColor="text1"/>
          <w:szCs w:val="22"/>
        </w:rPr>
        <w:t>3</w:t>
      </w:r>
      <w:r w:rsidR="00E469DE" w:rsidRPr="001C16D7">
        <w:rPr>
          <w:b/>
          <w:bCs/>
          <w:color w:val="000000" w:themeColor="text1"/>
          <w:szCs w:val="22"/>
        </w:rPr>
        <w:t xml:space="preserve">: </w:t>
      </w:r>
      <w:r w:rsidR="00BF3FD5">
        <w:rPr>
          <w:b/>
          <w:bCs/>
          <w:color w:val="000000" w:themeColor="text1"/>
          <w:szCs w:val="22"/>
        </w:rPr>
        <w:t>Study of additional mutations</w:t>
      </w:r>
      <w:r w:rsidR="001F156F" w:rsidRPr="001C16D7">
        <w:rPr>
          <w:b/>
          <w:bCs/>
          <w:color w:val="000000" w:themeColor="text1"/>
          <w:szCs w:val="22"/>
        </w:rPr>
        <w:t>.</w:t>
      </w:r>
    </w:p>
    <w:p w14:paraId="72142282" w14:textId="3C331CD6" w:rsidR="005357AA" w:rsidRDefault="002C7282" w:rsidP="007F06D4">
      <w:pPr>
        <w:rPr>
          <w:color w:val="000000" w:themeColor="text1"/>
          <w:szCs w:val="22"/>
          <w:shd w:val="clear" w:color="auto" w:fill="FFFFFF"/>
        </w:rPr>
      </w:pPr>
      <w:r>
        <w:rPr>
          <w:color w:val="000000" w:themeColor="text1"/>
          <w:szCs w:val="22"/>
        </w:rPr>
        <w:t>Reviewers</w:t>
      </w:r>
      <w:r w:rsidR="001F156F" w:rsidRPr="001C16D7">
        <w:rPr>
          <w:color w:val="000000" w:themeColor="text1"/>
          <w:szCs w:val="22"/>
        </w:rPr>
        <w:t xml:space="preserve"> 2 and 3 </w:t>
      </w:r>
      <w:r w:rsidR="008806AB">
        <w:rPr>
          <w:color w:val="000000" w:themeColor="text1"/>
          <w:szCs w:val="22"/>
        </w:rPr>
        <w:t xml:space="preserve">suggested </w:t>
      </w:r>
      <w:r w:rsidR="00867AC7">
        <w:rPr>
          <w:color w:val="000000" w:themeColor="text1"/>
          <w:szCs w:val="22"/>
        </w:rPr>
        <w:t xml:space="preserve">expanding our study with </w:t>
      </w:r>
      <w:r w:rsidR="00CE2B22">
        <w:rPr>
          <w:color w:val="000000" w:themeColor="text1"/>
          <w:szCs w:val="22"/>
        </w:rPr>
        <w:t xml:space="preserve">additional mutations, and </w:t>
      </w:r>
      <w:r w:rsidR="009C65EF">
        <w:rPr>
          <w:color w:val="000000" w:themeColor="text1"/>
          <w:szCs w:val="22"/>
        </w:rPr>
        <w:t>collecting all</w:t>
      </w:r>
      <w:r w:rsidR="00A00374">
        <w:rPr>
          <w:color w:val="000000" w:themeColor="text1"/>
          <w:szCs w:val="22"/>
        </w:rPr>
        <w:t xml:space="preserve"> </w:t>
      </w:r>
      <w:r w:rsidR="009237B3">
        <w:rPr>
          <w:color w:val="000000" w:themeColor="text1"/>
          <w:szCs w:val="22"/>
        </w:rPr>
        <w:t>experiments (</w:t>
      </w:r>
      <w:r w:rsidR="002A4485">
        <w:rPr>
          <w:color w:val="000000" w:themeColor="text1"/>
          <w:szCs w:val="22"/>
        </w:rPr>
        <w:t>functional genomics, proteomics, kinetics, NMR)</w:t>
      </w:r>
      <w:r w:rsidR="00A00374">
        <w:rPr>
          <w:color w:val="000000" w:themeColor="text1"/>
          <w:szCs w:val="22"/>
        </w:rPr>
        <w:t xml:space="preserve"> </w:t>
      </w:r>
      <w:r w:rsidR="009C65EF">
        <w:rPr>
          <w:color w:val="000000" w:themeColor="text1"/>
          <w:szCs w:val="22"/>
        </w:rPr>
        <w:t>on</w:t>
      </w:r>
      <w:r w:rsidR="00A00374">
        <w:rPr>
          <w:color w:val="000000" w:themeColor="text1"/>
          <w:szCs w:val="22"/>
        </w:rPr>
        <w:t xml:space="preserve"> all mutants. </w:t>
      </w:r>
      <w:r w:rsidR="00966831">
        <w:rPr>
          <w:color w:val="000000" w:themeColor="text1"/>
          <w:szCs w:val="22"/>
          <w:shd w:val="clear" w:color="auto" w:fill="FFFFFF"/>
        </w:rPr>
        <w:t>A</w:t>
      </w:r>
      <w:r w:rsidR="00BE73EC">
        <w:rPr>
          <w:color w:val="000000" w:themeColor="text1"/>
          <w:szCs w:val="22"/>
          <w:shd w:val="clear" w:color="auto" w:fill="FFFFFF"/>
        </w:rPr>
        <w:t xml:space="preserve">dditional mutants could of course be interesting to study. </w:t>
      </w:r>
      <w:r w:rsidR="009618E9">
        <w:rPr>
          <w:color w:val="000000" w:themeColor="text1"/>
          <w:szCs w:val="22"/>
          <w:shd w:val="clear" w:color="auto" w:fill="FFFFFF"/>
        </w:rPr>
        <w:t>We would like to note that our</w:t>
      </w:r>
      <w:r w:rsidR="00BE73EC">
        <w:rPr>
          <w:color w:val="000000" w:themeColor="text1"/>
          <w:szCs w:val="22"/>
          <w:shd w:val="clear" w:color="auto" w:fill="FFFFFF"/>
        </w:rPr>
        <w:t xml:space="preserve"> mutants already span a considerable range of behaviors. For example, the NMR data show that our mutants cover the entire range of the 2-state equilibrium we observe, from essentially 100% in state 1 for some mutants to essentially 100% in state 2 for </w:t>
      </w:r>
      <w:proofErr w:type="gramStart"/>
      <w:r w:rsidR="00BE73EC">
        <w:rPr>
          <w:color w:val="000000" w:themeColor="text1"/>
          <w:szCs w:val="22"/>
          <w:shd w:val="clear" w:color="auto" w:fill="FFFFFF"/>
        </w:rPr>
        <w:t>others</w:t>
      </w:r>
      <w:proofErr w:type="gramEnd"/>
      <w:r w:rsidR="00BE73EC">
        <w:rPr>
          <w:color w:val="000000" w:themeColor="text1"/>
          <w:szCs w:val="22"/>
          <w:shd w:val="clear" w:color="auto" w:fill="FFFFFF"/>
        </w:rPr>
        <w:t xml:space="preserve"> mutants, and yet other mutants with behaviors between the two extremes. Similarly, we see a considerable range of changes in kinetic parameters that we ultimately group unto three classes of behaviors (</w:t>
      </w:r>
      <w:r w:rsidR="00EC2256">
        <w:rPr>
          <w:color w:val="000000" w:themeColor="text1"/>
          <w:szCs w:val="22"/>
          <w:highlight w:val="yellow"/>
          <w:shd w:val="clear" w:color="auto" w:fill="FFFFFF"/>
        </w:rPr>
        <w:t xml:space="preserve">Fig. </w:t>
      </w:r>
      <w:proofErr w:type="gramStart"/>
      <w:r w:rsidR="00EC2256">
        <w:rPr>
          <w:color w:val="000000" w:themeColor="text1"/>
          <w:szCs w:val="22"/>
          <w:highlight w:val="yellow"/>
          <w:shd w:val="clear" w:color="auto" w:fill="FFFFFF"/>
        </w:rPr>
        <w:t>4,c</w:t>
      </w:r>
      <w:proofErr w:type="gramEnd"/>
      <w:r w:rsidR="00EC2256">
        <w:rPr>
          <w:color w:val="000000" w:themeColor="text1"/>
          <w:szCs w:val="22"/>
          <w:highlight w:val="yellow"/>
          <w:shd w:val="clear" w:color="auto" w:fill="FFFFFF"/>
        </w:rPr>
        <w:t>,d</w:t>
      </w:r>
      <w:r w:rsidR="00BE73EC">
        <w:rPr>
          <w:color w:val="000000" w:themeColor="text1"/>
          <w:szCs w:val="22"/>
          <w:shd w:val="clear" w:color="auto" w:fill="FFFFFF"/>
        </w:rPr>
        <w:t xml:space="preserve">). We therefore feel that additional mutants would be unlikely to uncover new classes of behaviors. </w:t>
      </w:r>
    </w:p>
    <w:p w14:paraId="25621D2B" w14:textId="77777777" w:rsidR="009D6484" w:rsidRDefault="009D6484" w:rsidP="00D4357D">
      <w:pPr>
        <w:rPr>
          <w:color w:val="000000" w:themeColor="text1"/>
          <w:szCs w:val="22"/>
        </w:rPr>
      </w:pPr>
    </w:p>
    <w:p w14:paraId="4CC2678B" w14:textId="12FEDFA0" w:rsidR="00267D85" w:rsidRPr="001C16D7" w:rsidRDefault="00267D85">
      <w:pPr>
        <w:spacing w:after="0"/>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437E2B">
      <w:pPr>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437E2B">
      <w:pPr>
        <w:rPr>
          <w:b/>
          <w:bCs/>
          <w:szCs w:val="22"/>
        </w:rPr>
      </w:pPr>
      <w:r w:rsidRPr="001C16D7">
        <w:rPr>
          <w:b/>
          <w:bCs/>
          <w:szCs w:val="22"/>
          <w:shd w:val="clear" w:color="auto" w:fill="FFFFFF"/>
        </w:rPr>
        <w:t>Referee #1:</w:t>
      </w:r>
    </w:p>
    <w:p w14:paraId="192871CE" w14:textId="77777777" w:rsidR="00437E2B" w:rsidRPr="001C16D7" w:rsidRDefault="00A43B6B" w:rsidP="00437E2B">
      <w:pPr>
        <w:rPr>
          <w:i/>
          <w:iCs/>
          <w:szCs w:val="22"/>
          <w:shd w:val="clear" w:color="auto" w:fill="FFFFFF"/>
        </w:rPr>
      </w:pPr>
      <w:r w:rsidRPr="001C16D7">
        <w:rPr>
          <w:i/>
          <w:iCs/>
          <w:szCs w:val="22"/>
          <w:shd w:val="clear" w:color="auto" w:fill="FFFFFF"/>
        </w:rPr>
        <w:t xml:space="preserve">In their manuscript, Perica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437E2B">
      <w:pPr>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437E2B">
      <w:pPr>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5376CFEC" w:rsidR="00F70F33" w:rsidRPr="00351765" w:rsidDel="00285E00" w:rsidRDefault="001B3084" w:rsidP="00437E2B">
      <w:pPr>
        <w:rPr>
          <w:del w:id="9" w:author="Tanja Kortemme" w:date="2020-07-29T10:37:00Z"/>
          <w:color w:val="000000" w:themeColor="text1"/>
          <w:szCs w:val="22"/>
        </w:rPr>
      </w:pPr>
      <w:del w:id="10" w:author="Tanja Kortemme" w:date="2020-07-29T10:37:00Z">
        <w:r w:rsidRPr="00351765" w:rsidDel="00285E00">
          <w:rPr>
            <w:color w:val="000000" w:themeColor="text1"/>
            <w:szCs w:val="22"/>
            <w:shd w:val="clear" w:color="auto" w:fill="FFFFFF"/>
          </w:rPr>
          <w:delText>We would like to thank Reviewer 1 on this summary of our work and on the shared enthusiasm for our results. We especially appreciate this approval knowing that Revi</w:delText>
        </w:r>
        <w:r w:rsidR="00437E2B" w:rsidRPr="00351765" w:rsidDel="00285E00">
          <w:rPr>
            <w:color w:val="000000" w:themeColor="text1"/>
            <w:szCs w:val="22"/>
            <w:shd w:val="clear" w:color="auto" w:fill="FFFFFF"/>
          </w:rPr>
          <w:delText>e</w:delText>
        </w:r>
        <w:r w:rsidRPr="00351765" w:rsidDel="00285E00">
          <w:rPr>
            <w:color w:val="000000" w:themeColor="text1"/>
            <w:szCs w:val="22"/>
            <w:shd w:val="clear" w:color="auto" w:fill="FFFFFF"/>
          </w:rPr>
          <w:delText>wer 1 is an expert in small GTPases.</w:delText>
        </w:r>
      </w:del>
    </w:p>
    <w:p w14:paraId="532603FF" w14:textId="77777777" w:rsidR="00285E00" w:rsidRDefault="00285E00" w:rsidP="00437E2B">
      <w:pPr>
        <w:rPr>
          <w:ins w:id="11" w:author="Tanja Kortemme" w:date="2020-07-29T10:37:00Z"/>
          <w:color w:val="000000" w:themeColor="text1"/>
          <w:szCs w:val="22"/>
          <w:shd w:val="clear" w:color="auto" w:fill="FFFFFF"/>
        </w:rPr>
      </w:pPr>
    </w:p>
    <w:p w14:paraId="22EE9727" w14:textId="10136568" w:rsidR="00437E2B" w:rsidRPr="001C16D7" w:rsidRDefault="00A43B6B" w:rsidP="00437E2B">
      <w:pPr>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437E2B">
      <w:pPr>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437E2B">
      <w:pPr>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4061DE6D" w14:textId="69D3D546" w:rsidR="00CF4B4F" w:rsidRPr="00351765" w:rsidDel="00AE18C1" w:rsidRDefault="002255B0">
      <w:pPr>
        <w:rPr>
          <w:del w:id="12" w:author="Tanja Kortemme" w:date="2020-07-29T10:51:00Z"/>
          <w:color w:val="000000" w:themeColor="text1"/>
          <w:szCs w:val="22"/>
          <w:shd w:val="clear" w:color="auto" w:fill="FFFFFF"/>
        </w:rPr>
      </w:pPr>
      <w:ins w:id="13" w:author="Tanja Kortemme" w:date="2020-07-29T10:50:00Z">
        <w:r>
          <w:rPr>
            <w:color w:val="000000" w:themeColor="text1"/>
            <w:szCs w:val="22"/>
            <w:shd w:val="clear" w:color="auto" w:fill="FFFFFF"/>
          </w:rPr>
          <w:t>We</w:t>
        </w:r>
      </w:ins>
      <w:ins w:id="14" w:author="Tanja Kortemme" w:date="2020-07-29T10:48:00Z">
        <w:r w:rsidR="0072391D">
          <w:rPr>
            <w:color w:val="000000" w:themeColor="text1"/>
            <w:szCs w:val="22"/>
            <w:shd w:val="clear" w:color="auto" w:fill="FFFFFF"/>
          </w:rPr>
          <w:t xml:space="preserve"> thank the reviewer f</w:t>
        </w:r>
      </w:ins>
      <w:ins w:id="15" w:author="Tanja Kortemme" w:date="2020-07-29T10:49:00Z">
        <w:r w:rsidR="0072391D">
          <w:rPr>
            <w:color w:val="000000" w:themeColor="text1"/>
            <w:szCs w:val="22"/>
            <w:shd w:val="clear" w:color="auto" w:fill="FFFFFF"/>
          </w:rPr>
          <w:t xml:space="preserve">or raising this important point. </w:t>
        </w:r>
      </w:ins>
      <w:r w:rsidR="00437E2B"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00437E2B" w:rsidRPr="00351765">
        <w:rPr>
          <w:color w:val="000000" w:themeColor="text1"/>
          <w:szCs w:val="22"/>
          <w:shd w:val="clear" w:color="auto" w:fill="FFFFFF"/>
        </w:rPr>
        <w:t xml:space="preserve"> in our Western blot data </w:t>
      </w:r>
      <w:ins w:id="16" w:author="Tanja Kortemme" w:date="2020-07-29T10:46:00Z">
        <w:r w:rsidR="0080711D">
          <w:rPr>
            <w:color w:val="000000" w:themeColor="text1"/>
            <w:szCs w:val="22"/>
            <w:shd w:val="clear" w:color="auto" w:fill="FFFFFF"/>
          </w:rPr>
          <w:t xml:space="preserve">(one for K154M and one for R108G) </w:t>
        </w:r>
      </w:ins>
      <w:r w:rsidR="00437E2B" w:rsidRPr="00351765">
        <w:rPr>
          <w:color w:val="000000" w:themeColor="text1"/>
          <w:szCs w:val="22"/>
          <w:shd w:val="clear" w:color="auto" w:fill="FFFFFF"/>
        </w:rPr>
        <w:t>that deviate 6-fold from the</w:t>
      </w:r>
      <w:r w:rsidR="00E74C56" w:rsidRPr="00351765">
        <w:rPr>
          <w:color w:val="000000" w:themeColor="text1"/>
          <w:szCs w:val="22"/>
          <w:shd w:val="clear" w:color="auto" w:fill="FFFFFF"/>
        </w:rPr>
        <w:t xml:space="preserve"> mean</w:t>
      </w:r>
      <w:r w:rsidR="00437E2B" w:rsidRPr="00351765">
        <w:rPr>
          <w:color w:val="000000" w:themeColor="text1"/>
          <w:szCs w:val="22"/>
          <w:shd w:val="clear" w:color="auto" w:fill="FFFFFF"/>
        </w:rPr>
        <w:t xml:space="preserve"> WT expression</w:t>
      </w:r>
      <w:ins w:id="17" w:author="Tanja Kortemme" w:date="2020-07-29T10:50:00Z">
        <w:r>
          <w:rPr>
            <w:color w:val="000000" w:themeColor="text1"/>
            <w:szCs w:val="22"/>
            <w:shd w:val="clear" w:color="auto" w:fill="FFFFFF"/>
          </w:rPr>
          <w:t xml:space="preserve"> (</w:t>
        </w:r>
      </w:ins>
      <w:ins w:id="18" w:author="Tanja Kortemme" w:date="2020-07-29T10:49:00Z">
        <w:r w:rsidR="00D17D45">
          <w:rPr>
            <w:color w:val="000000" w:themeColor="text1"/>
            <w:szCs w:val="22"/>
            <w:shd w:val="clear" w:color="auto" w:fill="FFFFFF"/>
          </w:rPr>
          <w:t>b</w:t>
        </w:r>
      </w:ins>
      <w:ins w:id="19" w:author="Tanja Kortemme" w:date="2020-07-29T10:50:00Z">
        <w:r w:rsidR="00D17D45">
          <w:rPr>
            <w:color w:val="000000" w:themeColor="text1"/>
            <w:szCs w:val="22"/>
            <w:shd w:val="clear" w:color="auto" w:fill="FFFFFF"/>
          </w:rPr>
          <w:t>ut also from other replicates for these mutants</w:t>
        </w:r>
        <w:r w:rsidR="00453DD9">
          <w:rPr>
            <w:color w:val="000000" w:themeColor="text1"/>
            <w:szCs w:val="22"/>
            <w:shd w:val="clear" w:color="auto" w:fill="FFFFFF"/>
          </w:rPr>
          <w:t>)</w:t>
        </w:r>
      </w:ins>
      <w:del w:id="20" w:author="Tanja Kortemme" w:date="2020-07-29T10:49:00Z">
        <w:r w:rsidR="00E74C56" w:rsidRPr="00351765" w:rsidDel="0072391D">
          <w:rPr>
            <w:color w:val="000000" w:themeColor="text1"/>
            <w:szCs w:val="22"/>
            <w:shd w:val="clear" w:color="auto" w:fill="FFFFFF"/>
          </w:rPr>
          <w:delText>, but also from the other replicates</w:delText>
        </w:r>
        <w:r w:rsidR="00E75C24" w:rsidRPr="00351765" w:rsidDel="0072391D">
          <w:rPr>
            <w:color w:val="000000" w:themeColor="text1"/>
            <w:szCs w:val="22"/>
            <w:shd w:val="clear" w:color="auto" w:fill="FFFFFF"/>
          </w:rPr>
          <w:delText xml:space="preserve"> for those mutants</w:delText>
        </w:r>
      </w:del>
      <w:del w:id="21" w:author="Tanja Kortemme" w:date="2020-07-29T10:48:00Z">
        <w:r w:rsidR="00437E2B" w:rsidRPr="00351765" w:rsidDel="0080711D">
          <w:rPr>
            <w:color w:val="000000" w:themeColor="text1"/>
            <w:szCs w:val="22"/>
            <w:shd w:val="clear" w:color="auto" w:fill="FFFFFF"/>
          </w:rPr>
          <w:delText>.</w:delText>
        </w:r>
        <w:r w:rsidR="00437E2B" w:rsidRPr="00351765" w:rsidDel="0072391D">
          <w:rPr>
            <w:color w:val="000000" w:themeColor="text1"/>
            <w:szCs w:val="22"/>
            <w:shd w:val="clear" w:color="auto" w:fill="FFFFFF"/>
          </w:rPr>
          <w:delText xml:space="preserve"> </w:delText>
        </w:r>
      </w:del>
      <w:del w:id="22" w:author="Tanja Kortemme" w:date="2020-07-29T10:47:00Z">
        <w:r w:rsidR="00E74C56" w:rsidRPr="00351765" w:rsidDel="0080711D">
          <w:rPr>
            <w:color w:val="000000" w:themeColor="text1"/>
            <w:szCs w:val="22"/>
            <w:shd w:val="clear" w:color="auto" w:fill="FFFFFF"/>
          </w:rPr>
          <w:delText>O</w:delText>
        </w:r>
        <w:r w:rsidR="00437E2B" w:rsidRPr="00351765" w:rsidDel="0080711D">
          <w:rPr>
            <w:color w:val="000000" w:themeColor="text1"/>
            <w:szCs w:val="22"/>
            <w:shd w:val="clear" w:color="auto" w:fill="FFFFFF"/>
          </w:rPr>
          <w:delText>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expression</w:delText>
        </w:r>
        <w:r w:rsidR="00B60FB0" w:rsidDel="0080711D">
          <w:rPr>
            <w:color w:val="000000" w:themeColor="text1"/>
            <w:szCs w:val="22"/>
            <w:shd w:val="clear" w:color="auto" w:fill="FFFFFF"/>
          </w:rPr>
          <w:delText xml:space="preserve"> levels</w:delText>
        </w:r>
        <w:r w:rsidR="00437E2B" w:rsidRPr="00351765" w:rsidDel="0080711D">
          <w:rPr>
            <w:color w:val="000000" w:themeColor="text1"/>
            <w:szCs w:val="22"/>
            <w:shd w:val="clear" w:color="auto" w:fill="FFFFFF"/>
          </w:rPr>
          <w:delText xml:space="preserve"> </w:delText>
        </w:r>
      </w:del>
      <w:del w:id="23" w:author="Tanja Kortemme" w:date="2020-07-29T10:48:00Z">
        <w:r w:rsidR="00B60FB0" w:rsidDel="0072391D">
          <w:rPr>
            <w:color w:val="000000" w:themeColor="text1"/>
            <w:szCs w:val="22"/>
            <w:shd w:val="clear" w:color="auto" w:fill="FFFFFF"/>
          </w:rPr>
          <w:delText>are</w:delText>
        </w:r>
        <w:r w:rsidR="00437E2B" w:rsidRPr="00351765" w:rsidDel="0072391D">
          <w:rPr>
            <w:color w:val="000000" w:themeColor="text1"/>
            <w:szCs w:val="22"/>
            <w:shd w:val="clear" w:color="auto" w:fill="FFFFFF"/>
          </w:rPr>
          <w:delText xml:space="preserve"> </w:delText>
        </w:r>
        <w:r w:rsidR="00437E2B" w:rsidRPr="00351765" w:rsidDel="00585E8C">
          <w:rPr>
            <w:color w:val="000000" w:themeColor="text1"/>
            <w:szCs w:val="22"/>
            <w:shd w:val="clear" w:color="auto" w:fill="FFFFFF"/>
          </w:rPr>
          <w:delText>in the same range as</w:delText>
        </w:r>
        <w:r w:rsidR="00437E2B" w:rsidRPr="00351765" w:rsidDel="0072391D">
          <w:rPr>
            <w:color w:val="000000" w:themeColor="text1"/>
            <w:szCs w:val="22"/>
            <w:shd w:val="clear" w:color="auto" w:fill="FFFFFF"/>
          </w:rPr>
          <w:delText xml:space="preserve"> the WT Gsp1</w:delText>
        </w:r>
      </w:del>
      <w:r w:rsidR="00437E2B" w:rsidRPr="00351765">
        <w:rPr>
          <w:color w:val="000000" w:themeColor="text1"/>
          <w:szCs w:val="22"/>
          <w:shd w:val="clear" w:color="auto" w:fill="FFFFFF"/>
        </w:rPr>
        <w:t>.</w:t>
      </w:r>
      <w:ins w:id="24" w:author="Tanja Kortemme" w:date="2020-07-29T10:49:00Z">
        <w:r w:rsidR="0076036A">
          <w:rPr>
            <w:color w:val="000000" w:themeColor="text1"/>
            <w:szCs w:val="22"/>
            <w:shd w:val="clear" w:color="auto" w:fill="FFFFFF"/>
          </w:rPr>
          <w:t xml:space="preserve"> </w:t>
        </w:r>
      </w:ins>
      <w:ins w:id="25" w:author="Tanja Kortemme" w:date="2020-07-29T10:50:00Z">
        <w:r>
          <w:rPr>
            <w:color w:val="000000" w:themeColor="text1"/>
            <w:szCs w:val="22"/>
            <w:shd w:val="clear" w:color="auto" w:fill="FFFFFF"/>
          </w:rPr>
          <w:t xml:space="preserve">To address </w:t>
        </w:r>
        <w:r w:rsidR="005512D0">
          <w:rPr>
            <w:color w:val="000000" w:themeColor="text1"/>
            <w:szCs w:val="22"/>
            <w:shd w:val="clear" w:color="auto" w:fill="FFFFFF"/>
          </w:rPr>
          <w:t xml:space="preserve">the </w:t>
        </w:r>
      </w:ins>
      <w:ins w:id="26" w:author="Tanja Kortemme" w:date="2020-07-29T10:51:00Z">
        <w:r w:rsidR="005512D0">
          <w:rPr>
            <w:color w:val="000000" w:themeColor="text1"/>
            <w:szCs w:val="22"/>
            <w:shd w:val="clear" w:color="auto" w:fill="FFFFFF"/>
          </w:rPr>
          <w:t>key point whether potential variations in expression level affect the functional profiles from genetic interactions, w</w:t>
        </w:r>
      </w:ins>
      <w:ins w:id="27" w:author="Tanja Kortemme" w:date="2020-07-29T10:49:00Z">
        <w:r w:rsidR="0076036A">
          <w:rPr>
            <w:color w:val="000000" w:themeColor="text1"/>
            <w:szCs w:val="22"/>
            <w:shd w:val="clear" w:color="auto" w:fill="FFFFFF"/>
          </w:rPr>
          <w:t xml:space="preserve">e added an additional analysis and panel </w:t>
        </w:r>
      </w:ins>
      <w:del w:id="28" w:author="Tanja Kortemme" w:date="2020-07-29T10:49:00Z">
        <w:r w:rsidR="00437E2B" w:rsidRPr="00351765" w:rsidDel="0076036A">
          <w:rPr>
            <w:color w:val="000000" w:themeColor="text1"/>
            <w:szCs w:val="22"/>
            <w:shd w:val="clear" w:color="auto" w:fill="FFFFFF"/>
          </w:rPr>
          <w:delText xml:space="preserve"> </w:delText>
        </w:r>
      </w:del>
    </w:p>
    <w:p w14:paraId="059EE15B" w14:textId="31042D4C" w:rsidR="00437E2B" w:rsidRPr="00351765" w:rsidDel="00AE18C1" w:rsidRDefault="00437E2B">
      <w:pPr>
        <w:rPr>
          <w:del w:id="29" w:author="Tanja Kortemme" w:date="2020-07-29T10:51:00Z"/>
          <w:color w:val="000000" w:themeColor="text1"/>
          <w:szCs w:val="22"/>
          <w:shd w:val="clear" w:color="auto" w:fill="FFFFFF"/>
        </w:rPr>
      </w:pPr>
      <w:del w:id="30" w:author="Tanja Kortemme" w:date="2020-07-29T10:51:00Z">
        <w:r w:rsidRPr="00351765" w:rsidDel="00AE18C1">
          <w:rPr>
            <w:color w:val="000000" w:themeColor="text1"/>
            <w:szCs w:val="22"/>
            <w:shd w:val="clear" w:color="auto" w:fill="FFFFFF"/>
          </w:rPr>
          <w:delText>We are convinced that these are deviations due to technical variations, but in the light of our efforts towards reproducibility and transparency</w:delText>
        </w:r>
        <w:r w:rsidR="00E75C24" w:rsidRPr="00351765" w:rsidDel="00AE18C1">
          <w:rPr>
            <w:color w:val="000000" w:themeColor="text1"/>
            <w:szCs w:val="22"/>
            <w:shd w:val="clear" w:color="auto" w:fill="FFFFFF"/>
          </w:rPr>
          <w:delText xml:space="preserve"> of scientific research</w:delText>
        </w:r>
        <w:r w:rsidRPr="00351765" w:rsidDel="00AE18C1">
          <w:rPr>
            <w:color w:val="000000" w:themeColor="text1"/>
            <w:szCs w:val="22"/>
            <w:shd w:val="clear" w:color="auto" w:fill="FFFFFF"/>
          </w:rPr>
          <w:delText xml:space="preserve">, we chose not to exclude </w:delText>
        </w:r>
        <w:r w:rsidR="00E43979" w:rsidRPr="00351765" w:rsidDel="00AE18C1">
          <w:rPr>
            <w:color w:val="000000" w:themeColor="text1"/>
            <w:szCs w:val="22"/>
            <w:shd w:val="clear" w:color="auto" w:fill="FFFFFF"/>
          </w:rPr>
          <w:delText xml:space="preserve">any </w:delText>
        </w:r>
        <w:r w:rsidRPr="00351765" w:rsidDel="00AE18C1">
          <w:rPr>
            <w:color w:val="000000" w:themeColor="text1"/>
            <w:szCs w:val="22"/>
            <w:shd w:val="clear" w:color="auto" w:fill="FFFFFF"/>
          </w:rPr>
          <w:delText>data</w:delText>
        </w:r>
        <w:r w:rsidR="00E43979" w:rsidRPr="00351765" w:rsidDel="00AE18C1">
          <w:rPr>
            <w:color w:val="000000" w:themeColor="text1"/>
            <w:szCs w:val="22"/>
            <w:shd w:val="clear" w:color="auto" w:fill="FFFFFF"/>
          </w:rPr>
          <w:delText>points.</w:delText>
        </w:r>
      </w:del>
    </w:p>
    <w:p w14:paraId="3B3806CC" w14:textId="66F3707E" w:rsidR="00EE1E50" w:rsidRDefault="002C41F5" w:rsidP="00AE18C1">
      <w:pPr>
        <w:rPr>
          <w:ins w:id="31" w:author="Tanja Kortemme" w:date="2020-07-29T10:53:00Z"/>
          <w:color w:val="000000" w:themeColor="text1"/>
          <w:szCs w:val="22"/>
          <w:shd w:val="clear" w:color="auto" w:fill="FFFFFF"/>
        </w:rPr>
      </w:pPr>
      <w:del w:id="32" w:author="Tanja Kortemme" w:date="2020-07-29T10:51:00Z">
        <w:r w:rsidRPr="00351765" w:rsidDel="00AE18C1">
          <w:rPr>
            <w:color w:val="000000" w:themeColor="text1"/>
            <w:szCs w:val="22"/>
            <w:shd w:val="clear" w:color="auto" w:fill="FFFFFF"/>
          </w:rPr>
          <w:delText xml:space="preserve">However, the reviewer does raise a valid point we </w:delText>
        </w:r>
        <w:r w:rsidR="00F17BAA" w:rsidRPr="00351765" w:rsidDel="00AE18C1">
          <w:rPr>
            <w:color w:val="000000" w:themeColor="text1"/>
            <w:szCs w:val="22"/>
            <w:shd w:val="clear" w:color="auto" w:fill="FFFFFF"/>
          </w:rPr>
          <w:delText>should</w:delText>
        </w:r>
        <w:r w:rsidRPr="00351765" w:rsidDel="00AE18C1">
          <w:rPr>
            <w:color w:val="000000" w:themeColor="text1"/>
            <w:szCs w:val="22"/>
            <w:shd w:val="clear" w:color="auto" w:fill="FFFFFF"/>
          </w:rPr>
          <w:delText xml:space="preserve"> address in more detail in our manuscript. </w:delText>
        </w:r>
        <w:r w:rsidR="00E34F31" w:rsidRPr="00351765" w:rsidDel="00AE18C1">
          <w:rPr>
            <w:color w:val="000000" w:themeColor="text1"/>
            <w:szCs w:val="22"/>
            <w:shd w:val="clear" w:color="auto" w:fill="FFFFFF"/>
          </w:rPr>
          <w:delText xml:space="preserve">We added a </w:delText>
        </w:r>
        <w:r w:rsidR="00EF7E2E" w:rsidRPr="00351765" w:rsidDel="00AE18C1">
          <w:rPr>
            <w:color w:val="000000" w:themeColor="text1"/>
            <w:szCs w:val="22"/>
            <w:shd w:val="clear" w:color="auto" w:fill="FFFFFF"/>
          </w:rPr>
          <w:delText xml:space="preserve">third </w:delText>
        </w:r>
        <w:r w:rsidR="00E34F31" w:rsidRPr="00351765" w:rsidDel="00AE18C1">
          <w:rPr>
            <w:color w:val="000000" w:themeColor="text1"/>
            <w:szCs w:val="22"/>
            <w:shd w:val="clear" w:color="auto" w:fill="FFFFFF"/>
          </w:rPr>
          <w:delText xml:space="preserve">panel </w:delText>
        </w:r>
      </w:del>
      <w:r w:rsidR="00E34F31" w:rsidRPr="00351765">
        <w:rPr>
          <w:color w:val="000000" w:themeColor="text1"/>
          <w:szCs w:val="22"/>
          <w:shd w:val="clear" w:color="auto" w:fill="FFFFFF"/>
        </w:rPr>
        <w:t xml:space="preserve">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w:t>
      </w:r>
      <w:ins w:id="33" w:author="Tanja Kortemme" w:date="2020-07-29T10:51:00Z">
        <w:r w:rsidR="00AE18C1">
          <w:rPr>
            <w:color w:val="000000" w:themeColor="text1"/>
            <w:szCs w:val="22"/>
            <w:shd w:val="clear" w:color="auto" w:fill="FFFFFF"/>
          </w:rPr>
          <w:t xml:space="preserve">. </w:t>
        </w:r>
      </w:ins>
      <w:ins w:id="34" w:author="Tanja Kortemme" w:date="2020-07-29T10:52:00Z">
        <w:r w:rsidR="008A34F1">
          <w:rPr>
            <w:color w:val="000000" w:themeColor="text1"/>
            <w:szCs w:val="22"/>
            <w:shd w:val="clear" w:color="auto" w:fill="FFFFFF"/>
          </w:rPr>
          <w:t>P</w:t>
        </w:r>
      </w:ins>
      <w:ins w:id="35" w:author="Tanja Kortemme" w:date="2020-07-29T10:51:00Z">
        <w:r w:rsidR="00AE18C1">
          <w:rPr>
            <w:color w:val="000000" w:themeColor="text1"/>
            <w:szCs w:val="22"/>
            <w:shd w:val="clear" w:color="auto" w:fill="FFFFFF"/>
          </w:rPr>
          <w:t xml:space="preserve">anel </w:t>
        </w:r>
      </w:ins>
      <w:ins w:id="36" w:author="Tanja Kortemme" w:date="2020-07-29T10:52:00Z">
        <w:r w:rsidR="00574D48">
          <w:rPr>
            <w:color w:val="000000" w:themeColor="text1"/>
            <w:szCs w:val="22"/>
            <w:shd w:val="clear" w:color="auto" w:fill="FFFFFF"/>
          </w:rPr>
          <w:t xml:space="preserve">c </w:t>
        </w:r>
      </w:ins>
      <w:ins w:id="37" w:author="Tanja Kortemme" w:date="2020-07-29T10:51:00Z">
        <w:r w:rsidR="00AE18C1">
          <w:rPr>
            <w:color w:val="000000" w:themeColor="text1"/>
            <w:szCs w:val="22"/>
            <w:shd w:val="clear" w:color="auto" w:fill="FFFFFF"/>
          </w:rPr>
          <w:t>now</w:t>
        </w:r>
      </w:ins>
      <w:del w:id="38" w:author="Tanja Kortemme" w:date="2020-07-29T10:51:00Z">
        <w:r w:rsidR="00E34F31" w:rsidRPr="00351765" w:rsidDel="00AE18C1">
          <w:rPr>
            <w:color w:val="000000" w:themeColor="text1"/>
            <w:szCs w:val="22"/>
            <w:shd w:val="clear" w:color="auto" w:fill="FFFFFF"/>
          </w:rPr>
          <w:delText>,</w:delText>
        </w:r>
      </w:del>
      <w:r w:rsidR="00E34F31" w:rsidRPr="00351765">
        <w:rPr>
          <w:color w:val="000000" w:themeColor="text1"/>
          <w:szCs w:val="22"/>
          <w:shd w:val="clear" w:color="auto" w:fill="FFFFFF"/>
        </w:rPr>
        <w:t xml:space="preserve"> </w:t>
      </w:r>
      <w:del w:id="39" w:author="Tanja Kortemme" w:date="2020-07-29T10:51:00Z">
        <w:r w:rsidR="00E34F31" w:rsidRPr="00351765" w:rsidDel="009102D6">
          <w:rPr>
            <w:color w:val="000000" w:themeColor="text1"/>
            <w:szCs w:val="22"/>
            <w:shd w:val="clear" w:color="auto" w:fill="FFFFFF"/>
          </w:rPr>
          <w:delText>where w</w:delText>
        </w:r>
        <w:r w:rsidRPr="00351765" w:rsidDel="009102D6">
          <w:rPr>
            <w:color w:val="000000" w:themeColor="text1"/>
            <w:szCs w:val="22"/>
            <w:shd w:val="clear" w:color="auto" w:fill="FFFFFF"/>
          </w:rPr>
          <w:delText xml:space="preserve">e </w:delText>
        </w:r>
        <w:r w:rsidR="00E74C56" w:rsidRPr="00351765" w:rsidDel="009102D6">
          <w:rPr>
            <w:color w:val="000000" w:themeColor="text1"/>
            <w:szCs w:val="22"/>
            <w:shd w:val="clear" w:color="auto" w:fill="FFFFFF"/>
          </w:rPr>
          <w:delText xml:space="preserve">now </w:delText>
        </w:r>
      </w:del>
      <w:r w:rsidR="00E74C56" w:rsidRPr="00351765">
        <w:rPr>
          <w:color w:val="000000" w:themeColor="text1"/>
          <w:szCs w:val="22"/>
          <w:shd w:val="clear" w:color="auto" w:fill="FFFFFF"/>
        </w:rPr>
        <w:t>show</w:t>
      </w:r>
      <w:ins w:id="40" w:author="Tanja Kortemme" w:date="2020-07-29T10:51:00Z">
        <w:r w:rsidR="009102D6">
          <w:rPr>
            <w:color w:val="000000" w:themeColor="text1"/>
            <w:szCs w:val="22"/>
            <w:shd w:val="clear" w:color="auto" w:fill="FFFFFF"/>
          </w:rPr>
          <w:t>s</w:t>
        </w:r>
      </w:ins>
      <w:r w:rsidR="00E74C56" w:rsidRPr="00351765">
        <w:rPr>
          <w:color w:val="000000" w:themeColor="text1"/>
          <w:szCs w:val="22"/>
          <w:shd w:val="clear" w:color="auto" w:fill="FFFFFF"/>
        </w:rPr>
        <w:t xml:space="preserve"> more explicitly that the variation in expression levels is not predictive of the differences between the mutants with strong and weak </w:t>
      </w:r>
      <w:del w:id="41" w:author="Tanja Kortemme" w:date="2020-07-29T10:54:00Z">
        <w:r w:rsidR="00E74C56" w:rsidRPr="00351765" w:rsidDel="006D595C">
          <w:rPr>
            <w:color w:val="000000" w:themeColor="text1"/>
            <w:szCs w:val="22"/>
            <w:shd w:val="clear" w:color="auto" w:fill="FFFFFF"/>
          </w:rPr>
          <w:delText xml:space="preserve">phenotype </w:delText>
        </w:r>
      </w:del>
      <w:ins w:id="42" w:author="Tanja Kortemme" w:date="2020-07-29T10:54:00Z">
        <w:r w:rsidR="006D595C">
          <w:rPr>
            <w:color w:val="000000" w:themeColor="text1"/>
            <w:szCs w:val="22"/>
            <w:shd w:val="clear" w:color="auto" w:fill="FFFFFF"/>
          </w:rPr>
          <w:t>genetic</w:t>
        </w:r>
        <w:r w:rsidR="006D595C" w:rsidRPr="00351765">
          <w:rPr>
            <w:color w:val="000000" w:themeColor="text1"/>
            <w:szCs w:val="22"/>
            <w:shd w:val="clear" w:color="auto" w:fill="FFFFFF"/>
          </w:rPr>
          <w:t xml:space="preserve"> </w:t>
        </w:r>
      </w:ins>
      <w:ins w:id="43" w:author="Tanja Kortemme" w:date="2020-07-29T10:56:00Z">
        <w:r w:rsidR="00D642B4">
          <w:rPr>
            <w:color w:val="000000" w:themeColor="text1"/>
            <w:szCs w:val="22"/>
            <w:shd w:val="clear" w:color="auto" w:fill="FFFFFF"/>
          </w:rPr>
          <w:t xml:space="preserve">interaction </w:t>
        </w:r>
      </w:ins>
      <w:r w:rsidR="00E74C56" w:rsidRPr="00351765">
        <w:rPr>
          <w:color w:val="000000" w:themeColor="text1"/>
          <w:szCs w:val="22"/>
          <w:shd w:val="clear" w:color="auto" w:fill="FFFFFF"/>
        </w:rPr>
        <w:t>profiles</w:t>
      </w:r>
      <w:ins w:id="44" w:author="Tanja Kortemme" w:date="2020-07-29T10:52:00Z">
        <w:r w:rsidR="00007E52">
          <w:rPr>
            <w:color w:val="000000" w:themeColor="text1"/>
            <w:szCs w:val="22"/>
            <w:shd w:val="clear" w:color="auto" w:fill="FFFFFF"/>
          </w:rPr>
          <w:t xml:space="preserve"> (the distributions </w:t>
        </w:r>
      </w:ins>
      <w:ins w:id="45" w:author="Tanja Kortemme" w:date="2020-07-29T10:54:00Z">
        <w:r w:rsidR="00482B41">
          <w:rPr>
            <w:color w:val="000000" w:themeColor="text1"/>
            <w:szCs w:val="22"/>
            <w:shd w:val="clear" w:color="auto" w:fill="FFFFFF"/>
          </w:rPr>
          <w:t>of relative expression levels of weak and str</w:t>
        </w:r>
      </w:ins>
      <w:ins w:id="46" w:author="Tanja Kortemme" w:date="2020-07-29T10:55:00Z">
        <w:r w:rsidR="00482B41">
          <w:rPr>
            <w:color w:val="000000" w:themeColor="text1"/>
            <w:szCs w:val="22"/>
            <w:shd w:val="clear" w:color="auto" w:fill="FFFFFF"/>
          </w:rPr>
          <w:t>ong mutants</w:t>
        </w:r>
      </w:ins>
      <w:ins w:id="47" w:author="Tanja Kortemme" w:date="2020-07-29T10:54:00Z">
        <w:r w:rsidR="00482B41">
          <w:rPr>
            <w:color w:val="000000" w:themeColor="text1"/>
            <w:szCs w:val="22"/>
            <w:shd w:val="clear" w:color="auto" w:fill="FFFFFF"/>
          </w:rPr>
          <w:t xml:space="preserve"> </w:t>
        </w:r>
      </w:ins>
      <w:ins w:id="48" w:author="Tanja Kortemme" w:date="2020-07-29T10:52:00Z">
        <w:r w:rsidR="00007E52">
          <w:rPr>
            <w:color w:val="000000" w:themeColor="text1"/>
            <w:szCs w:val="22"/>
            <w:shd w:val="clear" w:color="auto" w:fill="FFFFFF"/>
          </w:rPr>
          <w:t>are essentially indistinguishable)</w:t>
        </w:r>
      </w:ins>
      <w:r w:rsidR="00E74C56" w:rsidRPr="00351765">
        <w:rPr>
          <w:color w:val="000000" w:themeColor="text1"/>
          <w:szCs w:val="22"/>
          <w:shd w:val="clear" w:color="auto" w:fill="FFFFFF"/>
        </w:rPr>
        <w:t>.</w:t>
      </w:r>
    </w:p>
    <w:p w14:paraId="61162FCB" w14:textId="655F7D2A" w:rsidR="006D595C" w:rsidRPr="00351765" w:rsidRDefault="00A4471C" w:rsidP="006D595C">
      <w:pPr>
        <w:pStyle w:val="NormalWeb"/>
        <w:jc w:val="both"/>
        <w:rPr>
          <w:moveTo w:id="49" w:author="Tanja Kortemme" w:date="2020-07-29T10:54:00Z"/>
          <w:color w:val="000000" w:themeColor="text1"/>
          <w:szCs w:val="22"/>
        </w:rPr>
      </w:pPr>
      <w:ins w:id="50" w:author="Tanja Kortemme" w:date="2020-07-29T10:55:00Z">
        <w:r>
          <w:rPr>
            <w:color w:val="000000" w:themeColor="text1"/>
            <w:szCs w:val="22"/>
            <w:shd w:val="clear" w:color="auto" w:fill="FFFFFF"/>
          </w:rPr>
          <w:lastRenderedPageBreak/>
          <w:t>However</w:t>
        </w:r>
      </w:ins>
      <w:ins w:id="51" w:author="Tanja Kortemme" w:date="2020-07-29T10:54:00Z">
        <w:r w:rsidR="006D595C">
          <w:rPr>
            <w:color w:val="000000" w:themeColor="text1"/>
            <w:szCs w:val="22"/>
            <w:shd w:val="clear" w:color="auto" w:fill="FFFFFF"/>
          </w:rPr>
          <w:t xml:space="preserve">, </w:t>
        </w:r>
      </w:ins>
      <w:moveToRangeStart w:id="52" w:author="Tanja Kortemme" w:date="2020-07-29T10:54:00Z" w:name="move46912465"/>
      <w:moveTo w:id="53" w:author="Tanja Kortemme" w:date="2020-07-29T10:54:00Z">
        <w:del w:id="54" w:author="Tanja Kortemme" w:date="2020-07-29T10:54:00Z">
          <w:r w:rsidR="006D595C" w:rsidRPr="00351765" w:rsidDel="006D595C">
            <w:rPr>
              <w:color w:val="000000" w:themeColor="text1"/>
              <w:szCs w:val="22"/>
              <w:shd w:val="clear" w:color="auto" w:fill="FFFFFF"/>
            </w:rPr>
            <w:delText xml:space="preserve">Finally, </w:delText>
          </w:r>
        </w:del>
        <w:del w:id="55" w:author="Tanja Kortemme" w:date="2020-07-29T10:56:00Z">
          <w:r w:rsidR="006D595C" w:rsidRPr="00351765" w:rsidDel="002B1B2C">
            <w:rPr>
              <w:color w:val="000000" w:themeColor="text1"/>
              <w:szCs w:val="22"/>
              <w:shd w:val="clear" w:color="auto" w:fill="FFFFFF"/>
            </w:rPr>
            <w:delText xml:space="preserve">we </w:delText>
          </w:r>
        </w:del>
      </w:moveTo>
      <w:ins w:id="56" w:author="Tanja Kortemme" w:date="2020-07-29T10:56:00Z">
        <w:r w:rsidR="002B1B2C">
          <w:rPr>
            <w:color w:val="000000" w:themeColor="text1"/>
            <w:szCs w:val="22"/>
            <w:shd w:val="clear" w:color="auto" w:fill="FFFFFF"/>
          </w:rPr>
          <w:t xml:space="preserve">expression level differences could </w:t>
        </w:r>
      </w:ins>
      <w:ins w:id="57" w:author="Tanja Kortemme" w:date="2020-07-29T10:57:00Z">
        <w:r w:rsidR="00704F01">
          <w:rPr>
            <w:color w:val="000000" w:themeColor="text1"/>
            <w:szCs w:val="22"/>
            <w:shd w:val="clear" w:color="auto" w:fill="FFFFFF"/>
          </w:rPr>
          <w:t>contribute</w:t>
        </w:r>
      </w:ins>
      <w:ins w:id="58" w:author="Tanja Kortemme" w:date="2020-08-02T09:44:00Z">
        <w:r w:rsidR="00E11FC2">
          <w:rPr>
            <w:color w:val="000000" w:themeColor="text1"/>
            <w:szCs w:val="22"/>
            <w:shd w:val="clear" w:color="auto" w:fill="FFFFFF"/>
          </w:rPr>
          <w:t xml:space="preserve"> </w:t>
        </w:r>
      </w:ins>
      <w:ins w:id="59" w:author="Tanja Kortemme" w:date="2020-07-29T10:57:00Z">
        <w:r w:rsidR="00704F01">
          <w:rPr>
            <w:color w:val="000000" w:themeColor="text1"/>
            <w:szCs w:val="22"/>
            <w:shd w:val="clear" w:color="auto" w:fill="FFFFFF"/>
          </w:rPr>
          <w:t xml:space="preserve">to the functional </w:t>
        </w:r>
      </w:ins>
      <w:ins w:id="60" w:author="Tanja Kortemme" w:date="2020-07-29T11:00:00Z">
        <w:r w:rsidR="00F323FA">
          <w:rPr>
            <w:color w:val="000000" w:themeColor="text1"/>
            <w:szCs w:val="22"/>
            <w:shd w:val="clear" w:color="auto" w:fill="FFFFFF"/>
          </w:rPr>
          <w:t>effects</w:t>
        </w:r>
      </w:ins>
      <w:ins w:id="61" w:author="Tanja Kortemme" w:date="2020-07-29T10:57:00Z">
        <w:r w:rsidR="00704F01">
          <w:rPr>
            <w:color w:val="000000" w:themeColor="text1"/>
            <w:szCs w:val="22"/>
            <w:shd w:val="clear" w:color="auto" w:fill="FFFFFF"/>
          </w:rPr>
          <w:t xml:space="preserve"> we observe at least for some mutants, and</w:t>
        </w:r>
      </w:ins>
      <w:ins w:id="62" w:author="Tanja Kortemme" w:date="2020-07-29T10:55:00Z">
        <w:r w:rsidR="00DD4A0F">
          <w:rPr>
            <w:color w:val="000000" w:themeColor="text1"/>
            <w:szCs w:val="22"/>
            <w:shd w:val="clear" w:color="auto" w:fill="FFFFFF"/>
          </w:rPr>
          <w:t xml:space="preserve"> </w:t>
        </w:r>
      </w:ins>
      <w:moveTo w:id="63" w:author="Tanja Kortemme" w:date="2020-07-29T10:54:00Z">
        <w:del w:id="64" w:author="Tanja Kortemme" w:date="2020-07-29T10:58:00Z">
          <w:r w:rsidR="006D595C" w:rsidRPr="00351765" w:rsidDel="003B0730">
            <w:rPr>
              <w:color w:val="000000" w:themeColor="text1"/>
              <w:szCs w:val="22"/>
              <w:shd w:val="clear" w:color="auto" w:fill="FFFFFF"/>
            </w:rPr>
            <w:delText>do observe up to 2-fold increase in expression levels of some of the strong mutants, and although we do not know how biologically significant th</w:delText>
          </w:r>
          <w:r w:rsidR="006D595C" w:rsidDel="003B0730">
            <w:rPr>
              <w:color w:val="000000" w:themeColor="text1"/>
              <w:szCs w:val="22"/>
              <w:shd w:val="clear" w:color="auto" w:fill="FFFFFF"/>
            </w:rPr>
            <w:delText>ese</w:delText>
          </w:r>
          <w:r w:rsidR="006D595C" w:rsidRPr="00351765" w:rsidDel="003B0730">
            <w:rPr>
              <w:color w:val="000000" w:themeColor="text1"/>
              <w:szCs w:val="22"/>
              <w:shd w:val="clear" w:color="auto" w:fill="FFFFFF"/>
            </w:rPr>
            <w:delText xml:space="preserve"> difference</w:delText>
          </w:r>
          <w:r w:rsidR="006D595C" w:rsidDel="003B0730">
            <w:rPr>
              <w:color w:val="000000" w:themeColor="text1"/>
              <w:szCs w:val="22"/>
              <w:shd w:val="clear" w:color="auto" w:fill="FFFFFF"/>
            </w:rPr>
            <w:delText>s</w:delText>
          </w:r>
          <w:r w:rsidR="006D595C" w:rsidRPr="00351765" w:rsidDel="003B0730">
            <w:rPr>
              <w:color w:val="000000" w:themeColor="text1"/>
              <w:szCs w:val="22"/>
              <w:shd w:val="clear" w:color="auto" w:fill="FFFFFF"/>
            </w:rPr>
            <w:delText xml:space="preserve"> </w:delText>
          </w:r>
          <w:r w:rsidR="006D595C" w:rsidDel="003B0730">
            <w:rPr>
              <w:color w:val="000000" w:themeColor="text1"/>
              <w:szCs w:val="22"/>
              <w:shd w:val="clear" w:color="auto" w:fill="FFFFFF"/>
            </w:rPr>
            <w:delText>are</w:delText>
          </w:r>
          <w:r w:rsidR="006D595C" w:rsidRPr="00351765" w:rsidDel="003B0730">
            <w:rPr>
              <w:color w:val="000000" w:themeColor="text1"/>
              <w:szCs w:val="22"/>
              <w:shd w:val="clear" w:color="auto" w:fill="FFFFFF"/>
            </w:rPr>
            <w:delText xml:space="preserve">, it might play a role in defining the complex cellular phenotype. We </w:delText>
          </w:r>
        </w:del>
        <w:r w:rsidR="006D595C" w:rsidRPr="00351765">
          <w:rPr>
            <w:color w:val="000000" w:themeColor="text1"/>
            <w:szCs w:val="22"/>
            <w:shd w:val="clear" w:color="auto" w:fill="FFFFFF"/>
          </w:rPr>
          <w:t xml:space="preserve">have modified a sentence in our Discussion section which now reads: </w:t>
        </w:r>
      </w:moveTo>
    </w:p>
    <w:p w14:paraId="2B346B52" w14:textId="77777777" w:rsidR="006D595C" w:rsidRPr="0089556C" w:rsidRDefault="006D595C" w:rsidP="006D595C">
      <w:pPr>
        <w:rPr>
          <w:moveTo w:id="65" w:author="Tanja Kortemme" w:date="2020-07-29T10:54:00Z"/>
          <w:color w:val="385623" w:themeColor="accent6" w:themeShade="80"/>
          <w:szCs w:val="22"/>
          <w:shd w:val="clear" w:color="auto" w:fill="FFFFFF"/>
        </w:rPr>
      </w:pPr>
      <w:moveTo w:id="66" w:author="Tanja Kortemme" w:date="2020-07-29T10:54:00Z">
        <w:r w:rsidRPr="00351765">
          <w:rPr>
            <w:color w:val="2F5496" w:themeColor="accent1" w:themeShade="BF"/>
            <w:szCs w:val="22"/>
          </w:rPr>
          <w:t xml:space="preserve">Other effects such as direct perturbations of interactions, binding partner competition, and small changes in expression of Gsp1 or its partners undoubtedly also play a role in modulating the </w:t>
        </w:r>
        <w:commentRangeStart w:id="67"/>
        <w:r w:rsidRPr="00351765">
          <w:rPr>
            <w:color w:val="2F5496" w:themeColor="accent1" w:themeShade="BF"/>
            <w:szCs w:val="22"/>
          </w:rPr>
          <w:t>phenotype</w:t>
        </w:r>
      </w:moveTo>
      <w:commentRangeEnd w:id="67"/>
      <w:r w:rsidR="00B949DF">
        <w:rPr>
          <w:rStyle w:val="CommentReference"/>
        </w:rPr>
        <w:commentReference w:id="67"/>
      </w:r>
      <w:moveTo w:id="68" w:author="Tanja Kortemme" w:date="2020-07-29T10:54:00Z">
        <w:r w:rsidRPr="00351765">
          <w:rPr>
            <w:color w:val="2F5496" w:themeColor="accent1" w:themeShade="BF"/>
            <w:szCs w:val="22"/>
          </w:rPr>
          <w:t xml:space="preserve"> of our Gsp1 mutations</w:t>
        </w:r>
        <w:r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moveTo>
    </w:p>
    <w:moveToRangeEnd w:id="52"/>
    <w:p w14:paraId="0442B36E" w14:textId="463FC3FF" w:rsidR="006D595C" w:rsidRDefault="006D595C" w:rsidP="00AE18C1">
      <w:pPr>
        <w:rPr>
          <w:color w:val="000000" w:themeColor="text1"/>
          <w:szCs w:val="22"/>
          <w:shd w:val="clear" w:color="auto" w:fill="FFFFFF"/>
        </w:rPr>
      </w:pPr>
    </w:p>
    <w:p w14:paraId="7FF314E0" w14:textId="77777777" w:rsidR="00B60FB0" w:rsidRPr="00351765" w:rsidRDefault="00B60FB0" w:rsidP="00437E2B">
      <w:pPr>
        <w:rPr>
          <w:color w:val="000000" w:themeColor="text1"/>
          <w:szCs w:val="22"/>
          <w:shd w:val="clear" w:color="auto" w:fill="FFFFFF"/>
        </w:rPr>
      </w:pPr>
    </w:p>
    <w:p w14:paraId="6F69966D" w14:textId="69FD7FE0" w:rsidR="001432F8" w:rsidRPr="001C16D7" w:rsidRDefault="00A84601" w:rsidP="00437E2B">
      <w:pP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3F8580DB">
            <wp:extent cx="6400800" cy="3655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655792"/>
                    </a:xfrm>
                    <a:prstGeom prst="rect">
                      <a:avLst/>
                    </a:prstGeom>
                  </pic:spPr>
                </pic:pic>
              </a:graphicData>
            </a:graphic>
          </wp:inline>
        </w:drawing>
      </w:r>
    </w:p>
    <w:p w14:paraId="5B65485D" w14:textId="36BA9857" w:rsidR="00943FC4" w:rsidRPr="00351765" w:rsidRDefault="00EE1E50" w:rsidP="00943FC4">
      <w:pPr>
        <w:pStyle w:val="NormalWeb"/>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genomically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del w:id="69" w:author="Tanja Kortemme" w:date="2020-07-29T10:59:00Z">
        <w:r w:rsidR="00A16776" w:rsidDel="00F90307">
          <w:rPr>
            <w:color w:val="2F5496" w:themeColor="accent1" w:themeShade="BF"/>
            <w:szCs w:val="22"/>
          </w:rPr>
          <w:delText>,</w:delText>
        </w:r>
        <w:r w:rsidR="004C565C" w:rsidRPr="00351765" w:rsidDel="00F90307">
          <w:rPr>
            <w:color w:val="2F5496" w:themeColor="accent1" w:themeShade="BF"/>
            <w:szCs w:val="22"/>
          </w:rPr>
          <w:delText xml:space="preserve"> </w:delText>
        </w:r>
        <w:r w:rsidR="00A16776" w:rsidDel="00F90307">
          <w:rPr>
            <w:color w:val="2F5496" w:themeColor="accent1" w:themeShade="BF"/>
            <w:szCs w:val="22"/>
          </w:rPr>
          <w:delText xml:space="preserve">reflecting the average </w:delText>
        </w:r>
        <w:r w:rsidR="004C565C" w:rsidRPr="00351765" w:rsidDel="00F90307">
          <w:rPr>
            <w:color w:val="2F5496" w:themeColor="accent1" w:themeShade="BF"/>
            <w:szCs w:val="22"/>
          </w:rPr>
          <w:delText xml:space="preserve">relative change of all strong </w:delText>
        </w:r>
        <w:r w:rsidR="006E079E" w:rsidRPr="00351765" w:rsidDel="00F90307">
          <w:rPr>
            <w:color w:val="2F5496" w:themeColor="accent1" w:themeShade="BF"/>
            <w:szCs w:val="22"/>
          </w:rPr>
          <w:delText>or</w:delText>
        </w:r>
        <w:r w:rsidR="004C565C" w:rsidRPr="00351765" w:rsidDel="00F90307">
          <w:rPr>
            <w:color w:val="2F5496" w:themeColor="accent1" w:themeShade="BF"/>
            <w:szCs w:val="22"/>
          </w:rPr>
          <w:delText xml:space="preserve"> all weak mutants</w:delText>
        </w:r>
        <w:r w:rsidR="006E079E" w:rsidRPr="00351765" w:rsidDel="00F90307">
          <w:rPr>
            <w:color w:val="2F5496" w:themeColor="accent1" w:themeShade="BF"/>
            <w:szCs w:val="22"/>
          </w:rPr>
          <w:delText xml:space="preserve"> from a given replicate</w:delText>
        </w:r>
      </w:del>
      <w:r w:rsidR="006E079E" w:rsidRPr="00351765">
        <w:rPr>
          <w:color w:val="2F5496" w:themeColor="accent1" w:themeShade="BF"/>
          <w:szCs w:val="22"/>
        </w:rPr>
        <w:t>.</w:t>
      </w:r>
    </w:p>
    <w:p w14:paraId="491AA2A2" w14:textId="3A80C0B9" w:rsidR="00C275B6" w:rsidRPr="00351765" w:rsidDel="006D595C" w:rsidRDefault="00E74C56" w:rsidP="00943FC4">
      <w:pPr>
        <w:pStyle w:val="NormalWeb"/>
        <w:jc w:val="both"/>
        <w:rPr>
          <w:moveFrom w:id="70" w:author="Tanja Kortemme" w:date="2020-07-29T10:54:00Z"/>
          <w:color w:val="000000" w:themeColor="text1"/>
          <w:szCs w:val="22"/>
        </w:rPr>
      </w:pPr>
      <w:moveFromRangeStart w:id="71" w:author="Tanja Kortemme" w:date="2020-07-29T10:54:00Z" w:name="move46912465"/>
      <w:moveFrom w:id="72" w:author="Tanja Kortemme" w:date="2020-07-29T10:54:00Z">
        <w:r w:rsidRPr="00351765" w:rsidDel="006D595C">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sidDel="006D595C">
          <w:rPr>
            <w:color w:val="000000" w:themeColor="text1"/>
            <w:szCs w:val="22"/>
            <w:shd w:val="clear" w:color="auto" w:fill="FFFFFF"/>
          </w:rPr>
          <w:t>how biologically significant</w:t>
        </w:r>
        <w:r w:rsidRPr="00351765" w:rsidDel="006D595C">
          <w:rPr>
            <w:color w:val="000000" w:themeColor="text1"/>
            <w:szCs w:val="22"/>
            <w:shd w:val="clear" w:color="auto" w:fill="FFFFFF"/>
          </w:rPr>
          <w:t xml:space="preserve"> th</w:t>
        </w:r>
        <w:r w:rsidR="00B60FB0" w:rsidDel="006D595C">
          <w:rPr>
            <w:color w:val="000000" w:themeColor="text1"/>
            <w:szCs w:val="22"/>
            <w:shd w:val="clear" w:color="auto" w:fill="FFFFFF"/>
          </w:rPr>
          <w:t>ese</w:t>
        </w:r>
        <w:r w:rsidRPr="00351765" w:rsidDel="006D595C">
          <w:rPr>
            <w:color w:val="000000" w:themeColor="text1"/>
            <w:szCs w:val="22"/>
            <w:shd w:val="clear" w:color="auto" w:fill="FFFFFF"/>
          </w:rPr>
          <w:t xml:space="preserve"> difference</w:t>
        </w:r>
        <w:r w:rsidR="00B60FB0" w:rsidDel="006D595C">
          <w:rPr>
            <w:color w:val="000000" w:themeColor="text1"/>
            <w:szCs w:val="22"/>
            <w:shd w:val="clear" w:color="auto" w:fill="FFFFFF"/>
          </w:rPr>
          <w:t>s</w:t>
        </w:r>
        <w:r w:rsidRPr="00351765" w:rsidDel="006D595C">
          <w:rPr>
            <w:color w:val="000000" w:themeColor="text1"/>
            <w:szCs w:val="22"/>
            <w:shd w:val="clear" w:color="auto" w:fill="FFFFFF"/>
          </w:rPr>
          <w:t xml:space="preserve"> </w:t>
        </w:r>
        <w:r w:rsidR="00B60FB0" w:rsidDel="006D595C">
          <w:rPr>
            <w:color w:val="000000" w:themeColor="text1"/>
            <w:szCs w:val="22"/>
            <w:shd w:val="clear" w:color="auto" w:fill="FFFFFF"/>
          </w:rPr>
          <w:t>are</w:t>
        </w:r>
        <w:r w:rsidRPr="00351765" w:rsidDel="006D595C">
          <w:rPr>
            <w:color w:val="000000" w:themeColor="text1"/>
            <w:szCs w:val="22"/>
            <w:shd w:val="clear" w:color="auto" w:fill="FFFFFF"/>
          </w:rPr>
          <w:t>, it might play a role</w:t>
        </w:r>
        <w:r w:rsidR="00E34F31" w:rsidRPr="00351765" w:rsidDel="006D595C">
          <w:rPr>
            <w:color w:val="000000" w:themeColor="text1"/>
            <w:szCs w:val="22"/>
            <w:shd w:val="clear" w:color="auto" w:fill="FFFFFF"/>
          </w:rPr>
          <w:t xml:space="preserve"> in defining the complex cellular phenotype. </w:t>
        </w:r>
        <w:r w:rsidR="00C275B6" w:rsidRPr="00351765" w:rsidDel="006D595C">
          <w:rPr>
            <w:color w:val="000000" w:themeColor="text1"/>
            <w:szCs w:val="22"/>
            <w:shd w:val="clear" w:color="auto" w:fill="FFFFFF"/>
          </w:rPr>
          <w:t xml:space="preserve">We have </w:t>
        </w:r>
        <w:r w:rsidR="00E75C24" w:rsidRPr="00351765" w:rsidDel="006D595C">
          <w:rPr>
            <w:color w:val="000000" w:themeColor="text1"/>
            <w:szCs w:val="22"/>
            <w:shd w:val="clear" w:color="auto" w:fill="FFFFFF"/>
          </w:rPr>
          <w:t>modified</w:t>
        </w:r>
        <w:r w:rsidR="006A01DF" w:rsidRPr="00351765" w:rsidDel="006D595C">
          <w:rPr>
            <w:color w:val="000000" w:themeColor="text1"/>
            <w:szCs w:val="22"/>
            <w:shd w:val="clear" w:color="auto" w:fill="FFFFFF"/>
          </w:rPr>
          <w:t xml:space="preserve"> a sentence</w:t>
        </w:r>
        <w:r w:rsidR="00C275B6" w:rsidRPr="00351765" w:rsidDel="006D595C">
          <w:rPr>
            <w:color w:val="000000" w:themeColor="text1"/>
            <w:szCs w:val="22"/>
            <w:shd w:val="clear" w:color="auto" w:fill="FFFFFF"/>
          </w:rPr>
          <w:t xml:space="preserve"> </w:t>
        </w:r>
        <w:r w:rsidR="00E75C24" w:rsidRPr="00351765" w:rsidDel="006D595C">
          <w:rPr>
            <w:color w:val="000000" w:themeColor="text1"/>
            <w:szCs w:val="22"/>
            <w:shd w:val="clear" w:color="auto" w:fill="FFFFFF"/>
          </w:rPr>
          <w:t>in</w:t>
        </w:r>
        <w:r w:rsidR="00C275B6" w:rsidRPr="00351765" w:rsidDel="006D595C">
          <w:rPr>
            <w:color w:val="000000" w:themeColor="text1"/>
            <w:szCs w:val="22"/>
            <w:shd w:val="clear" w:color="auto" w:fill="FFFFFF"/>
          </w:rPr>
          <w:t xml:space="preserve"> our Discussion section </w:t>
        </w:r>
        <w:r w:rsidR="00E75C24" w:rsidRPr="00351765" w:rsidDel="006D595C">
          <w:rPr>
            <w:color w:val="000000" w:themeColor="text1"/>
            <w:szCs w:val="22"/>
            <w:shd w:val="clear" w:color="auto" w:fill="FFFFFF"/>
          </w:rPr>
          <w:t>which</w:t>
        </w:r>
        <w:r w:rsidR="00C275B6" w:rsidRPr="00351765" w:rsidDel="006D595C">
          <w:rPr>
            <w:color w:val="000000" w:themeColor="text1"/>
            <w:szCs w:val="22"/>
            <w:shd w:val="clear" w:color="auto" w:fill="FFFFFF"/>
          </w:rPr>
          <w:t xml:space="preserve"> now reads: </w:t>
        </w:r>
      </w:moveFrom>
    </w:p>
    <w:p w14:paraId="1DDDF692" w14:textId="36BC2870" w:rsidR="00C275B6" w:rsidRPr="0089556C" w:rsidDel="006D595C" w:rsidRDefault="00512460" w:rsidP="00437E2B">
      <w:pPr>
        <w:rPr>
          <w:moveFrom w:id="73" w:author="Tanja Kortemme" w:date="2020-07-29T10:54:00Z"/>
          <w:color w:val="385623" w:themeColor="accent6" w:themeShade="80"/>
          <w:szCs w:val="22"/>
          <w:shd w:val="clear" w:color="auto" w:fill="FFFFFF"/>
        </w:rPr>
      </w:pPr>
      <w:moveFrom w:id="74" w:author="Tanja Kortemme" w:date="2020-07-29T10:54:00Z">
        <w:r w:rsidRPr="00351765" w:rsidDel="006D595C">
          <w:rPr>
            <w:color w:val="2F5496" w:themeColor="accent1" w:themeShade="BF"/>
            <w:szCs w:val="22"/>
          </w:rPr>
          <w:t>Other effects such as direct perturbations of interactions, binding partner competition, and small changes in expression of Gsp1 or its partners undoubtedly also play a role in modulating the phenotype of our Gsp1 mutations</w:t>
        </w:r>
        <w:r w:rsidR="00C275B6" w:rsidRPr="0089556C" w:rsidDel="006D595C">
          <w:rPr>
            <w:color w:val="385623" w:themeColor="accent6" w:themeShade="80"/>
            <w:szCs w:val="22"/>
          </w:rPr>
          <w:t>. Nevertheless, our model explains to a remarkable degree how a single molecular switch motif can differentially control subsets of biological processes by using one of the three functional modes.</w:t>
        </w:r>
      </w:moveFrom>
    </w:p>
    <w:moveFromRangeEnd w:id="71"/>
    <w:p w14:paraId="67491115" w14:textId="77777777" w:rsidR="00F17BAA" w:rsidRPr="001C16D7" w:rsidRDefault="00F17BAA" w:rsidP="00437E2B">
      <w:pPr>
        <w:rPr>
          <w:szCs w:val="22"/>
        </w:rPr>
      </w:pPr>
    </w:p>
    <w:p w14:paraId="79214EDB" w14:textId="77777777" w:rsidR="00F17BAA" w:rsidRPr="001C16D7" w:rsidRDefault="00A43B6B" w:rsidP="00E75C24">
      <w:pPr>
        <w:rPr>
          <w:i/>
          <w:iCs/>
          <w:szCs w:val="22"/>
          <w:shd w:val="clear" w:color="auto" w:fill="FFFFFF"/>
        </w:rPr>
      </w:pPr>
      <w:r w:rsidRPr="001C16D7">
        <w:rPr>
          <w:i/>
          <w:iCs/>
          <w:szCs w:val="22"/>
          <w:shd w:val="clear" w:color="auto" w:fill="FFFFFF"/>
        </w:rPr>
        <w:lastRenderedPageBreak/>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77777777" w:rsidR="00F17BAA" w:rsidRPr="001C16D7" w:rsidRDefault="00A43B6B" w:rsidP="00437E2B">
      <w:pPr>
        <w:rPr>
          <w:i/>
          <w:iCs/>
          <w:szCs w:val="22"/>
        </w:rPr>
      </w:pPr>
      <w:r w:rsidRPr="001C16D7">
        <w:rPr>
          <w:i/>
          <w:iCs/>
          <w:szCs w:val="22"/>
          <w:shd w:val="clear" w:color="auto" w:fill="FFFFFF"/>
        </w:rPr>
        <w:t>Examples:</w:t>
      </w:r>
    </w:p>
    <w:p w14:paraId="4F4F86E2" w14:textId="1E663F30" w:rsidR="00951410" w:rsidRPr="00351765" w:rsidRDefault="00A43B6B" w:rsidP="00437E2B">
      <w:pPr>
        <w:rPr>
          <w:i/>
          <w:iCs/>
          <w:szCs w:val="22"/>
          <w:shd w:val="clear" w:color="auto" w:fill="FFFFFF"/>
        </w:rPr>
      </w:pPr>
      <w:r w:rsidRPr="001C16D7">
        <w:rPr>
          <w:i/>
          <w:iCs/>
          <w:szCs w:val="22"/>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maybe coloured according to the number of times they have been detected in protein-protein interactions.</w:t>
      </w:r>
    </w:p>
    <w:p w14:paraId="38F674ED" w14:textId="5370235F" w:rsidR="00E75C24" w:rsidRPr="00351765" w:rsidRDefault="00E75C24" w:rsidP="00E75C24">
      <w:pPr>
        <w:rPr>
          <w:color w:val="000000" w:themeColor="text1"/>
          <w:szCs w:val="22"/>
          <w:shd w:val="clear" w:color="auto" w:fill="FFFFFF"/>
        </w:rPr>
      </w:pPr>
      <w:r w:rsidRPr="00351765">
        <w:rPr>
          <w:color w:val="000000" w:themeColor="text1"/>
          <w:szCs w:val="22"/>
          <w:shd w:val="clear" w:color="auto" w:fill="FFFFFF"/>
        </w:rPr>
        <w:t xml:space="preserve">We agree </w:t>
      </w:r>
      <w:ins w:id="75" w:author="Tanja Kortemme" w:date="2020-08-02T09:45:00Z">
        <w:r w:rsidR="00E11FC2">
          <w:rPr>
            <w:color w:val="000000" w:themeColor="text1"/>
            <w:szCs w:val="22"/>
            <w:shd w:val="clear" w:color="auto" w:fill="FFFFFF"/>
          </w:rPr>
          <w:t xml:space="preserve">and have made </w:t>
        </w:r>
      </w:ins>
      <w:ins w:id="76" w:author="Tanja Kortemme" w:date="2020-08-02T09:46:00Z">
        <w:r w:rsidR="00E11FC2">
          <w:rPr>
            <w:color w:val="000000" w:themeColor="text1"/>
            <w:szCs w:val="22"/>
            <w:shd w:val="clear" w:color="auto" w:fill="FFFFFF"/>
          </w:rPr>
          <w:t xml:space="preserve">two </w:t>
        </w:r>
      </w:ins>
      <w:ins w:id="77" w:author="Tanja Kortemme" w:date="2020-08-02T09:55:00Z">
        <w:r w:rsidR="004C193F">
          <w:rPr>
            <w:color w:val="000000" w:themeColor="text1"/>
            <w:szCs w:val="22"/>
            <w:shd w:val="clear" w:color="auto" w:fill="FFFFFF"/>
          </w:rPr>
          <w:t>changes</w:t>
        </w:r>
      </w:ins>
      <w:ins w:id="78" w:author="Tanja Kortemme" w:date="2020-08-02T09:46:00Z">
        <w:r w:rsidR="00E11FC2">
          <w:rPr>
            <w:color w:val="000000" w:themeColor="text1"/>
            <w:szCs w:val="22"/>
            <w:shd w:val="clear" w:color="auto" w:fill="FFFFFF"/>
          </w:rPr>
          <w:t xml:space="preserve">: First, we now </w:t>
        </w:r>
      </w:ins>
      <w:ins w:id="79" w:author="Tanja Kortemme" w:date="2020-08-02T09:52:00Z">
        <w:r w:rsidR="000937FE">
          <w:rPr>
            <w:color w:val="000000" w:themeColor="text1"/>
            <w:szCs w:val="22"/>
            <w:shd w:val="clear" w:color="auto" w:fill="FFFFFF"/>
          </w:rPr>
          <w:t>indicate interface location of the mutated residues in Fig</w:t>
        </w:r>
      </w:ins>
      <w:ins w:id="80" w:author="Tanja Kortemme" w:date="2020-08-02T10:02:00Z">
        <w:r w:rsidR="00351EA3">
          <w:rPr>
            <w:color w:val="000000" w:themeColor="text1"/>
            <w:szCs w:val="22"/>
            <w:shd w:val="clear" w:color="auto" w:fill="FFFFFF"/>
          </w:rPr>
          <w:t>.</w:t>
        </w:r>
      </w:ins>
      <w:ins w:id="81" w:author="Tanja Kortemme" w:date="2020-08-02T09:52:00Z">
        <w:r w:rsidR="000937FE">
          <w:rPr>
            <w:color w:val="000000" w:themeColor="text1"/>
            <w:szCs w:val="22"/>
            <w:shd w:val="clear" w:color="auto" w:fill="FFFFFF"/>
          </w:rPr>
          <w:t xml:space="preserve"> 1c. Second, </w:t>
        </w:r>
      </w:ins>
      <w:del w:id="82" w:author="Tanja Kortemme" w:date="2020-08-02T09:52:00Z">
        <w:r w:rsidRPr="00351765" w:rsidDel="000937FE">
          <w:rPr>
            <w:color w:val="000000" w:themeColor="text1"/>
            <w:szCs w:val="22"/>
            <w:shd w:val="clear" w:color="auto" w:fill="FFFFFF"/>
          </w:rPr>
          <w:delText xml:space="preserve">with the reviewer </w:delText>
        </w:r>
        <w:r w:rsidR="00844430" w:rsidDel="000937FE">
          <w:rPr>
            <w:color w:val="000000" w:themeColor="text1"/>
            <w:szCs w:val="22"/>
            <w:shd w:val="clear" w:color="auto" w:fill="FFFFFF"/>
          </w:rPr>
          <w:delText xml:space="preserve">about adding </w:delText>
        </w:r>
        <w:r w:rsidRPr="00351765" w:rsidDel="000937FE">
          <w:rPr>
            <w:color w:val="000000" w:themeColor="text1"/>
            <w:szCs w:val="22"/>
            <w:shd w:val="clear" w:color="auto" w:fill="FFFFFF"/>
          </w:rPr>
          <w:delText>more visual guidance to grasp the features of Gsp1 interfaces and conformations. W</w:delText>
        </w:r>
      </w:del>
      <w:ins w:id="83" w:author="Tanja Kortemme" w:date="2020-08-02T09:52:00Z">
        <w:r w:rsidR="000937FE">
          <w:rPr>
            <w:color w:val="000000" w:themeColor="text1"/>
            <w:szCs w:val="22"/>
            <w:shd w:val="clear" w:color="auto" w:fill="FFFFFF"/>
          </w:rPr>
          <w:t>w</w:t>
        </w:r>
      </w:ins>
      <w:r w:rsidRPr="00351765">
        <w:rPr>
          <w:color w:val="000000" w:themeColor="text1"/>
          <w:szCs w:val="22"/>
          <w:shd w:val="clear" w:color="auto" w:fill="FFFFFF"/>
        </w:rPr>
        <w:t xml:space="preserve">e </w:t>
      </w:r>
      <w:del w:id="84" w:author="Tanja Kortemme" w:date="2020-08-02T09:58:00Z">
        <w:r w:rsidR="00B960A0" w:rsidRPr="00351765" w:rsidDel="002751DF">
          <w:rPr>
            <w:color w:val="000000" w:themeColor="text1"/>
            <w:szCs w:val="22"/>
            <w:shd w:val="clear" w:color="auto" w:fill="FFFFFF"/>
          </w:rPr>
          <w:delText>replaced the</w:delText>
        </w:r>
      </w:del>
      <w:ins w:id="85" w:author="Tanja Kortemme" w:date="2020-08-02T09:58:00Z">
        <w:r w:rsidR="002751DF">
          <w:rPr>
            <w:color w:val="000000" w:themeColor="text1"/>
            <w:szCs w:val="22"/>
            <w:shd w:val="clear" w:color="auto" w:fill="FFFFFF"/>
          </w:rPr>
          <w:t>added a new</w:t>
        </w:r>
      </w:ins>
      <w:r w:rsidR="00B960A0" w:rsidRPr="00351765">
        <w:rPr>
          <w:color w:val="000000" w:themeColor="text1"/>
          <w:szCs w:val="22"/>
          <w:shd w:val="clear" w:color="auto" w:fill="FFFFFF"/>
        </w:rPr>
        <w:t xml:space="preserv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del w:id="86" w:author="Tanja Kortemme" w:date="2020-08-02T10:01:00Z">
        <w:r w:rsidR="00B10773" w:rsidRPr="00351765" w:rsidDel="00951075">
          <w:rPr>
            <w:color w:val="000000" w:themeColor="text1"/>
            <w:szCs w:val="22"/>
            <w:shd w:val="clear" w:color="auto" w:fill="FFFFFF"/>
          </w:rPr>
          <w:delText xml:space="preserve"> panel </w:delText>
        </w:r>
      </w:del>
      <w:r w:rsidR="00B10773" w:rsidRPr="00351765">
        <w:rPr>
          <w:color w:val="000000" w:themeColor="text1"/>
          <w:szCs w:val="22"/>
          <w:shd w:val="clear" w:color="auto" w:fill="FFFFFF"/>
        </w:rPr>
        <w:t>a</w:t>
      </w:r>
      <w:ins w:id="87" w:author="Tanja Kortemme" w:date="2020-08-02T09:54:00Z">
        <w:r w:rsidR="004C193F">
          <w:rPr>
            <w:color w:val="000000" w:themeColor="text1"/>
            <w:szCs w:val="22"/>
            <w:shd w:val="clear" w:color="auto" w:fill="FFFFFF"/>
          </w:rPr>
          <w:t xml:space="preserve"> </w:t>
        </w:r>
      </w:ins>
      <w:ins w:id="88" w:author="Tanja Kortemme" w:date="2020-08-02T09:59:00Z">
        <w:r w:rsidR="00FE37C1">
          <w:rPr>
            <w:color w:val="000000" w:themeColor="text1"/>
            <w:szCs w:val="22"/>
            <w:shd w:val="clear" w:color="auto" w:fill="FFFFFF"/>
          </w:rPr>
          <w:t>that shows</w:t>
        </w:r>
      </w:ins>
      <w:ins w:id="89" w:author="Tanja Kortemme" w:date="2020-08-02T10:00:00Z">
        <w:r w:rsidR="00787054">
          <w:rPr>
            <w:color w:val="000000" w:themeColor="text1"/>
            <w:szCs w:val="22"/>
            <w:shd w:val="clear" w:color="auto" w:fill="FFFFFF"/>
          </w:rPr>
          <w:t xml:space="preserve"> </w:t>
        </w:r>
      </w:ins>
      <w:del w:id="90" w:author="Tanja Kortemme" w:date="2020-08-02T09:54:00Z">
        <w:r w:rsidR="00B960A0" w:rsidRPr="00351765" w:rsidDel="004C193F">
          <w:rPr>
            <w:color w:val="000000" w:themeColor="text1"/>
            <w:szCs w:val="22"/>
            <w:shd w:val="clear" w:color="auto" w:fill="FFFFFF"/>
          </w:rPr>
          <w:delText xml:space="preserve">, </w:delText>
        </w:r>
      </w:del>
      <w:del w:id="91" w:author="Tanja Kortemme" w:date="2020-08-02T09:53:00Z">
        <w:r w:rsidR="00B960A0" w:rsidRPr="00351765" w:rsidDel="000937FE">
          <w:rPr>
            <w:color w:val="000000" w:themeColor="text1"/>
            <w:szCs w:val="22"/>
            <w:shd w:val="clear" w:color="auto" w:fill="FFFFFF"/>
          </w:rPr>
          <w:delText>and instead of simply showing al</w:delText>
        </w:r>
        <w:r w:rsidR="00C97936" w:rsidRPr="00351765" w:rsidDel="000937FE">
          <w:rPr>
            <w:color w:val="000000" w:themeColor="text1"/>
            <w:szCs w:val="22"/>
            <w:shd w:val="clear" w:color="auto" w:fill="FFFFFF"/>
          </w:rPr>
          <w:delText>l</w:delText>
        </w:r>
        <w:r w:rsidR="00B960A0" w:rsidRPr="00351765" w:rsidDel="000937FE">
          <w:rPr>
            <w:color w:val="000000" w:themeColor="text1"/>
            <w:szCs w:val="22"/>
            <w:shd w:val="clear" w:color="auto" w:fill="FFFFFF"/>
          </w:rPr>
          <w:delText xml:space="preserve"> the RAN/Gsp1 complexes in the same orientation, we</w:delText>
        </w:r>
      </w:del>
      <w:del w:id="92" w:author="Tanja Kortemme" w:date="2020-08-02T09:54:00Z">
        <w:r w:rsidR="00B960A0" w:rsidRPr="00351765" w:rsidDel="004C193F">
          <w:rPr>
            <w:color w:val="000000" w:themeColor="text1"/>
            <w:szCs w:val="22"/>
            <w:shd w:val="clear" w:color="auto" w:fill="FFFFFF"/>
          </w:rPr>
          <w:delText xml:space="preserve"> show the same </w:delText>
        </w:r>
      </w:del>
      <w:del w:id="93" w:author="Tanja Kortemme" w:date="2020-08-02T09:59:00Z">
        <w:r w:rsidR="00B960A0" w:rsidRPr="00351765" w:rsidDel="00FE37C1">
          <w:rPr>
            <w:color w:val="000000" w:themeColor="text1"/>
            <w:szCs w:val="22"/>
            <w:shd w:val="clear" w:color="auto" w:fill="FFFFFF"/>
          </w:rPr>
          <w:delText xml:space="preserve">representation of </w:delText>
        </w:r>
      </w:del>
      <w:r w:rsidR="00B960A0" w:rsidRPr="00351765">
        <w:rPr>
          <w:color w:val="000000" w:themeColor="text1"/>
          <w:szCs w:val="22"/>
          <w:shd w:val="clear" w:color="auto" w:fill="FFFFFF"/>
        </w:rPr>
        <w:t xml:space="preserve">the GTPase </w:t>
      </w:r>
      <w:del w:id="94" w:author="Tanja Kortemme" w:date="2020-08-02T09:54:00Z">
        <w:r w:rsidR="00B960A0" w:rsidRPr="00351765" w:rsidDel="004C193F">
          <w:rPr>
            <w:color w:val="000000" w:themeColor="text1"/>
            <w:szCs w:val="22"/>
            <w:shd w:val="clear" w:color="auto" w:fill="FFFFFF"/>
          </w:rPr>
          <w:delText>in the GTP and GDP conformations as</w:delText>
        </w:r>
      </w:del>
      <w:ins w:id="95" w:author="Tanja Kortemme" w:date="2020-08-02T09:54:00Z">
        <w:r w:rsidR="004C193F">
          <w:rPr>
            <w:color w:val="000000" w:themeColor="text1"/>
            <w:szCs w:val="22"/>
            <w:shd w:val="clear" w:color="auto" w:fill="FFFFFF"/>
          </w:rPr>
          <w:t>in the same orientation as</w:t>
        </w:r>
      </w:ins>
      <w:r w:rsidR="00B960A0" w:rsidRPr="00351765">
        <w:rPr>
          <w:color w:val="000000" w:themeColor="text1"/>
          <w:szCs w:val="22"/>
          <w:shd w:val="clear" w:color="auto" w:fill="FFFFFF"/>
        </w:rPr>
        <w:t xml:space="preserve">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w:t>
      </w:r>
      <w:ins w:id="96" w:author="Tanja Kortemme" w:date="2020-08-02T09:55:00Z">
        <w:r w:rsidR="002E275D">
          <w:rPr>
            <w:color w:val="000000" w:themeColor="text1"/>
            <w:szCs w:val="22"/>
            <w:shd w:val="clear" w:color="auto" w:fill="FFFFFF"/>
          </w:rPr>
          <w:t xml:space="preserve"> </w:t>
        </w:r>
      </w:ins>
      <w:ins w:id="97" w:author="Tanja Kortemme" w:date="2020-08-02T10:00:00Z">
        <w:r w:rsidR="004160A1">
          <w:rPr>
            <w:color w:val="000000" w:themeColor="text1"/>
            <w:szCs w:val="22"/>
            <w:shd w:val="clear" w:color="auto" w:fill="FFFFFF"/>
          </w:rPr>
          <w:t xml:space="preserve">and </w:t>
        </w:r>
      </w:ins>
      <w:ins w:id="98" w:author="Tanja Kortemme" w:date="2020-08-02T10:01:00Z">
        <w:r w:rsidR="000847A7">
          <w:rPr>
            <w:color w:val="000000" w:themeColor="text1"/>
            <w:szCs w:val="22"/>
            <w:shd w:val="clear" w:color="auto" w:fill="FFFFFF"/>
          </w:rPr>
          <w:t>highlights</w:t>
        </w:r>
        <w:r w:rsidR="004160A1">
          <w:rPr>
            <w:color w:val="000000" w:themeColor="text1"/>
            <w:szCs w:val="22"/>
            <w:shd w:val="clear" w:color="auto" w:fill="FFFFFF"/>
          </w:rPr>
          <w:t xml:space="preserve"> each interface </w:t>
        </w:r>
      </w:ins>
      <w:ins w:id="99" w:author="Tanja Kortemme" w:date="2020-08-02T10:00:00Z">
        <w:r w:rsidR="004C0D17">
          <w:rPr>
            <w:color w:val="000000" w:themeColor="text1"/>
            <w:szCs w:val="22"/>
            <w:shd w:val="clear" w:color="auto" w:fill="FFFFFF"/>
          </w:rPr>
          <w:t>with</w:t>
        </w:r>
      </w:ins>
      <w:del w:id="100" w:author="Tanja Kortemme" w:date="2020-08-02T09:55:00Z">
        <w:r w:rsidR="00B960A0" w:rsidRPr="00351765" w:rsidDel="002E275D">
          <w:rPr>
            <w:color w:val="000000" w:themeColor="text1"/>
            <w:szCs w:val="22"/>
            <w:shd w:val="clear" w:color="auto" w:fill="FFFFFF"/>
          </w:rPr>
          <w:delText>,</w:delText>
        </w:r>
      </w:del>
      <w:r w:rsidR="00B960A0" w:rsidRPr="00351765">
        <w:rPr>
          <w:color w:val="000000" w:themeColor="text1"/>
          <w:szCs w:val="22"/>
          <w:shd w:val="clear" w:color="auto" w:fill="FFFFFF"/>
        </w:rPr>
        <w:t xml:space="preserve"> </w:t>
      </w:r>
      <w:del w:id="101" w:author="Tanja Kortemme" w:date="2020-08-02T09:55:00Z">
        <w:r w:rsidR="00B960A0" w:rsidRPr="00351765" w:rsidDel="002E275D">
          <w:rPr>
            <w:color w:val="000000" w:themeColor="text1"/>
            <w:szCs w:val="22"/>
            <w:shd w:val="clear" w:color="auto" w:fill="FFFFFF"/>
          </w:rPr>
          <w:delText xml:space="preserve">with </w:delText>
        </w:r>
      </w:del>
      <w:r w:rsidR="00B960A0" w:rsidRPr="00351765">
        <w:rPr>
          <w:color w:val="000000" w:themeColor="text1"/>
          <w:szCs w:val="22"/>
          <w:shd w:val="clear" w:color="auto" w:fill="FFFFFF"/>
        </w:rPr>
        <w:t>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del w:id="102" w:author="Tanja Kortemme" w:date="2020-08-02T09:55:00Z">
        <w:r w:rsidR="003B44D7" w:rsidRPr="00351765" w:rsidDel="00F84482">
          <w:rPr>
            <w:color w:val="000000" w:themeColor="text1"/>
            <w:szCs w:val="22"/>
            <w:shd w:val="clear" w:color="auto" w:fill="FFFFFF"/>
          </w:rPr>
          <w:delText>,</w:delText>
        </w:r>
      </w:del>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colo</w:t>
      </w:r>
      <w:del w:id="103" w:author="Tanja Kortemme" w:date="2020-08-02T09:55:00Z">
        <w:r w:rsidR="00C97936" w:rsidRPr="00351765" w:rsidDel="00041C85">
          <w:rPr>
            <w:color w:val="000000" w:themeColor="text1"/>
            <w:szCs w:val="22"/>
            <w:shd w:val="clear" w:color="auto" w:fill="FFFFFF"/>
          </w:rPr>
          <w:delText>u</w:delText>
        </w:r>
      </w:del>
      <w:r w:rsidR="00C97936" w:rsidRPr="00351765">
        <w:rPr>
          <w:color w:val="000000" w:themeColor="text1"/>
          <w:szCs w:val="22"/>
          <w:shd w:val="clear" w:color="auto" w:fill="FFFFFF"/>
        </w:rPr>
        <w:t xml:space="preserve">red by </w:t>
      </w:r>
      <w:ins w:id="104" w:author="Tanja Kortemme" w:date="2020-08-02T10:01:00Z">
        <w:r w:rsidR="00D405BE">
          <w:rPr>
            <w:color w:val="000000" w:themeColor="text1"/>
            <w:szCs w:val="22"/>
            <w:shd w:val="clear" w:color="auto" w:fill="FFFFFF"/>
          </w:rPr>
          <w:t>the different</w:t>
        </w:r>
      </w:ins>
      <w:ins w:id="105" w:author="Tanja Kortemme" w:date="2020-08-02T09:55:00Z">
        <w:r w:rsidR="005D6AB4">
          <w:rPr>
            <w:color w:val="000000" w:themeColor="text1"/>
            <w:szCs w:val="22"/>
            <w:shd w:val="clear" w:color="auto" w:fill="FFFFFF"/>
          </w:rPr>
          <w:t xml:space="preserve"> </w:t>
        </w:r>
      </w:ins>
      <w:commentRangeStart w:id="106"/>
      <w:del w:id="107" w:author="Tanja Kortemme" w:date="2020-08-02T10:00:00Z">
        <w:r w:rsidR="00C97936" w:rsidRPr="00351765" w:rsidDel="00EA3EE6">
          <w:rPr>
            <w:color w:val="000000" w:themeColor="text1"/>
            <w:szCs w:val="22"/>
            <w:shd w:val="clear" w:color="auto" w:fill="FFFFFF"/>
          </w:rPr>
          <w:delText>the</w:delText>
        </w:r>
        <w:r w:rsidR="003B44D7" w:rsidRPr="00351765" w:rsidDel="00EA3EE6">
          <w:rPr>
            <w:color w:val="000000" w:themeColor="text1"/>
            <w:szCs w:val="22"/>
            <w:shd w:val="clear" w:color="auto" w:fill="FFFFFF"/>
          </w:rPr>
          <w:delText xml:space="preserve"> different </w:delText>
        </w:r>
      </w:del>
      <w:r w:rsidR="003B44D7" w:rsidRPr="00351765">
        <w:rPr>
          <w:color w:val="000000" w:themeColor="text1"/>
          <w:szCs w:val="22"/>
          <w:shd w:val="clear" w:color="auto" w:fill="FFFFFF"/>
        </w:rPr>
        <w:t>interface</w:t>
      </w:r>
      <w:ins w:id="108" w:author="Tanja Kortemme" w:date="2020-08-02T10:01:00Z">
        <w:r w:rsidR="00E27B91">
          <w:rPr>
            <w:color w:val="000000" w:themeColor="text1"/>
            <w:szCs w:val="22"/>
            <w:shd w:val="clear" w:color="auto" w:fill="FFFFFF"/>
          </w:rPr>
          <w:t>s</w:t>
        </w:r>
      </w:ins>
      <w:del w:id="109" w:author="Tanja Kortemme" w:date="2020-08-02T10:00:00Z">
        <w:r w:rsidR="003B44D7" w:rsidRPr="00351765" w:rsidDel="00EA3EE6">
          <w:rPr>
            <w:color w:val="000000" w:themeColor="text1"/>
            <w:szCs w:val="22"/>
            <w:shd w:val="clear" w:color="auto" w:fill="FFFFFF"/>
          </w:rPr>
          <w:delText>s</w:delText>
        </w:r>
      </w:del>
      <w:commentRangeEnd w:id="106"/>
      <w:r w:rsidR="00C13D2B">
        <w:rPr>
          <w:rStyle w:val="CommentReference"/>
        </w:rPr>
        <w:commentReference w:id="106"/>
      </w:r>
      <w:r w:rsidRPr="00351765">
        <w:rPr>
          <w:color w:val="000000" w:themeColor="text1"/>
          <w:szCs w:val="22"/>
          <w:shd w:val="clear" w:color="auto" w:fill="FFFFFF"/>
        </w:rPr>
        <w:t xml:space="preserve">. </w:t>
      </w:r>
      <w:r w:rsidR="00844430">
        <w:rPr>
          <w:color w:val="000000" w:themeColor="text1"/>
          <w:szCs w:val="22"/>
          <w:shd w:val="clear" w:color="auto" w:fill="FFFFFF"/>
        </w:rPr>
        <w:t>(</w:t>
      </w:r>
      <w:r w:rsidR="003B44D7" w:rsidRPr="00351765">
        <w:rPr>
          <w:color w:val="000000" w:themeColor="text1"/>
          <w:szCs w:val="22"/>
          <w:shd w:val="clear" w:color="auto" w:fill="FFFFFF"/>
        </w:rPr>
        <w:t xml:space="preserve">We have moved the </w:t>
      </w:r>
      <w:ins w:id="110" w:author="Tanja Kortemme" w:date="2020-08-02T09:58:00Z">
        <w:r w:rsidR="00211401">
          <w:rPr>
            <w:color w:val="000000" w:themeColor="text1"/>
            <w:szCs w:val="22"/>
            <w:shd w:val="clear" w:color="auto" w:fill="FFFFFF"/>
          </w:rPr>
          <w:t xml:space="preserve">original </w:t>
        </w:r>
      </w:ins>
      <w:ins w:id="111" w:author="Tanja Kortemme" w:date="2020-08-02T10:01:00Z">
        <w:r w:rsidR="00E27B91">
          <w:rPr>
            <w:color w:val="000000" w:themeColor="text1"/>
            <w:szCs w:val="22"/>
            <w:shd w:val="clear" w:color="auto" w:fill="FFFFFF"/>
          </w:rPr>
          <w:t xml:space="preserve">Extended Data Fig. 1a </w:t>
        </w:r>
      </w:ins>
      <w:del w:id="112" w:author="Tanja Kortemme" w:date="2020-08-02T10:02:00Z">
        <w:r w:rsidR="003B44D7" w:rsidRPr="00351765" w:rsidDel="00273A8B">
          <w:rPr>
            <w:color w:val="000000" w:themeColor="text1"/>
            <w:szCs w:val="22"/>
            <w:shd w:val="clear" w:color="auto" w:fill="FFFFFF"/>
          </w:rPr>
          <w:delText xml:space="preserve">panel </w:delText>
        </w:r>
        <w:r w:rsidR="003B44D7" w:rsidRPr="00351765" w:rsidDel="00696CB6">
          <w:rPr>
            <w:color w:val="000000" w:themeColor="text1"/>
            <w:szCs w:val="22"/>
            <w:shd w:val="clear" w:color="auto" w:fill="FFFFFF"/>
          </w:rPr>
          <w:delText>with</w:delText>
        </w:r>
      </w:del>
      <w:ins w:id="113" w:author="Tanja Kortemme" w:date="2020-08-02T10:02:00Z">
        <w:r w:rsidR="00696CB6">
          <w:rPr>
            <w:color w:val="000000" w:themeColor="text1"/>
            <w:szCs w:val="22"/>
            <w:shd w:val="clear" w:color="auto" w:fill="FFFFFF"/>
          </w:rPr>
          <w:t>showing</w:t>
        </w:r>
      </w:ins>
      <w:r w:rsidR="003B44D7" w:rsidRPr="00351765">
        <w:rPr>
          <w:color w:val="000000" w:themeColor="text1"/>
          <w:szCs w:val="22"/>
          <w:shd w:val="clear" w:color="auto" w:fill="FFFFFF"/>
        </w:rPr>
        <w:t xml:space="preserve"> the complex</w:t>
      </w:r>
      <w:del w:id="114" w:author="Tanja Kortemme" w:date="2020-08-02T10:02:00Z">
        <w:r w:rsidR="003B44D7" w:rsidRPr="00351765" w:rsidDel="00732CDD">
          <w:rPr>
            <w:color w:val="000000" w:themeColor="text1"/>
            <w:szCs w:val="22"/>
            <w:shd w:val="clear" w:color="auto" w:fill="FFFFFF"/>
          </w:rPr>
          <w:delText>e</w:delText>
        </w:r>
      </w:del>
      <w:ins w:id="115" w:author="Tanja Kortemme" w:date="2020-08-02T10:02:00Z">
        <w:r w:rsidR="0096730E">
          <w:rPr>
            <w:color w:val="000000" w:themeColor="text1"/>
            <w:szCs w:val="22"/>
            <w:shd w:val="clear" w:color="auto" w:fill="FFFFFF"/>
          </w:rPr>
          <w:t xml:space="preserve"> structures</w:t>
        </w:r>
      </w:ins>
      <w:del w:id="116" w:author="Tanja Kortemme" w:date="2020-08-02T10:02:00Z">
        <w:r w:rsidR="003B44D7" w:rsidRPr="00351765" w:rsidDel="0096730E">
          <w:rPr>
            <w:color w:val="000000" w:themeColor="text1"/>
            <w:szCs w:val="22"/>
            <w:shd w:val="clear" w:color="auto" w:fill="FFFFFF"/>
          </w:rPr>
          <w:delText>s</w:delText>
        </w:r>
      </w:del>
      <w:r w:rsidR="003B44D7" w:rsidRPr="00351765">
        <w:rPr>
          <w:color w:val="000000" w:themeColor="text1"/>
          <w:szCs w:val="22"/>
          <w:shd w:val="clear" w:color="auto" w:fill="FFFFFF"/>
        </w:rPr>
        <w:t xml:space="preserve">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61F0865B" w14:textId="77777777" w:rsidR="009C209B" w:rsidRPr="001C16D7" w:rsidRDefault="00625DFC" w:rsidP="00E75C24">
      <w:pPr>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41293E55">
            <wp:extent cx="4143751" cy="566286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3751" cy="5662861"/>
                    </a:xfrm>
                    <a:prstGeom prst="rect">
                      <a:avLst/>
                    </a:prstGeom>
                  </pic:spPr>
                </pic:pic>
              </a:graphicData>
            </a:graphic>
          </wp:inline>
        </w:drawing>
      </w:r>
    </w:p>
    <w:p w14:paraId="635F3E3A" w14:textId="3370842F" w:rsidR="00E75C24" w:rsidRPr="0089556C" w:rsidRDefault="00C97936" w:rsidP="00437E2B">
      <w:pPr>
        <w:rPr>
          <w:color w:val="385623" w:themeColor="accent6" w:themeShade="80"/>
          <w:szCs w:val="22"/>
        </w:rPr>
      </w:pPr>
      <w:r w:rsidRPr="0089556C">
        <w:rPr>
          <w:color w:val="385623" w:themeColor="accent6" w:themeShade="80"/>
          <w:szCs w:val="22"/>
        </w:rPr>
        <w:t xml:space="preserve">Extended Data Figure 1 </w:t>
      </w:r>
      <w:bookmarkStart w:id="117" w:name="_Ref411434816"/>
      <w:r w:rsidR="003664F3" w:rsidRPr="0089556C">
        <w:rPr>
          <w:b/>
          <w:color w:val="385623" w:themeColor="accent6" w:themeShade="80"/>
          <w:szCs w:val="22"/>
        </w:rPr>
        <w:t xml:space="preserve">Extended Data Figure </w:t>
      </w:r>
      <w:bookmarkEnd w:id="117"/>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Mutated Gsp1 residues are shown as spheres. Interface residues are coloured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proofErr w:type="spellStart"/>
      <w:r w:rsidR="003664F3" w:rsidRPr="0089556C">
        <w:rPr>
          <w:color w:val="385623" w:themeColor="accent6" w:themeShade="80"/>
          <w:szCs w:val="22"/>
        </w:rPr>
        <w:t>rASA</w:t>
      </w:r>
      <w:proofErr w:type="spellEnd"/>
      <w:r w:rsidR="003664F3" w:rsidRPr="0089556C">
        <w:rPr>
          <w:color w:val="385623" w:themeColor="accent6" w:themeShade="80"/>
          <w:szCs w:val="22"/>
        </w:rPr>
        <w:t>)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437E2B">
      <w:pPr>
        <w:rPr>
          <w:szCs w:val="22"/>
        </w:rPr>
      </w:pPr>
    </w:p>
    <w:p w14:paraId="40C9C140" w14:textId="77777777" w:rsidR="003664F3" w:rsidRPr="001C16D7" w:rsidRDefault="003664F3" w:rsidP="003664F3">
      <w:pPr>
        <w:rPr>
          <w:szCs w:val="22"/>
          <w:shd w:val="clear" w:color="auto" w:fill="FFFFFF"/>
        </w:rPr>
      </w:pPr>
      <w:r w:rsidRPr="001C16D7">
        <w:rPr>
          <w:i/>
          <w:iCs/>
          <w:szCs w:val="22"/>
          <w:shd w:val="clear" w:color="auto" w:fill="FFFFFF"/>
        </w:rPr>
        <w:lastRenderedPageBreak/>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2431A2A4" w:rsidR="00AD6731" w:rsidRPr="00A53699" w:rsidRDefault="00F47A8E" w:rsidP="00437E2B">
      <w:pPr>
        <w:rPr>
          <w:color w:val="000000" w:themeColor="text1"/>
          <w:szCs w:val="22"/>
        </w:rPr>
      </w:pPr>
      <w:del w:id="118" w:author="Tanja Kortemme" w:date="2020-08-02T10:14:00Z">
        <w:r w:rsidDel="00291456">
          <w:rPr>
            <w:color w:val="000000" w:themeColor="text1"/>
            <w:szCs w:val="22"/>
          </w:rPr>
          <w:delText>Based on c</w:delText>
        </w:r>
      </w:del>
      <w:ins w:id="119" w:author="Tanja Kortemme" w:date="2020-08-02T10:30:00Z">
        <w:r w:rsidR="000A7977">
          <w:rPr>
            <w:color w:val="000000" w:themeColor="text1"/>
            <w:szCs w:val="22"/>
          </w:rPr>
          <w:t>Since all</w:t>
        </w:r>
      </w:ins>
      <w:del w:id="120" w:author="Tanja Kortemme" w:date="2020-08-02T10:30:00Z">
        <w:r w:rsidDel="000A7977">
          <w:rPr>
            <w:color w:val="000000" w:themeColor="text1"/>
            <w:szCs w:val="22"/>
          </w:rPr>
          <w:delText>omments by all</w:delText>
        </w:r>
      </w:del>
      <w:r>
        <w:rPr>
          <w:color w:val="000000" w:themeColor="text1"/>
          <w:szCs w:val="22"/>
        </w:rPr>
        <w:t xml:space="preserve"> three reviewers</w:t>
      </w:r>
      <w:r w:rsidR="00BE5A74" w:rsidRPr="00A53699">
        <w:rPr>
          <w:color w:val="000000" w:themeColor="text1"/>
          <w:szCs w:val="22"/>
        </w:rPr>
        <w:t xml:space="preserve"> </w:t>
      </w:r>
      <w:del w:id="121" w:author="Tanja Kortemme" w:date="2020-08-02T10:14:00Z">
        <w:r w:rsidDel="00291456">
          <w:rPr>
            <w:color w:val="000000" w:themeColor="text1"/>
            <w:szCs w:val="22"/>
          </w:rPr>
          <w:delText>we realized that</w:delText>
        </w:r>
      </w:del>
      <w:ins w:id="122" w:author="Tanja Kortemme" w:date="2020-08-02T10:14:00Z">
        <w:r w:rsidR="00291456">
          <w:rPr>
            <w:color w:val="000000" w:themeColor="text1"/>
            <w:szCs w:val="22"/>
          </w:rPr>
          <w:t>indicated that</w:t>
        </w:r>
      </w:ins>
      <w:r>
        <w:rPr>
          <w:color w:val="000000" w:themeColor="text1"/>
          <w:szCs w:val="22"/>
        </w:rPr>
        <w:t xml:space="preserve"> our </w:t>
      </w:r>
      <w:del w:id="123" w:author="Tanja Kortemme" w:date="2020-08-02T10:14:00Z">
        <w:r w:rsidDel="00291456">
          <w:rPr>
            <w:color w:val="000000" w:themeColor="text1"/>
            <w:szCs w:val="22"/>
          </w:rPr>
          <w:delText xml:space="preserve">initial </w:delText>
        </w:r>
      </w:del>
      <w:ins w:id="124" w:author="Tanja Kortemme" w:date="2020-08-02T10:14:00Z">
        <w:r w:rsidR="00291456">
          <w:rPr>
            <w:color w:val="000000" w:themeColor="text1"/>
            <w:szCs w:val="22"/>
          </w:rPr>
          <w:t xml:space="preserve">original </w:t>
        </w:r>
      </w:ins>
      <w:r>
        <w:rPr>
          <w:color w:val="000000" w:themeColor="text1"/>
          <w:szCs w:val="22"/>
        </w:rPr>
        <w:t>version of</w:t>
      </w:r>
      <w:r w:rsidR="00BE5A74" w:rsidRPr="00A53699">
        <w:rPr>
          <w:color w:val="000000" w:themeColor="text1"/>
          <w:szCs w:val="22"/>
        </w:rPr>
        <w:t xml:space="preserve"> Fig. 2 </w:t>
      </w:r>
      <w:del w:id="125" w:author="Tanja Kortemme" w:date="2020-08-02T10:14:00Z">
        <w:r w:rsidR="00943FC4" w:rsidRPr="00A53699" w:rsidDel="00625365">
          <w:rPr>
            <w:color w:val="000000" w:themeColor="text1"/>
            <w:szCs w:val="22"/>
          </w:rPr>
          <w:delText>did</w:delText>
        </w:r>
        <w:r w:rsidR="00BE5A74" w:rsidRPr="00A53699" w:rsidDel="00625365">
          <w:rPr>
            <w:color w:val="000000" w:themeColor="text1"/>
            <w:szCs w:val="22"/>
          </w:rPr>
          <w:delText xml:space="preserve"> not convey the message we wanted to present to the reader</w:delText>
        </w:r>
        <w:r w:rsidDel="00625365">
          <w:rPr>
            <w:color w:val="000000" w:themeColor="text1"/>
            <w:szCs w:val="22"/>
          </w:rPr>
          <w:delText xml:space="preserve"> correctly</w:delText>
        </w:r>
        <w:r w:rsidR="00BE5A74" w:rsidRPr="00A53699" w:rsidDel="00625365">
          <w:rPr>
            <w:color w:val="000000" w:themeColor="text1"/>
            <w:szCs w:val="22"/>
          </w:rPr>
          <w:delText xml:space="preserve">. </w:delText>
        </w:r>
      </w:del>
      <w:ins w:id="126" w:author="Tanja Kortemme" w:date="2020-08-02T10:14:00Z">
        <w:r w:rsidR="00625365">
          <w:rPr>
            <w:color w:val="000000" w:themeColor="text1"/>
            <w:szCs w:val="22"/>
          </w:rPr>
          <w:t>was unclear, w</w:t>
        </w:r>
      </w:ins>
      <w:del w:id="127" w:author="Tanja Kortemme" w:date="2020-08-02T10:14:00Z">
        <w:r w:rsidR="00BE5A74" w:rsidRPr="00A53699" w:rsidDel="00625365">
          <w:rPr>
            <w:color w:val="000000" w:themeColor="text1"/>
            <w:szCs w:val="22"/>
          </w:rPr>
          <w:delText>W</w:delText>
        </w:r>
      </w:del>
      <w:r w:rsidR="00BE5A74" w:rsidRPr="00A53699">
        <w:rPr>
          <w:color w:val="000000" w:themeColor="text1"/>
          <w:szCs w:val="22"/>
        </w:rPr>
        <w:t xml:space="preserve">e have now </w:t>
      </w:r>
      <w:del w:id="128" w:author="Tanja Kortemme" w:date="2020-08-02T10:15:00Z">
        <w:r w:rsidR="00BE5A74" w:rsidRPr="00A53699" w:rsidDel="00045562">
          <w:rPr>
            <w:color w:val="000000" w:themeColor="text1"/>
            <w:szCs w:val="22"/>
          </w:rPr>
          <w:delText xml:space="preserve">completely </w:delText>
        </w:r>
      </w:del>
      <w:r w:rsidR="00BE5A74" w:rsidRPr="00A53699">
        <w:rPr>
          <w:color w:val="000000" w:themeColor="text1"/>
          <w:szCs w:val="22"/>
        </w:rPr>
        <w:t xml:space="preserve">reworked Fig. 2 and </w:t>
      </w:r>
      <w:del w:id="129" w:author="Tanja Kortemme" w:date="2020-08-02T10:15:00Z">
        <w:r w:rsidR="00BE5A74" w:rsidRPr="00A53699" w:rsidDel="00045562">
          <w:rPr>
            <w:color w:val="000000" w:themeColor="text1"/>
            <w:szCs w:val="22"/>
          </w:rPr>
          <w:delText>adjusted the text</w:delText>
        </w:r>
        <w:r w:rsidDel="00045562">
          <w:rPr>
            <w:color w:val="000000" w:themeColor="text1"/>
            <w:szCs w:val="22"/>
          </w:rPr>
          <w:delText>, including showing structures in cartoon and surface</w:delText>
        </w:r>
      </w:del>
      <w:ins w:id="130" w:author="Tanja Kortemme" w:date="2020-08-02T10:15:00Z">
        <w:r w:rsidR="00045562">
          <w:rPr>
            <w:color w:val="000000" w:themeColor="text1"/>
            <w:szCs w:val="22"/>
          </w:rPr>
          <w:t xml:space="preserve">the </w:t>
        </w:r>
        <w:r w:rsidR="00170E2F">
          <w:rPr>
            <w:color w:val="000000" w:themeColor="text1"/>
            <w:szCs w:val="22"/>
          </w:rPr>
          <w:t xml:space="preserve">accompanying text section (see </w:t>
        </w:r>
      </w:ins>
      <w:ins w:id="131" w:author="Tanja Kortemme" w:date="2020-08-02T10:30:00Z">
        <w:r w:rsidR="009C2ECB">
          <w:rPr>
            <w:color w:val="000000" w:themeColor="text1"/>
            <w:szCs w:val="22"/>
          </w:rPr>
          <w:t xml:space="preserve">also </w:t>
        </w:r>
      </w:ins>
      <w:ins w:id="132" w:author="Tanja Kortemme" w:date="2020-08-02T10:15:00Z">
        <w:r w:rsidR="00170E2F">
          <w:rPr>
            <w:color w:val="000000" w:themeColor="text1"/>
            <w:szCs w:val="22"/>
          </w:rPr>
          <w:t>response to reviewer XX comment YY)</w:t>
        </w:r>
      </w:ins>
      <w:r w:rsidR="004F2EF6" w:rsidRPr="00A53699">
        <w:rPr>
          <w:color w:val="000000" w:themeColor="text1"/>
          <w:szCs w:val="22"/>
        </w:rPr>
        <w:t>.</w:t>
      </w:r>
      <w:ins w:id="133" w:author="Tanja Kortemme" w:date="2020-08-02T11:32:00Z">
        <w:r w:rsidR="005C04DD">
          <w:rPr>
            <w:color w:val="000000" w:themeColor="text1"/>
            <w:szCs w:val="22"/>
          </w:rPr>
          <w:t xml:space="preserve"> We hope that the new representations in Fig. 2 now more clearly highlight the positions of the described residues.</w:t>
        </w:r>
      </w:ins>
    </w:p>
    <w:p w14:paraId="455B01CC" w14:textId="77777777" w:rsidR="00F17BAA" w:rsidRPr="001C16D7" w:rsidRDefault="00A43B6B" w:rsidP="00437E2B">
      <w:pPr>
        <w:rPr>
          <w:i/>
          <w:iCs/>
          <w:szCs w:val="22"/>
        </w:rPr>
      </w:pPr>
      <w:r w:rsidRPr="001C16D7">
        <w:rPr>
          <w:i/>
          <w:iCs/>
          <w:szCs w:val="22"/>
          <w:shd w:val="clear" w:color="auto" w:fill="FFFFFF"/>
        </w:rPr>
        <w:t>Minor points</w:t>
      </w:r>
    </w:p>
    <w:p w14:paraId="4F60C08E" w14:textId="77777777" w:rsidR="00F17BAA" w:rsidRPr="001C16D7" w:rsidRDefault="00A43B6B" w:rsidP="00437E2B">
      <w:pPr>
        <w:rPr>
          <w:i/>
          <w:iCs/>
          <w:szCs w:val="22"/>
        </w:rPr>
      </w:pPr>
      <w:r w:rsidRPr="001C16D7">
        <w:rPr>
          <w:i/>
          <w:iCs/>
          <w:szCs w:val="22"/>
          <w:shd w:val="clear" w:color="auto" w:fill="FFFFFF"/>
        </w:rPr>
        <w:t>- Suppl. Table 2 and Ext. Data Fig. 1:</w:t>
      </w:r>
    </w:p>
    <w:p w14:paraId="4DC7F26F" w14:textId="77777777" w:rsidR="00D02933" w:rsidRPr="001C16D7" w:rsidRDefault="00A43B6B" w:rsidP="00437E2B">
      <w:pPr>
        <w:rPr>
          <w:i/>
          <w:iCs/>
          <w:szCs w:val="22"/>
          <w:shd w:val="clear" w:color="auto" w:fill="FFFFFF"/>
        </w:rPr>
      </w:pPr>
      <w:r w:rsidRPr="001C16D7">
        <w:rPr>
          <w:i/>
          <w:iCs/>
          <w:szCs w:val="22"/>
          <w:shd w:val="clear" w:color="auto" w:fill="FFFFFF"/>
        </w:rPr>
        <w:t>Please provide the definition for rim and support.</w:t>
      </w:r>
    </w:p>
    <w:p w14:paraId="12F4E9A4" w14:textId="2C481B65" w:rsidR="00252FA1" w:rsidRPr="00A53699" w:rsidRDefault="001E6D13" w:rsidP="00437E2B">
      <w:pPr>
        <w:rPr>
          <w:color w:val="2F5496" w:themeColor="accent1" w:themeShade="BF"/>
          <w:szCs w:val="22"/>
        </w:rPr>
      </w:pPr>
      <w:ins w:id="134" w:author="Tanja Kortemme" w:date="2020-08-02T10:16:00Z">
        <w:r>
          <w:rPr>
            <w:szCs w:val="22"/>
          </w:rPr>
          <w:t xml:space="preserve">We thank the reviewer for </w:t>
        </w:r>
      </w:ins>
      <w:ins w:id="135" w:author="Tanja Kortemme" w:date="2020-08-02T15:15:00Z">
        <w:r w:rsidR="00686347">
          <w:rPr>
            <w:szCs w:val="22"/>
          </w:rPr>
          <w:t>pointing ou</w:t>
        </w:r>
        <w:r w:rsidR="001F5867">
          <w:rPr>
            <w:szCs w:val="22"/>
          </w:rPr>
          <w:t>t</w:t>
        </w:r>
      </w:ins>
      <w:ins w:id="136" w:author="Tanja Kortemme" w:date="2020-08-02T10:18:00Z">
        <w:r w:rsidR="00793540">
          <w:rPr>
            <w:szCs w:val="22"/>
          </w:rPr>
          <w:t xml:space="preserve"> this</w:t>
        </w:r>
      </w:ins>
      <w:ins w:id="137" w:author="Tanja Kortemme" w:date="2020-08-02T10:16:00Z">
        <w:r>
          <w:rPr>
            <w:szCs w:val="22"/>
          </w:rPr>
          <w:t xml:space="preserve"> omission and </w:t>
        </w:r>
      </w:ins>
      <w:del w:id="138" w:author="Tanja Kortemme" w:date="2020-08-02T10:16:00Z">
        <w:r w:rsidR="00F17BAA" w:rsidRPr="001C16D7" w:rsidDel="001E6D13">
          <w:rPr>
            <w:szCs w:val="22"/>
          </w:rPr>
          <w:delText xml:space="preserve">We </w:delText>
        </w:r>
      </w:del>
      <w:r w:rsidR="00F17BAA" w:rsidRPr="001C16D7">
        <w:rPr>
          <w:szCs w:val="22"/>
        </w:rPr>
        <w:t xml:space="preserve">have </w:t>
      </w:r>
      <w:ins w:id="139" w:author="Tanja Kortemme" w:date="2020-08-02T10:18:00Z">
        <w:r w:rsidR="00793540">
          <w:rPr>
            <w:szCs w:val="22"/>
          </w:rPr>
          <w:t xml:space="preserve">now </w:t>
        </w:r>
      </w:ins>
      <w:r w:rsidR="00F17BAA" w:rsidRPr="001C16D7">
        <w:rPr>
          <w:szCs w:val="22"/>
        </w:rPr>
        <w:t>added the</w:t>
      </w:r>
      <w:ins w:id="140" w:author="Tanja Kortemme" w:date="2020-08-02T10:16:00Z">
        <w:r>
          <w:rPr>
            <w:szCs w:val="22"/>
          </w:rPr>
          <w:t>se</w:t>
        </w:r>
      </w:ins>
      <w:r w:rsidR="00F17BAA" w:rsidRPr="001C16D7">
        <w:rPr>
          <w:szCs w:val="22"/>
        </w:rPr>
        <w:t xml:space="preserve"> definition</w:t>
      </w:r>
      <w:ins w:id="141" w:author="Tanja Kortemme" w:date="2020-08-02T10:17:00Z">
        <w:r w:rsidR="002A184B">
          <w:rPr>
            <w:szCs w:val="22"/>
          </w:rPr>
          <w:t>s</w:t>
        </w:r>
      </w:ins>
      <w:r w:rsidR="00F17BAA" w:rsidRPr="001C16D7">
        <w:rPr>
          <w:szCs w:val="22"/>
        </w:rPr>
        <w:t xml:space="preserve"> </w:t>
      </w:r>
      <w:del w:id="142" w:author="Tanja Kortemme" w:date="2020-08-02T10:17:00Z">
        <w:r w:rsidR="00F17BAA" w:rsidRPr="001C16D7" w:rsidDel="002A184B">
          <w:rPr>
            <w:szCs w:val="22"/>
          </w:rPr>
          <w:delText xml:space="preserve">of the support, rim and core interface residues (described in Levy, JMB, 2012) </w:delText>
        </w:r>
      </w:del>
      <w:r w:rsidR="00F17BAA" w:rsidRPr="001C16D7">
        <w:rPr>
          <w:szCs w:val="22"/>
        </w:rPr>
        <w:t>to the Methods section</w:t>
      </w:r>
      <w:ins w:id="143" w:author="Tanja Kortemme" w:date="2020-08-02T10:17:00Z">
        <w:r w:rsidR="002A184B">
          <w:rPr>
            <w:szCs w:val="22"/>
          </w:rPr>
          <w:t xml:space="preserve"> (</w:t>
        </w:r>
      </w:ins>
      <w:ins w:id="144" w:author="Tanja Kortemme" w:date="2020-08-02T10:18:00Z">
        <w:r w:rsidR="005C74D8">
          <w:rPr>
            <w:szCs w:val="22"/>
          </w:rPr>
          <w:t>as described</w:t>
        </w:r>
      </w:ins>
      <w:ins w:id="145" w:author="Tanja Kortemme" w:date="2020-08-02T10:17:00Z">
        <w:r w:rsidR="002A184B" w:rsidRPr="001C16D7">
          <w:rPr>
            <w:szCs w:val="22"/>
          </w:rPr>
          <w:t xml:space="preserve"> in Levy, JMB, 2012)</w:t>
        </w:r>
      </w:ins>
      <w:r w:rsidR="00F17BAA" w:rsidRPr="001C16D7">
        <w:rPr>
          <w:szCs w:val="22"/>
        </w:rPr>
        <w:t xml:space="preserve">: </w:t>
      </w:r>
      <w:commentRangeStart w:id="146"/>
      <w:r w:rsidR="00F17BAA" w:rsidRPr="00A53699">
        <w:rPr>
          <w:color w:val="2F5496" w:themeColor="accent1" w:themeShade="BF"/>
          <w:szCs w:val="22"/>
        </w:rPr>
        <w:t xml:space="preserve">In brief, </w:t>
      </w:r>
      <w:commentRangeEnd w:id="146"/>
      <w:r w:rsidR="002B681D">
        <w:rPr>
          <w:rStyle w:val="CommentReference"/>
        </w:rPr>
        <w:commentReference w:id="146"/>
      </w:r>
      <w:r w:rsidR="00F17BAA" w:rsidRPr="00A53699">
        <w:rPr>
          <w:color w:val="2F5496" w:themeColor="accent1" w:themeShade="BF"/>
          <w:szCs w:val="22"/>
        </w:rPr>
        <w:t xml:space="preserve">the three types of interface residues were defined as: SUPPORT residues have a </w:t>
      </w:r>
      <w:r w:rsidR="00F17BAA" w:rsidRPr="00A53699">
        <w:rPr>
          <w:color w:val="2F5496" w:themeColor="accent1" w:themeShade="BF"/>
          <w:szCs w:val="22"/>
          <w:lang w:val="el-GR"/>
        </w:rPr>
        <w:t>Δ</w:t>
      </w:r>
      <w:proofErr w:type="spellStart"/>
      <w:r w:rsidR="00F17BAA" w:rsidRPr="00A53699">
        <w:rPr>
          <w:color w:val="2F5496" w:themeColor="accent1" w:themeShade="BF"/>
          <w:szCs w:val="22"/>
        </w:rPr>
        <w:t>rASA</w:t>
      </w:r>
      <w:proofErr w:type="spellEnd"/>
      <w:r w:rsidR="00F17BAA" w:rsidRPr="00A53699">
        <w:rPr>
          <w:color w:val="2F5496" w:themeColor="accent1" w:themeShade="BF"/>
          <w:szCs w:val="22"/>
        </w:rPr>
        <w:t xml:space="preserve"> &gt; 0 &amp; </w:t>
      </w:r>
      <w:proofErr w:type="spellStart"/>
      <w:r w:rsidR="00F17BAA" w:rsidRPr="00A53699">
        <w:rPr>
          <w:color w:val="2F5496" w:themeColor="accent1" w:themeShade="BF"/>
          <w:szCs w:val="22"/>
        </w:rPr>
        <w:t>rASAmonomer</w:t>
      </w:r>
      <w:proofErr w:type="spellEnd"/>
      <w:r w:rsidR="00F17BAA" w:rsidRPr="00A53699">
        <w:rPr>
          <w:color w:val="2F5496" w:themeColor="accent1" w:themeShade="BF"/>
          <w:szCs w:val="22"/>
        </w:rPr>
        <w:t xml:space="preserve"> &lt; 25%, RIM residues have a </w:t>
      </w:r>
      <w:r w:rsidR="00F17BAA" w:rsidRPr="00A53699">
        <w:rPr>
          <w:color w:val="2F5496" w:themeColor="accent1" w:themeShade="BF"/>
          <w:szCs w:val="22"/>
          <w:lang w:val="el-GR"/>
        </w:rPr>
        <w:t>Δ</w:t>
      </w:r>
      <w:proofErr w:type="spellStart"/>
      <w:r w:rsidR="00F17BAA" w:rsidRPr="00A53699">
        <w:rPr>
          <w:color w:val="2F5496" w:themeColor="accent1" w:themeShade="BF"/>
          <w:szCs w:val="22"/>
        </w:rPr>
        <w:t>rASA</w:t>
      </w:r>
      <w:proofErr w:type="spellEnd"/>
      <w:r w:rsidR="00F17BAA" w:rsidRPr="00A53699">
        <w:rPr>
          <w:color w:val="2F5496" w:themeColor="accent1" w:themeShade="BF"/>
          <w:szCs w:val="22"/>
        </w:rPr>
        <w:t xml:space="preserve"> &gt; 0 &amp; </w:t>
      </w:r>
      <w:proofErr w:type="spellStart"/>
      <w:r w:rsidR="00F17BAA" w:rsidRPr="00A53699">
        <w:rPr>
          <w:color w:val="2F5496" w:themeColor="accent1" w:themeShade="BF"/>
          <w:szCs w:val="22"/>
        </w:rPr>
        <w:t>rASAcomplex</w:t>
      </w:r>
      <w:proofErr w:type="spellEnd"/>
      <w:r w:rsidR="00F17BAA" w:rsidRPr="00A53699">
        <w:rPr>
          <w:color w:val="2F5496" w:themeColor="accent1" w:themeShade="BF"/>
          <w:szCs w:val="22"/>
        </w:rPr>
        <w:t xml:space="preserve"> &gt; 25%, and CORE residues have </w:t>
      </w:r>
      <w:r w:rsidR="00F17BAA" w:rsidRPr="00A53699">
        <w:rPr>
          <w:color w:val="2F5496" w:themeColor="accent1" w:themeShade="BF"/>
          <w:szCs w:val="22"/>
          <w:lang w:val="el-GR"/>
        </w:rPr>
        <w:t>Δ</w:t>
      </w:r>
      <w:proofErr w:type="spellStart"/>
      <w:r w:rsidR="00F17BAA" w:rsidRPr="00A53699">
        <w:rPr>
          <w:color w:val="2F5496" w:themeColor="accent1" w:themeShade="BF"/>
          <w:szCs w:val="22"/>
        </w:rPr>
        <w:t>rASA</w:t>
      </w:r>
      <w:proofErr w:type="spellEnd"/>
      <w:r w:rsidR="00F17BAA" w:rsidRPr="00A53699">
        <w:rPr>
          <w:color w:val="2F5496" w:themeColor="accent1" w:themeShade="BF"/>
          <w:szCs w:val="22"/>
        </w:rPr>
        <w:t xml:space="preserve"> &gt; 0 &amp; </w:t>
      </w:r>
      <w:proofErr w:type="spellStart"/>
      <w:r w:rsidR="00F17BAA" w:rsidRPr="00A53699">
        <w:rPr>
          <w:color w:val="2F5496" w:themeColor="accent1" w:themeShade="BF"/>
          <w:szCs w:val="22"/>
        </w:rPr>
        <w:t>rASAm</w:t>
      </w:r>
      <w:proofErr w:type="spellEnd"/>
      <w:r w:rsidR="00F17BAA" w:rsidRPr="00A53699">
        <w:rPr>
          <w:color w:val="2F5496" w:themeColor="accent1" w:themeShade="BF"/>
          <w:szCs w:val="22"/>
        </w:rPr>
        <w:t xml:space="preserve"> &gt; 25% &amp; </w:t>
      </w:r>
      <w:proofErr w:type="spellStart"/>
      <w:r w:rsidR="00F17BAA" w:rsidRPr="00A53699">
        <w:rPr>
          <w:color w:val="2F5496" w:themeColor="accent1" w:themeShade="BF"/>
          <w:szCs w:val="22"/>
        </w:rPr>
        <w:t>rASAcomplex</w:t>
      </w:r>
      <w:proofErr w:type="spellEnd"/>
      <w:r w:rsidR="00F17BAA" w:rsidRPr="00A53699">
        <w:rPr>
          <w:color w:val="2F5496" w:themeColor="accent1" w:themeShade="BF"/>
          <w:szCs w:val="22"/>
        </w:rPr>
        <w:t xml:space="preserve"> &lt; 25%.</w:t>
      </w:r>
    </w:p>
    <w:p w14:paraId="58B3E8C1" w14:textId="77777777" w:rsidR="00C275B6" w:rsidRPr="001C16D7" w:rsidRDefault="00A43B6B" w:rsidP="00437E2B">
      <w:pPr>
        <w:rPr>
          <w:i/>
          <w:iCs/>
          <w:szCs w:val="22"/>
        </w:rPr>
      </w:pPr>
      <w:r w:rsidRPr="001C16D7">
        <w:rPr>
          <w:i/>
          <w:iCs/>
          <w:szCs w:val="22"/>
          <w:shd w:val="clear" w:color="auto" w:fill="FFFFFF"/>
        </w:rPr>
        <w:t>- Page 46</w:t>
      </w:r>
    </w:p>
    <w:p w14:paraId="08F52C74" w14:textId="77777777" w:rsidR="009A5678" w:rsidRPr="001C16D7" w:rsidRDefault="00A43B6B" w:rsidP="00437E2B">
      <w:pPr>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0E548411" w:rsidR="00013C7F" w:rsidRDefault="00DD78DB" w:rsidP="00654897">
      <w:pPr>
        <w:tabs>
          <w:tab w:val="left" w:pos="1826"/>
        </w:tabs>
        <w:rPr>
          <w:ins w:id="147" w:author="Tanja Kortemme" w:date="2020-08-02T10:45:00Z"/>
          <w:color w:val="000000" w:themeColor="text1"/>
          <w:szCs w:val="22"/>
        </w:rPr>
      </w:pPr>
      <w:ins w:id="148" w:author="Tanja Kortemme" w:date="2020-08-02T10:34:00Z">
        <w:r>
          <w:rPr>
            <w:color w:val="000000" w:themeColor="text1"/>
            <w:szCs w:val="22"/>
          </w:rPr>
          <w:t xml:space="preserve">While we cannot exclude slight differences between the kinetic </w:t>
        </w:r>
      </w:ins>
      <w:ins w:id="149" w:author="Tanja Kortemme" w:date="2020-08-02T10:35:00Z">
        <w:r>
          <w:rPr>
            <w:color w:val="000000" w:themeColor="text1"/>
            <w:szCs w:val="22"/>
          </w:rPr>
          <w:t xml:space="preserve">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w:t>
        </w:r>
      </w:ins>
      <w:ins w:id="150" w:author="Tanja Kortemme" w:date="2020-08-02T10:37:00Z">
        <w:r w:rsidR="006A1098">
          <w:rPr>
            <w:color w:val="000000" w:themeColor="text1"/>
            <w:szCs w:val="22"/>
          </w:rPr>
          <w:t>GAP Rna1</w:t>
        </w:r>
      </w:ins>
      <w:ins w:id="151" w:author="Tanja Kortemme" w:date="2020-08-02T10:35:00Z">
        <w:r>
          <w:rPr>
            <w:color w:val="000000" w:themeColor="text1"/>
            <w:szCs w:val="22"/>
          </w:rPr>
          <w:t xml:space="preserve">, we do not believe these </w:t>
        </w:r>
        <w:r w:rsidR="003E7569">
          <w:rPr>
            <w:color w:val="000000" w:themeColor="text1"/>
            <w:szCs w:val="22"/>
          </w:rPr>
          <w:t xml:space="preserve">differences </w:t>
        </w:r>
        <w:r>
          <w:rPr>
            <w:color w:val="000000" w:themeColor="text1"/>
            <w:szCs w:val="22"/>
          </w:rPr>
          <w:t xml:space="preserve">would significantly affect our conclusions, for </w:t>
        </w:r>
      </w:ins>
      <w:ins w:id="152" w:author="Tanja Kortemme" w:date="2020-08-02T10:36:00Z">
        <w:r w:rsidR="00A23346">
          <w:rPr>
            <w:color w:val="000000" w:themeColor="text1"/>
            <w:szCs w:val="22"/>
          </w:rPr>
          <w:t>two</w:t>
        </w:r>
      </w:ins>
      <w:ins w:id="153" w:author="Tanja Kortemme" w:date="2020-08-02T10:35:00Z">
        <w:r>
          <w:rPr>
            <w:color w:val="000000" w:themeColor="text1"/>
            <w:szCs w:val="22"/>
          </w:rPr>
          <w:t xml:space="preserve"> main reasons: First, w</w:t>
        </w:r>
      </w:ins>
      <w:ins w:id="154" w:author="Tanja Kortemme" w:date="2020-08-02T10:28:00Z">
        <w:r w:rsidR="00C56B29">
          <w:rPr>
            <w:color w:val="000000" w:themeColor="text1"/>
            <w:szCs w:val="22"/>
          </w:rPr>
          <w:t xml:space="preserve">hile </w:t>
        </w:r>
      </w:ins>
      <w:ins w:id="155" w:author="Tanja Kortemme" w:date="2020-08-02T10:30:00Z">
        <w:r>
          <w:rPr>
            <w:color w:val="000000" w:themeColor="text1"/>
            <w:szCs w:val="22"/>
          </w:rPr>
          <w:t xml:space="preserve">there are sequence differences in between the </w:t>
        </w:r>
      </w:ins>
      <w:ins w:id="156" w:author="Tanja Kortemme" w:date="2020-08-02T10:37:00Z">
        <w:r w:rsidR="00967408" w:rsidRPr="00A23346">
          <w:rPr>
            <w:i/>
            <w:color w:val="000000" w:themeColor="text1"/>
            <w:szCs w:val="22"/>
          </w:rPr>
          <w:t>S. pombe</w:t>
        </w:r>
        <w:r w:rsidR="00967408">
          <w:rPr>
            <w:color w:val="000000" w:themeColor="text1"/>
            <w:szCs w:val="22"/>
          </w:rPr>
          <w:t xml:space="preserve"> and </w:t>
        </w:r>
        <w:r w:rsidR="00967408" w:rsidRPr="00A23346">
          <w:rPr>
            <w:i/>
            <w:color w:val="000000" w:themeColor="text1"/>
            <w:szCs w:val="22"/>
          </w:rPr>
          <w:t>S. cerevisiae</w:t>
        </w:r>
        <w:r w:rsidR="00967408">
          <w:rPr>
            <w:color w:val="000000" w:themeColor="text1"/>
            <w:szCs w:val="22"/>
          </w:rPr>
          <w:t xml:space="preserve"> </w:t>
        </w:r>
        <w:r w:rsidR="006A1098">
          <w:rPr>
            <w:color w:val="000000" w:themeColor="text1"/>
            <w:szCs w:val="22"/>
          </w:rPr>
          <w:t>GAP</w:t>
        </w:r>
        <w:r w:rsidR="00E74EA1">
          <w:rPr>
            <w:color w:val="000000" w:themeColor="text1"/>
            <w:szCs w:val="22"/>
          </w:rPr>
          <w:t xml:space="preserve"> Rna1</w:t>
        </w:r>
      </w:ins>
      <w:ins w:id="157" w:author="Tanja Kortemme" w:date="2020-08-02T10:33:00Z">
        <w:r>
          <w:rPr>
            <w:color w:val="000000" w:themeColor="text1"/>
            <w:szCs w:val="22"/>
          </w:rPr>
          <w:t>, resid</w:t>
        </w:r>
      </w:ins>
      <w:ins w:id="158" w:author="Tanja Kortemme" w:date="2020-08-02T10:34:00Z">
        <w:r>
          <w:rPr>
            <w:color w:val="000000" w:themeColor="text1"/>
            <w:szCs w:val="22"/>
          </w:rPr>
          <w:t>ues in the</w:t>
        </w:r>
      </w:ins>
      <w:ins w:id="159" w:author="Tanja Kortemme" w:date="2020-08-02T10:33:00Z">
        <w:r>
          <w:rPr>
            <w:color w:val="000000" w:themeColor="text1"/>
            <w:szCs w:val="22"/>
          </w:rPr>
          <w:t xml:space="preserve"> interface with Gsp1 </w:t>
        </w:r>
      </w:ins>
      <w:ins w:id="160" w:author="Tanja Kortemme" w:date="2020-08-02T10:34:00Z">
        <w:r>
          <w:rPr>
            <w:color w:val="000000" w:themeColor="text1"/>
            <w:szCs w:val="22"/>
          </w:rPr>
          <w:t>are</w:t>
        </w:r>
      </w:ins>
      <w:ins w:id="161" w:author="Tanja Kortemme" w:date="2020-08-02T10:33:00Z">
        <w:r>
          <w:rPr>
            <w:color w:val="000000" w:themeColor="text1"/>
            <w:szCs w:val="22"/>
          </w:rPr>
          <w:t xml:space="preserve"> highly conserved</w:t>
        </w:r>
      </w:ins>
      <w:ins w:id="162" w:author="Tanja Kortemme" w:date="2020-08-02T10:35:00Z">
        <w:r>
          <w:rPr>
            <w:color w:val="000000" w:themeColor="text1"/>
            <w:szCs w:val="22"/>
          </w:rPr>
          <w:t xml:space="preserve">, suggesting that </w:t>
        </w:r>
      </w:ins>
      <w:ins w:id="163" w:author="Tanja Kortemme" w:date="2020-08-02T10:36:00Z">
        <w:r w:rsidR="00967408">
          <w:rPr>
            <w:color w:val="000000" w:themeColor="text1"/>
            <w:szCs w:val="22"/>
          </w:rPr>
          <w:t xml:space="preserve">mechanism of catalysis and kinetic parameters are </w:t>
        </w:r>
      </w:ins>
      <w:ins w:id="164" w:author="Tanja Kortemme" w:date="2020-08-02T10:39:00Z">
        <w:r w:rsidR="00DC787B">
          <w:rPr>
            <w:color w:val="000000" w:themeColor="text1"/>
            <w:szCs w:val="22"/>
          </w:rPr>
          <w:t xml:space="preserve">also </w:t>
        </w:r>
      </w:ins>
      <w:ins w:id="165" w:author="Tanja Kortemme" w:date="2020-08-02T10:36:00Z">
        <w:r w:rsidR="00967408">
          <w:rPr>
            <w:color w:val="000000" w:themeColor="text1"/>
            <w:szCs w:val="22"/>
          </w:rPr>
          <w:t xml:space="preserve">likely to be similar. Second, </w:t>
        </w:r>
      </w:ins>
      <w:ins w:id="166" w:author="Tanja Kortemme" w:date="2020-08-02T10:41:00Z">
        <w:r w:rsidR="005468CA">
          <w:rPr>
            <w:color w:val="000000" w:themeColor="text1"/>
            <w:szCs w:val="22"/>
          </w:rPr>
          <w:t xml:space="preserve">we </w:t>
        </w:r>
      </w:ins>
      <w:ins w:id="167" w:author="Tanja Kortemme" w:date="2020-08-02T10:42:00Z">
        <w:r w:rsidR="002608A7">
          <w:rPr>
            <w:color w:val="000000" w:themeColor="text1"/>
            <w:szCs w:val="22"/>
          </w:rPr>
          <w:t>rely</w:t>
        </w:r>
      </w:ins>
      <w:ins w:id="168" w:author="Tanja Kortemme" w:date="2020-08-02T10:39:00Z">
        <w:r w:rsidR="00E61407">
          <w:rPr>
            <w:color w:val="000000" w:themeColor="text1"/>
            <w:szCs w:val="22"/>
          </w:rPr>
          <w:t xml:space="preserve"> </w:t>
        </w:r>
      </w:ins>
      <w:ins w:id="169" w:author="Tanja Kortemme" w:date="2020-08-02T10:42:00Z">
        <w:r w:rsidR="00FF0871">
          <w:rPr>
            <w:color w:val="000000" w:themeColor="text1"/>
            <w:szCs w:val="22"/>
          </w:rPr>
          <w:t>only</w:t>
        </w:r>
        <w:r w:rsidR="007B1098">
          <w:rPr>
            <w:color w:val="000000" w:themeColor="text1"/>
            <w:szCs w:val="22"/>
          </w:rPr>
          <w:t xml:space="preserve"> on </w:t>
        </w:r>
        <w:r w:rsidR="00FF0871">
          <w:rPr>
            <w:color w:val="000000" w:themeColor="text1"/>
            <w:szCs w:val="22"/>
          </w:rPr>
          <w:t>the</w:t>
        </w:r>
      </w:ins>
      <w:ins w:id="170" w:author="Tanja Kortemme" w:date="2020-08-02T10:39:00Z">
        <w:r w:rsidR="00E61407">
          <w:rPr>
            <w:color w:val="000000" w:themeColor="text1"/>
            <w:szCs w:val="22"/>
          </w:rPr>
          <w:t xml:space="preserve"> relative differences between GAP kinetic parameters between </w:t>
        </w:r>
      </w:ins>
      <w:ins w:id="171" w:author="Tanja Kortemme" w:date="2020-08-02T10:42:00Z">
        <w:r w:rsidR="00C70574">
          <w:rPr>
            <w:color w:val="000000" w:themeColor="text1"/>
            <w:szCs w:val="22"/>
          </w:rPr>
          <w:t xml:space="preserve">different Gsp1 </w:t>
        </w:r>
      </w:ins>
      <w:ins w:id="172" w:author="Tanja Kortemme" w:date="2020-08-02T10:39:00Z">
        <w:r w:rsidR="00E61407">
          <w:rPr>
            <w:color w:val="000000" w:themeColor="text1"/>
            <w:szCs w:val="22"/>
          </w:rPr>
          <w:t>mutants</w:t>
        </w:r>
      </w:ins>
      <w:ins w:id="173" w:author="Tanja Kortemme" w:date="2020-08-02T10:41:00Z">
        <w:r w:rsidR="005468CA">
          <w:rPr>
            <w:color w:val="000000" w:themeColor="text1"/>
            <w:szCs w:val="22"/>
          </w:rPr>
          <w:t xml:space="preserve"> to</w:t>
        </w:r>
      </w:ins>
      <w:ins w:id="174" w:author="Tanja Kortemme" w:date="2020-08-02T10:39:00Z">
        <w:r w:rsidR="00033A87">
          <w:rPr>
            <w:color w:val="000000" w:themeColor="text1"/>
            <w:szCs w:val="22"/>
          </w:rPr>
          <w:t xml:space="preserve"> </w:t>
        </w:r>
      </w:ins>
      <w:ins w:id="175" w:author="Tanja Kortemme" w:date="2020-08-02T10:40:00Z">
        <w:r w:rsidR="00033A87">
          <w:rPr>
            <w:color w:val="000000" w:themeColor="text1"/>
            <w:szCs w:val="22"/>
          </w:rPr>
          <w:t xml:space="preserve">group our mutants into three classes. Even </w:t>
        </w:r>
      </w:ins>
      <w:ins w:id="176" w:author="Tanja Kortemme" w:date="2020-08-02T10:44:00Z">
        <w:r w:rsidR="007B32CA">
          <w:rPr>
            <w:color w:val="000000" w:themeColor="text1"/>
            <w:szCs w:val="22"/>
          </w:rPr>
          <w:t>in the case of</w:t>
        </w:r>
      </w:ins>
      <w:ins w:id="177" w:author="Tanja Kortemme" w:date="2020-08-02T10:40:00Z">
        <w:r w:rsidR="00033A87">
          <w:rPr>
            <w:color w:val="000000" w:themeColor="text1"/>
            <w:szCs w:val="22"/>
          </w:rPr>
          <w:t xml:space="preserve"> differences between the absolute kinetic parameters between the </w:t>
        </w:r>
        <w:r w:rsidR="00033A87" w:rsidRPr="00A23346">
          <w:rPr>
            <w:i/>
            <w:color w:val="000000" w:themeColor="text1"/>
            <w:szCs w:val="22"/>
          </w:rPr>
          <w:t>S. pombe</w:t>
        </w:r>
        <w:r w:rsidR="00033A87">
          <w:rPr>
            <w:color w:val="000000" w:themeColor="text1"/>
            <w:szCs w:val="22"/>
          </w:rPr>
          <w:t xml:space="preserve"> and </w:t>
        </w:r>
        <w:r w:rsidR="00033A87" w:rsidRPr="00A23346">
          <w:rPr>
            <w:i/>
            <w:color w:val="000000" w:themeColor="text1"/>
            <w:szCs w:val="22"/>
          </w:rPr>
          <w:t>S. cerevisiae</w:t>
        </w:r>
        <w:r w:rsidR="00033A87">
          <w:rPr>
            <w:color w:val="000000" w:themeColor="text1"/>
            <w:szCs w:val="22"/>
          </w:rPr>
          <w:t xml:space="preserve"> GAP Rna1, the order of mutants </w:t>
        </w:r>
      </w:ins>
      <w:ins w:id="178" w:author="Tanja Kortemme" w:date="2020-08-02T10:41:00Z">
        <w:r w:rsidR="005468CA">
          <w:rPr>
            <w:color w:val="000000" w:themeColor="text1"/>
            <w:szCs w:val="22"/>
          </w:rPr>
          <w:t xml:space="preserve">is less likely to be different, and even in the case of some differences, we expect the grouping to be robust to these changes. </w:t>
        </w:r>
      </w:ins>
      <w:ins w:id="179" w:author="Tanja Kortemme" w:date="2020-08-02T10:43:00Z">
        <w:r w:rsidR="00654897">
          <w:rPr>
            <w:color w:val="000000" w:themeColor="text1"/>
            <w:szCs w:val="22"/>
          </w:rPr>
          <w:t>We have added a brief comment in the main manuscript</w:t>
        </w:r>
      </w:ins>
      <w:ins w:id="180" w:author="Tanja Kortemme" w:date="2020-08-02T10:44:00Z">
        <w:r w:rsidR="00CB1413">
          <w:rPr>
            <w:color w:val="000000" w:themeColor="text1"/>
            <w:szCs w:val="22"/>
          </w:rPr>
          <w:t>,</w:t>
        </w:r>
      </w:ins>
      <w:ins w:id="181" w:author="Tanja Kortemme" w:date="2020-08-02T10:43:00Z">
        <w:r w:rsidR="00654897">
          <w:rPr>
            <w:color w:val="000000" w:themeColor="text1"/>
            <w:szCs w:val="22"/>
          </w:rPr>
          <w:t xml:space="preserve"> and</w:t>
        </w:r>
      </w:ins>
      <w:ins w:id="182" w:author="Tanja Kortemme" w:date="2020-08-02T10:44:00Z">
        <w:r w:rsidR="00654897">
          <w:rPr>
            <w:color w:val="000000" w:themeColor="text1"/>
            <w:szCs w:val="22"/>
          </w:rPr>
          <w:t xml:space="preserve"> </w:t>
        </w:r>
      </w:ins>
      <w:del w:id="183" w:author="Tanja Kortemme" w:date="2020-08-02T10:44:00Z">
        <w:r w:rsidR="00013C7F" w:rsidRPr="00A53699" w:rsidDel="00654897">
          <w:rPr>
            <w:color w:val="000000" w:themeColor="text1"/>
            <w:szCs w:val="22"/>
          </w:rPr>
          <w:delText xml:space="preserve">We have now added </w:delText>
        </w:r>
      </w:del>
      <w:r w:rsidR="00013C7F" w:rsidRPr="00A53699">
        <w:rPr>
          <w:color w:val="000000" w:themeColor="text1"/>
          <w:szCs w:val="22"/>
        </w:rPr>
        <w:t xml:space="preserve">a </w:t>
      </w:r>
      <w:ins w:id="184" w:author="Tanja Kortemme" w:date="2020-08-02T10:44:00Z">
        <w:r w:rsidR="00CB1413">
          <w:rPr>
            <w:color w:val="000000" w:themeColor="text1"/>
            <w:szCs w:val="22"/>
          </w:rPr>
          <w:t>more detailed discussion in the S</w:t>
        </w:r>
      </w:ins>
      <w:ins w:id="185" w:author="Tanja Kortemme" w:date="2020-08-02T10:45:00Z">
        <w:r w:rsidR="00CB1413">
          <w:rPr>
            <w:color w:val="000000" w:themeColor="text1"/>
            <w:szCs w:val="22"/>
          </w:rPr>
          <w:t xml:space="preserve">upplement, including a </w:t>
        </w:r>
      </w:ins>
      <w:r w:rsidR="00013C7F" w:rsidRPr="00A53699">
        <w:rPr>
          <w:color w:val="000000" w:themeColor="text1"/>
          <w:szCs w:val="22"/>
        </w:rPr>
        <w:t xml:space="preserve">sequence alignment between </w:t>
      </w:r>
      <w:del w:id="186" w:author="Tanja Kortemme" w:date="2020-08-02T10:44:00Z">
        <w:r w:rsidR="00013C7F" w:rsidRPr="007B32CA" w:rsidDel="00654897">
          <w:rPr>
            <w:i/>
            <w:color w:val="000000" w:themeColor="text1"/>
            <w:szCs w:val="22"/>
          </w:rPr>
          <w:delText>yeast</w:delText>
        </w:r>
      </w:del>
      <w:ins w:id="187" w:author="Tanja Kortemme" w:date="2020-08-02T10:44:00Z">
        <w:r w:rsidR="00654897" w:rsidRPr="007B32CA">
          <w:rPr>
            <w:i/>
            <w:color w:val="000000" w:themeColor="text1"/>
            <w:szCs w:val="22"/>
          </w:rPr>
          <w:t>S. cerevisiae</w:t>
        </w:r>
      </w:ins>
      <w:r w:rsidR="00013C7F" w:rsidRPr="00A53699">
        <w:rPr>
          <w:color w:val="000000" w:themeColor="text1"/>
          <w:szCs w:val="22"/>
        </w:rPr>
        <w:t xml:space="preserve">, </w:t>
      </w:r>
      <w:r w:rsidR="00013C7F" w:rsidRPr="00A53699">
        <w:rPr>
          <w:i/>
          <w:iCs/>
          <w:color w:val="000000" w:themeColor="text1"/>
          <w:szCs w:val="22"/>
        </w:rPr>
        <w:t>S. pombe</w:t>
      </w:r>
      <w:r w:rsidR="00013C7F" w:rsidRPr="00A53699">
        <w:rPr>
          <w:color w:val="000000" w:themeColor="text1"/>
          <w:szCs w:val="22"/>
        </w:rPr>
        <w:t xml:space="preserve"> and human GAP (Supplementary File 1 Fig. 14). </w:t>
      </w:r>
    </w:p>
    <w:p w14:paraId="5B5B2ABC" w14:textId="51968DA9" w:rsidR="003B68FD" w:rsidRPr="00A53699" w:rsidRDefault="003B68FD" w:rsidP="00654897">
      <w:pPr>
        <w:tabs>
          <w:tab w:val="left" w:pos="1826"/>
        </w:tabs>
        <w:rPr>
          <w:color w:val="000000" w:themeColor="text1"/>
          <w:szCs w:val="22"/>
        </w:rPr>
      </w:pPr>
      <w:ins w:id="188" w:author="Tanja Kortemme" w:date="2020-08-02T10:45:00Z">
        <w:r>
          <w:rPr>
            <w:color w:val="000000" w:themeColor="text1"/>
            <w:szCs w:val="22"/>
          </w:rPr>
          <w:t>Main manuscript, page XXX:</w:t>
        </w:r>
      </w:ins>
    </w:p>
    <w:p w14:paraId="244CA3E5" w14:textId="77777777" w:rsidR="00013C7F" w:rsidRPr="001C16D7" w:rsidRDefault="00013C7F" w:rsidP="00013C7F">
      <w:pPr>
        <w:rPr>
          <w:color w:val="2F5496" w:themeColor="accent1" w:themeShade="BF"/>
          <w:szCs w:val="22"/>
        </w:rPr>
      </w:pPr>
      <w:commentRangeStart w:id="189"/>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commentRangeEnd w:id="189"/>
      <w:r w:rsidR="00DD78DB">
        <w:rPr>
          <w:rStyle w:val="CommentReference"/>
        </w:rPr>
        <w:commentReference w:id="189"/>
      </w:r>
    </w:p>
    <w:p w14:paraId="28E56ED2" w14:textId="549D8670" w:rsidR="00013C7F" w:rsidRPr="00A53699" w:rsidRDefault="00013C7F" w:rsidP="00A53699">
      <w:pPr>
        <w:pStyle w:val="Caption"/>
        <w:rPr>
          <w:color w:val="2F5496" w:themeColor="accent1" w:themeShade="BF"/>
          <w:szCs w:val="22"/>
        </w:rPr>
      </w:pPr>
      <w:r w:rsidRPr="00A53699">
        <w:rPr>
          <w:b/>
          <w:bCs w:val="0"/>
          <w:color w:val="2F5496" w:themeColor="accent1" w:themeShade="BF"/>
          <w:szCs w:val="22"/>
        </w:rPr>
        <w:lastRenderedPageBreak/>
        <w:t xml:space="preserve">Supplementary Figure </w:t>
      </w:r>
      <w:commentRangeStart w:id="190"/>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BD6DAA">
        <w:rPr>
          <w:b/>
          <w:bCs w:val="0"/>
          <w:noProof/>
          <w:color w:val="2F5496" w:themeColor="accent1" w:themeShade="BF"/>
          <w:szCs w:val="22"/>
        </w:rPr>
        <w:t>1</w:t>
      </w:r>
      <w:r w:rsidRPr="00A53699">
        <w:rPr>
          <w:b/>
          <w:bCs w:val="0"/>
          <w:color w:val="2F5496" w:themeColor="accent1" w:themeShade="BF"/>
          <w:szCs w:val="22"/>
        </w:rPr>
        <w:fldChar w:fldCharType="end"/>
      </w:r>
      <w:commentRangeEnd w:id="190"/>
      <w:r w:rsidR="00F70BA1">
        <w:rPr>
          <w:rStyle w:val="CommentReference"/>
          <w:rFonts w:eastAsiaTheme="minorHAnsi" w:cstheme="minorBidi"/>
          <w:bCs w:val="0"/>
          <w:color w:val="auto"/>
        </w:rPr>
        <w:commentReference w:id="190"/>
      </w:r>
      <w:r w:rsidRPr="00A53699">
        <w:rPr>
          <w:b/>
          <w:bCs w:val="0"/>
          <w:color w:val="2F5496" w:themeColor="accent1" w:themeShade="BF"/>
          <w:szCs w:val="22"/>
        </w:rPr>
        <w:t xml:space="preserve"> </w:t>
      </w:r>
      <w:commentRangeStart w:id="191"/>
      <w:r w:rsidRPr="00A53699">
        <w:rPr>
          <w:b/>
          <w:bCs w:val="0"/>
          <w:color w:val="2F5496" w:themeColor="accent1" w:themeShade="BF"/>
          <w:szCs w:val="22"/>
        </w:rPr>
        <w:t xml:space="preserve">Multiple sequence alignment between Rna1 from </w:t>
      </w:r>
      <w:r w:rsidRPr="00A53699">
        <w:rPr>
          <w:b/>
          <w:bCs w:val="0"/>
          <w:i/>
          <w:iCs/>
          <w:color w:val="2F5496" w:themeColor="accent1" w:themeShade="BF"/>
          <w:szCs w:val="22"/>
        </w:rPr>
        <w:t>S. cere</w:t>
      </w:r>
      <w:commentRangeEnd w:id="191"/>
      <w:r w:rsidR="003B68FD">
        <w:rPr>
          <w:rStyle w:val="CommentReference"/>
          <w:rFonts w:eastAsiaTheme="minorHAnsi" w:cstheme="minorBidi"/>
          <w:bCs w:val="0"/>
          <w:color w:val="auto"/>
        </w:rPr>
        <w:commentReference w:id="191"/>
      </w:r>
      <w:r w:rsidRPr="00A53699">
        <w:rPr>
          <w:b/>
          <w:bCs w:val="0"/>
          <w:i/>
          <w:iCs/>
          <w:color w:val="2F5496" w:themeColor="accent1" w:themeShade="BF"/>
          <w:szCs w:val="22"/>
        </w:rPr>
        <w:t>visiae</w:t>
      </w:r>
      <w:r w:rsidRPr="00A53699">
        <w:rPr>
          <w:b/>
          <w:bCs w:val="0"/>
          <w:color w:val="2F5496" w:themeColor="accent1" w:themeShade="BF"/>
          <w:szCs w:val="22"/>
        </w:rPr>
        <w:t xml:space="preserve"> (Rna1_</w:t>
      </w:r>
      <w:commentRangeStart w:id="192"/>
      <w:r w:rsidRPr="00A53699">
        <w:rPr>
          <w:b/>
          <w:bCs w:val="0"/>
          <w:color w:val="2F5496" w:themeColor="accent1" w:themeShade="BF"/>
          <w:szCs w:val="22"/>
        </w:rPr>
        <w:t>yeast</w:t>
      </w:r>
      <w:commentRangeEnd w:id="192"/>
      <w:r w:rsidR="003B68FD">
        <w:rPr>
          <w:rStyle w:val="CommentReference"/>
          <w:rFonts w:eastAsiaTheme="minorHAnsi" w:cstheme="minorBidi"/>
          <w:bCs w:val="0"/>
          <w:color w:val="auto"/>
        </w:rPr>
        <w:commentReference w:id="192"/>
      </w:r>
      <w:r w:rsidRPr="00A53699">
        <w:rPr>
          <w:b/>
          <w:bCs w:val="0"/>
          <w:color w:val="2F5496" w:themeColor="accent1" w:themeShade="BF"/>
          <w:szCs w:val="22"/>
        </w:rPr>
        <w:t xml:space="preserve">)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RanGAP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except Pro108 in Rna1_Schpo, which corresponds to Leu122 in </w:t>
      </w:r>
      <w:proofErr w:type="spellStart"/>
      <w:r w:rsidRPr="00A53699">
        <w:rPr>
          <w:color w:val="2F5496" w:themeColor="accent1" w:themeShade="BF"/>
          <w:szCs w:val="22"/>
        </w:rPr>
        <w:t>Rna_</w:t>
      </w:r>
      <w:commentRangeStart w:id="193"/>
      <w:r w:rsidRPr="00A53699">
        <w:rPr>
          <w:color w:val="2F5496" w:themeColor="accent1" w:themeShade="BF"/>
          <w:szCs w:val="22"/>
        </w:rPr>
        <w:t>yeast</w:t>
      </w:r>
      <w:proofErr w:type="spellEnd"/>
      <w:r w:rsidRPr="00A53699">
        <w:rPr>
          <w:color w:val="2F5496" w:themeColor="accent1" w:themeShade="BF"/>
          <w:szCs w:val="22"/>
        </w:rPr>
        <w:t xml:space="preserve"> </w:t>
      </w:r>
      <w:commentRangeEnd w:id="193"/>
      <w:r w:rsidR="003A7328">
        <w:rPr>
          <w:rStyle w:val="CommentReference"/>
          <w:rFonts w:eastAsiaTheme="minorHAnsi" w:cstheme="minorBidi"/>
          <w:bCs w:val="0"/>
          <w:color w:val="auto"/>
        </w:rPr>
        <w:commentReference w:id="193"/>
      </w:r>
      <w:r w:rsidRPr="00A53699">
        <w:rPr>
          <w:color w:val="2F5496" w:themeColor="accent1" w:themeShade="BF"/>
          <w:szCs w:val="22"/>
        </w:rPr>
        <w:t xml:space="preserve">are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490091F1" w:rsidR="00F002FE" w:rsidRPr="00A53699" w:rsidRDefault="00013C7F" w:rsidP="00815730">
      <w:pPr>
        <w:tabs>
          <w:tab w:val="left" w:pos="1826"/>
        </w:tabs>
        <w:rPr>
          <w:color w:val="000000" w:themeColor="text1"/>
          <w:szCs w:val="22"/>
        </w:rPr>
      </w:pPr>
      <w:del w:id="194" w:author="Tanja Kortemme" w:date="2020-08-02T10:46:00Z">
        <w:r w:rsidRPr="00A53699" w:rsidDel="003B68FD">
          <w:rPr>
            <w:color w:val="000000" w:themeColor="text1"/>
            <w:szCs w:val="22"/>
          </w:rPr>
          <w:delText xml:space="preserve">We also added as supplementary discussion about </w:delText>
        </w:r>
        <w:r w:rsidR="00F002FE" w:rsidRPr="00A53699" w:rsidDel="003B68FD">
          <w:rPr>
            <w:color w:val="000000" w:themeColor="text1"/>
            <w:szCs w:val="22"/>
          </w:rPr>
          <w:delText>using a</w:delText>
        </w:r>
        <w:r w:rsidRPr="00A53699" w:rsidDel="003B68FD">
          <w:rPr>
            <w:color w:val="000000" w:themeColor="text1"/>
            <w:szCs w:val="22"/>
          </w:rPr>
          <w:delText>n</w:delText>
        </w:r>
        <w:r w:rsidR="00F002FE" w:rsidRPr="00A53699" w:rsidDel="003B68FD">
          <w:rPr>
            <w:color w:val="000000" w:themeColor="text1"/>
            <w:szCs w:val="22"/>
          </w:rPr>
          <w:delText xml:space="preserve"> orthogonal</w:delText>
        </w:r>
        <w:r w:rsidR="00AD4C47" w:rsidRPr="00A53699" w:rsidDel="003B68FD">
          <w:rPr>
            <w:color w:val="000000" w:themeColor="text1"/>
            <w:szCs w:val="22"/>
          </w:rPr>
          <w:delText xml:space="preserve"> GAP</w:delText>
        </w:r>
        <w:r w:rsidR="00F002FE" w:rsidRPr="00A53699" w:rsidDel="003B68FD">
          <w:rPr>
            <w:color w:val="000000" w:themeColor="text1"/>
            <w:szCs w:val="22"/>
          </w:rPr>
          <w:delText xml:space="preserve"> to the </w:delText>
        </w:r>
      </w:del>
      <w:r w:rsidR="00F002FE" w:rsidRPr="00A53699">
        <w:rPr>
          <w:color w:val="000000" w:themeColor="text1"/>
          <w:szCs w:val="22"/>
        </w:rPr>
        <w:t>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602B79E5" w:rsidR="00013C7F" w:rsidRPr="00A53699" w:rsidRDefault="00211DB5" w:rsidP="00013C7F">
      <w:pPr>
        <w:rPr>
          <w:b/>
          <w:bCs/>
          <w:i/>
          <w:iCs/>
          <w:color w:val="2F5496" w:themeColor="accent1" w:themeShade="BF"/>
          <w:szCs w:val="22"/>
        </w:rPr>
      </w:pPr>
      <w:ins w:id="195" w:author="Tanja Kortemme" w:date="2020-08-02T11:24:00Z">
        <w:r>
          <w:rPr>
            <w:b/>
            <w:bCs/>
            <w:color w:val="2F5496" w:themeColor="accent1" w:themeShade="BF"/>
            <w:szCs w:val="22"/>
          </w:rPr>
          <w:t xml:space="preserve">Potential </w:t>
        </w:r>
      </w:ins>
      <w:ins w:id="196" w:author="Tanja Kortemme" w:date="2020-08-02T11:25:00Z">
        <w:r>
          <w:rPr>
            <w:b/>
            <w:bCs/>
            <w:color w:val="2F5496" w:themeColor="accent1" w:themeShade="BF"/>
            <w:szCs w:val="22"/>
          </w:rPr>
          <w:t>c</w:t>
        </w:r>
      </w:ins>
      <w:del w:id="197" w:author="Tanja Kortemme" w:date="2020-08-02T11:24:00Z">
        <w:r w:rsidR="00013C7F" w:rsidRPr="00A53699" w:rsidDel="00211DB5">
          <w:rPr>
            <w:b/>
            <w:bCs/>
            <w:color w:val="2F5496" w:themeColor="accent1" w:themeShade="BF"/>
            <w:szCs w:val="22"/>
          </w:rPr>
          <w:delText>C</w:delText>
        </w:r>
      </w:del>
      <w:r w:rsidR="00013C7F" w:rsidRPr="00A53699">
        <w:rPr>
          <w:b/>
          <w:bCs/>
          <w:color w:val="2F5496" w:themeColor="accent1" w:themeShade="BF"/>
          <w:szCs w:val="22"/>
        </w:rPr>
        <w:t xml:space="preserve">aveats </w:t>
      </w:r>
      <w:del w:id="198" w:author="Tanja Kortemme" w:date="2020-08-02T10:48:00Z">
        <w:r w:rsidR="00013C7F" w:rsidRPr="00A53699" w:rsidDel="003B68FD">
          <w:rPr>
            <w:b/>
            <w:bCs/>
            <w:color w:val="2F5496" w:themeColor="accent1" w:themeShade="BF"/>
            <w:szCs w:val="22"/>
          </w:rPr>
          <w:delText xml:space="preserve">about </w:delText>
        </w:r>
      </w:del>
      <w:r w:rsidR="00013C7F" w:rsidRPr="00A53699">
        <w:rPr>
          <w:b/>
          <w:bCs/>
          <w:color w:val="2F5496" w:themeColor="accent1" w:themeShade="BF"/>
          <w:szCs w:val="22"/>
        </w:rPr>
        <w:t xml:space="preserve">using the GAP (Rna1) from </w:t>
      </w:r>
      <w:r w:rsidR="00013C7F" w:rsidRPr="00A53699">
        <w:rPr>
          <w:b/>
          <w:bCs/>
          <w:i/>
          <w:iCs/>
          <w:color w:val="2F5496" w:themeColor="accent1" w:themeShade="BF"/>
          <w:szCs w:val="22"/>
        </w:rPr>
        <w:t>S. pombe.</w:t>
      </w:r>
    </w:p>
    <w:p w14:paraId="7573C297" w14:textId="40692F04" w:rsidR="00013C7F" w:rsidRDefault="00013C7F" w:rsidP="00013C7F">
      <w:pPr>
        <w:tabs>
          <w:tab w:val="left" w:pos="1826"/>
        </w:tabs>
        <w:rPr>
          <w:color w:val="2F5496" w:themeColor="accent1" w:themeShade="BF"/>
          <w:szCs w:val="22"/>
        </w:rPr>
      </w:pPr>
      <w:r w:rsidRPr="00A53699">
        <w:rPr>
          <w:color w:val="2F5496" w:themeColor="accent1" w:themeShade="BF"/>
          <w:szCs w:val="22"/>
        </w:rPr>
        <w:t xml:space="preserve">All of our GAP-mediated GTP hydrolysis kinetics experiments </w:t>
      </w:r>
      <w:del w:id="199" w:author="Tanja Kortemme" w:date="2020-08-02T10:49:00Z">
        <w:r w:rsidRPr="00A53699" w:rsidDel="003B68FD">
          <w:rPr>
            <w:color w:val="2F5496" w:themeColor="accent1" w:themeShade="BF"/>
            <w:szCs w:val="22"/>
          </w:rPr>
          <w:delText xml:space="preserve">were done </w:delText>
        </w:r>
      </w:del>
      <w:r w:rsidRPr="00A53699">
        <w:rPr>
          <w:color w:val="2F5496" w:themeColor="accent1" w:themeShade="BF"/>
          <w:szCs w:val="22"/>
        </w:rPr>
        <w:t>us</w:t>
      </w:r>
      <w:ins w:id="200" w:author="Tanja Kortemme" w:date="2020-08-02T10:49:00Z">
        <w:r w:rsidR="003B68FD">
          <w:rPr>
            <w:color w:val="2F5496" w:themeColor="accent1" w:themeShade="BF"/>
            <w:szCs w:val="22"/>
          </w:rPr>
          <w:t>ed</w:t>
        </w:r>
      </w:ins>
      <w:del w:id="201" w:author="Tanja Kortemme" w:date="2020-08-02T10:49:00Z">
        <w:r w:rsidRPr="00A53699" w:rsidDel="003B68FD">
          <w:rPr>
            <w:color w:val="2F5496" w:themeColor="accent1" w:themeShade="BF"/>
            <w:szCs w:val="22"/>
          </w:rPr>
          <w:delText>ing</w:delText>
        </w:r>
      </w:del>
      <w:r w:rsidRPr="00A53699">
        <w:rPr>
          <w:color w:val="2F5496" w:themeColor="accent1" w:themeShade="BF"/>
          <w:szCs w:val="22"/>
        </w:rPr>
        <w:t xml:space="preserve">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w:t>
      </w:r>
      <w:ins w:id="202" w:author="Tanja Kortemme" w:date="2020-08-02T10:49:00Z">
        <w:r w:rsidR="003B68FD">
          <w:rPr>
            <w:color w:val="2F5496" w:themeColor="accent1" w:themeShade="BF"/>
            <w:szCs w:val="22"/>
          </w:rPr>
          <w:t xml:space="preserve">Rna1 </w:t>
        </w:r>
      </w:ins>
      <w:r w:rsidRPr="00A53699">
        <w:rPr>
          <w:color w:val="2F5496" w:themeColor="accent1" w:themeShade="BF"/>
          <w:szCs w:val="22"/>
        </w:rPr>
        <w:t xml:space="preserve">ortholog from </w:t>
      </w:r>
      <w:r w:rsidRPr="00A53699">
        <w:rPr>
          <w:i/>
          <w:iCs/>
          <w:color w:val="2F5496" w:themeColor="accent1" w:themeShade="BF"/>
          <w:szCs w:val="22"/>
        </w:rPr>
        <w:t>S. pombe</w:t>
      </w:r>
      <w:r w:rsidRPr="00A53699">
        <w:rPr>
          <w:color w:val="2F5496" w:themeColor="accent1" w:themeShade="BF"/>
          <w:szCs w:val="22"/>
        </w:rPr>
        <w:t xml:space="preserve"> as </w:t>
      </w:r>
      <w:del w:id="203" w:author="Tanja Kortemme" w:date="2020-08-02T10:49:00Z">
        <w:r w:rsidRPr="00A53699" w:rsidDel="003B68FD">
          <w:rPr>
            <w:color w:val="2F5496" w:themeColor="accent1" w:themeShade="BF"/>
            <w:szCs w:val="22"/>
          </w:rPr>
          <w:delText xml:space="preserve">the </w:delText>
        </w:r>
      </w:del>
      <w:r w:rsidRPr="00A53699">
        <w:rPr>
          <w:i/>
          <w:iCs/>
          <w:color w:val="2F5496" w:themeColor="accent1" w:themeShade="BF"/>
          <w:szCs w:val="22"/>
        </w:rPr>
        <w:t>S. cerevisiae</w:t>
      </w:r>
      <w:r w:rsidRPr="00A53699">
        <w:rPr>
          <w:color w:val="2F5496" w:themeColor="accent1" w:themeShade="BF"/>
          <w:szCs w:val="22"/>
        </w:rPr>
        <w:t xml:space="preserve"> </w:t>
      </w:r>
      <w:del w:id="204" w:author="Tanja Kortemme" w:date="2020-08-02T10:49:00Z">
        <w:r w:rsidRPr="00A53699" w:rsidDel="003B68FD">
          <w:rPr>
            <w:color w:val="2F5496" w:themeColor="accent1" w:themeShade="BF"/>
            <w:szCs w:val="22"/>
          </w:rPr>
          <w:delText xml:space="preserve">ortholog </w:delText>
        </w:r>
      </w:del>
      <w:ins w:id="205" w:author="Tanja Kortemme" w:date="2020-08-02T10:49:00Z">
        <w:r w:rsidR="003B68FD">
          <w:rPr>
            <w:color w:val="2F5496" w:themeColor="accent1" w:themeShade="BF"/>
            <w:szCs w:val="22"/>
          </w:rPr>
          <w:t>Rna1</w:t>
        </w:r>
        <w:r w:rsidR="003B68FD" w:rsidRPr="00A53699">
          <w:rPr>
            <w:color w:val="2F5496" w:themeColor="accent1" w:themeShade="BF"/>
            <w:szCs w:val="22"/>
          </w:rPr>
          <w:t xml:space="preserve"> </w:t>
        </w:r>
      </w:ins>
      <w:r w:rsidRPr="00A53699">
        <w:rPr>
          <w:color w:val="2F5496" w:themeColor="accent1" w:themeShade="BF"/>
          <w:szCs w:val="22"/>
        </w:rPr>
        <w:t xml:space="preserve">formed soluble aggregates </w:t>
      </w:r>
      <w:ins w:id="206" w:author="Tanja Kortemme" w:date="2020-08-02T10:49:00Z">
        <w:r w:rsidR="003B68FD">
          <w:rPr>
            <w:color w:val="2F5496" w:themeColor="accent1" w:themeShade="BF"/>
            <w:szCs w:val="22"/>
          </w:rPr>
          <w:t>after purification</w:t>
        </w:r>
        <w:r w:rsidR="003A7328">
          <w:rPr>
            <w:color w:val="2F5496" w:themeColor="accent1" w:themeShade="BF"/>
            <w:szCs w:val="22"/>
          </w:rPr>
          <w:t>,</w:t>
        </w:r>
        <w:r w:rsidR="003B68FD">
          <w:rPr>
            <w:color w:val="2F5496" w:themeColor="accent1" w:themeShade="BF"/>
            <w:szCs w:val="22"/>
          </w:rPr>
          <w:t xml:space="preserve"> </w:t>
        </w:r>
      </w:ins>
      <w:r w:rsidRPr="00A53699">
        <w:rPr>
          <w:color w:val="2F5496" w:themeColor="accent1" w:themeShade="BF"/>
          <w:szCs w:val="22"/>
        </w:rPr>
        <w:t xml:space="preserve">and </w:t>
      </w:r>
      <w:r w:rsidRPr="00A53699">
        <w:rPr>
          <w:i/>
          <w:iCs/>
          <w:color w:val="2F5496" w:themeColor="accent1" w:themeShade="BF"/>
          <w:szCs w:val="22"/>
        </w:rPr>
        <w:t>S. pombe</w:t>
      </w:r>
      <w:r w:rsidRPr="00A53699">
        <w:rPr>
          <w:color w:val="2F5496" w:themeColor="accent1" w:themeShade="BF"/>
          <w:szCs w:val="22"/>
        </w:rPr>
        <w:t xml:space="preserve"> Rna1 was the only RanGAP for which there was a structure in complex with Ran (PDB IDs: 1k5d and 1k5g). </w:t>
      </w:r>
      <w:del w:id="207" w:author="Tanja Kortemme" w:date="2020-08-02T11:14:00Z">
        <w:r w:rsidR="00B86B07" w:rsidDel="0047296A">
          <w:rPr>
            <w:color w:val="2F5496" w:themeColor="accent1" w:themeShade="BF"/>
            <w:szCs w:val="22"/>
          </w:rPr>
          <w:delText xml:space="preserve">In addition, it was shown that RanGAP from </w:delText>
        </w:r>
        <w:r w:rsidR="00B86B07" w:rsidRPr="00B86B07" w:rsidDel="0047296A">
          <w:rPr>
            <w:i/>
            <w:iCs/>
            <w:color w:val="2F5496" w:themeColor="accent1" w:themeShade="BF"/>
            <w:szCs w:val="22"/>
          </w:rPr>
          <w:delText>S. pombe</w:delText>
        </w:r>
        <w:r w:rsidR="00B86B07" w:rsidDel="0047296A">
          <w:rPr>
            <w:color w:val="2F5496" w:themeColor="accent1" w:themeShade="BF"/>
            <w:szCs w:val="22"/>
          </w:rPr>
          <w:delText xml:space="preserve"> (</w:delText>
        </w:r>
      </w:del>
      <w:del w:id="208" w:author="Tanja Kortemme" w:date="2020-08-02T10:50:00Z">
        <w:r w:rsidR="00B86B07" w:rsidDel="003A7328">
          <w:rPr>
            <w:color w:val="2F5496" w:themeColor="accent1" w:themeShade="BF"/>
            <w:szCs w:val="22"/>
          </w:rPr>
          <w:delText>r</w:delText>
        </w:r>
      </w:del>
      <w:del w:id="209" w:author="Tanja Kortemme" w:date="2020-08-02T11:14:00Z">
        <w:r w:rsidR="00B86B07" w:rsidDel="0047296A">
          <w:rPr>
            <w:color w:val="2F5496" w:themeColor="accent1" w:themeShade="BF"/>
            <w:szCs w:val="22"/>
          </w:rPr>
          <w:delText xml:space="preserve">na1) </w:delText>
        </w:r>
        <w:commentRangeStart w:id="210"/>
        <w:r w:rsidR="00B86B07" w:rsidDel="0047296A">
          <w:rPr>
            <w:color w:val="2F5496" w:themeColor="accent1" w:themeShade="BF"/>
            <w:szCs w:val="22"/>
          </w:rPr>
          <w:delText xml:space="preserve">can activate the hydrolysis in both human and </w:delText>
        </w:r>
        <w:r w:rsidR="00B86B07" w:rsidRPr="00B86B07" w:rsidDel="0047296A">
          <w:rPr>
            <w:i/>
            <w:iCs/>
            <w:color w:val="2F5496" w:themeColor="accent1" w:themeShade="BF"/>
            <w:szCs w:val="22"/>
          </w:rPr>
          <w:delText>S. cerevisiae</w:delText>
        </w:r>
        <w:r w:rsidR="00B86B07" w:rsidDel="0047296A">
          <w:rPr>
            <w:color w:val="2F5496" w:themeColor="accent1" w:themeShade="BF"/>
            <w:szCs w:val="22"/>
          </w:rPr>
          <w:delText xml:space="preserve"> RAN/Gsp1</w:delText>
        </w:r>
        <w:commentRangeEnd w:id="210"/>
        <w:r w:rsidR="003A7328" w:rsidDel="0047296A">
          <w:rPr>
            <w:rStyle w:val="CommentReference"/>
          </w:rPr>
          <w:commentReference w:id="210"/>
        </w:r>
        <w:r w:rsidR="00B86B07" w:rsidDel="0047296A">
          <w:rPr>
            <w:color w:val="2F5496" w:themeColor="accent1" w:themeShade="BF"/>
            <w:szCs w:val="22"/>
          </w:rPr>
          <w:delText xml:space="preserve"> (Becker et al, 1995). </w:delText>
        </w:r>
      </w:del>
    </w:p>
    <w:p w14:paraId="74FD1A4E" w14:textId="0FF58F56" w:rsidR="00013C7F" w:rsidDel="0058536B" w:rsidRDefault="0058536B" w:rsidP="00013C7F">
      <w:pPr>
        <w:tabs>
          <w:tab w:val="left" w:pos="1826"/>
        </w:tabs>
        <w:rPr>
          <w:del w:id="211" w:author="Tanja Kortemme" w:date="2020-08-02T11:08:00Z"/>
          <w:color w:val="000000" w:themeColor="text1"/>
          <w:szCs w:val="22"/>
        </w:rPr>
      </w:pPr>
      <w:ins w:id="212" w:author="Tanja Kortemme" w:date="2020-08-02T11:08:00Z">
        <w:r>
          <w:rPr>
            <w:color w:val="000000" w:themeColor="text1"/>
            <w:szCs w:val="22"/>
          </w:rPr>
          <w:t xml:space="preserve">While </w:t>
        </w:r>
      </w:ins>
      <w:ins w:id="213" w:author="Tanja Kortemme" w:date="2020-08-02T11:10:00Z">
        <w:r w:rsidR="00655D76">
          <w:rPr>
            <w:color w:val="000000" w:themeColor="text1"/>
            <w:szCs w:val="22"/>
          </w:rPr>
          <w:t>there could be slight</w:t>
        </w:r>
      </w:ins>
      <w:ins w:id="214" w:author="Tanja Kortemme" w:date="2020-08-02T11:08:00Z">
        <w:r>
          <w:rPr>
            <w:color w:val="000000" w:themeColor="text1"/>
            <w:szCs w:val="22"/>
          </w:rPr>
          <w:t xml:space="preserve"> differences between the kinetic 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GAP Rna1</w:t>
        </w:r>
      </w:ins>
      <w:ins w:id="215" w:author="Tanja Kortemme" w:date="2020-08-02T11:10:00Z">
        <w:r w:rsidR="007E517A">
          <w:rPr>
            <w:color w:val="000000" w:themeColor="text1"/>
            <w:szCs w:val="22"/>
          </w:rPr>
          <w:t xml:space="preserve"> acting on Gsp1</w:t>
        </w:r>
      </w:ins>
      <w:ins w:id="216" w:author="Tanja Kortemme" w:date="2020-08-02T11:08:00Z">
        <w:r>
          <w:rPr>
            <w:color w:val="000000" w:themeColor="text1"/>
            <w:szCs w:val="22"/>
          </w:rPr>
          <w:t xml:space="preserve">, we do not believe these differences would significantly affect our conclusions, </w:t>
        </w:r>
      </w:ins>
      <w:ins w:id="217" w:author="Tanja Kortemme" w:date="2020-08-02T11:09:00Z">
        <w:r>
          <w:rPr>
            <w:color w:val="000000" w:themeColor="text1"/>
            <w:szCs w:val="22"/>
          </w:rPr>
          <w:t xml:space="preserve">based on the following </w:t>
        </w:r>
        <w:r w:rsidR="00441A8B">
          <w:rPr>
            <w:color w:val="000000" w:themeColor="text1"/>
            <w:szCs w:val="22"/>
          </w:rPr>
          <w:t>considerations</w:t>
        </w:r>
      </w:ins>
      <w:ins w:id="218" w:author="Tanja Kortemme" w:date="2020-08-02T11:08:00Z">
        <w:r>
          <w:rPr>
            <w:color w:val="000000" w:themeColor="text1"/>
            <w:szCs w:val="22"/>
          </w:rPr>
          <w:t>:</w:t>
        </w:r>
      </w:ins>
      <w:del w:id="219" w:author="Tanja Kortemme" w:date="2020-08-02T11:08:00Z">
        <w:r w:rsidR="00013C7F" w:rsidRPr="00A53699" w:rsidDel="0058536B">
          <w:rPr>
            <w:color w:val="2F5496" w:themeColor="accent1" w:themeShade="BF"/>
            <w:szCs w:val="22"/>
          </w:rPr>
          <w:delText xml:space="preserve">As our GEF-mediated nucleotide exchange data are for a </w:delText>
        </w:r>
        <w:r w:rsidR="00013C7F" w:rsidRPr="00B86B07" w:rsidDel="0058536B">
          <w:rPr>
            <w:i/>
            <w:iCs/>
            <w:color w:val="2F5496" w:themeColor="accent1" w:themeShade="BF"/>
            <w:szCs w:val="22"/>
          </w:rPr>
          <w:delText>S. cerevisiae</w:delText>
        </w:r>
        <w:r w:rsidR="00013C7F" w:rsidRPr="00A53699" w:rsidDel="0058536B">
          <w:rPr>
            <w:color w:val="2F5496" w:themeColor="accent1" w:themeShade="BF"/>
            <w:szCs w:val="22"/>
          </w:rPr>
          <w:delText xml:space="preserve"> system, and our GAP-mediated GTP hydrolysis data are for a mixed orthogonal system there are three things to keep in mind when interpreting our results. </w:delText>
        </w:r>
      </w:del>
    </w:p>
    <w:p w14:paraId="4A8983A1" w14:textId="77777777" w:rsidR="0058536B" w:rsidRPr="00A53699" w:rsidRDefault="0058536B" w:rsidP="00013C7F">
      <w:pPr>
        <w:tabs>
          <w:tab w:val="left" w:pos="1826"/>
        </w:tabs>
        <w:rPr>
          <w:ins w:id="220" w:author="Tanja Kortemme" w:date="2020-08-02T11:08:00Z"/>
          <w:color w:val="2F5496" w:themeColor="accent1" w:themeShade="BF"/>
          <w:szCs w:val="22"/>
        </w:rPr>
      </w:pPr>
    </w:p>
    <w:p w14:paraId="2CE7217E" w14:textId="50A4F0DC" w:rsidR="00013C7F" w:rsidDel="00F70BA1" w:rsidRDefault="00013C7F" w:rsidP="00013C7F">
      <w:pPr>
        <w:tabs>
          <w:tab w:val="left" w:pos="1826"/>
        </w:tabs>
        <w:rPr>
          <w:del w:id="221" w:author="Tanja Kortemme" w:date="2020-08-02T11:05:00Z"/>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w:t>
      </w:r>
      <w:del w:id="222" w:author="Tanja Kortemme" w:date="2020-08-02T11:00:00Z">
        <w:r w:rsidRPr="00A53699" w:rsidDel="00F70BA1">
          <w:rPr>
            <w:b/>
            <w:bCs/>
            <w:color w:val="2F5496" w:themeColor="accent1" w:themeShade="BF"/>
            <w:szCs w:val="22"/>
          </w:rPr>
          <w:delText>GAP</w:delText>
        </w:r>
      </w:del>
      <w:ins w:id="223" w:author="Tanja Kortemme" w:date="2020-08-02T11:00:00Z">
        <w:r w:rsidR="00F70BA1">
          <w:rPr>
            <w:b/>
            <w:bCs/>
            <w:color w:val="2F5496" w:themeColor="accent1" w:themeShade="BF"/>
            <w:szCs w:val="22"/>
          </w:rPr>
          <w:t>Rn</w:t>
        </w:r>
      </w:ins>
      <w:ins w:id="224" w:author="Tanja Kortemme" w:date="2020-08-02T11:07:00Z">
        <w:r w:rsidR="00F70BA1">
          <w:rPr>
            <w:b/>
            <w:bCs/>
            <w:color w:val="2F5496" w:themeColor="accent1" w:themeShade="BF"/>
            <w:szCs w:val="22"/>
          </w:rPr>
          <w:t>a</w:t>
        </w:r>
      </w:ins>
      <w:ins w:id="225" w:author="Tanja Kortemme" w:date="2020-08-02T11:00:00Z">
        <w:r w:rsidR="00F70BA1">
          <w:rPr>
            <w:b/>
            <w:bCs/>
            <w:color w:val="2F5496" w:themeColor="accent1" w:themeShade="BF"/>
            <w:szCs w:val="22"/>
          </w:rPr>
          <w:t>1</w:t>
        </w:r>
      </w:ins>
      <w:r w:rsidRPr="00A53699">
        <w:rPr>
          <w:b/>
          <w:bCs/>
          <w:color w:val="2F5496" w:themeColor="accent1" w:themeShade="BF"/>
          <w:szCs w:val="22"/>
        </w:rPr>
        <w:t>.</w:t>
      </w:r>
      <w:r w:rsidRPr="00A53699">
        <w:rPr>
          <w:color w:val="2F5496" w:themeColor="accent1" w:themeShade="BF"/>
          <w:szCs w:val="22"/>
        </w:rPr>
        <w:t xml:space="preserve"> </w:t>
      </w:r>
      <w:del w:id="226" w:author="Tanja Kortemme" w:date="2020-08-02T11:00:00Z">
        <w:r w:rsidRPr="00A53699" w:rsidDel="00F70BA1">
          <w:rPr>
            <w:color w:val="2F5496" w:themeColor="accent1" w:themeShade="BF"/>
            <w:szCs w:val="22"/>
          </w:rPr>
          <w:delText xml:space="preserve">Although we cannot know for sure which residues from </w:delText>
        </w:r>
        <w:r w:rsidRPr="00A53699" w:rsidDel="00F70BA1">
          <w:rPr>
            <w:i/>
            <w:iCs/>
            <w:color w:val="2F5496" w:themeColor="accent1" w:themeShade="BF"/>
            <w:szCs w:val="22"/>
          </w:rPr>
          <w:delText>S. cerevisiae</w:delText>
        </w:r>
        <w:r w:rsidRPr="00A53699" w:rsidDel="00F70BA1">
          <w:rPr>
            <w:color w:val="2F5496" w:themeColor="accent1" w:themeShade="BF"/>
            <w:szCs w:val="22"/>
          </w:rPr>
          <w:delText xml:space="preserve"> Rna1 form the interface with </w:delText>
        </w:r>
        <w:r w:rsidRPr="00A53699" w:rsidDel="00F70BA1">
          <w:rPr>
            <w:i/>
            <w:iCs/>
            <w:color w:val="2F5496" w:themeColor="accent1" w:themeShade="BF"/>
            <w:szCs w:val="22"/>
          </w:rPr>
          <w:delText>S. cerevisiae</w:delText>
        </w:r>
        <w:r w:rsidRPr="00A53699" w:rsidDel="00F70BA1">
          <w:rPr>
            <w:color w:val="2F5496" w:themeColor="accent1" w:themeShade="BF"/>
            <w:szCs w:val="22"/>
          </w:rPr>
          <w:delText xml:space="preserve"> Gsp1, b</w:delText>
        </w:r>
      </w:del>
      <w:del w:id="227" w:author="Tanja Kortemme" w:date="2020-08-02T11:05:00Z">
        <w:r w:rsidRPr="00A53699" w:rsidDel="00F70BA1">
          <w:rPr>
            <w:color w:val="2F5496" w:themeColor="accent1" w:themeShade="BF"/>
            <w:szCs w:val="22"/>
          </w:rPr>
          <w:delText>ased on a sequence alignment between S</w:delText>
        </w:r>
        <w:r w:rsidRPr="00A53699" w:rsidDel="00F70BA1">
          <w:rPr>
            <w:i/>
            <w:iCs/>
            <w:color w:val="2F5496" w:themeColor="accent1" w:themeShade="BF"/>
            <w:szCs w:val="22"/>
          </w:rPr>
          <w:delText>. pombe</w:delText>
        </w:r>
        <w:r w:rsidRPr="00A53699" w:rsidDel="00F70BA1">
          <w:rPr>
            <w:color w:val="2F5496" w:themeColor="accent1" w:themeShade="BF"/>
            <w:szCs w:val="22"/>
          </w:rPr>
          <w:delText xml:space="preserve"> and </w:delText>
        </w:r>
        <w:r w:rsidRPr="00A53699" w:rsidDel="00F70BA1">
          <w:rPr>
            <w:i/>
            <w:iCs/>
            <w:color w:val="2F5496" w:themeColor="accent1" w:themeShade="BF"/>
            <w:szCs w:val="22"/>
          </w:rPr>
          <w:delText>S. cerevisiae</w:delText>
        </w:r>
        <w:r w:rsidRPr="00A53699" w:rsidDel="00F70BA1">
          <w:rPr>
            <w:color w:val="2F5496" w:themeColor="accent1" w:themeShade="BF"/>
            <w:szCs w:val="22"/>
          </w:rPr>
          <w:delText xml:space="preserve"> Rna1 the residues that form the interface in the PDB ID file 1k5d structure are highly conserved. Overall sequence identity values can be seen in </w:delText>
        </w:r>
        <w:r w:rsidRPr="00A53699" w:rsidDel="00F70BA1">
          <w:rPr>
            <w:b/>
            <w:bCs/>
            <w:color w:val="2F5496" w:themeColor="accent1" w:themeShade="BF"/>
            <w:szCs w:val="22"/>
          </w:rPr>
          <w:delText>Supplementary File 1 Table 1</w:delText>
        </w:r>
        <w:r w:rsidRPr="00A53699" w:rsidDel="00F70BA1">
          <w:rPr>
            <w:color w:val="2F5496" w:themeColor="accent1" w:themeShade="BF"/>
            <w:szCs w:val="22"/>
          </w:rPr>
          <w:delText>.</w:delText>
        </w:r>
      </w:del>
    </w:p>
    <w:p w14:paraId="39FC9BB1" w14:textId="753AC4CE" w:rsidR="00013C7F" w:rsidRPr="00A53699" w:rsidRDefault="00013C7F" w:rsidP="00013C7F">
      <w:pPr>
        <w:tabs>
          <w:tab w:val="left" w:pos="1826"/>
        </w:tabs>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w:t>
      </w:r>
      <w:ins w:id="228" w:author="Tanja Kortemme" w:date="2020-08-02T11:06:00Z">
        <w:r w:rsidR="00F70BA1">
          <w:rPr>
            <w:color w:val="2F5496" w:themeColor="accent1" w:themeShade="BF"/>
            <w:szCs w:val="22"/>
          </w:rPr>
          <w:t xml:space="preserve">proteins </w:t>
        </w:r>
      </w:ins>
      <w:r w:rsidRPr="00A53699">
        <w:rPr>
          <w:color w:val="2F5496" w:themeColor="accent1" w:themeShade="BF"/>
          <w:szCs w:val="22"/>
        </w:rPr>
        <w:t xml:space="preserve">shows that all but one interface core residue </w:t>
      </w:r>
      <w:ins w:id="229" w:author="Tanja Kortemme" w:date="2020-08-02T11:06:00Z">
        <w:r w:rsidR="00F70BA1">
          <w:rPr>
            <w:color w:val="2F5496" w:themeColor="accent1" w:themeShade="BF"/>
            <w:szCs w:val="22"/>
          </w:rPr>
          <w:t xml:space="preserve">in </w:t>
        </w:r>
      </w:ins>
      <w:ins w:id="230" w:author="Tanja Kortemme" w:date="2020-08-02T11:07:00Z">
        <w:r w:rsidR="00F70BA1">
          <w:rPr>
            <w:color w:val="2F5496" w:themeColor="accent1" w:themeShade="BF"/>
            <w:szCs w:val="22"/>
          </w:rPr>
          <w:t xml:space="preserve">the PDB file 1k5d </w:t>
        </w:r>
      </w:ins>
      <w:r w:rsidRPr="00A53699">
        <w:rPr>
          <w:color w:val="2F5496" w:themeColor="accent1" w:themeShade="BF"/>
          <w:szCs w:val="22"/>
        </w:rPr>
        <w:t xml:space="preserve">is absolutely conserved in sequence </w:t>
      </w:r>
      <w:ins w:id="231" w:author="Tanja Kortemme" w:date="2020-08-02T11:06:00Z">
        <w:r w:rsidR="00F70BA1">
          <w:rPr>
            <w:color w:val="2F5496" w:themeColor="accent1" w:themeShade="BF"/>
            <w:szCs w:val="22"/>
          </w:rPr>
          <w:t xml:space="preserve">between </w:t>
        </w:r>
        <w:r w:rsidR="00F70BA1" w:rsidRPr="00A53699">
          <w:rPr>
            <w:i/>
            <w:iCs/>
            <w:color w:val="2F5496" w:themeColor="accent1" w:themeShade="BF"/>
            <w:szCs w:val="22"/>
          </w:rPr>
          <w:t>S. cerevisiae</w:t>
        </w:r>
        <w:r w:rsidR="00F70BA1">
          <w:rPr>
            <w:iCs/>
            <w:color w:val="2F5496" w:themeColor="accent1" w:themeShade="BF"/>
            <w:szCs w:val="22"/>
          </w:rPr>
          <w:t xml:space="preserve"> and</w:t>
        </w:r>
        <w:r w:rsidR="00F70BA1" w:rsidRPr="00A53699">
          <w:rPr>
            <w:color w:val="2F5496" w:themeColor="accent1" w:themeShade="BF"/>
            <w:szCs w:val="22"/>
          </w:rPr>
          <w:t xml:space="preserve"> </w:t>
        </w:r>
        <w:r w:rsidR="00F70BA1" w:rsidRPr="00A53699">
          <w:rPr>
            <w:i/>
            <w:iCs/>
            <w:color w:val="2F5496" w:themeColor="accent1" w:themeShade="BF"/>
            <w:szCs w:val="22"/>
          </w:rPr>
          <w:t>S. pombe</w:t>
        </w:r>
        <w:r w:rsidR="00F70BA1" w:rsidRPr="00A53699">
          <w:rPr>
            <w:color w:val="2F5496" w:themeColor="accent1" w:themeShade="BF"/>
            <w:szCs w:val="22"/>
          </w:rPr>
          <w:t xml:space="preserve"> </w:t>
        </w:r>
      </w:ins>
      <w:r w:rsidRPr="00A53699">
        <w:rPr>
          <w:color w:val="2F5496" w:themeColor="accent1" w:themeShade="BF"/>
          <w:szCs w:val="22"/>
        </w:rPr>
        <w:t>(</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w:t>
      </w:r>
      <w:del w:id="232" w:author="Tanja Kortemme" w:date="2020-08-02T11:07:00Z">
        <w:r w:rsidRPr="00A53699" w:rsidDel="00F70BA1">
          <w:rPr>
            <w:color w:val="2F5496" w:themeColor="accent1" w:themeShade="BF"/>
            <w:szCs w:val="22"/>
            <w:lang w:val="en-GB"/>
          </w:rPr>
          <w:delText xml:space="preserve">RNA1 </w:delText>
        </w:r>
      </w:del>
      <w:ins w:id="233" w:author="Tanja Kortemme" w:date="2020-08-02T11:07:00Z">
        <w:r w:rsidR="00F70BA1">
          <w:rPr>
            <w:color w:val="2F5496" w:themeColor="accent1" w:themeShade="BF"/>
            <w:szCs w:val="22"/>
            <w:lang w:val="en-GB"/>
          </w:rPr>
          <w:t>Rna1</w:t>
        </w:r>
        <w:r w:rsidR="00F70BA1" w:rsidRPr="00A53699">
          <w:rPr>
            <w:color w:val="2F5496" w:themeColor="accent1" w:themeShade="BF"/>
            <w:szCs w:val="22"/>
            <w:lang w:val="en-GB"/>
          </w:rPr>
          <w:t xml:space="preserve"> </w:t>
        </w:r>
      </w:ins>
      <w:r w:rsidRPr="00A53699">
        <w:rPr>
          <w:color w:val="2F5496" w:themeColor="accent1" w:themeShade="BF"/>
          <w:szCs w:val="22"/>
          <w:lang w:val="en-GB"/>
        </w:rPr>
        <w:t xml:space="preserve">upon interface formation with </w:t>
      </w:r>
      <w:ins w:id="234" w:author="Tanja Kortemme" w:date="2020-08-02T11:12:00Z">
        <w:r w:rsidR="00FA5FAA">
          <w:rPr>
            <w:color w:val="2F5496" w:themeColor="accent1" w:themeShade="BF"/>
            <w:szCs w:val="22"/>
            <w:lang w:val="en-GB"/>
          </w:rPr>
          <w:t>Ran/</w:t>
        </w:r>
      </w:ins>
      <w:r w:rsidRPr="00A53699">
        <w:rPr>
          <w:color w:val="2F5496" w:themeColor="accent1" w:themeShade="BF"/>
          <w:szCs w:val="22"/>
          <w:lang w:val="en-GB"/>
        </w:rPr>
        <w:t xml:space="preserve">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ins w:id="235" w:author="Tanja Kortemme" w:date="2020-08-02T11:08:00Z">
        <w:r w:rsidR="0058536B">
          <w:rPr>
            <w:color w:val="2F5496" w:themeColor="accent1" w:themeShade="BF"/>
            <w:szCs w:val="22"/>
            <w:lang w:val="en-GB"/>
          </w:rPr>
          <w:t xml:space="preserve">, and the sequence identity </w:t>
        </w:r>
      </w:ins>
      <w:ins w:id="236" w:author="Tanja Kortemme" w:date="2020-08-02T11:12:00Z">
        <w:r w:rsidR="00FA5FAA">
          <w:rPr>
            <w:color w:val="2F5496" w:themeColor="accent1" w:themeShade="BF"/>
            <w:szCs w:val="22"/>
            <w:lang w:val="en-GB"/>
          </w:rPr>
          <w:t xml:space="preserve">of the Rna1 interface </w:t>
        </w:r>
        <w:r w:rsidR="00871E6C">
          <w:rPr>
            <w:color w:val="2F5496" w:themeColor="accent1" w:themeShade="BF"/>
            <w:szCs w:val="22"/>
            <w:lang w:val="en-GB"/>
          </w:rPr>
          <w:t xml:space="preserve">with </w:t>
        </w:r>
      </w:ins>
      <w:ins w:id="237" w:author="Tanja Kortemme" w:date="2020-08-02T11:13:00Z">
        <w:r w:rsidR="00871E6C">
          <w:rPr>
            <w:color w:val="2F5496" w:themeColor="accent1" w:themeShade="BF"/>
            <w:szCs w:val="22"/>
            <w:lang w:val="en-GB"/>
          </w:rPr>
          <w:t xml:space="preserve">Ran/Gsp1 overall </w:t>
        </w:r>
      </w:ins>
      <w:ins w:id="238" w:author="Tanja Kortemme" w:date="2020-08-02T11:08:00Z">
        <w:r w:rsidR="0058536B">
          <w:rPr>
            <w:color w:val="2F5496" w:themeColor="accent1" w:themeShade="BF"/>
            <w:szCs w:val="22"/>
            <w:lang w:val="en-GB"/>
          </w:rPr>
          <w:t>is 71% (Supplementary File 1  Table 1).</w:t>
        </w:r>
      </w:ins>
    </w:p>
    <w:p w14:paraId="5FDD2D85" w14:textId="10EA951D" w:rsidR="0047296A" w:rsidRDefault="00013C7F" w:rsidP="0047296A">
      <w:pPr>
        <w:tabs>
          <w:tab w:val="left" w:pos="1826"/>
        </w:tabs>
        <w:rPr>
          <w:ins w:id="239" w:author="Tanja Kortemme" w:date="2020-08-02T11:14:00Z"/>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Klebe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w:t>
      </w:r>
      <w:ins w:id="240" w:author="Tanja Kortemme" w:date="2020-08-02T11:13:00Z">
        <w:r w:rsidR="0047296A">
          <w:rPr>
            <w:color w:val="2F5496" w:themeColor="accent1" w:themeShade="BF"/>
            <w:szCs w:val="22"/>
          </w:rPr>
          <w:t xml:space="preserve">for RAN/RANGAP1 </w:t>
        </w:r>
      </w:ins>
      <w:r w:rsidRPr="00A53699">
        <w:rPr>
          <w:color w:val="2F5496" w:themeColor="accent1" w:themeShade="BF"/>
          <w:szCs w:val="22"/>
        </w:rPr>
        <w:t>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w:t>
      </w:r>
      <w:del w:id="241" w:author="Tanja Kortemme" w:date="2020-08-02T11:13:00Z">
        <w:r w:rsidRPr="00A53699" w:rsidDel="0047296A">
          <w:rPr>
            <w:color w:val="2F5496" w:themeColor="accent1" w:themeShade="BF"/>
            <w:szCs w:val="22"/>
          </w:rPr>
          <w:delText xml:space="preserve">GAP </w:delText>
        </w:r>
      </w:del>
      <w:ins w:id="242" w:author="Tanja Kortemme" w:date="2020-08-02T11:13:00Z">
        <w:r w:rsidR="0047296A">
          <w:rPr>
            <w:color w:val="2F5496" w:themeColor="accent1" w:themeShade="BF"/>
            <w:szCs w:val="22"/>
          </w:rPr>
          <w:t>Rna1</w:t>
        </w:r>
        <w:r w:rsidR="0047296A" w:rsidRPr="00A53699">
          <w:rPr>
            <w:color w:val="2F5496" w:themeColor="accent1" w:themeShade="BF"/>
            <w:szCs w:val="22"/>
          </w:rPr>
          <w:t xml:space="preserve"> </w:t>
        </w:r>
      </w:ins>
      <w:r w:rsidRPr="00A53699">
        <w:rPr>
          <w:color w:val="2F5496" w:themeColor="accent1" w:themeShade="BF"/>
          <w:szCs w:val="22"/>
        </w:rPr>
        <w:t>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ins w:id="243" w:author="Tanja Kortemme" w:date="2020-08-02T11:14:00Z">
        <w:r w:rsidR="0047296A" w:rsidRPr="0047296A">
          <w:rPr>
            <w:color w:val="2F5496" w:themeColor="accent1" w:themeShade="BF"/>
            <w:szCs w:val="22"/>
          </w:rPr>
          <w:t xml:space="preserve"> </w:t>
        </w:r>
        <w:r w:rsidR="0047296A">
          <w:rPr>
            <w:color w:val="2F5496" w:themeColor="accent1" w:themeShade="BF"/>
            <w:szCs w:val="22"/>
          </w:rPr>
          <w:t xml:space="preserve">In addition, it was shown that </w:t>
        </w:r>
      </w:ins>
      <w:ins w:id="244" w:author="Tanja Kortemme" w:date="2020-08-02T11:15:00Z">
        <w:r w:rsidR="0047296A">
          <w:rPr>
            <w:color w:val="2F5496" w:themeColor="accent1" w:themeShade="BF"/>
            <w:szCs w:val="22"/>
          </w:rPr>
          <w:t>Rna1</w:t>
        </w:r>
      </w:ins>
      <w:ins w:id="245" w:author="Tanja Kortemme" w:date="2020-08-02T11:14:00Z">
        <w:r w:rsidR="0047296A">
          <w:rPr>
            <w:color w:val="2F5496" w:themeColor="accent1" w:themeShade="BF"/>
            <w:szCs w:val="22"/>
          </w:rPr>
          <w:t xml:space="preserve"> from </w:t>
        </w:r>
        <w:r w:rsidR="0047296A" w:rsidRPr="00B86B07">
          <w:rPr>
            <w:i/>
            <w:iCs/>
            <w:color w:val="2F5496" w:themeColor="accent1" w:themeShade="BF"/>
            <w:szCs w:val="22"/>
          </w:rPr>
          <w:t>S. pombe</w:t>
        </w:r>
        <w:r w:rsidR="0047296A">
          <w:rPr>
            <w:color w:val="2F5496" w:themeColor="accent1" w:themeShade="BF"/>
            <w:szCs w:val="22"/>
          </w:rPr>
          <w:t xml:space="preserve"> </w:t>
        </w:r>
        <w:commentRangeStart w:id="246"/>
        <w:r w:rsidR="0047296A">
          <w:rPr>
            <w:color w:val="2F5496" w:themeColor="accent1" w:themeShade="BF"/>
            <w:szCs w:val="22"/>
          </w:rPr>
          <w:t xml:space="preserve">can activate the hydrolysis in both human and </w:t>
        </w:r>
        <w:r w:rsidR="0047296A" w:rsidRPr="00B86B07">
          <w:rPr>
            <w:i/>
            <w:iCs/>
            <w:color w:val="2F5496" w:themeColor="accent1" w:themeShade="BF"/>
            <w:szCs w:val="22"/>
          </w:rPr>
          <w:t>S. cerevisiae</w:t>
        </w:r>
        <w:r w:rsidR="0047296A">
          <w:rPr>
            <w:color w:val="2F5496" w:themeColor="accent1" w:themeShade="BF"/>
            <w:szCs w:val="22"/>
          </w:rPr>
          <w:t xml:space="preserve"> </w:t>
        </w:r>
      </w:ins>
      <w:ins w:id="247" w:author="Tanja Kortemme" w:date="2020-08-02T11:15:00Z">
        <w:r w:rsidR="0047296A">
          <w:rPr>
            <w:color w:val="2F5496" w:themeColor="accent1" w:themeShade="BF"/>
            <w:szCs w:val="22"/>
          </w:rPr>
          <w:t>Ran</w:t>
        </w:r>
      </w:ins>
      <w:ins w:id="248" w:author="Tanja Kortemme" w:date="2020-08-02T11:14:00Z">
        <w:r w:rsidR="0047296A">
          <w:rPr>
            <w:color w:val="2F5496" w:themeColor="accent1" w:themeShade="BF"/>
            <w:szCs w:val="22"/>
          </w:rPr>
          <w:t>/Gsp1</w:t>
        </w:r>
        <w:commentRangeEnd w:id="246"/>
        <w:r w:rsidR="0047296A">
          <w:rPr>
            <w:rStyle w:val="CommentReference"/>
          </w:rPr>
          <w:commentReference w:id="246"/>
        </w:r>
        <w:r w:rsidR="0047296A">
          <w:rPr>
            <w:color w:val="2F5496" w:themeColor="accent1" w:themeShade="BF"/>
            <w:szCs w:val="22"/>
          </w:rPr>
          <w:t xml:space="preserve"> (Becker et al, 1995). </w:t>
        </w:r>
      </w:ins>
    </w:p>
    <w:p w14:paraId="7E6518A6" w14:textId="38F0055C" w:rsidR="00211DB5" w:rsidRPr="00A53699" w:rsidRDefault="00013C7F" w:rsidP="00211DB5">
      <w:pPr>
        <w:rPr>
          <w:ins w:id="249" w:author="Tanja Kortemme" w:date="2020-08-02T11:24:00Z"/>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p>
    <w:p w14:paraId="74AD9065" w14:textId="2C0FEB72" w:rsidR="00F17BAA" w:rsidRPr="00A53699" w:rsidRDefault="00013C7F" w:rsidP="00437E2B">
      <w:pPr>
        <w:rPr>
          <w:color w:val="2F5496" w:themeColor="accent1" w:themeShade="BF"/>
          <w:szCs w:val="22"/>
        </w:rPr>
      </w:pPr>
      <w:r w:rsidRPr="00A53699">
        <w:rPr>
          <w:color w:val="2F5496" w:themeColor="accent1" w:themeShade="BF"/>
          <w:szCs w:val="22"/>
        </w:rPr>
        <w:t>Although we report the absolute values of the kinetic</w:t>
      </w:r>
      <w:del w:id="250" w:author="Tanja Kortemme" w:date="2020-08-02T11:17:00Z">
        <w:r w:rsidRPr="00A53699" w:rsidDel="004901F6">
          <w:rPr>
            <w:color w:val="2F5496" w:themeColor="accent1" w:themeShade="BF"/>
            <w:szCs w:val="22"/>
          </w:rPr>
          <w:delText>s</w:delText>
        </w:r>
      </w:del>
      <w:r w:rsidRPr="00A53699">
        <w:rPr>
          <w:color w:val="2F5496" w:themeColor="accent1" w:themeShade="BF"/>
          <w:szCs w:val="22"/>
        </w:rPr>
        <w:t xml:space="preserve"> parameters, when we compare the kinetic</w:t>
      </w:r>
      <w:del w:id="251" w:author="Tanja Kortemme" w:date="2020-08-02T11:16:00Z">
        <w:r w:rsidRPr="00A53699" w:rsidDel="004901F6">
          <w:rPr>
            <w:color w:val="2F5496" w:themeColor="accent1" w:themeShade="BF"/>
            <w:szCs w:val="22"/>
          </w:rPr>
          <w:delText>s</w:delText>
        </w:r>
      </w:del>
      <w:r w:rsidRPr="00A53699">
        <w:rPr>
          <w:color w:val="2F5496" w:themeColor="accent1" w:themeShade="BF"/>
          <w:szCs w:val="22"/>
        </w:rPr>
        <w:t xml:space="preserve"> parameters with the </w:t>
      </w:r>
      <w:commentRangeStart w:id="252"/>
      <w:del w:id="253" w:author="Tanja Kortemme" w:date="2020-08-02T11:17:00Z">
        <w:r w:rsidRPr="00A53699" w:rsidDel="004901F6">
          <w:rPr>
            <w:color w:val="2F5496" w:themeColor="accent1" w:themeShade="BF"/>
            <w:szCs w:val="22"/>
          </w:rPr>
          <w:delText xml:space="preserve">phenotype </w:delText>
        </w:r>
      </w:del>
      <w:commentRangeEnd w:id="252"/>
      <w:r w:rsidR="000D777A">
        <w:rPr>
          <w:rStyle w:val="CommentReference"/>
        </w:rPr>
        <w:commentReference w:id="252"/>
      </w:r>
      <w:del w:id="254" w:author="Tanja Kortemme" w:date="2020-08-02T11:17:00Z">
        <w:r w:rsidRPr="00A53699" w:rsidDel="004901F6">
          <w:rPr>
            <w:color w:val="2F5496" w:themeColor="accent1" w:themeShade="BF"/>
            <w:szCs w:val="22"/>
          </w:rPr>
          <w:delText>(from functional genomics or proteomics)</w:delText>
        </w:r>
      </w:del>
      <w:ins w:id="255" w:author="Tanja Kortemme" w:date="2020-08-02T11:17:00Z">
        <w:r w:rsidR="004901F6">
          <w:rPr>
            <w:color w:val="2F5496" w:themeColor="accent1" w:themeShade="BF"/>
            <w:szCs w:val="22"/>
          </w:rPr>
          <w:t xml:space="preserve">results from genetic interaction profiles or </w:t>
        </w:r>
      </w:ins>
      <w:del w:id="256" w:author="Tanja Kortemme" w:date="2020-08-02T11:17:00Z">
        <w:r w:rsidRPr="00A53699" w:rsidDel="000D777A">
          <w:rPr>
            <w:color w:val="2F5496" w:themeColor="accent1" w:themeShade="BF"/>
            <w:szCs w:val="22"/>
          </w:rPr>
          <w:delText xml:space="preserve"> </w:delText>
        </w:r>
      </w:del>
      <w:ins w:id="257" w:author="Tanja Kortemme" w:date="2020-08-02T11:17:00Z">
        <w:r w:rsidR="004901F6">
          <w:rPr>
            <w:color w:val="2F5496" w:themeColor="accent1" w:themeShade="BF"/>
            <w:szCs w:val="22"/>
          </w:rPr>
          <w:t xml:space="preserve">AP-MS, </w:t>
        </w:r>
      </w:ins>
      <w:r w:rsidRPr="00A53699">
        <w:rPr>
          <w:color w:val="2F5496" w:themeColor="accent1" w:themeShade="BF"/>
          <w:szCs w:val="22"/>
        </w:rPr>
        <w:t xml:space="preserve">we always use the relative parameters as compared to the wild type. </w:t>
      </w:r>
      <w:ins w:id="258" w:author="Tanja Kortemme" w:date="2020-08-02T11:25:00Z">
        <w:r w:rsidR="00064C63">
          <w:rPr>
            <w:color w:val="2F5496" w:themeColor="accent1" w:themeShade="BF"/>
            <w:szCs w:val="22"/>
          </w:rPr>
          <w:t>Based on the sequence conservation and comparable kinet</w:t>
        </w:r>
      </w:ins>
      <w:ins w:id="259" w:author="Tanja Kortemme" w:date="2020-08-02T11:26:00Z">
        <w:r w:rsidR="00064C63">
          <w:rPr>
            <w:color w:val="2F5496" w:themeColor="accent1" w:themeShade="BF"/>
            <w:szCs w:val="22"/>
          </w:rPr>
          <w:t xml:space="preserve">ics described above, we expect the relative ordering of mutants to be </w:t>
        </w:r>
      </w:ins>
      <w:ins w:id="260" w:author="Tanja Kortemme" w:date="2020-08-02T11:27:00Z">
        <w:r w:rsidR="00532AFC">
          <w:rPr>
            <w:color w:val="2F5496" w:themeColor="accent1" w:themeShade="BF"/>
            <w:szCs w:val="22"/>
          </w:rPr>
          <w:t>similar</w:t>
        </w:r>
      </w:ins>
      <w:ins w:id="261" w:author="Tanja Kortemme" w:date="2020-08-02T11:26:00Z">
        <w:r w:rsidR="00064C63">
          <w:rPr>
            <w:color w:val="2F5496" w:themeColor="accent1" w:themeShade="BF"/>
            <w:szCs w:val="22"/>
          </w:rPr>
          <w:t xml:space="preserve"> as well. </w:t>
        </w:r>
      </w:ins>
      <w:del w:id="262" w:author="Tanja Kortemme" w:date="2020-08-02T11:20:00Z">
        <w:r w:rsidRPr="00A53699" w:rsidDel="00AF5E1B">
          <w:rPr>
            <w:color w:val="2F5496" w:themeColor="accent1" w:themeShade="BF"/>
            <w:szCs w:val="22"/>
          </w:rPr>
          <w:delText xml:space="preserve">And </w:delText>
        </w:r>
        <w:r w:rsidR="007773A9" w:rsidDel="00AF5E1B">
          <w:rPr>
            <w:color w:val="2F5496" w:themeColor="accent1" w:themeShade="BF"/>
            <w:szCs w:val="22"/>
          </w:rPr>
          <w:delText>al</w:delText>
        </w:r>
        <w:r w:rsidRPr="00A53699" w:rsidDel="00AF5E1B">
          <w:rPr>
            <w:color w:val="2F5496" w:themeColor="accent1" w:themeShade="BF"/>
            <w:szCs w:val="22"/>
          </w:rPr>
          <w:delText>though there could be epistasis between the sequence variation in Rna1 and the point mutations in Gsp1, we do not expect it to have a significant effect, as the GAP-mediated GTP hydrolysis rates co</w:delText>
        </w:r>
        <w:r w:rsidR="00EB78FA" w:rsidDel="00AF5E1B">
          <w:rPr>
            <w:color w:val="2F5496" w:themeColor="accent1" w:themeShade="BF"/>
            <w:szCs w:val="22"/>
          </w:rPr>
          <w:delText>r</w:delText>
        </w:r>
        <w:r w:rsidRPr="00A53699" w:rsidDel="00AF5E1B">
          <w:rPr>
            <w:color w:val="2F5496" w:themeColor="accent1" w:themeShade="BF"/>
            <w:szCs w:val="22"/>
          </w:rPr>
          <w:delText>relate with the intrinsic GTP hydrolysis rates.</w:delText>
        </w:r>
      </w:del>
      <w:ins w:id="263" w:author="Tanja Kortemme" w:date="2020-08-02T11:26:00Z">
        <w:r w:rsidR="00532AFC">
          <w:rPr>
            <w:color w:val="2F5496" w:themeColor="accent1" w:themeShade="BF"/>
            <w:szCs w:val="22"/>
          </w:rPr>
          <w:t>Importantly</w:t>
        </w:r>
      </w:ins>
      <w:ins w:id="264" w:author="Tanja Kortemme" w:date="2020-08-02T11:20:00Z">
        <w:r w:rsidR="00AF5E1B">
          <w:rPr>
            <w:color w:val="2F5496" w:themeColor="accent1" w:themeShade="BF"/>
            <w:szCs w:val="22"/>
          </w:rPr>
          <w:t xml:space="preserve">, we use the </w:t>
        </w:r>
      </w:ins>
      <w:ins w:id="265" w:author="Tanja Kortemme" w:date="2020-08-02T11:21:00Z">
        <w:r w:rsidR="00AF5E1B">
          <w:rPr>
            <w:color w:val="2F5496" w:themeColor="accent1" w:themeShade="BF"/>
            <w:szCs w:val="22"/>
          </w:rPr>
          <w:t xml:space="preserve">relative kinetic </w:t>
        </w:r>
      </w:ins>
      <w:ins w:id="266" w:author="Tanja Kortemme" w:date="2020-08-02T11:22:00Z">
        <w:r w:rsidR="001511F6">
          <w:rPr>
            <w:color w:val="2F5496" w:themeColor="accent1" w:themeShade="BF"/>
            <w:szCs w:val="22"/>
          </w:rPr>
          <w:t>data</w:t>
        </w:r>
      </w:ins>
      <w:ins w:id="267" w:author="Tanja Kortemme" w:date="2020-08-02T11:21:00Z">
        <w:r w:rsidR="00C6637D">
          <w:rPr>
            <w:color w:val="2F5496" w:themeColor="accent1" w:themeShade="BF"/>
            <w:szCs w:val="22"/>
          </w:rPr>
          <w:t xml:space="preserve"> to group our mutants into three classes. </w:t>
        </w:r>
      </w:ins>
      <w:ins w:id="268" w:author="Tanja Kortemme" w:date="2020-08-02T11:22:00Z">
        <w:r w:rsidR="00C6637D">
          <w:rPr>
            <w:color w:val="2F5496" w:themeColor="accent1" w:themeShade="BF"/>
            <w:szCs w:val="22"/>
          </w:rPr>
          <w:t xml:space="preserve">Even in the case of small quantitative </w:t>
        </w:r>
        <w:r w:rsidR="001511F6">
          <w:rPr>
            <w:color w:val="2F5496" w:themeColor="accent1" w:themeShade="BF"/>
            <w:szCs w:val="22"/>
          </w:rPr>
          <w:t>difference</w:t>
        </w:r>
      </w:ins>
      <w:ins w:id="269" w:author="Tanja Kortemme" w:date="2020-08-02T11:23:00Z">
        <w:r w:rsidR="00CE23BD">
          <w:rPr>
            <w:color w:val="2F5496" w:themeColor="accent1" w:themeShade="BF"/>
            <w:szCs w:val="22"/>
          </w:rPr>
          <w:t xml:space="preserve">s caused by using the </w:t>
        </w:r>
        <w:r w:rsidR="00CE23BD" w:rsidRPr="00A53699">
          <w:rPr>
            <w:i/>
            <w:iCs/>
            <w:color w:val="2F5496" w:themeColor="accent1" w:themeShade="BF"/>
            <w:szCs w:val="22"/>
          </w:rPr>
          <w:t>S. pombe</w:t>
        </w:r>
        <w:r w:rsidR="00CE23BD" w:rsidRPr="00A53699">
          <w:rPr>
            <w:color w:val="2F5496" w:themeColor="accent1" w:themeShade="BF"/>
            <w:szCs w:val="22"/>
          </w:rPr>
          <w:t xml:space="preserve"> </w:t>
        </w:r>
        <w:r w:rsidR="00CE23BD">
          <w:rPr>
            <w:color w:val="2F5496" w:themeColor="accent1" w:themeShade="BF"/>
            <w:szCs w:val="22"/>
          </w:rPr>
          <w:t xml:space="preserve">instead of the </w:t>
        </w:r>
        <w:r w:rsidR="00CE23BD" w:rsidRPr="00CE23BD">
          <w:rPr>
            <w:i/>
            <w:color w:val="2F5496" w:themeColor="accent1" w:themeShade="BF"/>
            <w:szCs w:val="22"/>
          </w:rPr>
          <w:t xml:space="preserve">S. </w:t>
        </w:r>
        <w:proofErr w:type="spellStart"/>
        <w:r w:rsidR="00CE23BD" w:rsidRPr="00CE23BD">
          <w:rPr>
            <w:i/>
            <w:color w:val="2F5496" w:themeColor="accent1" w:themeShade="BF"/>
            <w:szCs w:val="22"/>
          </w:rPr>
          <w:t>cerevisae</w:t>
        </w:r>
        <w:proofErr w:type="spellEnd"/>
        <w:r w:rsidR="00CE23BD">
          <w:rPr>
            <w:color w:val="2F5496" w:themeColor="accent1" w:themeShade="BF"/>
            <w:szCs w:val="22"/>
          </w:rPr>
          <w:t xml:space="preserve"> </w:t>
        </w:r>
        <w:r w:rsidR="00CE23BD" w:rsidRPr="00A53699">
          <w:rPr>
            <w:color w:val="2F5496" w:themeColor="accent1" w:themeShade="BF"/>
            <w:szCs w:val="22"/>
          </w:rPr>
          <w:t>Rna1 GAP</w:t>
        </w:r>
        <w:r w:rsidR="00CE23BD">
          <w:rPr>
            <w:color w:val="2F5496" w:themeColor="accent1" w:themeShade="BF"/>
            <w:szCs w:val="22"/>
          </w:rPr>
          <w:t xml:space="preserve">, we make the assumption that these differences would not </w:t>
        </w:r>
      </w:ins>
      <w:ins w:id="270" w:author="Tanja Kortemme" w:date="2020-08-02T11:24:00Z">
        <w:r w:rsidR="00CE23BD">
          <w:rPr>
            <w:color w:val="2F5496" w:themeColor="accent1" w:themeShade="BF"/>
            <w:szCs w:val="22"/>
          </w:rPr>
          <w:t>significantly</w:t>
        </w:r>
      </w:ins>
      <w:ins w:id="271" w:author="Tanja Kortemme" w:date="2020-08-02T11:23:00Z">
        <w:r w:rsidR="00CE23BD">
          <w:rPr>
            <w:color w:val="2F5496" w:themeColor="accent1" w:themeShade="BF"/>
            <w:szCs w:val="22"/>
          </w:rPr>
          <w:t xml:space="preserve"> affect this grouping.</w:t>
        </w:r>
      </w:ins>
    </w:p>
    <w:p w14:paraId="41897597" w14:textId="77777777" w:rsidR="00C275B6" w:rsidRPr="001C16D7" w:rsidRDefault="00A43B6B" w:rsidP="00437E2B">
      <w:pPr>
        <w:rPr>
          <w:i/>
          <w:iCs/>
          <w:szCs w:val="22"/>
        </w:rPr>
      </w:pPr>
      <w:r w:rsidRPr="001C16D7">
        <w:rPr>
          <w:i/>
          <w:iCs/>
          <w:szCs w:val="22"/>
          <w:shd w:val="clear" w:color="auto" w:fill="FFFFFF"/>
        </w:rPr>
        <w:t>Suppl. Tables 6-8</w:t>
      </w:r>
    </w:p>
    <w:p w14:paraId="51710848" w14:textId="77777777" w:rsidR="009A5678" w:rsidRPr="001C16D7" w:rsidRDefault="00A43B6B" w:rsidP="00437E2B">
      <w:pPr>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309CF67C" w:rsidR="009A5678" w:rsidRPr="00A53699" w:rsidRDefault="00EF7E2E" w:rsidP="00437E2B">
      <w:pPr>
        <w:rPr>
          <w:color w:val="000000" w:themeColor="text1"/>
          <w:szCs w:val="22"/>
        </w:rPr>
      </w:pPr>
      <w:r w:rsidRPr="00A53699">
        <w:rPr>
          <w:color w:val="000000" w:themeColor="text1"/>
          <w:szCs w:val="22"/>
        </w:rPr>
        <w:t xml:space="preserve">We have </w:t>
      </w:r>
      <w:del w:id="272" w:author="Tanja Kortemme" w:date="2020-08-02T11:29:00Z">
        <w:r w:rsidRPr="00A53699" w:rsidDel="005C04DD">
          <w:rPr>
            <w:color w:val="000000" w:themeColor="text1"/>
            <w:szCs w:val="22"/>
          </w:rPr>
          <w:delText xml:space="preserve">now </w:delText>
        </w:r>
      </w:del>
      <w:r w:rsidRPr="00A53699">
        <w:rPr>
          <w:color w:val="000000" w:themeColor="text1"/>
          <w:szCs w:val="22"/>
        </w:rPr>
        <w:t>changed the three tables accordingly.</w:t>
      </w:r>
    </w:p>
    <w:p w14:paraId="53601343" w14:textId="77777777" w:rsidR="00C275B6" w:rsidRPr="001C16D7" w:rsidRDefault="00A43B6B" w:rsidP="00437E2B">
      <w:pPr>
        <w:rPr>
          <w:i/>
          <w:iCs/>
          <w:szCs w:val="22"/>
        </w:rPr>
      </w:pPr>
      <w:r w:rsidRPr="001C16D7">
        <w:rPr>
          <w:i/>
          <w:iCs/>
          <w:szCs w:val="22"/>
          <w:shd w:val="clear" w:color="auto" w:fill="FFFFFF"/>
        </w:rPr>
        <w:lastRenderedPageBreak/>
        <w:t>- Suppl. Figs 2 and 3</w:t>
      </w:r>
    </w:p>
    <w:p w14:paraId="27CFD838" w14:textId="77777777" w:rsidR="009A5678" w:rsidRPr="001C16D7" w:rsidRDefault="00A43B6B" w:rsidP="00437E2B">
      <w:pPr>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459168B6" w:rsidR="009A5678" w:rsidRPr="001C16D7" w:rsidRDefault="007B268E" w:rsidP="00437E2B">
      <w:pPr>
        <w:rPr>
          <w:szCs w:val="22"/>
        </w:rPr>
      </w:pPr>
      <w:r>
        <w:rPr>
          <w:szCs w:val="22"/>
        </w:rPr>
        <w:t xml:space="preserve">We now </w:t>
      </w:r>
      <w:del w:id="273" w:author="Tanja Kortemme" w:date="2020-08-02T11:29:00Z">
        <w:r w:rsidDel="005C04DD">
          <w:rPr>
            <w:szCs w:val="22"/>
          </w:rPr>
          <w:delText>added the GAP and GEF data</w:delText>
        </w:r>
      </w:del>
      <w:ins w:id="274" w:author="Tanja Kortemme" w:date="2020-08-02T11:29:00Z">
        <w:r w:rsidR="005C04DD">
          <w:rPr>
            <w:szCs w:val="22"/>
          </w:rPr>
          <w:t>show plots</w:t>
        </w:r>
      </w:ins>
      <w:r>
        <w:rPr>
          <w:szCs w:val="22"/>
        </w:rPr>
        <w:t xml:space="preserve"> for all </w:t>
      </w:r>
      <w:del w:id="275" w:author="Tanja Kortemme" w:date="2020-08-02T11:29:00Z">
        <w:r w:rsidDel="005C04DD">
          <w:rPr>
            <w:szCs w:val="22"/>
          </w:rPr>
          <w:delText xml:space="preserve">the </w:delText>
        </w:r>
      </w:del>
      <w:r>
        <w:rPr>
          <w:szCs w:val="22"/>
        </w:rPr>
        <w:t xml:space="preserve">mutants </w:t>
      </w:r>
      <w:del w:id="276" w:author="Tanja Kortemme" w:date="2020-08-02T11:29:00Z">
        <w:r w:rsidDel="005C04DD">
          <w:rPr>
            <w:szCs w:val="22"/>
          </w:rPr>
          <w:delText xml:space="preserve">to </w:delText>
        </w:r>
      </w:del>
      <w:ins w:id="277" w:author="Tanja Kortemme" w:date="2020-08-02T11:29:00Z">
        <w:r w:rsidR="005C04DD">
          <w:rPr>
            <w:szCs w:val="22"/>
          </w:rPr>
          <w:t xml:space="preserve">in </w:t>
        </w:r>
      </w:ins>
      <w:r>
        <w:rPr>
          <w:szCs w:val="22"/>
        </w:rPr>
        <w:t>the Supplementary File 1 Figures</w:t>
      </w:r>
      <w:r w:rsidR="007240CE">
        <w:rPr>
          <w:szCs w:val="22"/>
        </w:rPr>
        <w:t xml:space="preserve"> 3 and 4</w:t>
      </w:r>
      <w:r>
        <w:rPr>
          <w:szCs w:val="22"/>
        </w:rPr>
        <w:t>.</w:t>
      </w:r>
    </w:p>
    <w:p w14:paraId="722A02F7" w14:textId="77777777" w:rsidR="00C275B6" w:rsidRPr="001C16D7" w:rsidRDefault="00A43B6B" w:rsidP="00437E2B">
      <w:pPr>
        <w:rPr>
          <w:i/>
          <w:iCs/>
          <w:szCs w:val="22"/>
        </w:rPr>
      </w:pPr>
      <w:r w:rsidRPr="001C16D7">
        <w:rPr>
          <w:i/>
          <w:iCs/>
          <w:szCs w:val="22"/>
          <w:shd w:val="clear" w:color="auto" w:fill="FFFFFF"/>
        </w:rPr>
        <w:t>- Page 11, line 213:</w:t>
      </w:r>
    </w:p>
    <w:p w14:paraId="50C0A6DB" w14:textId="77777777" w:rsidR="00222104" w:rsidRPr="001C16D7" w:rsidRDefault="00A43B6B" w:rsidP="00437E2B">
      <w:pPr>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39540523" w:rsidR="00B95404" w:rsidRPr="00A53699" w:rsidRDefault="00B95404" w:rsidP="00437E2B">
      <w:pPr>
        <w:rPr>
          <w:color w:val="000000" w:themeColor="text1"/>
          <w:szCs w:val="22"/>
          <w:shd w:val="clear" w:color="auto" w:fill="FFFFFF"/>
        </w:rPr>
      </w:pPr>
      <w:r w:rsidRPr="00A53699">
        <w:rPr>
          <w:color w:val="000000" w:themeColor="text1"/>
          <w:szCs w:val="22"/>
          <w:shd w:val="clear" w:color="auto" w:fill="FFFFFF"/>
        </w:rPr>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w:t>
      </w:r>
      <w:ins w:id="278" w:author="Tanja Kortemme" w:date="2020-08-02T11:33:00Z">
        <w:r w:rsidR="00FD7BD9">
          <w:rPr>
            <w:color w:val="000000" w:themeColor="text1"/>
            <w:szCs w:val="22"/>
            <w:shd w:val="clear" w:color="auto" w:fill="FFFFFF"/>
          </w:rPr>
          <w:t xml:space="preserve">and </w:t>
        </w:r>
      </w:ins>
      <w:del w:id="279" w:author="Tanja Kortemme" w:date="2020-08-02T11:33:00Z">
        <w:r w:rsidR="007240CE" w:rsidDel="00FD7BD9">
          <w:rPr>
            <w:color w:val="000000" w:themeColor="text1"/>
            <w:szCs w:val="22"/>
            <w:shd w:val="clear" w:color="auto" w:fill="FFFFFF"/>
          </w:rPr>
          <w:delText>for</w:delText>
        </w:r>
        <w:r w:rsidRPr="00A53699" w:rsidDel="00FD7BD9">
          <w:rPr>
            <w:color w:val="000000" w:themeColor="text1"/>
            <w:szCs w:val="22"/>
            <w:shd w:val="clear" w:color="auto" w:fill="FFFFFF"/>
          </w:rPr>
          <w:delText xml:space="preserve">, together with </w:delText>
        </w:r>
      </w:del>
      <w:r w:rsidRPr="00A53699">
        <w:rPr>
          <w:color w:val="000000" w:themeColor="text1"/>
          <w:szCs w:val="22"/>
          <w:shd w:val="clear" w:color="auto" w:fill="FFFFFF"/>
        </w:rPr>
        <w:t>Reviewer 3</w:t>
      </w:r>
      <w:ins w:id="280" w:author="Tanja Kortemme" w:date="2020-08-02T11:33:00Z">
        <w:r w:rsidR="00FD7BD9">
          <w:rPr>
            <w:color w:val="000000" w:themeColor="text1"/>
            <w:szCs w:val="22"/>
            <w:shd w:val="clear" w:color="auto" w:fill="FFFFFF"/>
          </w:rPr>
          <w:t xml:space="preserve"> for</w:t>
        </w:r>
      </w:ins>
      <w:del w:id="281" w:author="Tanja Kortemme" w:date="2020-08-02T11:33:00Z">
        <w:r w:rsidR="001A447D" w:rsidDel="00FD7BD9">
          <w:rPr>
            <w:color w:val="000000" w:themeColor="text1"/>
            <w:szCs w:val="22"/>
            <w:shd w:val="clear" w:color="auto" w:fill="FFFFFF"/>
          </w:rPr>
          <w:delText>,</w:delText>
        </w:r>
      </w:del>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del w:id="282" w:author="Tanja Kortemme" w:date="2020-08-02T11:34:00Z">
        <w:r w:rsidR="00130887" w:rsidRPr="00A53699" w:rsidDel="0059195D">
          <w:rPr>
            <w:color w:val="000000" w:themeColor="text1"/>
            <w:szCs w:val="22"/>
            <w:shd w:val="clear" w:color="auto" w:fill="FFFFFF"/>
          </w:rPr>
          <w:delText>more recent</w:delText>
        </w:r>
        <w:r w:rsidR="006105FA" w:rsidRPr="00A53699" w:rsidDel="0059195D">
          <w:rPr>
            <w:color w:val="000000" w:themeColor="text1"/>
            <w:szCs w:val="22"/>
            <w:shd w:val="clear" w:color="auto" w:fill="FFFFFF"/>
          </w:rPr>
          <w:delText xml:space="preserve"> </w:delText>
        </w:r>
      </w:del>
      <w:r w:rsidR="006105FA" w:rsidRPr="00A53699">
        <w:rPr>
          <w:color w:val="000000" w:themeColor="text1"/>
          <w:szCs w:val="22"/>
          <w:shd w:val="clear" w:color="auto" w:fill="FFFFFF"/>
        </w:rPr>
        <w:t xml:space="preserve">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cited the </w:t>
      </w:r>
      <w:r w:rsidR="007240CE" w:rsidRPr="00A53699">
        <w:rPr>
          <w:color w:val="000000" w:themeColor="text1"/>
          <w:szCs w:val="22"/>
          <w:shd w:val="clear" w:color="auto" w:fill="FFFFFF"/>
        </w:rPr>
        <w:t>Henriksen et al</w:t>
      </w:r>
      <w:r w:rsidR="007240CE">
        <w:rPr>
          <w:color w:val="000000" w:themeColor="text1"/>
          <w:szCs w:val="22"/>
          <w:shd w:val="clear" w:color="auto" w:fill="FFFFFF"/>
        </w:rPr>
        <w:t xml:space="preserve"> paper and changed the text accordingly.</w:t>
      </w:r>
    </w:p>
    <w:p w14:paraId="3CFF9A13" w14:textId="427CDF97" w:rsidR="00E66119" w:rsidRPr="00A53699" w:rsidRDefault="00E66119" w:rsidP="00437E2B">
      <w:pPr>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437E2B">
      <w:pPr>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437E2B">
      <w:pPr>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437E2B">
      <w:pPr>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437E2B">
      <w:pPr>
        <w:rPr>
          <w:szCs w:val="22"/>
        </w:rPr>
      </w:pPr>
    </w:p>
    <w:p w14:paraId="5473BD9E" w14:textId="77777777" w:rsidR="00C275B6" w:rsidRPr="001C16D7" w:rsidRDefault="00A43B6B" w:rsidP="00437E2B">
      <w:pPr>
        <w:rPr>
          <w:i/>
          <w:iCs/>
          <w:szCs w:val="22"/>
        </w:rPr>
      </w:pPr>
      <w:r w:rsidRPr="001C16D7">
        <w:rPr>
          <w:i/>
          <w:iCs/>
          <w:szCs w:val="22"/>
          <w:shd w:val="clear" w:color="auto" w:fill="FFFFFF"/>
        </w:rPr>
        <w:t>Referee #2:</w:t>
      </w:r>
    </w:p>
    <w:p w14:paraId="773E2F56" w14:textId="77777777" w:rsidR="00C275B6" w:rsidRPr="001C16D7" w:rsidRDefault="00A43B6B" w:rsidP="00437E2B">
      <w:pPr>
        <w:rPr>
          <w:i/>
          <w:iCs/>
          <w:szCs w:val="22"/>
        </w:rPr>
      </w:pPr>
      <w:r w:rsidRPr="001C16D7">
        <w:rPr>
          <w:i/>
          <w:iCs/>
          <w:szCs w:val="22"/>
          <w:shd w:val="clear" w:color="auto" w:fill="FFFFFF"/>
        </w:rPr>
        <w:t xml:space="preserve">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437E2B">
      <w:pPr>
        <w:rPr>
          <w:i/>
          <w:iCs/>
          <w:szCs w:val="22"/>
          <w:shd w:val="clear" w:color="auto" w:fill="FFFFFF"/>
        </w:rPr>
      </w:pPr>
      <w:r w:rsidRPr="001C16D7">
        <w:rPr>
          <w:i/>
          <w:iCs/>
          <w:szCs w:val="22"/>
          <w:shd w:val="clear" w:color="auto" w:fill="FFFFFF"/>
        </w:rPr>
        <w:lastRenderedPageBreak/>
        <w:t>However, I have a number of major and minor reservations listed below that need to be addressed before the manuscript can be considered for publication.</w:t>
      </w:r>
    </w:p>
    <w:p w14:paraId="627B7F3A" w14:textId="77777777" w:rsidR="00C275B6" w:rsidRPr="001C16D7" w:rsidRDefault="00A43B6B" w:rsidP="00437E2B">
      <w:pPr>
        <w:rPr>
          <w:i/>
          <w:iCs/>
          <w:szCs w:val="22"/>
        </w:rPr>
      </w:pPr>
      <w:r w:rsidRPr="001C16D7">
        <w:rPr>
          <w:i/>
          <w:iCs/>
          <w:szCs w:val="22"/>
          <w:shd w:val="clear" w:color="auto" w:fill="FFFFFF"/>
        </w:rPr>
        <w:t>Major questions:</w:t>
      </w:r>
    </w:p>
    <w:p w14:paraId="36CCD21A" w14:textId="77777777" w:rsidR="00E15FE9" w:rsidRPr="001C16D7" w:rsidRDefault="00A43B6B" w:rsidP="00437E2B">
      <w:pPr>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 xml:space="preserve">The authors must now go the reverse direction, rationally design mutations to perturb the three aspects of the </w:t>
      </w:r>
      <w:commentRangeStart w:id="283"/>
      <w:r w:rsidRPr="00712383">
        <w:rPr>
          <w:i/>
          <w:iCs/>
          <w:szCs w:val="22"/>
          <w:u w:val="single"/>
          <w:shd w:val="clear" w:color="auto" w:fill="FFFFFF"/>
        </w:rPr>
        <w:t>switch</w:t>
      </w:r>
      <w:r w:rsidRPr="001C16D7">
        <w:rPr>
          <w:i/>
          <w:iCs/>
          <w:szCs w:val="22"/>
          <w:shd w:val="clear" w:color="auto" w:fill="FFFFFF"/>
        </w:rPr>
        <w:t xml:space="preserve"> </w:t>
      </w:r>
      <w:commentRangeEnd w:id="283"/>
      <w:r w:rsidR="00F10FF8">
        <w:rPr>
          <w:rStyle w:val="CommentReference"/>
        </w:rPr>
        <w:commentReference w:id="283"/>
      </w:r>
      <w:r w:rsidRPr="001C16D7">
        <w:rPr>
          <w:i/>
          <w:iCs/>
          <w:szCs w:val="22"/>
          <w:shd w:val="clear" w:color="auto" w:fill="FFFFFF"/>
        </w:rPr>
        <w:t>(cycling,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0C80BC64" w:rsidR="00F10FF8" w:rsidRDefault="00F10FF8" w:rsidP="00437E2B">
      <w:pPr>
        <w:rPr>
          <w:ins w:id="284" w:author="Tanja Kortemme" w:date="2020-08-02T11:51:00Z"/>
          <w:color w:val="000000" w:themeColor="text1"/>
          <w:szCs w:val="22"/>
        </w:rPr>
      </w:pPr>
      <w:ins w:id="285" w:author="Tanja Kortemme" w:date="2020-08-02T11:44:00Z">
        <w:r>
          <w:rPr>
            <w:color w:val="000000" w:themeColor="text1"/>
            <w:szCs w:val="22"/>
          </w:rPr>
          <w:t xml:space="preserve">We agree with the reviewer that </w:t>
        </w:r>
      </w:ins>
      <w:ins w:id="286" w:author="Tanja Kortemme" w:date="2020-08-02T11:46:00Z">
        <w:r>
          <w:rPr>
            <w:color w:val="000000" w:themeColor="text1"/>
            <w:szCs w:val="22"/>
          </w:rPr>
          <w:t xml:space="preserve">it would be desirable to support our model with additional </w:t>
        </w:r>
      </w:ins>
      <w:ins w:id="287" w:author="Tanja Kortemme" w:date="2020-08-02T14:37:00Z">
        <w:r w:rsidR="0055160A">
          <w:rPr>
            <w:color w:val="000000" w:themeColor="text1"/>
            <w:szCs w:val="22"/>
          </w:rPr>
          <w:t xml:space="preserve">experiments and </w:t>
        </w:r>
      </w:ins>
      <w:ins w:id="288" w:author="Tanja Kortemme" w:date="2020-08-02T11:46:00Z">
        <w:r>
          <w:rPr>
            <w:color w:val="000000" w:themeColor="text1"/>
            <w:szCs w:val="22"/>
          </w:rPr>
          <w:t>mutations</w:t>
        </w:r>
      </w:ins>
      <w:ins w:id="289" w:author="Tanja Kortemme" w:date="2020-08-02T11:47:00Z">
        <w:r>
          <w:rPr>
            <w:color w:val="000000" w:themeColor="text1"/>
            <w:szCs w:val="22"/>
          </w:rPr>
          <w:t>, ideally</w:t>
        </w:r>
      </w:ins>
      <w:ins w:id="290" w:author="Tanja Kortemme" w:date="2020-08-02T15:15:00Z">
        <w:r w:rsidR="00594649">
          <w:rPr>
            <w:color w:val="000000" w:themeColor="text1"/>
            <w:szCs w:val="22"/>
          </w:rPr>
          <w:t xml:space="preserve"> even</w:t>
        </w:r>
      </w:ins>
      <w:ins w:id="291" w:author="Tanja Kortemme" w:date="2020-08-02T11:47:00Z">
        <w:r>
          <w:rPr>
            <w:color w:val="000000" w:themeColor="text1"/>
            <w:szCs w:val="22"/>
          </w:rPr>
          <w:t xml:space="preserve"> probing all residues of Gsp1. </w:t>
        </w:r>
      </w:ins>
      <w:ins w:id="292" w:author="Tanja Kortemme" w:date="2020-08-02T11:46:00Z">
        <w:r>
          <w:rPr>
            <w:color w:val="000000" w:themeColor="text1"/>
            <w:szCs w:val="22"/>
          </w:rPr>
          <w:t xml:space="preserve">However, </w:t>
        </w:r>
      </w:ins>
      <w:ins w:id="293" w:author="Tanja Kortemme" w:date="2020-08-02T11:49:00Z">
        <w:r>
          <w:rPr>
            <w:color w:val="000000" w:themeColor="text1"/>
            <w:szCs w:val="22"/>
          </w:rPr>
          <w:t xml:space="preserve">there are several </w:t>
        </w:r>
      </w:ins>
      <w:ins w:id="294" w:author="Tanja Kortemme" w:date="2020-08-02T11:50:00Z">
        <w:r>
          <w:rPr>
            <w:color w:val="000000" w:themeColor="text1"/>
            <w:szCs w:val="22"/>
          </w:rPr>
          <w:t xml:space="preserve">considerations that ultimately lead us to conclude that </w:t>
        </w:r>
      </w:ins>
      <w:ins w:id="295" w:author="Tanja Kortemme" w:date="2020-08-02T11:51:00Z">
        <w:r>
          <w:rPr>
            <w:color w:val="000000" w:themeColor="text1"/>
            <w:szCs w:val="22"/>
          </w:rPr>
          <w:t xml:space="preserve">new insights might be limited by </w:t>
        </w:r>
      </w:ins>
      <w:ins w:id="296" w:author="Tanja Kortemme" w:date="2020-08-02T11:53:00Z">
        <w:r w:rsidR="000F70A5">
          <w:rPr>
            <w:color w:val="000000" w:themeColor="text1"/>
            <w:szCs w:val="22"/>
          </w:rPr>
          <w:t xml:space="preserve">simply </w:t>
        </w:r>
      </w:ins>
      <w:ins w:id="297" w:author="Tanja Kortemme" w:date="2020-08-02T11:52:00Z">
        <w:r>
          <w:rPr>
            <w:color w:val="000000" w:themeColor="text1"/>
            <w:szCs w:val="22"/>
          </w:rPr>
          <w:t>adding more attempted mutations</w:t>
        </w:r>
      </w:ins>
      <w:ins w:id="298" w:author="Tanja Kortemme" w:date="2020-08-02T11:57:00Z">
        <w:r w:rsidR="001E7F50">
          <w:rPr>
            <w:color w:val="000000" w:themeColor="text1"/>
            <w:szCs w:val="22"/>
          </w:rPr>
          <w:t xml:space="preserve">, and that tests of the model would </w:t>
        </w:r>
      </w:ins>
      <w:ins w:id="299" w:author="Tanja Kortemme" w:date="2020-08-02T11:58:00Z">
        <w:r w:rsidR="001E7F50">
          <w:rPr>
            <w:color w:val="000000" w:themeColor="text1"/>
            <w:szCs w:val="22"/>
          </w:rPr>
          <w:t xml:space="preserve">best be done using additional orthogonal approaches (which, </w:t>
        </w:r>
      </w:ins>
      <w:ins w:id="300" w:author="Tanja Kortemme" w:date="2020-08-02T12:11:00Z">
        <w:r w:rsidR="0035367A">
          <w:rPr>
            <w:color w:val="000000" w:themeColor="text1"/>
            <w:szCs w:val="22"/>
          </w:rPr>
          <w:t xml:space="preserve">to </w:t>
        </w:r>
      </w:ins>
      <w:ins w:id="301" w:author="Tanja Kortemme" w:date="2020-08-02T11:58:00Z">
        <w:r w:rsidR="001E7F50">
          <w:rPr>
            <w:color w:val="000000" w:themeColor="text1"/>
            <w:szCs w:val="22"/>
          </w:rPr>
          <w:t xml:space="preserve">do rigorously, would require a new study of similar scope </w:t>
        </w:r>
      </w:ins>
      <w:ins w:id="302" w:author="Tanja Kortemme" w:date="2020-08-02T11:59:00Z">
        <w:r w:rsidR="001E7F50">
          <w:rPr>
            <w:color w:val="000000" w:themeColor="text1"/>
            <w:szCs w:val="22"/>
          </w:rPr>
          <w:t>to our current manuscript). Below we outline our reasoning</w:t>
        </w:r>
      </w:ins>
      <w:ins w:id="303" w:author="Tanja Kortemme" w:date="2020-08-02T12:03:00Z">
        <w:r w:rsidR="00B400A4">
          <w:rPr>
            <w:color w:val="000000" w:themeColor="text1"/>
            <w:szCs w:val="22"/>
          </w:rPr>
          <w:t xml:space="preserve"> </w:t>
        </w:r>
      </w:ins>
      <w:ins w:id="304" w:author="Tanja Kortemme" w:date="2020-08-02T12:05:00Z">
        <w:r w:rsidR="00B62C0A">
          <w:rPr>
            <w:color w:val="000000" w:themeColor="text1"/>
            <w:szCs w:val="22"/>
          </w:rPr>
          <w:t>which</w:t>
        </w:r>
      </w:ins>
      <w:ins w:id="305" w:author="Tanja Kortemme" w:date="2020-08-02T12:03:00Z">
        <w:r w:rsidR="00B400A4">
          <w:rPr>
            <w:color w:val="000000" w:themeColor="text1"/>
            <w:szCs w:val="22"/>
          </w:rPr>
          <w:t xml:space="preserve"> we hope is </w:t>
        </w:r>
      </w:ins>
      <w:ins w:id="306" w:author="Tanja Kortemme" w:date="2020-08-02T12:05:00Z">
        <w:r w:rsidR="00B62C0A">
          <w:rPr>
            <w:color w:val="000000" w:themeColor="text1"/>
            <w:szCs w:val="22"/>
          </w:rPr>
          <w:t>agreeable</w:t>
        </w:r>
      </w:ins>
      <w:ins w:id="307" w:author="Tanja Kortemme" w:date="2020-08-02T11:59:00Z">
        <w:r w:rsidR="001E7F50">
          <w:rPr>
            <w:color w:val="000000" w:themeColor="text1"/>
            <w:szCs w:val="22"/>
          </w:rPr>
          <w:t>:</w:t>
        </w:r>
      </w:ins>
      <w:ins w:id="308" w:author="Tanja Kortemme" w:date="2020-08-02T11:58:00Z">
        <w:r w:rsidR="001E7F50">
          <w:rPr>
            <w:color w:val="000000" w:themeColor="text1"/>
            <w:szCs w:val="22"/>
          </w:rPr>
          <w:t xml:space="preserve"> </w:t>
        </w:r>
      </w:ins>
      <w:ins w:id="309" w:author="Tanja Kortemme" w:date="2020-08-02T11:54:00Z">
        <w:r w:rsidR="00CA29E2">
          <w:rPr>
            <w:color w:val="000000" w:themeColor="text1"/>
            <w:szCs w:val="22"/>
          </w:rPr>
          <w:t xml:space="preserve"> </w:t>
        </w:r>
      </w:ins>
      <w:ins w:id="310" w:author="Tanja Kortemme" w:date="2020-08-02T11:52:00Z">
        <w:r w:rsidR="009F6A72">
          <w:rPr>
            <w:color w:val="000000" w:themeColor="text1"/>
            <w:szCs w:val="22"/>
          </w:rPr>
          <w:t xml:space="preserve"> </w:t>
        </w:r>
      </w:ins>
    </w:p>
    <w:p w14:paraId="2CC1AA27" w14:textId="77777777" w:rsidR="0080386E" w:rsidRDefault="009F26CF" w:rsidP="0080386E">
      <w:pPr>
        <w:pStyle w:val="ListParagraph"/>
        <w:numPr>
          <w:ilvl w:val="0"/>
          <w:numId w:val="9"/>
        </w:numPr>
        <w:rPr>
          <w:ins w:id="311" w:author="Tanja Kortemme" w:date="2020-08-02T14:34:00Z"/>
          <w:color w:val="000000" w:themeColor="text1"/>
          <w:szCs w:val="22"/>
        </w:rPr>
      </w:pPr>
      <w:ins w:id="312" w:author="Tanja Kortemme" w:date="2020-08-02T11:55:00Z">
        <w:r w:rsidRPr="00675287">
          <w:rPr>
            <w:color w:val="000000" w:themeColor="text1"/>
            <w:szCs w:val="22"/>
          </w:rPr>
          <w:t xml:space="preserve">First, </w:t>
        </w:r>
      </w:ins>
      <w:del w:id="313" w:author="Tanja Kortemme" w:date="2020-08-02T11:56:00Z">
        <w:r w:rsidR="002A7B5F" w:rsidRPr="00675287" w:rsidDel="001E7F50">
          <w:rPr>
            <w:color w:val="000000" w:themeColor="text1"/>
            <w:szCs w:val="22"/>
          </w:rPr>
          <w:delText>One of the</w:delText>
        </w:r>
        <w:r w:rsidR="00FA7CAE" w:rsidRPr="00675287" w:rsidDel="001E7F50">
          <w:rPr>
            <w:color w:val="000000" w:themeColor="text1"/>
            <w:szCs w:val="22"/>
          </w:rPr>
          <w:delText xml:space="preserve"> important</w:delText>
        </w:r>
        <w:r w:rsidR="00E553F5" w:rsidRPr="00675287" w:rsidDel="001E7F50">
          <w:rPr>
            <w:color w:val="000000" w:themeColor="text1"/>
            <w:szCs w:val="22"/>
          </w:rPr>
          <w:delText xml:space="preserve"> points of our work is that </w:delText>
        </w:r>
      </w:del>
      <w:del w:id="314" w:author="Tanja Kortemme" w:date="2020-08-02T12:10:00Z">
        <w:r w:rsidR="005A5AB6" w:rsidRPr="00675287" w:rsidDel="00A4068F">
          <w:rPr>
            <w:color w:val="000000" w:themeColor="text1"/>
            <w:szCs w:val="22"/>
          </w:rPr>
          <w:delText>due</w:delText>
        </w:r>
      </w:del>
      <w:ins w:id="315" w:author="Tanja Kortemme" w:date="2020-08-02T12:10:00Z">
        <w:r w:rsidR="00A4068F">
          <w:rPr>
            <w:color w:val="000000" w:themeColor="text1"/>
            <w:szCs w:val="22"/>
          </w:rPr>
          <w:t>because of</w:t>
        </w:r>
      </w:ins>
      <w:del w:id="316" w:author="Tanja Kortemme" w:date="2020-08-02T12:10:00Z">
        <w:r w:rsidR="005A5AB6" w:rsidRPr="00675287" w:rsidDel="00A4068F">
          <w:rPr>
            <w:color w:val="000000" w:themeColor="text1"/>
            <w:szCs w:val="22"/>
          </w:rPr>
          <w:delText xml:space="preserve"> to</w:delText>
        </w:r>
      </w:del>
      <w:r w:rsidR="005A5AB6" w:rsidRPr="00675287">
        <w:rPr>
          <w:color w:val="000000" w:themeColor="text1"/>
          <w:szCs w:val="22"/>
        </w:rPr>
        <w:t xml:space="preserve"> the </w:t>
      </w:r>
      <w:del w:id="317" w:author="Tanja Kortemme" w:date="2020-08-02T11:57:00Z">
        <w:r w:rsidR="005A5AB6" w:rsidRPr="00675287" w:rsidDel="001E7F50">
          <w:rPr>
            <w:color w:val="000000" w:themeColor="text1"/>
            <w:szCs w:val="22"/>
          </w:rPr>
          <w:delText xml:space="preserve">widespread </w:delText>
        </w:r>
      </w:del>
      <w:ins w:id="318" w:author="Tanja Kortemme" w:date="2020-08-02T11:57:00Z">
        <w:r w:rsidR="001E7F50" w:rsidRPr="00675287">
          <w:rPr>
            <w:color w:val="000000" w:themeColor="text1"/>
            <w:szCs w:val="22"/>
          </w:rPr>
          <w:t xml:space="preserve">considerable </w:t>
        </w:r>
      </w:ins>
      <w:ins w:id="319" w:author="Tanja Kortemme" w:date="2020-08-02T12:06:00Z">
        <w:r w:rsidR="00FD56AD">
          <w:rPr>
            <w:color w:val="000000" w:themeColor="text1"/>
            <w:szCs w:val="22"/>
          </w:rPr>
          <w:t xml:space="preserve">and unexpected </w:t>
        </w:r>
      </w:ins>
      <w:r w:rsidR="005A5AB6" w:rsidRPr="00675287">
        <w:rPr>
          <w:color w:val="000000" w:themeColor="text1"/>
          <w:szCs w:val="22"/>
        </w:rPr>
        <w:t xml:space="preserve">allostery </w:t>
      </w:r>
      <w:del w:id="320" w:author="Tanja Kortemme" w:date="2020-08-02T11:57:00Z">
        <w:r w:rsidR="005A5AB6" w:rsidRPr="00675287" w:rsidDel="001E7F50">
          <w:rPr>
            <w:color w:val="000000" w:themeColor="text1"/>
            <w:szCs w:val="22"/>
          </w:rPr>
          <w:delText>in small GTPases</w:delText>
        </w:r>
      </w:del>
      <w:ins w:id="321" w:author="Tanja Kortemme" w:date="2020-08-02T11:57:00Z">
        <w:r w:rsidR="001E7F50" w:rsidRPr="00675287">
          <w:rPr>
            <w:color w:val="000000" w:themeColor="text1"/>
            <w:szCs w:val="22"/>
          </w:rPr>
          <w:t>we uncovered in Gsp1</w:t>
        </w:r>
      </w:ins>
      <w:r w:rsidR="005A5AB6" w:rsidRPr="00675287">
        <w:rPr>
          <w:color w:val="000000" w:themeColor="text1"/>
          <w:szCs w:val="22"/>
        </w:rPr>
        <w:t>,</w:t>
      </w:r>
      <w:del w:id="322" w:author="Tanja Kortemme" w:date="2020-08-02T12:09:00Z">
        <w:r w:rsidR="005A5AB6" w:rsidRPr="00675287" w:rsidDel="008A1290">
          <w:rPr>
            <w:color w:val="000000" w:themeColor="text1"/>
            <w:szCs w:val="22"/>
          </w:rPr>
          <w:delText xml:space="preserve"> </w:delText>
        </w:r>
      </w:del>
      <w:del w:id="323" w:author="Tanja Kortemme" w:date="2020-08-02T12:01:00Z">
        <w:r w:rsidR="00FA7CAE" w:rsidRPr="00675287" w:rsidDel="00675287">
          <w:rPr>
            <w:color w:val="000000" w:themeColor="text1"/>
            <w:szCs w:val="22"/>
          </w:rPr>
          <w:delText xml:space="preserve">we </w:delText>
        </w:r>
        <w:r w:rsidR="00FA7CAE" w:rsidRPr="00675287" w:rsidDel="00675287">
          <w:rPr>
            <w:b/>
            <w:bCs/>
            <w:color w:val="000000" w:themeColor="text1"/>
            <w:szCs w:val="22"/>
          </w:rPr>
          <w:delText>cannot</w:delText>
        </w:r>
      </w:del>
      <w:ins w:id="324" w:author="Tanja Kortemme" w:date="2020-08-02T12:06:00Z">
        <w:r w:rsidR="00C24D3E">
          <w:rPr>
            <w:color w:val="000000" w:themeColor="text1"/>
            <w:szCs w:val="22"/>
          </w:rPr>
          <w:t xml:space="preserve"> is beyond current structural modeling methods to</w:t>
        </w:r>
      </w:ins>
      <w:r w:rsidR="00FA7CAE" w:rsidRPr="00675287">
        <w:rPr>
          <w:color w:val="000000" w:themeColor="text1"/>
          <w:szCs w:val="22"/>
        </w:rPr>
        <w:t xml:space="preserve"> </w:t>
      </w:r>
      <w:del w:id="325" w:author="Tanja Kortemme" w:date="2020-08-02T12:10:00Z">
        <w:r w:rsidR="00FA7CAE" w:rsidRPr="00675287" w:rsidDel="00A4068F">
          <w:rPr>
            <w:i/>
            <w:color w:val="000000" w:themeColor="text1"/>
            <w:szCs w:val="22"/>
          </w:rPr>
          <w:delText>rationally</w:delText>
        </w:r>
        <w:r w:rsidR="00FA7CAE" w:rsidRPr="00675287" w:rsidDel="00A4068F">
          <w:rPr>
            <w:color w:val="000000" w:themeColor="text1"/>
            <w:szCs w:val="22"/>
          </w:rPr>
          <w:delText xml:space="preserve"> design </w:delText>
        </w:r>
      </w:del>
      <w:ins w:id="326" w:author="Tanja Kortemme" w:date="2020-08-02T12:10:00Z">
        <w:r w:rsidR="00A4068F">
          <w:rPr>
            <w:color w:val="000000" w:themeColor="text1"/>
            <w:szCs w:val="22"/>
          </w:rPr>
          <w:t xml:space="preserve">predict </w:t>
        </w:r>
      </w:ins>
      <w:r w:rsidR="00E553F5" w:rsidRPr="00675287">
        <w:rPr>
          <w:color w:val="000000" w:themeColor="text1"/>
          <w:szCs w:val="22"/>
        </w:rPr>
        <w:t xml:space="preserve">mutations </w:t>
      </w:r>
      <w:r w:rsidR="00FA7CAE" w:rsidRPr="00675287">
        <w:rPr>
          <w:color w:val="000000" w:themeColor="text1"/>
          <w:szCs w:val="22"/>
        </w:rPr>
        <w:t>that will differentially</w:t>
      </w:r>
      <w:r w:rsidR="00E553F5" w:rsidRPr="00675287">
        <w:rPr>
          <w:color w:val="000000" w:themeColor="text1"/>
          <w:szCs w:val="22"/>
        </w:rPr>
        <w:t xml:space="preserve"> perturb the </w:t>
      </w:r>
      <w:del w:id="327" w:author="Tanja Kortemme" w:date="2020-08-02T12:02:00Z">
        <w:r w:rsidR="00E553F5" w:rsidRPr="00675287" w:rsidDel="00675287">
          <w:rPr>
            <w:color w:val="000000" w:themeColor="text1"/>
            <w:szCs w:val="22"/>
          </w:rPr>
          <w:delText>two sides of the</w:delText>
        </w:r>
      </w:del>
      <w:ins w:id="328" w:author="Tanja Kortemme" w:date="2020-08-02T12:02:00Z">
        <w:r w:rsidR="00675287">
          <w:rPr>
            <w:color w:val="000000" w:themeColor="text1"/>
            <w:szCs w:val="22"/>
          </w:rPr>
          <w:t>different aspects of the</w:t>
        </w:r>
      </w:ins>
      <w:r w:rsidR="00E553F5" w:rsidRPr="00675287">
        <w:rPr>
          <w:color w:val="000000" w:themeColor="text1"/>
          <w:szCs w:val="22"/>
        </w:rPr>
        <w:t xml:space="preserve"> GTPase </w:t>
      </w:r>
      <w:ins w:id="329" w:author="Tanja Kortemme" w:date="2020-08-02T12:02:00Z">
        <w:r w:rsidR="00675287">
          <w:rPr>
            <w:color w:val="000000" w:themeColor="text1"/>
            <w:szCs w:val="22"/>
          </w:rPr>
          <w:t xml:space="preserve">switching </w:t>
        </w:r>
      </w:ins>
      <w:r w:rsidR="00E553F5" w:rsidRPr="00675287">
        <w:rPr>
          <w:color w:val="000000" w:themeColor="text1"/>
          <w:szCs w:val="22"/>
        </w:rPr>
        <w:t>cycl</w:t>
      </w:r>
      <w:r w:rsidR="00FA7CAE" w:rsidRPr="00675287">
        <w:rPr>
          <w:color w:val="000000" w:themeColor="text1"/>
          <w:szCs w:val="22"/>
        </w:rPr>
        <w:t>e</w:t>
      </w:r>
      <w:ins w:id="330" w:author="Tanja Kortemme" w:date="2020-08-02T12:12:00Z">
        <w:r w:rsidR="004F2F95">
          <w:rPr>
            <w:color w:val="000000" w:themeColor="text1"/>
            <w:szCs w:val="22"/>
          </w:rPr>
          <w:t xml:space="preserve"> with notable success</w:t>
        </w:r>
      </w:ins>
      <w:ins w:id="331" w:author="Tanja Kortemme" w:date="2020-08-02T12:09:00Z">
        <w:r w:rsidR="00A4068F">
          <w:rPr>
            <w:color w:val="000000" w:themeColor="text1"/>
            <w:szCs w:val="22"/>
          </w:rPr>
          <w:t xml:space="preserve">. It would </w:t>
        </w:r>
      </w:ins>
      <w:ins w:id="332" w:author="Tanja Kortemme" w:date="2020-08-02T12:10:00Z">
        <w:r w:rsidR="00A4068F">
          <w:rPr>
            <w:color w:val="000000" w:themeColor="text1"/>
            <w:szCs w:val="22"/>
          </w:rPr>
          <w:t>thus</w:t>
        </w:r>
      </w:ins>
      <w:ins w:id="333" w:author="Tanja Kortemme" w:date="2020-08-02T12:09:00Z">
        <w:r w:rsidR="00A4068F">
          <w:rPr>
            <w:color w:val="000000" w:themeColor="text1"/>
            <w:szCs w:val="22"/>
          </w:rPr>
          <w:t xml:space="preserve"> be difficult to </w:t>
        </w:r>
      </w:ins>
      <w:ins w:id="334" w:author="Tanja Kortemme" w:date="2020-08-02T12:10:00Z">
        <w:r w:rsidR="00A4068F" w:rsidRPr="00675287">
          <w:rPr>
            <w:i/>
            <w:color w:val="000000" w:themeColor="text1"/>
            <w:szCs w:val="22"/>
          </w:rPr>
          <w:t>rationally</w:t>
        </w:r>
        <w:r w:rsidR="00A4068F" w:rsidRPr="00675287">
          <w:rPr>
            <w:color w:val="000000" w:themeColor="text1"/>
            <w:szCs w:val="22"/>
          </w:rPr>
          <w:t xml:space="preserve"> design</w:t>
        </w:r>
        <w:r w:rsidR="00A4068F">
          <w:rPr>
            <w:color w:val="000000" w:themeColor="text1"/>
            <w:szCs w:val="22"/>
          </w:rPr>
          <w:t xml:space="preserve"> mutations that</w:t>
        </w:r>
      </w:ins>
      <w:del w:id="335" w:author="Tanja Kortemme" w:date="2020-08-02T12:09:00Z">
        <w:r w:rsidR="00FA7CAE" w:rsidRPr="00675287" w:rsidDel="00A4068F">
          <w:rPr>
            <w:color w:val="000000" w:themeColor="text1"/>
            <w:szCs w:val="22"/>
          </w:rPr>
          <w:delText>,</w:delText>
        </w:r>
      </w:del>
      <w:r w:rsidR="00FA7CAE" w:rsidRPr="00675287">
        <w:rPr>
          <w:color w:val="000000" w:themeColor="text1"/>
          <w:szCs w:val="22"/>
        </w:rPr>
        <w:t xml:space="preserve"> </w:t>
      </w:r>
      <w:del w:id="336" w:author="Tanja Kortemme" w:date="2020-08-02T12:11:00Z">
        <w:r w:rsidR="00F32ACE" w:rsidRPr="00675287" w:rsidDel="00871524">
          <w:rPr>
            <w:color w:val="000000" w:themeColor="text1"/>
            <w:szCs w:val="22"/>
          </w:rPr>
          <w:delText xml:space="preserve">thereby </w:delText>
        </w:r>
        <w:r w:rsidR="00FA7CAE" w:rsidRPr="00675287" w:rsidDel="00871524">
          <w:rPr>
            <w:color w:val="000000" w:themeColor="text1"/>
            <w:szCs w:val="22"/>
          </w:rPr>
          <w:delText>leading to a</w:delText>
        </w:r>
      </w:del>
      <w:ins w:id="337" w:author="Tanja Kortemme" w:date="2020-08-02T12:11:00Z">
        <w:r w:rsidR="00871524">
          <w:rPr>
            <w:color w:val="000000" w:themeColor="text1"/>
            <w:szCs w:val="22"/>
          </w:rPr>
          <w:t>would affect</w:t>
        </w:r>
      </w:ins>
      <w:r w:rsidR="00FA7CAE" w:rsidRPr="00675287">
        <w:rPr>
          <w:color w:val="000000" w:themeColor="text1"/>
          <w:szCs w:val="22"/>
        </w:rPr>
        <w:t xml:space="preserve"> specific</w:t>
      </w:r>
      <w:r w:rsidR="00E553F5" w:rsidRPr="00675287">
        <w:rPr>
          <w:color w:val="000000" w:themeColor="text1"/>
          <w:szCs w:val="22"/>
        </w:rPr>
        <w:t xml:space="preserve"> ratio</w:t>
      </w:r>
      <w:ins w:id="338" w:author="Tanja Kortemme" w:date="2020-08-02T12:11:00Z">
        <w:r w:rsidR="00871524">
          <w:rPr>
            <w:color w:val="000000" w:themeColor="text1"/>
            <w:szCs w:val="22"/>
          </w:rPr>
          <w:t>s</w:t>
        </w:r>
      </w:ins>
      <w:r w:rsidR="00FA7CAE" w:rsidRPr="00675287">
        <w:rPr>
          <w:color w:val="000000" w:themeColor="text1"/>
          <w:szCs w:val="22"/>
        </w:rPr>
        <w:t xml:space="preserve"> of the </w:t>
      </w:r>
      <w:del w:id="339" w:author="Tanja Kortemme" w:date="2020-08-02T12:11:00Z">
        <w:r w:rsidR="00FA7CAE" w:rsidRPr="00675287" w:rsidDel="00871524">
          <w:rPr>
            <w:color w:val="000000" w:themeColor="text1"/>
            <w:szCs w:val="22"/>
          </w:rPr>
          <w:delText>two parameters</w:delText>
        </w:r>
      </w:del>
      <w:ins w:id="340" w:author="Tanja Kortemme" w:date="2020-08-02T12:11:00Z">
        <w:r w:rsidR="00871524">
          <w:rPr>
            <w:color w:val="000000" w:themeColor="text1"/>
            <w:szCs w:val="22"/>
          </w:rPr>
          <w:t>kinetics of switching</w:t>
        </w:r>
      </w:ins>
      <w:r w:rsidR="00FA7CAE" w:rsidRPr="00675287">
        <w:rPr>
          <w:color w:val="000000" w:themeColor="text1"/>
          <w:szCs w:val="22"/>
        </w:rPr>
        <w:t xml:space="preserve"> and in turn specific functional consequences</w:t>
      </w:r>
      <w:del w:id="341" w:author="Tanja Kortemme" w:date="2020-08-02T12:03:00Z">
        <w:r w:rsidR="005A5AB6" w:rsidRPr="00675287" w:rsidDel="00C46977">
          <w:rPr>
            <w:color w:val="000000" w:themeColor="text1"/>
            <w:szCs w:val="22"/>
          </w:rPr>
          <w:delText xml:space="preserve">, with </w:delText>
        </w:r>
        <w:r w:rsidR="00013C7F" w:rsidRPr="00675287" w:rsidDel="00C46977">
          <w:rPr>
            <w:color w:val="000000" w:themeColor="text1"/>
            <w:szCs w:val="22"/>
          </w:rPr>
          <w:delText>notable</w:delText>
        </w:r>
        <w:r w:rsidR="005A5AB6" w:rsidRPr="00675287" w:rsidDel="00C46977">
          <w:rPr>
            <w:color w:val="000000" w:themeColor="text1"/>
            <w:szCs w:val="22"/>
          </w:rPr>
          <w:delText xml:space="preserve"> success</w:delText>
        </w:r>
      </w:del>
      <w:r w:rsidR="00FA7CAE" w:rsidRPr="00675287">
        <w:rPr>
          <w:color w:val="000000" w:themeColor="text1"/>
          <w:szCs w:val="22"/>
        </w:rPr>
        <w:t>.</w:t>
      </w:r>
      <w:ins w:id="342" w:author="Tanja Kortemme" w:date="2020-08-02T12:03:00Z">
        <w:r w:rsidR="00B400A4">
          <w:rPr>
            <w:color w:val="000000" w:themeColor="text1"/>
            <w:szCs w:val="22"/>
          </w:rPr>
          <w:t xml:space="preserve"> </w:t>
        </w:r>
      </w:ins>
      <w:ins w:id="343" w:author="Tanja Kortemme" w:date="2020-08-02T12:05:00Z">
        <w:r w:rsidR="00FD56AD">
          <w:rPr>
            <w:color w:val="000000" w:themeColor="text1"/>
            <w:szCs w:val="22"/>
          </w:rPr>
          <w:t xml:space="preserve">We thus </w:t>
        </w:r>
      </w:ins>
      <w:del w:id="344" w:author="Tanja Kortemme" w:date="2020-08-02T12:05:00Z">
        <w:r w:rsidR="009E45E3" w:rsidRPr="00FD56AD" w:rsidDel="00FD56AD">
          <w:rPr>
            <w:b/>
            <w:color w:val="000000" w:themeColor="text1"/>
            <w:szCs w:val="22"/>
          </w:rPr>
          <w:delText xml:space="preserve"> We thus, as is important to emphasize, </w:delText>
        </w:r>
      </w:del>
      <w:r w:rsidR="009E45E3" w:rsidRPr="00FD56AD">
        <w:rPr>
          <w:b/>
          <w:bCs/>
          <w:color w:val="000000" w:themeColor="text1"/>
          <w:szCs w:val="22"/>
        </w:rPr>
        <w:t>do not</w:t>
      </w:r>
      <w:r w:rsidR="009E45E3" w:rsidRPr="00675287">
        <w:rPr>
          <w:color w:val="000000" w:themeColor="text1"/>
          <w:szCs w:val="22"/>
        </w:rPr>
        <w:t xml:space="preserve"> propose that we can </w:t>
      </w:r>
      <w:del w:id="345" w:author="Tanja Kortemme" w:date="2020-08-02T12:07:00Z">
        <w:r w:rsidR="009E45E3" w:rsidRPr="00675287" w:rsidDel="00C24D3E">
          <w:rPr>
            <w:color w:val="000000" w:themeColor="text1"/>
            <w:szCs w:val="22"/>
          </w:rPr>
          <w:delText xml:space="preserve">model </w:delText>
        </w:r>
      </w:del>
      <w:ins w:id="346" w:author="Tanja Kortemme" w:date="2020-08-02T12:07:00Z">
        <w:r w:rsidR="00C24D3E">
          <w:rPr>
            <w:color w:val="000000" w:themeColor="text1"/>
            <w:szCs w:val="22"/>
          </w:rPr>
          <w:t>predict</w:t>
        </w:r>
        <w:r w:rsidR="00C24D3E" w:rsidRPr="00675287">
          <w:rPr>
            <w:color w:val="000000" w:themeColor="text1"/>
            <w:szCs w:val="22"/>
          </w:rPr>
          <w:t xml:space="preserve"> </w:t>
        </w:r>
      </w:ins>
      <w:r w:rsidR="009E45E3" w:rsidRPr="00675287">
        <w:rPr>
          <w:color w:val="000000" w:themeColor="text1"/>
          <w:szCs w:val="22"/>
        </w:rPr>
        <w:t xml:space="preserve">the effects of point mutations </w:t>
      </w:r>
      <w:r w:rsidR="00F32ACE" w:rsidRPr="00675287">
        <w:rPr>
          <w:color w:val="000000" w:themeColor="text1"/>
          <w:szCs w:val="22"/>
        </w:rPr>
        <w:t>of</w:t>
      </w:r>
      <w:r w:rsidR="009E45E3" w:rsidRPr="00675287">
        <w:rPr>
          <w:color w:val="000000" w:themeColor="text1"/>
          <w:szCs w:val="22"/>
        </w:rPr>
        <w:t xml:space="preserve"> Gsp1 on cellular phenotype</w:t>
      </w:r>
      <w:ins w:id="347" w:author="Tanja Kortemme" w:date="2020-08-02T12:08:00Z">
        <w:r w:rsidR="008A1290">
          <w:rPr>
            <w:color w:val="000000" w:themeColor="text1"/>
            <w:szCs w:val="22"/>
          </w:rPr>
          <w:t>.</w:t>
        </w:r>
      </w:ins>
      <w:del w:id="348" w:author="Tanja Kortemme" w:date="2020-08-02T12:08:00Z">
        <w:r w:rsidR="009E45E3" w:rsidRPr="00675287" w:rsidDel="008A1290">
          <w:rPr>
            <w:color w:val="000000" w:themeColor="text1"/>
            <w:szCs w:val="22"/>
          </w:rPr>
          <w:delText>.</w:delText>
        </w:r>
      </w:del>
      <w:r w:rsidR="009E45E3" w:rsidRPr="00675287">
        <w:rPr>
          <w:color w:val="000000" w:themeColor="text1"/>
          <w:szCs w:val="22"/>
        </w:rPr>
        <w:t xml:space="preserve"> </w:t>
      </w:r>
      <w:ins w:id="349" w:author="Tanja Kortemme" w:date="2020-08-02T12:07:00Z">
        <w:r w:rsidR="008A1290">
          <w:rPr>
            <w:color w:val="000000" w:themeColor="text1"/>
            <w:szCs w:val="22"/>
          </w:rPr>
          <w:t xml:space="preserve">We </w:t>
        </w:r>
      </w:ins>
      <w:ins w:id="350" w:author="Tanja Kortemme" w:date="2020-08-02T12:08:00Z">
        <w:r w:rsidR="008A1290">
          <w:rPr>
            <w:color w:val="000000" w:themeColor="text1"/>
            <w:szCs w:val="22"/>
          </w:rPr>
          <w:t>apologize</w:t>
        </w:r>
      </w:ins>
      <w:ins w:id="351" w:author="Tanja Kortemme" w:date="2020-08-02T12:07:00Z">
        <w:r w:rsidR="008A1290">
          <w:rPr>
            <w:color w:val="000000" w:themeColor="text1"/>
            <w:szCs w:val="22"/>
          </w:rPr>
          <w:t xml:space="preserve"> i</w:t>
        </w:r>
      </w:ins>
      <w:ins w:id="352" w:author="Tanja Kortemme" w:date="2020-08-02T12:08:00Z">
        <w:r w:rsidR="008A1290">
          <w:rPr>
            <w:color w:val="000000" w:themeColor="text1"/>
            <w:szCs w:val="22"/>
          </w:rPr>
          <w:t xml:space="preserve">f this was misleading and we have changed in the manuscript </w:t>
        </w:r>
        <w:r w:rsidR="008A1290" w:rsidRPr="00D1350B">
          <w:rPr>
            <w:color w:val="000000" w:themeColor="text1"/>
            <w:szCs w:val="22"/>
            <w:highlight w:val="yellow"/>
          </w:rPr>
          <w:t>XXX</w:t>
        </w:r>
      </w:ins>
      <w:ins w:id="353" w:author="Tanja Kortemme" w:date="2020-08-02T12:12:00Z">
        <w:r w:rsidR="004F2F95">
          <w:rPr>
            <w:color w:val="000000" w:themeColor="text1"/>
            <w:szCs w:val="22"/>
          </w:rPr>
          <w:t xml:space="preserve">. </w:t>
        </w:r>
      </w:ins>
    </w:p>
    <w:p w14:paraId="68269D35" w14:textId="2C3B47B8" w:rsidR="0080386E" w:rsidRPr="00887A21" w:rsidRDefault="00CC67ED" w:rsidP="0080386E">
      <w:pPr>
        <w:pStyle w:val="ListParagraph"/>
        <w:numPr>
          <w:ilvl w:val="0"/>
          <w:numId w:val="9"/>
        </w:numPr>
        <w:rPr>
          <w:ins w:id="354" w:author="Tanja Kortemme" w:date="2020-08-02T14:34:00Z"/>
          <w:color w:val="000000" w:themeColor="text1"/>
          <w:szCs w:val="22"/>
        </w:rPr>
      </w:pPr>
      <w:ins w:id="355" w:author="Tanja Kortemme" w:date="2020-08-02T14:35:00Z">
        <w:r>
          <w:rPr>
            <w:color w:val="000000" w:themeColor="text1"/>
            <w:szCs w:val="22"/>
          </w:rPr>
          <w:t>There</w:t>
        </w:r>
      </w:ins>
      <w:ins w:id="356" w:author="Tanja Kortemme" w:date="2020-08-02T14:20:00Z">
        <w:r w:rsidR="00805D4C" w:rsidRPr="0080386E">
          <w:rPr>
            <w:color w:val="000000" w:themeColor="text1"/>
            <w:szCs w:val="22"/>
          </w:rPr>
          <w:t xml:space="preserve"> are of course </w:t>
        </w:r>
        <w:r w:rsidR="002F6119" w:rsidRPr="0080386E">
          <w:rPr>
            <w:color w:val="000000" w:themeColor="text1"/>
            <w:szCs w:val="22"/>
          </w:rPr>
          <w:t xml:space="preserve">known mutations in GTPases with drastic effects on the switching cycle, such as </w:t>
        </w:r>
      </w:ins>
      <w:ins w:id="357" w:author="Tanja Kortemme" w:date="2020-08-02T14:21:00Z">
        <w:r w:rsidR="002F6119" w:rsidRPr="0080386E">
          <w:rPr>
            <w:color w:val="000000" w:themeColor="text1"/>
            <w:szCs w:val="22"/>
          </w:rPr>
          <w:t>the Q-&gt;L mutation in switch II that impairs intrinsic and GAP-catalyzed hydrolysis</w:t>
        </w:r>
        <w:r w:rsidR="00062A8B" w:rsidRPr="0080386E">
          <w:rPr>
            <w:color w:val="000000" w:themeColor="text1"/>
            <w:szCs w:val="22"/>
          </w:rPr>
          <w:t xml:space="preserve">, </w:t>
        </w:r>
      </w:ins>
      <w:ins w:id="358" w:author="Tanja Kortemme" w:date="2020-08-02T14:22:00Z">
        <w:r w:rsidR="00062A8B" w:rsidRPr="0080386E">
          <w:rPr>
            <w:color w:val="000000" w:themeColor="text1"/>
            <w:szCs w:val="22"/>
          </w:rPr>
          <w:t xml:space="preserve">and </w:t>
        </w:r>
      </w:ins>
      <w:ins w:id="359" w:author="Tanja Kortemme" w:date="2020-08-02T14:21:00Z">
        <w:r w:rsidR="00062A8B" w:rsidRPr="0080386E">
          <w:rPr>
            <w:color w:val="000000" w:themeColor="text1"/>
            <w:szCs w:val="22"/>
          </w:rPr>
          <w:t>t</w:t>
        </w:r>
        <w:r w:rsidR="002F6119" w:rsidRPr="0080386E">
          <w:rPr>
            <w:color w:val="000000" w:themeColor="text1"/>
            <w:szCs w:val="22"/>
          </w:rPr>
          <w:t xml:space="preserve">he fast cycling F-&gt;A mutation in switch I </w:t>
        </w:r>
      </w:ins>
      <w:ins w:id="360" w:author="Tanja Kortemme" w:date="2020-08-02T14:22:00Z">
        <w:r w:rsidR="00062A8B" w:rsidRPr="0080386E">
          <w:rPr>
            <w:color w:val="000000" w:themeColor="text1"/>
            <w:szCs w:val="22"/>
          </w:rPr>
          <w:t xml:space="preserve">that </w:t>
        </w:r>
      </w:ins>
      <w:ins w:id="361" w:author="Tanja Kortemme" w:date="2020-08-02T14:21:00Z">
        <w:r w:rsidR="002F6119" w:rsidRPr="0080386E">
          <w:rPr>
            <w:color w:val="000000" w:themeColor="text1"/>
            <w:szCs w:val="22"/>
          </w:rPr>
          <w:t>decreases nucleotide affinity, increases the intrinsic rate of nucleotide release and bypasses the requirement for activation by GEFs.</w:t>
        </w:r>
      </w:ins>
      <w:ins w:id="362" w:author="Tanja Kortemme" w:date="2020-08-02T14:24:00Z">
        <w:r w:rsidR="00E75D68" w:rsidRPr="0080386E">
          <w:rPr>
            <w:color w:val="000000" w:themeColor="text1"/>
            <w:szCs w:val="22"/>
          </w:rPr>
          <w:t xml:space="preserve"> </w:t>
        </w:r>
      </w:ins>
      <w:ins w:id="363" w:author="Tanja Kortemme" w:date="2020-08-02T14:25:00Z">
        <w:r w:rsidR="00B31295" w:rsidRPr="0080386E">
          <w:rPr>
            <w:color w:val="000000" w:themeColor="text1"/>
            <w:szCs w:val="22"/>
          </w:rPr>
          <w:t>W</w:t>
        </w:r>
      </w:ins>
      <w:ins w:id="364" w:author="Tanja Kortemme" w:date="2020-08-02T14:24:00Z">
        <w:r w:rsidR="00E75D68" w:rsidRPr="0080386E">
          <w:rPr>
            <w:color w:val="000000" w:themeColor="text1"/>
            <w:szCs w:val="22"/>
          </w:rPr>
          <w:t xml:space="preserve">e have not tested </w:t>
        </w:r>
      </w:ins>
      <w:ins w:id="365" w:author="Tanja Kortemme" w:date="2020-08-02T14:25:00Z">
        <w:r w:rsidR="004668BF" w:rsidRPr="0080386E">
          <w:rPr>
            <w:color w:val="000000" w:themeColor="text1"/>
            <w:szCs w:val="22"/>
          </w:rPr>
          <w:t>such drastic mutation</w:t>
        </w:r>
        <w:r w:rsidR="00B31295" w:rsidRPr="0080386E">
          <w:rPr>
            <w:color w:val="000000" w:themeColor="text1"/>
            <w:szCs w:val="22"/>
          </w:rPr>
          <w:t xml:space="preserve">s in our system because they are likely to </w:t>
        </w:r>
        <w:r w:rsidR="00053970" w:rsidRPr="0080386E">
          <w:rPr>
            <w:color w:val="000000" w:themeColor="text1"/>
            <w:szCs w:val="22"/>
          </w:rPr>
          <w:t>n</w:t>
        </w:r>
      </w:ins>
      <w:ins w:id="366" w:author="Tanja Kortemme" w:date="2020-08-02T14:26:00Z">
        <w:r w:rsidR="00053970" w:rsidRPr="0080386E">
          <w:rPr>
            <w:color w:val="000000" w:themeColor="text1"/>
            <w:szCs w:val="22"/>
          </w:rPr>
          <w:t xml:space="preserve">ot be viable </w:t>
        </w:r>
      </w:ins>
      <w:ins w:id="367" w:author="Tanja Kortemme" w:date="2020-08-02T14:27:00Z">
        <w:r w:rsidR="00707F93" w:rsidRPr="0080386E">
          <w:rPr>
            <w:color w:val="000000" w:themeColor="text1"/>
            <w:szCs w:val="22"/>
          </w:rPr>
          <w:t xml:space="preserve">as we made all our mutations in the </w:t>
        </w:r>
        <w:r w:rsidR="00707F93" w:rsidRPr="0080386E">
          <w:rPr>
            <w:i/>
            <w:color w:val="000000" w:themeColor="text1"/>
            <w:szCs w:val="22"/>
          </w:rPr>
          <w:t>S. cerevisiae</w:t>
        </w:r>
        <w:r w:rsidR="00707F93" w:rsidRPr="0080386E">
          <w:rPr>
            <w:color w:val="000000" w:themeColor="text1"/>
            <w:szCs w:val="22"/>
          </w:rPr>
          <w:t xml:space="preserve"> genomic copy of Gsp1 </w:t>
        </w:r>
      </w:ins>
      <w:ins w:id="368" w:author="Tanja Kortemme" w:date="2020-08-02T14:26:00Z">
        <w:r w:rsidR="00053970" w:rsidRPr="0080386E">
          <w:rPr>
            <w:color w:val="000000" w:themeColor="text1"/>
            <w:szCs w:val="22"/>
          </w:rPr>
          <w:t xml:space="preserve">(for example, we </w:t>
        </w:r>
      </w:ins>
      <w:ins w:id="369" w:author="Tanja Kortemme" w:date="2020-08-02T14:24:00Z">
        <w:r w:rsidR="00E75D68" w:rsidRPr="0080386E">
          <w:rPr>
            <w:color w:val="000000" w:themeColor="text1"/>
            <w:szCs w:val="22"/>
          </w:rPr>
          <w:t xml:space="preserve">attempted to make some </w:t>
        </w:r>
      </w:ins>
      <w:ins w:id="370" w:author="Tanja Kortemme" w:date="2020-08-02T14:26:00Z">
        <w:r w:rsidR="00053970" w:rsidRPr="0080386E">
          <w:rPr>
            <w:color w:val="000000" w:themeColor="text1"/>
            <w:szCs w:val="22"/>
          </w:rPr>
          <w:t xml:space="preserve">mutations in the P loop, switch I or switch I </w:t>
        </w:r>
      </w:ins>
      <w:ins w:id="371" w:author="Tanja Kortemme" w:date="2020-08-02T14:24:00Z">
        <w:r w:rsidR="00E75D68" w:rsidRPr="0080386E">
          <w:rPr>
            <w:color w:val="000000" w:themeColor="text1"/>
            <w:szCs w:val="22"/>
          </w:rPr>
          <w:t>(Supplementary File 1 Table 3) but none of them were viable</w:t>
        </w:r>
      </w:ins>
      <w:ins w:id="372" w:author="Tanja Kortemme" w:date="2020-08-02T14:26:00Z">
        <w:r w:rsidR="004874A7" w:rsidRPr="0080386E">
          <w:rPr>
            <w:color w:val="000000" w:themeColor="text1"/>
            <w:szCs w:val="22"/>
          </w:rPr>
          <w:t>).</w:t>
        </w:r>
        <w:r w:rsidR="001A27FB" w:rsidRPr="0080386E">
          <w:rPr>
            <w:color w:val="000000" w:themeColor="text1"/>
            <w:szCs w:val="22"/>
          </w:rPr>
          <w:t xml:space="preserve"> </w:t>
        </w:r>
      </w:ins>
      <w:ins w:id="373" w:author="Tanja Kortemme" w:date="2020-08-02T14:27:00Z">
        <w:r w:rsidR="003979B5" w:rsidRPr="0080386E">
          <w:rPr>
            <w:color w:val="000000" w:themeColor="text1"/>
            <w:szCs w:val="22"/>
          </w:rPr>
          <w:t xml:space="preserve">However, effects of these mutations </w:t>
        </w:r>
        <w:r w:rsidR="000025B0" w:rsidRPr="0080386E">
          <w:rPr>
            <w:color w:val="000000" w:themeColor="text1"/>
            <w:szCs w:val="22"/>
          </w:rPr>
          <w:t>in overexpression /</w:t>
        </w:r>
      </w:ins>
      <w:ins w:id="374" w:author="Tanja Kortemme" w:date="2020-08-02T14:28:00Z">
        <w:r w:rsidR="000025B0" w:rsidRPr="0080386E">
          <w:rPr>
            <w:color w:val="000000" w:themeColor="text1"/>
            <w:szCs w:val="22"/>
          </w:rPr>
          <w:t xml:space="preserve"> protein injection assays </w:t>
        </w:r>
      </w:ins>
      <w:ins w:id="375" w:author="Tanja Kortemme" w:date="2020-08-02T14:27:00Z">
        <w:r w:rsidR="003979B5" w:rsidRPr="0080386E">
          <w:rPr>
            <w:color w:val="000000" w:themeColor="text1"/>
            <w:szCs w:val="22"/>
          </w:rPr>
          <w:t xml:space="preserve">are broadly </w:t>
        </w:r>
      </w:ins>
      <w:ins w:id="376" w:author="Tanja Kortemme" w:date="2020-08-02T14:28:00Z">
        <w:r w:rsidR="0042451F" w:rsidRPr="0080386E">
          <w:rPr>
            <w:color w:val="000000" w:themeColor="text1"/>
            <w:szCs w:val="22"/>
          </w:rPr>
          <w:t xml:space="preserve">consistent with our conclusions.  </w:t>
        </w:r>
        <w:commentRangeStart w:id="377"/>
        <w:r w:rsidR="0042451F" w:rsidRPr="0080386E">
          <w:rPr>
            <w:color w:val="000000" w:themeColor="text1"/>
            <w:szCs w:val="22"/>
            <w:highlight w:val="yellow"/>
          </w:rPr>
          <w:t xml:space="preserve">CAN YOU ADD </w:t>
        </w:r>
      </w:ins>
      <w:ins w:id="378" w:author="Tanja Kortemme" w:date="2020-08-02T14:29:00Z">
        <w:r w:rsidR="0042451F" w:rsidRPr="0080386E">
          <w:rPr>
            <w:color w:val="000000" w:themeColor="text1"/>
            <w:szCs w:val="22"/>
            <w:highlight w:val="yellow"/>
          </w:rPr>
          <w:t xml:space="preserve">LIT </w:t>
        </w:r>
      </w:ins>
      <w:ins w:id="379" w:author="Tanja Kortemme" w:date="2020-08-02T14:28:00Z">
        <w:r w:rsidR="0042451F" w:rsidRPr="0080386E">
          <w:rPr>
            <w:color w:val="000000" w:themeColor="text1"/>
            <w:szCs w:val="22"/>
            <w:highlight w:val="yellow"/>
          </w:rPr>
          <w:t>EXAMPLES</w:t>
        </w:r>
      </w:ins>
      <w:commentRangeEnd w:id="377"/>
      <w:r w:rsidR="00924899">
        <w:rPr>
          <w:rStyle w:val="CommentReference"/>
        </w:rPr>
        <w:commentReference w:id="377"/>
      </w:r>
      <w:ins w:id="380" w:author="Tanja Kortemme" w:date="2020-08-02T14:28:00Z">
        <w:r w:rsidR="0042451F" w:rsidRPr="0080386E">
          <w:rPr>
            <w:color w:val="000000" w:themeColor="text1"/>
            <w:szCs w:val="22"/>
          </w:rPr>
          <w:t xml:space="preserve">. </w:t>
        </w:r>
        <w:commentRangeStart w:id="381"/>
        <w:r w:rsidR="0042451F" w:rsidRPr="0080386E">
          <w:rPr>
            <w:color w:val="000000" w:themeColor="text1"/>
            <w:szCs w:val="22"/>
          </w:rPr>
          <w:t xml:space="preserve"> </w:t>
        </w:r>
      </w:ins>
      <w:commentRangeEnd w:id="381"/>
      <w:r w:rsidR="00924899">
        <w:rPr>
          <w:rStyle w:val="CommentReference"/>
        </w:rPr>
        <w:commentReference w:id="381"/>
      </w:r>
      <w:ins w:id="382" w:author="Tanja Kortemme" w:date="2020-08-02T14:28:00Z">
        <w:r w:rsidR="0042451F" w:rsidRPr="0080386E">
          <w:rPr>
            <w:color w:val="000000" w:themeColor="text1"/>
            <w:szCs w:val="22"/>
          </w:rPr>
          <w:t xml:space="preserve">We added the following text to our MS: </w:t>
        </w:r>
        <w:r w:rsidR="0042451F" w:rsidRPr="0080386E">
          <w:rPr>
            <w:color w:val="000000" w:themeColor="text1"/>
            <w:szCs w:val="22"/>
            <w:highlight w:val="yellow"/>
          </w:rPr>
          <w:t>XXX</w:t>
        </w:r>
      </w:ins>
    </w:p>
    <w:p w14:paraId="1FD121B2" w14:textId="6B3C4AE0" w:rsidR="00675287" w:rsidRPr="00887A21" w:rsidDel="008A1290" w:rsidRDefault="009556A4">
      <w:pPr>
        <w:pStyle w:val="ListParagraph"/>
        <w:numPr>
          <w:ilvl w:val="0"/>
          <w:numId w:val="9"/>
        </w:numPr>
        <w:rPr>
          <w:del w:id="383" w:author="Tanja Kortemme" w:date="2020-08-02T12:08:00Z"/>
          <w:color w:val="000000" w:themeColor="text1"/>
          <w:szCs w:val="22"/>
        </w:rPr>
      </w:pPr>
      <w:ins w:id="384" w:author="Tanja Kortemme" w:date="2020-08-02T14:35:00Z">
        <w:r>
          <w:rPr>
            <w:color w:val="000000" w:themeColor="text1"/>
            <w:szCs w:val="22"/>
          </w:rPr>
          <w:t>We</w:t>
        </w:r>
      </w:ins>
      <w:ins w:id="385" w:author="Tanja Kortemme" w:date="2020-08-02T14:30:00Z">
        <w:r w:rsidR="00C463B6" w:rsidRPr="00887A21">
          <w:rPr>
            <w:color w:val="000000" w:themeColor="text1"/>
            <w:szCs w:val="22"/>
          </w:rPr>
          <w:t xml:space="preserve"> could attempt to find </w:t>
        </w:r>
        <w:r w:rsidR="00156BEC" w:rsidRPr="00887A21">
          <w:rPr>
            <w:color w:val="000000" w:themeColor="text1"/>
            <w:szCs w:val="22"/>
          </w:rPr>
          <w:t>additional mutations with milder effects that are vi</w:t>
        </w:r>
      </w:ins>
      <w:ins w:id="386" w:author="Tanja Kortemme" w:date="2020-08-02T14:31:00Z">
        <w:r w:rsidR="00156BEC" w:rsidRPr="00887A21">
          <w:rPr>
            <w:color w:val="000000" w:themeColor="text1"/>
            <w:szCs w:val="22"/>
          </w:rPr>
          <w:t>able, but because of the difficulty in predicting kinetic behavior</w:t>
        </w:r>
      </w:ins>
      <w:ins w:id="387" w:author="Tanja Kortemme" w:date="2020-08-02T14:36:00Z">
        <w:r w:rsidR="00887A21">
          <w:rPr>
            <w:color w:val="000000" w:themeColor="text1"/>
            <w:szCs w:val="22"/>
          </w:rPr>
          <w:t xml:space="preserve"> mentioned above</w:t>
        </w:r>
      </w:ins>
      <w:ins w:id="388" w:author="Tanja Kortemme" w:date="2020-08-02T14:31:00Z">
        <w:r w:rsidR="00156BEC" w:rsidRPr="00887A21">
          <w:rPr>
            <w:color w:val="000000" w:themeColor="text1"/>
            <w:szCs w:val="22"/>
          </w:rPr>
          <w:t xml:space="preserve">, this effort </w:t>
        </w:r>
      </w:ins>
    </w:p>
    <w:p w14:paraId="427D6025" w14:textId="795318FA" w:rsidR="00013C7F" w:rsidRPr="00E52918" w:rsidDel="00B91392" w:rsidRDefault="00FA7CAE">
      <w:pPr>
        <w:pStyle w:val="ListParagraph"/>
        <w:numPr>
          <w:ilvl w:val="0"/>
          <w:numId w:val="9"/>
        </w:numPr>
        <w:rPr>
          <w:del w:id="389" w:author="Tanja Kortemme" w:date="2020-08-02T12:24:00Z"/>
        </w:rPr>
      </w:pPr>
      <w:del w:id="390" w:author="Tanja Kortemme" w:date="2020-08-02T12:13:00Z">
        <w:r w:rsidRPr="00E52918" w:rsidDel="00AC005D">
          <w:delText>Any</w:delText>
        </w:r>
      </w:del>
      <w:del w:id="391" w:author="Tanja Kortemme" w:date="2020-08-02T14:31:00Z">
        <w:r w:rsidRPr="00E52918" w:rsidDel="00156BEC">
          <w:delText xml:space="preserve"> attempt to do what the reviewer suggests </w:delText>
        </w:r>
      </w:del>
      <w:r w:rsidRPr="00E52918">
        <w:t xml:space="preserve">would necessarily </w:t>
      </w:r>
      <w:r w:rsidR="00F32ACE" w:rsidRPr="00E52918">
        <w:t>require</w:t>
      </w:r>
      <w:r w:rsidRPr="00E52918">
        <w:t xml:space="preserve"> </w:t>
      </w:r>
      <w:ins w:id="392" w:author="Tanja Kortemme" w:date="2020-08-02T12:14:00Z">
        <w:r w:rsidR="00566A3F">
          <w:t xml:space="preserve">trial-and-error, </w:t>
        </w:r>
      </w:ins>
      <w:r w:rsidRPr="00E52918">
        <w:t>designing a range of new mutants,</w:t>
      </w:r>
      <w:ins w:id="393" w:author="Tanja Kortemme" w:date="2020-08-02T12:15:00Z">
        <w:r w:rsidR="007720B2">
          <w:t xml:space="preserve"> </w:t>
        </w:r>
      </w:ins>
      <w:del w:id="394" w:author="Tanja Kortemme" w:date="2020-08-02T12:14:00Z">
        <w:r w:rsidRPr="00E52918" w:rsidDel="00566A3F">
          <w:delText xml:space="preserve"> some of which will </w:delText>
        </w:r>
        <w:r w:rsidR="005A5AB6" w:rsidRPr="00E52918" w:rsidDel="00566A3F">
          <w:delText xml:space="preserve">indeed behave as </w:delText>
        </w:r>
        <w:r w:rsidR="006945B9" w:rsidRPr="00E52918" w:rsidDel="00566A3F">
          <w:delText>predicted</w:delText>
        </w:r>
        <w:r w:rsidR="005A5AB6" w:rsidRPr="00E52918" w:rsidDel="00566A3F">
          <w:delText xml:space="preserve">, </w:delText>
        </w:r>
        <w:r w:rsidR="00F32ACE" w:rsidRPr="00E52918" w:rsidDel="00566A3F">
          <w:delText>while</w:delText>
        </w:r>
        <w:r w:rsidR="005A5AB6" w:rsidRPr="00E52918" w:rsidDel="00566A3F">
          <w:delText xml:space="preserve"> many </w:delText>
        </w:r>
        <w:r w:rsidR="00F32ACE" w:rsidRPr="00E52918" w:rsidDel="00566A3F">
          <w:delText xml:space="preserve">others </w:delText>
        </w:r>
        <w:r w:rsidR="005A5AB6" w:rsidRPr="00E52918" w:rsidDel="00566A3F">
          <w:delText xml:space="preserve">would either have weak effects on the phenotype, </w:delText>
        </w:r>
        <w:r w:rsidR="006E2527" w:rsidDel="00566A3F">
          <w:delText xml:space="preserve">or </w:delText>
        </w:r>
        <w:r w:rsidR="00F32ACE" w:rsidRPr="00E52918" w:rsidDel="00566A3F">
          <w:delText xml:space="preserve">likely </w:delText>
        </w:r>
        <w:r w:rsidR="005A5AB6" w:rsidRPr="00E52918" w:rsidDel="00566A3F">
          <w:delText xml:space="preserve">have </w:delText>
        </w:r>
        <w:r w:rsidR="00013C7F" w:rsidRPr="00E52918" w:rsidDel="00566A3F">
          <w:delText xml:space="preserve">(additional) </w:delText>
        </w:r>
        <w:r w:rsidR="005A5AB6" w:rsidRPr="00E52918" w:rsidDel="00566A3F">
          <w:delText xml:space="preserve">unpredicted allosteric effects. </w:delText>
        </w:r>
        <w:r w:rsidR="006B03D6" w:rsidRPr="00E52918" w:rsidDel="00566A3F">
          <w:delText xml:space="preserve">To </w:delText>
        </w:r>
        <w:r w:rsidR="00F32ACE" w:rsidRPr="00E52918" w:rsidDel="00566A3F">
          <w:delText>discriminate</w:delText>
        </w:r>
        <w:r w:rsidR="006B03D6" w:rsidRPr="00E52918" w:rsidDel="00566A3F">
          <w:delText xml:space="preserve"> </w:delText>
        </w:r>
        <w:r w:rsidR="00F32ACE" w:rsidRPr="00E52918" w:rsidDel="00566A3F">
          <w:delText>between these cases</w:delText>
        </w:r>
        <w:r w:rsidR="006B03D6" w:rsidRPr="00E52918" w:rsidDel="00566A3F">
          <w:delText xml:space="preserve">, we would need to </w:delText>
        </w:r>
      </w:del>
      <w:r w:rsidR="006B03D6" w:rsidRPr="00E52918">
        <w:t xml:space="preserve">test both the kinetics parameters of those mutants </w:t>
      </w:r>
      <w:r w:rsidR="006B03D6" w:rsidRPr="00B91392">
        <w:rPr>
          <w:i/>
          <w:iCs/>
        </w:rPr>
        <w:t>in vitro</w:t>
      </w:r>
      <w:r w:rsidR="006B03D6" w:rsidRPr="00E52918">
        <w:t xml:space="preserve">, as well as measure their effects on the phenotype by performing E-MAP screens. </w:t>
      </w:r>
      <w:ins w:id="395" w:author="Tanja Kortemme" w:date="2020-08-02T12:18:00Z">
        <w:r w:rsidR="007720B2">
          <w:t>Because</w:t>
        </w:r>
      </w:ins>
      <w:ins w:id="396" w:author="Tanja Kortemme" w:date="2020-08-02T12:19:00Z">
        <w:r w:rsidR="007720B2">
          <w:t xml:space="preserve"> o</w:t>
        </w:r>
      </w:ins>
      <w:ins w:id="397" w:author="Tanja Kortemme" w:date="2020-08-02T12:18:00Z">
        <w:r w:rsidR="007720B2">
          <w:t xml:space="preserve">ur mutants already </w:t>
        </w:r>
      </w:ins>
      <w:ins w:id="398" w:author="Tanja Kortemme" w:date="2020-08-02T12:19:00Z">
        <w:r w:rsidR="007720B2">
          <w:t>have</w:t>
        </w:r>
      </w:ins>
      <w:ins w:id="399" w:author="Tanja Kortemme" w:date="2020-08-02T12:18:00Z">
        <w:r w:rsidR="007720B2">
          <w:t xml:space="preserve"> a considerable range of kinetic parameters </w:t>
        </w:r>
      </w:ins>
      <w:ins w:id="400" w:author="Tanja Kortemme" w:date="2020-08-02T12:19:00Z">
        <w:r w:rsidR="007720B2">
          <w:t>and span the range of the conformational equilibrium o</w:t>
        </w:r>
      </w:ins>
      <w:ins w:id="401" w:author="Tanja Kortemme" w:date="2020-08-02T12:20:00Z">
        <w:r w:rsidR="007720B2">
          <w:t xml:space="preserve">bservable by our NMR </w:t>
        </w:r>
      </w:ins>
      <w:ins w:id="402" w:author="Tanja Kortemme" w:date="2020-08-02T12:21:00Z">
        <w:r w:rsidR="007720B2">
          <w:t>experiment</w:t>
        </w:r>
      </w:ins>
      <w:ins w:id="403" w:author="Tanja Kortemme" w:date="2020-08-02T12:20:00Z">
        <w:r w:rsidR="007720B2">
          <w:t>,</w:t>
        </w:r>
      </w:ins>
      <w:ins w:id="404" w:author="Tanja Kortemme" w:date="2020-08-02T12:22:00Z">
        <w:r w:rsidR="00B21BCF">
          <w:t xml:space="preserve"> </w:t>
        </w:r>
      </w:ins>
      <w:ins w:id="405" w:author="Tanja Kortemme" w:date="2020-08-02T12:23:00Z">
        <w:r w:rsidR="00B91392">
          <w:t>we are not sure we would uncover fundamentally new behaviors observable by the current assays.</w:t>
        </w:r>
      </w:ins>
      <w:ins w:id="406" w:author="Tanja Kortemme" w:date="2020-08-02T12:20:00Z">
        <w:r w:rsidR="007720B2">
          <w:t xml:space="preserve"> </w:t>
        </w:r>
      </w:ins>
      <w:del w:id="407" w:author="Tanja Kortemme" w:date="2020-08-02T12:24:00Z">
        <w:r w:rsidR="006B03D6" w:rsidRPr="00E52918" w:rsidDel="00B91392">
          <w:delText xml:space="preserve">This would ultimately lead to the same manuscript we have now, just with more mutants tested. </w:delText>
        </w:r>
      </w:del>
    </w:p>
    <w:p w14:paraId="5EDE4D85" w14:textId="1F389BFC" w:rsidR="00FA7CAE" w:rsidDel="00782D0E" w:rsidRDefault="006B03D6">
      <w:pPr>
        <w:pStyle w:val="ListParagraph"/>
        <w:numPr>
          <w:ilvl w:val="0"/>
          <w:numId w:val="9"/>
        </w:numPr>
        <w:rPr>
          <w:del w:id="408" w:author="Tanja Kortemme" w:date="2020-08-02T14:33:00Z"/>
        </w:rPr>
        <w:pPrChange w:id="409" w:author="Tanja Kortemme" w:date="2020-08-02T14:34:00Z">
          <w:pPr>
            <w:pStyle w:val="ListParagraph"/>
          </w:pPr>
        </w:pPrChange>
      </w:pPr>
      <w:r w:rsidRPr="00B91392">
        <w:t>While it is of course hard to argue against more data that would support our findings</w:t>
      </w:r>
      <w:del w:id="410" w:author="Tanja Kortemme" w:date="2020-08-02T12:25:00Z">
        <w:r w:rsidRPr="00B91392" w:rsidDel="003D1C2D">
          <w:delText xml:space="preserve">, as indeed, more data </w:delText>
        </w:r>
        <w:r w:rsidR="00F32ACE" w:rsidRPr="003D1C2D" w:rsidDel="003D1C2D">
          <w:delText>can</w:delText>
        </w:r>
        <w:r w:rsidRPr="003D1C2D" w:rsidDel="003D1C2D">
          <w:delText xml:space="preserve"> </w:delText>
        </w:r>
        <w:r w:rsidR="00F32ACE" w:rsidRPr="00350E7B" w:rsidDel="003D1C2D">
          <w:delText xml:space="preserve">contribute </w:delText>
        </w:r>
        <w:r w:rsidRPr="00350E7B" w:rsidDel="003D1C2D">
          <w:delText>to increased confidence in a conclusion</w:delText>
        </w:r>
      </w:del>
      <w:r w:rsidRPr="00350E7B">
        <w:t xml:space="preserve">, we </w:t>
      </w:r>
      <w:del w:id="411" w:author="Tanja Kortemme" w:date="2020-08-02T12:26:00Z">
        <w:r w:rsidRPr="00350E7B" w:rsidDel="00350E7B">
          <w:delText xml:space="preserve">want to emphasize here that our study is already unprecedented in </w:delText>
        </w:r>
        <w:r w:rsidR="00EB456E" w:rsidRPr="00350E7B" w:rsidDel="00350E7B">
          <w:delText>the</w:delText>
        </w:r>
        <w:r w:rsidRPr="00350E7B" w:rsidDel="00350E7B">
          <w:delText xml:space="preserve"> number of mutants</w:delText>
        </w:r>
        <w:r w:rsidR="00EB456E" w:rsidRPr="00350E7B" w:rsidDel="00350E7B">
          <w:delText xml:space="preserve"> that were</w:delText>
        </w:r>
        <w:r w:rsidRPr="00350E7B" w:rsidDel="00350E7B">
          <w:delText xml:space="preserve"> tested </w:delText>
        </w:r>
        <w:r w:rsidR="00EB456E" w:rsidRPr="00350E7B" w:rsidDel="00350E7B">
          <w:delText xml:space="preserve">both </w:delText>
        </w:r>
        <w:r w:rsidRPr="00350E7B" w:rsidDel="00350E7B">
          <w:delText xml:space="preserve">biochemically as well as endogenously </w:delText>
        </w:r>
        <w:r w:rsidRPr="00350E7B" w:rsidDel="00350E7B">
          <w:rPr>
            <w:i/>
            <w:iCs/>
          </w:rPr>
          <w:delText>in vivo</w:delText>
        </w:r>
      </w:del>
      <w:ins w:id="412" w:author="Tanja Kortemme" w:date="2020-08-02T12:26:00Z">
        <w:r w:rsidR="00350E7B">
          <w:t xml:space="preserve">already </w:t>
        </w:r>
      </w:ins>
      <w:ins w:id="413" w:author="Tanja Kortemme" w:date="2020-08-02T12:28:00Z">
        <w:r w:rsidR="007B7AAD">
          <w:t>include</w:t>
        </w:r>
      </w:ins>
      <w:ins w:id="414" w:author="Tanja Kortemme" w:date="2020-08-02T12:26:00Z">
        <w:r w:rsidR="00350E7B">
          <w:t xml:space="preserve"> </w:t>
        </w:r>
        <w:r w:rsidR="00CE6CDC">
          <w:t xml:space="preserve">a considerable number of mutations in </w:t>
        </w:r>
      </w:ins>
      <w:ins w:id="415" w:author="Tanja Kortemme" w:date="2020-08-02T12:27:00Z">
        <w:r w:rsidR="00CE6CDC">
          <w:t xml:space="preserve">our </w:t>
        </w:r>
      </w:ins>
      <w:ins w:id="416" w:author="Tanja Kortemme" w:date="2020-08-02T12:28:00Z">
        <w:r w:rsidR="00801146">
          <w:t xml:space="preserve">current </w:t>
        </w:r>
      </w:ins>
      <w:ins w:id="417" w:author="Tanja Kortemme" w:date="2020-08-02T12:29:00Z">
        <w:r w:rsidR="005800FA">
          <w:t xml:space="preserve">rather extensive </w:t>
        </w:r>
      </w:ins>
      <w:ins w:id="418" w:author="Tanja Kortemme" w:date="2020-08-02T12:28:00Z">
        <w:r w:rsidR="00801146">
          <w:t>study</w:t>
        </w:r>
      </w:ins>
      <w:ins w:id="419" w:author="Tanja Kortemme" w:date="2020-08-02T12:27:00Z">
        <w:r w:rsidR="00CE6CDC">
          <w:t xml:space="preserve">, </w:t>
        </w:r>
        <w:r w:rsidR="009C0F14">
          <w:t xml:space="preserve">and new </w:t>
        </w:r>
      </w:ins>
      <w:ins w:id="420" w:author="Tanja Kortemme" w:date="2020-08-02T12:28:00Z">
        <w:r w:rsidR="00B5485C">
          <w:t>mutants</w:t>
        </w:r>
      </w:ins>
      <w:ins w:id="421" w:author="Tanja Kortemme" w:date="2020-08-02T12:27:00Z">
        <w:r w:rsidR="009C0F14">
          <w:t xml:space="preserve"> </w:t>
        </w:r>
        <w:r w:rsidR="009C0F14">
          <w:lastRenderedPageBreak/>
          <w:t xml:space="preserve">would add </w:t>
        </w:r>
      </w:ins>
      <w:ins w:id="422" w:author="Tanja Kortemme" w:date="2020-08-02T12:29:00Z">
        <w:r w:rsidR="005800FA">
          <w:t>significant</w:t>
        </w:r>
      </w:ins>
      <w:ins w:id="423" w:author="Tanja Kortemme" w:date="2020-08-02T12:27:00Z">
        <w:r w:rsidR="00574A02" w:rsidRPr="00574A02">
          <w:t xml:space="preserve"> time and expense of genetic interactions, AP-MS, individual kinetics and NMR</w:t>
        </w:r>
      </w:ins>
      <w:ins w:id="424" w:author="Tanja Kortemme" w:date="2020-08-02T14:32:00Z">
        <w:r w:rsidR="003771CF">
          <w:t xml:space="preserve">, </w:t>
        </w:r>
        <w:r w:rsidR="00812B52">
          <w:t xml:space="preserve">perhaps </w:t>
        </w:r>
      </w:ins>
      <w:ins w:id="425" w:author="Tanja Kortemme" w:date="2020-08-02T14:33:00Z">
        <w:r w:rsidR="00832D74">
          <w:t>yielding limited</w:t>
        </w:r>
      </w:ins>
      <w:ins w:id="426" w:author="Tanja Kortemme" w:date="2020-08-02T14:32:00Z">
        <w:r w:rsidR="003771CF">
          <w:t xml:space="preserve"> new insights.</w:t>
        </w:r>
      </w:ins>
      <w:del w:id="427" w:author="Tanja Kortemme" w:date="2020-08-02T14:33:00Z">
        <w:r w:rsidRPr="00782D0E" w:rsidDel="00782D0E">
          <w:delText>.</w:delText>
        </w:r>
        <w:r w:rsidR="002B7436" w:rsidRPr="00782D0E" w:rsidDel="00782D0E">
          <w:delText xml:space="preserve"> </w:delText>
        </w:r>
        <w:r w:rsidR="00852CA2" w:rsidRPr="00782D0E" w:rsidDel="00782D0E">
          <w:delText>In addition, we would like to emphasize that the</w:delText>
        </w:r>
        <w:r w:rsidR="002B7436" w:rsidRPr="00782D0E" w:rsidDel="00782D0E">
          <w:delText xml:space="preserve"> financial cost and the time required to increase the scope of this study</w:delText>
        </w:r>
        <w:r w:rsidR="00852CA2" w:rsidRPr="00782D0E" w:rsidDel="00782D0E">
          <w:delText xml:space="preserve"> in this manner</w:delText>
        </w:r>
        <w:r w:rsidR="002B7436" w:rsidRPr="00782D0E" w:rsidDel="00782D0E">
          <w:delText xml:space="preserve"> would be significant.</w:delText>
        </w:r>
      </w:del>
    </w:p>
    <w:p w14:paraId="1150DE9B" w14:textId="66B182B1" w:rsidR="005A5AB6" w:rsidDel="00887A21" w:rsidRDefault="00FA7CAE" w:rsidP="00887A21">
      <w:pPr>
        <w:pStyle w:val="ListParagraph"/>
        <w:rPr>
          <w:del w:id="428" w:author="Tanja Kortemme" w:date="2020-08-02T14:33:00Z"/>
        </w:rPr>
      </w:pPr>
      <w:del w:id="429" w:author="Tanja Kortemme" w:date="2020-08-02T14:33:00Z">
        <w:r w:rsidRPr="00E52918" w:rsidDel="00782D0E">
          <w:delText>One might assume we could use mutations that will directly affect the GTPase cycle, for example, by using mutations</w:delText>
        </w:r>
        <w:r w:rsidR="00472200" w:rsidRPr="00E52918" w:rsidDel="00782D0E">
          <w:delText xml:space="preserve"> to the catalytic residues</w:delText>
        </w:r>
        <w:r w:rsidRPr="00E52918" w:rsidDel="00782D0E">
          <w:delText xml:space="preserve"> that break GTP hydrolysis, or mutations analogous to the constitutively active GTPase KRAS G12C mutants</w:delText>
        </w:r>
        <w:r w:rsidR="005A5AB6" w:rsidRPr="00E52918" w:rsidDel="00782D0E">
          <w:delText xml:space="preserve">. However, although we have not tested </w:delText>
        </w:r>
        <w:r w:rsidR="00456E5E" w:rsidDel="00782D0E">
          <w:delText>all</w:delText>
        </w:r>
        <w:r w:rsidR="005A5AB6" w:rsidRPr="00E52918" w:rsidDel="00782D0E">
          <w:delText xml:space="preserve"> of th</w:delText>
        </w:r>
        <w:r w:rsidR="00456E5E" w:rsidDel="00782D0E">
          <w:delText>e potential</w:delText>
        </w:r>
        <w:r w:rsidR="002A7B5F" w:rsidDel="00782D0E">
          <w:delText xml:space="preserve"> mutations in the</w:delText>
        </w:r>
        <w:r w:rsidR="00456E5E" w:rsidDel="00782D0E">
          <w:delText xml:space="preserve"> </w:delText>
        </w:r>
        <w:r w:rsidR="002A7B5F" w:rsidDel="00782D0E">
          <w:delText xml:space="preserve">P loop, </w:delText>
        </w:r>
        <w:r w:rsidR="00456E5E" w:rsidDel="00782D0E">
          <w:delText xml:space="preserve">switch I </w:delText>
        </w:r>
        <w:r w:rsidR="002A7B5F" w:rsidDel="00782D0E">
          <w:delText>or</w:delText>
        </w:r>
        <w:r w:rsidR="00456E5E" w:rsidDel="00782D0E">
          <w:delText xml:space="preserve"> switch II</w:delText>
        </w:r>
        <w:r w:rsidR="005A5AB6" w:rsidRPr="00E52918" w:rsidDel="00782D0E">
          <w:delText xml:space="preserve">, </w:delText>
        </w:r>
        <w:r w:rsidR="00456E5E" w:rsidDel="00782D0E">
          <w:delText xml:space="preserve">we have attempted to make some of them in the </w:delText>
        </w:r>
        <w:r w:rsidR="00456E5E" w:rsidRPr="00887A21" w:rsidDel="00782D0E">
          <w:rPr>
            <w:i/>
            <w:iCs/>
          </w:rPr>
          <w:delText>S. cerevisiae</w:delText>
        </w:r>
        <w:r w:rsidR="00456E5E" w:rsidDel="00782D0E">
          <w:delText xml:space="preserve"> genomic copy of Gsp1 (Supplementary File 1 Table </w:delText>
        </w:r>
        <w:r w:rsidR="000F4805" w:rsidDel="00782D0E">
          <w:delText>3</w:delText>
        </w:r>
        <w:r w:rsidR="00456E5E" w:rsidDel="00782D0E">
          <w:delText xml:space="preserve">) </w:delText>
        </w:r>
        <w:r w:rsidR="002A7B5F" w:rsidDel="00782D0E">
          <w:delText xml:space="preserve">but </w:delText>
        </w:r>
        <w:r w:rsidR="00456E5E" w:rsidDel="00782D0E">
          <w:delText>none of them were viable.</w:delText>
        </w:r>
      </w:del>
    </w:p>
    <w:p w14:paraId="3AFB2657" w14:textId="77777777" w:rsidR="00887A21" w:rsidRDefault="00887A21" w:rsidP="00887A21">
      <w:pPr>
        <w:pStyle w:val="ListParagraph"/>
        <w:numPr>
          <w:ilvl w:val="0"/>
          <w:numId w:val="9"/>
        </w:numPr>
        <w:rPr>
          <w:ins w:id="430" w:author="Tanja Kortemme" w:date="2020-08-02T14:35:00Z"/>
        </w:rPr>
      </w:pPr>
    </w:p>
    <w:p w14:paraId="66E3B85E" w14:textId="0AB26329" w:rsidR="00FE17A0" w:rsidRPr="002A7B5F" w:rsidRDefault="00887A21" w:rsidP="00887A21">
      <w:pPr>
        <w:pStyle w:val="ListParagraph"/>
        <w:numPr>
          <w:ilvl w:val="0"/>
          <w:numId w:val="9"/>
        </w:numPr>
      </w:pPr>
      <w:ins w:id="431" w:author="Tanja Kortemme" w:date="2020-08-02T14:36:00Z">
        <w:r>
          <w:t xml:space="preserve">Finally, </w:t>
        </w:r>
      </w:ins>
      <w:ins w:id="432" w:author="Tanja Kortemme" w:date="2020-08-02T15:09:00Z">
        <w:r w:rsidR="00B60F9C">
          <w:t>a study</w:t>
        </w:r>
      </w:ins>
      <w:del w:id="433" w:author="Tanja Kortemme" w:date="2020-08-02T14:36:00Z">
        <w:r w:rsidR="00EA37D1" w:rsidDel="00887A21">
          <w:delText>W</w:delText>
        </w:r>
      </w:del>
      <w:del w:id="434" w:author="Tanja Kortemme" w:date="2020-08-02T14:37:00Z">
        <w:r w:rsidR="00EA37D1" w:rsidDel="009741F6">
          <w:delText xml:space="preserve">e do, however, </w:delText>
        </w:r>
        <w:r w:rsidR="00A90CD5" w:rsidDel="009741F6">
          <w:delText>share the Reviewer’s vision of the next thing to do</w:delText>
        </w:r>
        <w:r w:rsidR="00EA37D1" w:rsidDel="009741F6">
          <w:delText>, but we believe that</w:delText>
        </w:r>
      </w:del>
      <w:del w:id="435" w:author="Tanja Kortemme" w:date="2020-08-02T15:09:00Z">
        <w:r w:rsidR="00EA37D1" w:rsidDel="00B60F9C">
          <w:delText xml:space="preserve"> t</w:delText>
        </w:r>
        <w:r w:rsidR="005B29B6" w:rsidRPr="00E52918" w:rsidDel="00B60F9C">
          <w:delText>he experiment</w:delText>
        </w:r>
      </w:del>
      <w:r w:rsidR="005B29B6" w:rsidRPr="00E52918">
        <w:t xml:space="preserve"> </w:t>
      </w:r>
      <w:r w:rsidR="00EA37D1">
        <w:t>that</w:t>
      </w:r>
      <w:r w:rsidR="005B29B6" w:rsidRPr="00E52918">
        <w:t xml:space="preserve"> </w:t>
      </w:r>
      <w:del w:id="436" w:author="Tanja Kortemme" w:date="2020-08-02T15:00:00Z">
        <w:r w:rsidR="005B29B6" w:rsidRPr="00E52918" w:rsidDel="00F05AD3">
          <w:delText>would really</w:delText>
        </w:r>
      </w:del>
      <w:ins w:id="437" w:author="Tanja Kortemme" w:date="2020-08-02T15:00:00Z">
        <w:r w:rsidR="00F05AD3">
          <w:t>could</w:t>
        </w:r>
      </w:ins>
      <w:r w:rsidR="005B29B6" w:rsidRPr="00E52918">
        <w:t xml:space="preserve"> address the Reviewer’s point</w:t>
      </w:r>
      <w:r w:rsidR="002C0969" w:rsidRPr="00E52918">
        <w:t xml:space="preserve"> </w:t>
      </w:r>
      <w:ins w:id="438" w:author="Tanja Kortemme" w:date="2020-08-02T15:01:00Z">
        <w:r w:rsidR="001D0FF3">
          <w:t xml:space="preserve">and would test our model with a different approach </w:t>
        </w:r>
      </w:ins>
      <w:r w:rsidR="005B29B6" w:rsidRPr="00E52918">
        <w:t xml:space="preserve">would be to specifically perturb the </w:t>
      </w:r>
      <w:del w:id="439" w:author="Tanja Kortemme" w:date="2020-08-02T15:01:00Z">
        <w:r w:rsidR="005B29B6" w:rsidRPr="00E52918" w:rsidDel="00F05AD3">
          <w:delText xml:space="preserve">two sides </w:delText>
        </w:r>
      </w:del>
      <w:ins w:id="440" w:author="Tanja Kortemme" w:date="2020-08-02T15:01:00Z">
        <w:r w:rsidR="00F05AD3">
          <w:t xml:space="preserve">kinetics </w:t>
        </w:r>
      </w:ins>
      <w:r w:rsidR="005B29B6" w:rsidRPr="00E52918">
        <w:t xml:space="preserve">of the GTPase cycle </w:t>
      </w:r>
      <w:r w:rsidR="005B29B6" w:rsidRPr="001D0FF3">
        <w:rPr>
          <w:bCs/>
        </w:rPr>
        <w:t>by perturbing the GAP or the GEF</w:t>
      </w:r>
      <w:r w:rsidR="002C0969" w:rsidRPr="001D0FF3">
        <w:rPr>
          <w:bCs/>
        </w:rPr>
        <w:t xml:space="preserve"> directly</w:t>
      </w:r>
      <w:r w:rsidR="00456E5E">
        <w:t xml:space="preserve"> and compare those phenotypes to the phenotypes of the </w:t>
      </w:r>
      <w:ins w:id="441" w:author="Tanja Kortemme" w:date="2020-08-02T15:01:00Z">
        <w:r w:rsidR="00F05AD3">
          <w:t xml:space="preserve">Gsp1 </w:t>
        </w:r>
      </w:ins>
      <w:r w:rsidR="00456E5E">
        <w:t>cycle mutants</w:t>
      </w:r>
      <w:r w:rsidR="005B29B6" w:rsidRPr="00E52918">
        <w:t xml:space="preserve">. However, the </w:t>
      </w:r>
      <w:del w:id="442" w:author="Tanja Kortemme" w:date="2020-08-02T15:04:00Z">
        <w:r w:rsidR="005B29B6" w:rsidRPr="00E52918" w:rsidDel="00F16FF0">
          <w:delText xml:space="preserve">genetics </w:delText>
        </w:r>
      </w:del>
      <w:r w:rsidR="005B29B6" w:rsidRPr="00E52918">
        <w:t xml:space="preserve">tools </w:t>
      </w:r>
      <w:ins w:id="443" w:author="Tanja Kortemme" w:date="2020-08-02T15:04:00Z">
        <w:r w:rsidR="00F16FF0">
          <w:t xml:space="preserve">and constructs </w:t>
        </w:r>
      </w:ins>
      <w:r w:rsidR="005B29B6" w:rsidRPr="00E52918">
        <w:t xml:space="preserve">for </w:t>
      </w:r>
      <w:del w:id="444" w:author="Tanja Kortemme" w:date="2020-08-02T15:05:00Z">
        <w:r w:rsidR="005B29B6" w:rsidRPr="00E52918" w:rsidDel="000C7F4F">
          <w:delText>doing that in a</w:delText>
        </w:r>
      </w:del>
      <w:ins w:id="445" w:author="Tanja Kortemme" w:date="2020-08-02T15:05:00Z">
        <w:r w:rsidR="000C7F4F">
          <w:t>such</w:t>
        </w:r>
      </w:ins>
      <w:r w:rsidR="005B29B6" w:rsidRPr="00E52918">
        <w:t xml:space="preserve"> systematic </w:t>
      </w:r>
      <w:del w:id="446" w:author="Tanja Kortemme" w:date="2020-08-02T15:05:00Z">
        <w:r w:rsidR="005B29B6" w:rsidRPr="00E52918" w:rsidDel="000C7F4F">
          <w:delText xml:space="preserve">way </w:delText>
        </w:r>
      </w:del>
      <w:ins w:id="447" w:author="Tanja Kortemme" w:date="2020-08-02T15:05:00Z">
        <w:r w:rsidR="000C7F4F">
          <w:t>perturbations</w:t>
        </w:r>
        <w:r w:rsidR="000C7F4F" w:rsidRPr="00E52918">
          <w:t xml:space="preserve"> </w:t>
        </w:r>
      </w:ins>
      <w:del w:id="448" w:author="Tanja Kortemme" w:date="2020-08-02T15:05:00Z">
        <w:r w:rsidR="005B29B6" w:rsidRPr="00E52918" w:rsidDel="00FC3068">
          <w:delText xml:space="preserve">are not </w:delText>
        </w:r>
        <w:r w:rsidR="002C0969" w:rsidRPr="00E52918" w:rsidDel="00FC3068">
          <w:delText>established</w:delText>
        </w:r>
      </w:del>
      <w:ins w:id="449" w:author="Tanja Kortemme" w:date="2020-08-02T15:07:00Z">
        <w:r w:rsidR="00DD0E4D">
          <w:t>are not</w:t>
        </w:r>
      </w:ins>
      <w:ins w:id="450" w:author="Tanja Kortemme" w:date="2020-08-02T15:05:00Z">
        <w:r w:rsidR="00FC3068">
          <w:t xml:space="preserve"> </w:t>
        </w:r>
      </w:ins>
      <w:ins w:id="451" w:author="Tanja Kortemme" w:date="2020-08-02T15:06:00Z">
        <w:r w:rsidR="00FC3068">
          <w:t>established</w:t>
        </w:r>
      </w:ins>
      <w:r w:rsidR="002C0969" w:rsidRPr="00E52918">
        <w:t>, and</w:t>
      </w:r>
      <w:r w:rsidR="005B29B6" w:rsidRPr="00E52918">
        <w:t xml:space="preserve"> </w:t>
      </w:r>
      <w:ins w:id="452" w:author="Tanja Kortemme" w:date="2020-08-02T15:10:00Z">
        <w:r w:rsidR="00A97D1E">
          <w:t xml:space="preserve">we think </w:t>
        </w:r>
      </w:ins>
      <w:r w:rsidR="002C0969" w:rsidRPr="00E52918">
        <w:t>their development</w:t>
      </w:r>
      <w:ins w:id="453" w:author="Tanja Kortemme" w:date="2020-08-02T15:07:00Z">
        <w:r w:rsidR="003D3979">
          <w:t xml:space="preserve">, rigorous </w:t>
        </w:r>
      </w:ins>
      <w:ins w:id="454" w:author="Tanja Kortemme" w:date="2020-08-02T15:09:00Z">
        <w:r w:rsidR="005F709E">
          <w:t>characterization</w:t>
        </w:r>
      </w:ins>
      <w:ins w:id="455" w:author="Tanja Kortemme" w:date="2020-08-02T15:05:00Z">
        <w:r w:rsidR="009A232E">
          <w:t xml:space="preserve"> </w:t>
        </w:r>
      </w:ins>
      <w:del w:id="456" w:author="Tanja Kortemme" w:date="2020-08-02T15:06:00Z">
        <w:r w:rsidR="002C0969" w:rsidRPr="00E52918" w:rsidDel="00485080">
          <w:delText xml:space="preserve"> </w:delText>
        </w:r>
      </w:del>
      <w:r w:rsidR="00A90CD5">
        <w:t xml:space="preserve">and application </w:t>
      </w:r>
      <w:ins w:id="457" w:author="Tanja Kortemme" w:date="2020-08-02T15:06:00Z">
        <w:r w:rsidR="00B50855">
          <w:t xml:space="preserve">would </w:t>
        </w:r>
      </w:ins>
      <w:del w:id="458" w:author="Tanja Kortemme" w:date="2020-08-02T15:08:00Z">
        <w:r w:rsidR="00EA37D1" w:rsidDel="001412C7">
          <w:delText>require</w:delText>
        </w:r>
      </w:del>
      <w:del w:id="459" w:author="Tanja Kortemme" w:date="2020-08-02T15:06:00Z">
        <w:r w:rsidR="00EA37D1" w:rsidDel="00FA3D34">
          <w:delText>s</w:delText>
        </w:r>
      </w:del>
      <w:ins w:id="460" w:author="Tanja Kortemme" w:date="2020-08-02T15:16:00Z">
        <w:r w:rsidR="00FD7CEF">
          <w:t>be an entire new</w:t>
        </w:r>
      </w:ins>
      <w:del w:id="461" w:author="Tanja Kortemme" w:date="2020-08-02T15:16:00Z">
        <w:r w:rsidR="002C0969" w:rsidRPr="00E52918" w:rsidDel="00FD7CEF">
          <w:delText xml:space="preserve"> </w:delText>
        </w:r>
        <w:r w:rsidR="005B29B6" w:rsidRPr="00E52918" w:rsidDel="00FD7CEF">
          <w:delText>a</w:delText>
        </w:r>
      </w:del>
      <w:r w:rsidR="005B29B6" w:rsidRPr="00E52918">
        <w:t xml:space="preserve"> study</w:t>
      </w:r>
      <w:del w:id="462" w:author="Tanja Kortemme" w:date="2020-08-02T15:16:00Z">
        <w:r w:rsidR="006D18A4" w:rsidRPr="00E52918" w:rsidDel="0008213A">
          <w:delText xml:space="preserve"> </w:delText>
        </w:r>
      </w:del>
      <w:del w:id="463" w:author="Tanja Kortemme" w:date="2020-08-02T15:08:00Z">
        <w:r w:rsidR="006D18A4" w:rsidRPr="00E52918" w:rsidDel="00E70E98">
          <w:delText>that would</w:delText>
        </w:r>
        <w:r w:rsidR="005B29B6" w:rsidRPr="00E52918" w:rsidDel="00E70E98">
          <w:delText xml:space="preserve"> </w:delText>
        </w:r>
      </w:del>
      <w:del w:id="464" w:author="Tanja Kortemme" w:date="2020-08-02T15:06:00Z">
        <w:r w:rsidR="005B29B6" w:rsidRPr="00E52918" w:rsidDel="00364FDA">
          <w:delText>includ</w:delText>
        </w:r>
        <w:r w:rsidR="006D18A4" w:rsidRPr="00E52918" w:rsidDel="00364FDA">
          <w:delText>e</w:delText>
        </w:r>
        <w:r w:rsidR="005B29B6" w:rsidRPr="00E52918" w:rsidDel="00364FDA">
          <w:delText xml:space="preserve"> substantial methods development</w:delText>
        </w:r>
        <w:r w:rsidR="006D18A4" w:rsidRPr="00E52918" w:rsidDel="00364FDA">
          <w:delText xml:space="preserve"> and </w:delText>
        </w:r>
      </w:del>
      <w:del w:id="465" w:author="Tanja Kortemme" w:date="2020-08-02T15:07:00Z">
        <w:r w:rsidR="006D18A4" w:rsidRPr="00E52918" w:rsidDel="00040C67">
          <w:delText xml:space="preserve">be </w:delText>
        </w:r>
        <w:r w:rsidR="00456E5E" w:rsidDel="00040C67">
          <w:delText>as large as this</w:delText>
        </w:r>
      </w:del>
      <w:del w:id="466" w:author="Tanja Kortemme" w:date="2020-08-02T15:16:00Z">
        <w:r w:rsidR="00456E5E" w:rsidDel="0008213A">
          <w:delText xml:space="preserve"> </w:delText>
        </w:r>
      </w:del>
      <w:del w:id="467" w:author="Tanja Kortemme" w:date="2020-08-02T15:08:00Z">
        <w:r w:rsidR="00456E5E" w:rsidDel="00C223E9">
          <w:delText>one</w:delText>
        </w:r>
        <w:r w:rsidR="006D18A4" w:rsidRPr="00E52918" w:rsidDel="00C223E9">
          <w:delText xml:space="preserve"> in its scope</w:delText>
        </w:r>
      </w:del>
      <w:r w:rsidR="005B29B6" w:rsidRPr="00E52918">
        <w:t>.</w:t>
      </w:r>
    </w:p>
    <w:p w14:paraId="4163A641" w14:textId="77777777" w:rsidR="00F05AD3" w:rsidRDefault="00F05AD3" w:rsidP="00437E2B">
      <w:pPr>
        <w:rPr>
          <w:ins w:id="468" w:author="Tanja Kortemme" w:date="2020-08-02T15:00:00Z"/>
          <w:i/>
          <w:iCs/>
          <w:szCs w:val="22"/>
          <w:shd w:val="clear" w:color="auto" w:fill="FFFFFF"/>
        </w:rPr>
      </w:pPr>
    </w:p>
    <w:p w14:paraId="683BD477" w14:textId="212FC9F6" w:rsidR="00897788" w:rsidRPr="00171532" w:rsidRDefault="00A43B6B" w:rsidP="00437E2B">
      <w:pPr>
        <w:rPr>
          <w:i/>
          <w:iCs/>
          <w:szCs w:val="22"/>
          <w:shd w:val="clear" w:color="auto" w:fill="FFFFFF"/>
        </w:rPr>
      </w:pPr>
      <w:r w:rsidRPr="001C16D7">
        <w:rPr>
          <w:i/>
          <w:iCs/>
          <w:szCs w:val="22"/>
          <w:shd w:val="clear" w:color="auto" w:fill="FFFFFF"/>
        </w:rPr>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437E2B">
      <w:pPr>
        <w:rPr>
          <w:i/>
          <w:iCs/>
          <w:szCs w:val="22"/>
          <w:shd w:val="clear" w:color="auto" w:fill="FFFFFF"/>
        </w:rPr>
      </w:pPr>
      <w:r w:rsidRPr="001C16D7">
        <w:rPr>
          <w:i/>
          <w:iCs/>
          <w:szCs w:val="22"/>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w:t>
      </w:r>
      <w:r w:rsidRPr="00927071">
        <w:rPr>
          <w:i/>
          <w:iCs/>
          <w:szCs w:val="22"/>
          <w:u w:val="single"/>
          <w:shd w:val="clear" w:color="auto" w:fill="FFFFFF"/>
        </w:rPr>
        <w:t>kcat/Km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kcat/Km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5CB1A50E" w14:textId="01A3D62A" w:rsidR="00ED271D" w:rsidRDefault="00927071" w:rsidP="00ED271D">
      <w:pPr>
        <w:rPr>
          <w:color w:val="000000" w:themeColor="text1"/>
          <w:szCs w:val="22"/>
        </w:rPr>
      </w:pPr>
      <w:ins w:id="469" w:author="Tanja Kortemme" w:date="2020-08-02T15:32:00Z">
        <w:r>
          <w:rPr>
            <w:color w:val="000000" w:themeColor="text1"/>
            <w:szCs w:val="22"/>
          </w:rPr>
          <w:t xml:space="preserve">Instead of using a standard Michaelis-Menten approach, as used for the GEF data, </w:t>
        </w:r>
      </w:ins>
      <w:del w:id="470" w:author="Tanja Kortemme" w:date="2020-08-02T15:32:00Z">
        <w:r w:rsidR="00ED271D" w:rsidRPr="00E52918" w:rsidDel="00927071">
          <w:rPr>
            <w:color w:val="000000" w:themeColor="text1"/>
            <w:szCs w:val="22"/>
          </w:rPr>
          <w:delText xml:space="preserve">The reviewer’s reading of our Methods section is correct, </w:delText>
        </w:r>
        <w:r w:rsidR="00ED271D" w:rsidDel="00927071">
          <w:rPr>
            <w:color w:val="000000" w:themeColor="text1"/>
            <w:szCs w:val="22"/>
          </w:rPr>
          <w:delText>as</w:delText>
        </w:r>
        <w:r w:rsidR="00ED271D" w:rsidRPr="00E52918" w:rsidDel="00927071">
          <w:rPr>
            <w:color w:val="000000" w:themeColor="text1"/>
            <w:szCs w:val="22"/>
          </w:rPr>
          <w:delText xml:space="preserve"> we have </w:delText>
        </w:r>
        <w:r w:rsidR="00ED271D" w:rsidDel="00927071">
          <w:rPr>
            <w:color w:val="000000" w:themeColor="text1"/>
            <w:szCs w:val="22"/>
          </w:rPr>
          <w:delText xml:space="preserve">indeed </w:delText>
        </w:r>
      </w:del>
      <w:ins w:id="471" w:author="Tanja Kortemme" w:date="2020-08-02T15:32:00Z">
        <w:r>
          <w:rPr>
            <w:color w:val="000000" w:themeColor="text1"/>
            <w:szCs w:val="22"/>
          </w:rPr>
          <w:t xml:space="preserve">we </w:t>
        </w:r>
      </w:ins>
      <w:r w:rsidR="00ED271D" w:rsidRPr="00E52918">
        <w:rPr>
          <w:color w:val="000000" w:themeColor="text1"/>
          <w:szCs w:val="22"/>
        </w:rPr>
        <w:t>determined the k</w:t>
      </w:r>
      <w:r w:rsidR="00ED271D" w:rsidRPr="00E52918">
        <w:rPr>
          <w:color w:val="000000" w:themeColor="text1"/>
          <w:szCs w:val="22"/>
          <w:vertAlign w:val="subscript"/>
        </w:rPr>
        <w:t>cat</w:t>
      </w:r>
      <w:r w:rsidR="00ED271D" w:rsidRPr="00E52918">
        <w:rPr>
          <w:color w:val="000000" w:themeColor="text1"/>
          <w:szCs w:val="22"/>
        </w:rPr>
        <w:t xml:space="preserve"> and K</w:t>
      </w:r>
      <w:r w:rsidR="00ED271D" w:rsidRPr="00E52918">
        <w:rPr>
          <w:color w:val="000000" w:themeColor="text1"/>
          <w:szCs w:val="22"/>
          <w:vertAlign w:val="subscript"/>
        </w:rPr>
        <w:t>m</w:t>
      </w:r>
      <w:r w:rsidR="00ED271D" w:rsidRPr="00E52918">
        <w:rPr>
          <w:color w:val="000000" w:themeColor="text1"/>
          <w:szCs w:val="22"/>
        </w:rPr>
        <w:t xml:space="preserve"> parameters for the GAP-mediated hydrolysis by fitting the </w:t>
      </w:r>
      <w:r w:rsidR="00ED271D" w:rsidRPr="00927071">
        <w:rPr>
          <w:b/>
          <w:i/>
          <w:color w:val="000000" w:themeColor="text1"/>
          <w:szCs w:val="22"/>
        </w:rPr>
        <w:t>integrated</w:t>
      </w:r>
      <w:r w:rsidR="00ED271D" w:rsidRPr="00E52918">
        <w:rPr>
          <w:color w:val="000000" w:themeColor="text1"/>
          <w:szCs w:val="22"/>
        </w:rPr>
        <w:t xml:space="preserve"> Michaelis-Menten equation</w:t>
      </w:r>
      <w:r w:rsidR="00ED271D">
        <w:rPr>
          <w:color w:val="000000" w:themeColor="text1"/>
          <w:szCs w:val="22"/>
        </w:rPr>
        <w:t xml:space="preserve"> to the </w:t>
      </w:r>
      <w:r w:rsidR="00ED271D" w:rsidRPr="00927071">
        <w:rPr>
          <w:b/>
          <w:i/>
          <w:color w:val="000000" w:themeColor="text1"/>
          <w:szCs w:val="22"/>
        </w:rPr>
        <w:t>full</w:t>
      </w:r>
      <w:r w:rsidR="00ED271D">
        <w:rPr>
          <w:color w:val="000000" w:themeColor="text1"/>
          <w:szCs w:val="22"/>
        </w:rPr>
        <w:t xml:space="preserve"> reaction progress curve, which was continuously monitored from [S] &gt;&gt; K</w:t>
      </w:r>
      <w:ins w:id="472" w:author="Tanja Kortemme" w:date="2020-08-02T15:34:00Z">
        <w:r w:rsidRPr="00E52918">
          <w:rPr>
            <w:color w:val="000000" w:themeColor="text1"/>
            <w:szCs w:val="22"/>
            <w:vertAlign w:val="subscript"/>
          </w:rPr>
          <w:t>m</w:t>
        </w:r>
      </w:ins>
      <w:del w:id="473" w:author="Tanja Kortemme" w:date="2020-08-02T15:34:00Z">
        <w:r w:rsidR="00ED271D" w:rsidDel="00927071">
          <w:rPr>
            <w:color w:val="000000" w:themeColor="text1"/>
            <w:szCs w:val="22"/>
          </w:rPr>
          <w:delText>m</w:delText>
        </w:r>
      </w:del>
      <w:r w:rsidR="00ED271D">
        <w:rPr>
          <w:color w:val="000000" w:themeColor="text1"/>
          <w:szCs w:val="22"/>
        </w:rPr>
        <w:t xml:space="preserve"> at the initial time point to [S] &lt;&lt; K</w:t>
      </w:r>
      <w:ins w:id="474" w:author="Tanja Kortemme" w:date="2020-08-02T15:34:00Z">
        <w:r w:rsidRPr="00E52918">
          <w:rPr>
            <w:color w:val="000000" w:themeColor="text1"/>
            <w:szCs w:val="22"/>
            <w:vertAlign w:val="subscript"/>
          </w:rPr>
          <w:t>m</w:t>
        </w:r>
      </w:ins>
      <w:del w:id="475" w:author="Tanja Kortemme" w:date="2020-08-02T15:34:00Z">
        <w:r w:rsidR="00ED271D" w:rsidDel="00927071">
          <w:rPr>
            <w:color w:val="000000" w:themeColor="text1"/>
            <w:szCs w:val="22"/>
          </w:rPr>
          <w:delText>m</w:delText>
        </w:r>
      </w:del>
      <w:r w:rsidR="00ED271D">
        <w:rPr>
          <w:color w:val="000000" w:themeColor="text1"/>
          <w:szCs w:val="22"/>
        </w:rPr>
        <w:t xml:space="preserve"> at the final time point as discussed below</w:t>
      </w:r>
      <w:r w:rsidR="00ED271D" w:rsidRPr="00E52918">
        <w:rPr>
          <w:color w:val="000000" w:themeColor="text1"/>
          <w:szCs w:val="22"/>
        </w:rPr>
        <w:t xml:space="preserve">. </w:t>
      </w:r>
      <w:commentRangeStart w:id="476"/>
      <w:r w:rsidR="00ED271D" w:rsidRPr="00E52918">
        <w:rPr>
          <w:color w:val="000000" w:themeColor="text1"/>
          <w:szCs w:val="22"/>
        </w:rPr>
        <w:t xml:space="preserve">However, the error bars were higher for the GAP than the GEF experiments for different reasons. </w:t>
      </w:r>
      <w:commentRangeEnd w:id="476"/>
      <w:r w:rsidR="007D1CF0">
        <w:rPr>
          <w:rStyle w:val="CommentReference"/>
        </w:rPr>
        <w:commentReference w:id="476"/>
      </w:r>
      <w:r w:rsidR="00ED271D" w:rsidRPr="00E52918">
        <w:rPr>
          <w:color w:val="000000" w:themeColor="text1"/>
          <w:szCs w:val="22"/>
        </w:rPr>
        <w:t xml:space="preserve">First, </w:t>
      </w:r>
      <w:r w:rsidR="00ED271D">
        <w:rPr>
          <w:color w:val="000000" w:themeColor="text1"/>
          <w:szCs w:val="22"/>
        </w:rPr>
        <w:t xml:space="preserve">in the initial manuscript </w:t>
      </w:r>
      <w:r w:rsidR="00ED271D" w:rsidRPr="00E52918">
        <w:rPr>
          <w:color w:val="000000" w:themeColor="text1"/>
          <w:szCs w:val="22"/>
        </w:rPr>
        <w:t>we reported standard errors</w:t>
      </w:r>
      <w:r w:rsidR="00ED271D">
        <w:rPr>
          <w:color w:val="000000" w:themeColor="text1"/>
          <w:szCs w:val="22"/>
        </w:rPr>
        <w:t xml:space="preserve"> (</w:t>
      </w:r>
      <w:proofErr w:type="spellStart"/>
      <w:r w:rsidR="00ED271D">
        <w:rPr>
          <w:color w:val="000000" w:themeColor="text1"/>
          <w:szCs w:val="22"/>
        </w:rPr>
        <w:t>std.dev</w:t>
      </w:r>
      <w:proofErr w:type="spellEnd"/>
      <w:r w:rsidR="00ED271D">
        <w:rPr>
          <w:color w:val="000000" w:themeColor="text1"/>
          <w:szCs w:val="22"/>
        </w:rPr>
        <w:t>/sqrt(n))</w:t>
      </w:r>
      <w:r w:rsidR="00ED271D" w:rsidRPr="00E52918">
        <w:rPr>
          <w:color w:val="000000" w:themeColor="text1"/>
          <w:szCs w:val="22"/>
        </w:rPr>
        <w:t xml:space="preserve"> for the GEF data and standard deviations for the GAP data. In addition, we overestimated the standard deviations of the k</w:t>
      </w:r>
      <w:r w:rsidR="00ED271D" w:rsidRPr="00E52918">
        <w:rPr>
          <w:color w:val="000000" w:themeColor="text1"/>
          <w:szCs w:val="22"/>
          <w:vertAlign w:val="subscript"/>
        </w:rPr>
        <w:t>cat</w:t>
      </w:r>
      <w:r w:rsidR="00ED271D" w:rsidRPr="00E52918">
        <w:rPr>
          <w:color w:val="000000" w:themeColor="text1"/>
          <w:szCs w:val="22"/>
        </w:rPr>
        <w:t>/K</w:t>
      </w:r>
      <w:r w:rsidR="00ED271D" w:rsidRPr="00E52918">
        <w:rPr>
          <w:color w:val="000000" w:themeColor="text1"/>
          <w:szCs w:val="22"/>
          <w:vertAlign w:val="subscript"/>
        </w:rPr>
        <w:t>m</w:t>
      </w:r>
      <w:r w:rsidR="00ED271D" w:rsidRPr="00E52918">
        <w:rPr>
          <w:color w:val="000000" w:themeColor="text1"/>
          <w:szCs w:val="22"/>
        </w:rPr>
        <w:t xml:space="preserve"> by treating the k</w:t>
      </w:r>
      <w:r w:rsidR="00ED271D" w:rsidRPr="00E52918">
        <w:rPr>
          <w:color w:val="000000" w:themeColor="text1"/>
          <w:szCs w:val="22"/>
          <w:vertAlign w:val="subscript"/>
        </w:rPr>
        <w:t>cat</w:t>
      </w:r>
      <w:r w:rsidR="00ED271D">
        <w:rPr>
          <w:color w:val="000000" w:themeColor="text1"/>
          <w:szCs w:val="22"/>
        </w:rPr>
        <w:t xml:space="preserve"> and </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values as </w:t>
      </w:r>
      <w:r w:rsidR="00ED271D" w:rsidRPr="00E52918">
        <w:rPr>
          <w:color w:val="000000" w:themeColor="text1"/>
          <w:szCs w:val="22"/>
        </w:rPr>
        <w:t>independent</w:t>
      </w:r>
      <w:r w:rsidR="00ED271D">
        <w:rPr>
          <w:color w:val="000000" w:themeColor="text1"/>
          <w:szCs w:val="22"/>
        </w:rPr>
        <w:t xml:space="preserve"> observations, which is not the case since they are </w:t>
      </w:r>
      <w:proofErr w:type="gramStart"/>
      <w:r w:rsidR="00ED271D">
        <w:rPr>
          <w:color w:val="000000" w:themeColor="text1"/>
          <w:szCs w:val="22"/>
        </w:rPr>
        <w:t>simultaneously-determined</w:t>
      </w:r>
      <w:proofErr w:type="gramEnd"/>
      <w:r w:rsidR="00ED271D">
        <w:rPr>
          <w:color w:val="000000" w:themeColor="text1"/>
          <w:szCs w:val="22"/>
        </w:rPr>
        <w:t xml:space="preserve"> from an analysis of the same experimental data set. The correct approach, which does not assume independence of the </w:t>
      </w:r>
      <w:r w:rsidR="00ED271D" w:rsidRPr="00E52918">
        <w:rPr>
          <w:color w:val="000000" w:themeColor="text1"/>
          <w:szCs w:val="22"/>
        </w:rPr>
        <w:t>k</w:t>
      </w:r>
      <w:r w:rsidR="00ED271D" w:rsidRPr="00E52918">
        <w:rPr>
          <w:color w:val="000000" w:themeColor="text1"/>
          <w:szCs w:val="22"/>
          <w:vertAlign w:val="subscript"/>
        </w:rPr>
        <w:t>cat</w:t>
      </w:r>
      <w:r w:rsidR="00ED271D">
        <w:rPr>
          <w:color w:val="000000" w:themeColor="text1"/>
          <w:szCs w:val="22"/>
        </w:rPr>
        <w:t xml:space="preserve"> and </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values, is to estimate the error for the mean </w:t>
      </w:r>
      <w:r w:rsidR="00ED271D" w:rsidRPr="00E52918">
        <w:rPr>
          <w:color w:val="000000" w:themeColor="text1"/>
          <w:szCs w:val="22"/>
        </w:rPr>
        <w:t>k</w:t>
      </w:r>
      <w:r w:rsidR="00ED271D" w:rsidRPr="00E52918">
        <w:rPr>
          <w:color w:val="000000" w:themeColor="text1"/>
          <w:szCs w:val="22"/>
          <w:vertAlign w:val="subscript"/>
        </w:rPr>
        <w:t>cat</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directly from the variation in individual </w:t>
      </w:r>
      <w:r w:rsidR="00ED271D" w:rsidRPr="00E52918">
        <w:rPr>
          <w:color w:val="000000" w:themeColor="text1"/>
          <w:szCs w:val="22"/>
        </w:rPr>
        <w:t>k</w:t>
      </w:r>
      <w:r w:rsidR="00ED271D" w:rsidRPr="00E52918">
        <w:rPr>
          <w:color w:val="000000" w:themeColor="text1"/>
          <w:szCs w:val="22"/>
          <w:vertAlign w:val="subscript"/>
        </w:rPr>
        <w:t>cat</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values between data sets</w:t>
      </w:r>
      <w:r w:rsidR="00ED271D" w:rsidRPr="00E52918">
        <w:rPr>
          <w:color w:val="000000" w:themeColor="text1"/>
          <w:szCs w:val="22"/>
        </w:rPr>
        <w:t xml:space="preserve">. We now report correctly calculated </w:t>
      </w:r>
      <w:r w:rsidR="00ED271D" w:rsidRPr="003D6C70">
        <w:rPr>
          <w:color w:val="000000" w:themeColor="text1"/>
          <w:szCs w:val="22"/>
          <w:u w:val="single"/>
        </w:rPr>
        <w:t>standard errors</w:t>
      </w:r>
      <w:r w:rsidR="00ED271D" w:rsidRPr="00E52918">
        <w:rPr>
          <w:color w:val="000000" w:themeColor="text1"/>
          <w:szCs w:val="22"/>
        </w:rPr>
        <w:t xml:space="preserve"> and numbers of replicates for both the GAP and the GEF experiments. In addition, we now added more replicates </w:t>
      </w:r>
      <w:r w:rsidR="00ED271D">
        <w:rPr>
          <w:color w:val="000000" w:themeColor="text1"/>
          <w:szCs w:val="22"/>
        </w:rPr>
        <w:t xml:space="preserve">of GAP-mediated GTP hydrolysis </w:t>
      </w:r>
      <w:r w:rsidR="00ED271D" w:rsidRPr="00E52918">
        <w:rPr>
          <w:color w:val="000000" w:themeColor="text1"/>
          <w:szCs w:val="22"/>
        </w:rPr>
        <w:t>for the mutants that had high error bars, resulting in parameter values in which we are</w:t>
      </w:r>
      <w:r w:rsidR="00ED271D">
        <w:rPr>
          <w:color w:val="000000" w:themeColor="text1"/>
          <w:szCs w:val="22"/>
        </w:rPr>
        <w:t xml:space="preserve"> now</w:t>
      </w:r>
      <w:r w:rsidR="00ED271D" w:rsidRPr="00E52918">
        <w:rPr>
          <w:color w:val="000000" w:themeColor="text1"/>
          <w:szCs w:val="22"/>
        </w:rPr>
        <w:t xml:space="preserve"> more confident</w:t>
      </w:r>
      <w:r w:rsidR="00ED271D">
        <w:rPr>
          <w:color w:val="000000" w:themeColor="text1"/>
          <w:szCs w:val="22"/>
        </w:rPr>
        <w:t xml:space="preserve"> (Fig. 3a Extended Data Fig. 6, as well as individual curves in Supplementary File 1 Fig. 3)</w:t>
      </w:r>
      <w:r w:rsidR="00ED271D" w:rsidRPr="00E52918">
        <w:rPr>
          <w:color w:val="000000" w:themeColor="text1"/>
          <w:szCs w:val="22"/>
        </w:rPr>
        <w:t>.</w:t>
      </w:r>
    </w:p>
    <w:p w14:paraId="2615EF3E" w14:textId="13EC0D8E" w:rsidR="00ED271D" w:rsidRPr="00E52918" w:rsidRDefault="00927071" w:rsidP="00ED271D">
      <w:pPr>
        <w:rPr>
          <w:color w:val="000000" w:themeColor="text1"/>
          <w:szCs w:val="22"/>
        </w:rPr>
      </w:pPr>
      <w:ins w:id="477" w:author="Tanja Kortemme" w:date="2020-08-02T15:35:00Z">
        <w:r>
          <w:rPr>
            <w:color w:val="000000" w:themeColor="text1"/>
            <w:szCs w:val="22"/>
          </w:rPr>
          <w:t>In the following</w:t>
        </w:r>
      </w:ins>
      <w:ins w:id="478" w:author="Tanja Kortemme" w:date="2020-08-02T15:36:00Z">
        <w:r>
          <w:rPr>
            <w:color w:val="000000" w:themeColor="text1"/>
            <w:szCs w:val="22"/>
          </w:rPr>
          <w:t>, w</w:t>
        </w:r>
      </w:ins>
      <w:del w:id="479" w:author="Tanja Kortemme" w:date="2020-08-02T15:36:00Z">
        <w:r w:rsidR="00ED271D" w:rsidDel="00927071">
          <w:rPr>
            <w:color w:val="000000" w:themeColor="text1"/>
            <w:szCs w:val="22"/>
          </w:rPr>
          <w:delText>W</w:delText>
        </w:r>
      </w:del>
      <w:r w:rsidR="00ED271D">
        <w:rPr>
          <w:color w:val="000000" w:themeColor="text1"/>
          <w:szCs w:val="22"/>
        </w:rPr>
        <w:t xml:space="preserve">e </w:t>
      </w:r>
      <w:del w:id="480" w:author="Tanja Kortemme" w:date="2020-08-02T15:36:00Z">
        <w:r w:rsidR="00ED271D" w:rsidDel="00E43FD8">
          <w:rPr>
            <w:color w:val="000000" w:themeColor="text1"/>
            <w:szCs w:val="22"/>
          </w:rPr>
          <w:delText xml:space="preserve">also </w:delText>
        </w:r>
      </w:del>
      <w:r w:rsidR="00ED271D">
        <w:rPr>
          <w:color w:val="000000" w:themeColor="text1"/>
          <w:szCs w:val="22"/>
        </w:rPr>
        <w:t>want to address the reviewer’s comment that k</w:t>
      </w:r>
      <w:r w:rsidR="00ED271D" w:rsidRPr="003D6C70">
        <w:rPr>
          <w:color w:val="000000" w:themeColor="text1"/>
          <w:szCs w:val="22"/>
          <w:vertAlign w:val="subscript"/>
        </w:rPr>
        <w:t xml:space="preserve">cat </w:t>
      </w:r>
      <w:r w:rsidR="00ED271D">
        <w:rPr>
          <w:color w:val="000000" w:themeColor="text1"/>
          <w:szCs w:val="22"/>
        </w:rPr>
        <w:t>and K</w:t>
      </w:r>
      <w:r w:rsidR="00ED271D" w:rsidRPr="003D6C70">
        <w:rPr>
          <w:color w:val="000000" w:themeColor="text1"/>
          <w:szCs w:val="22"/>
          <w:vertAlign w:val="subscript"/>
        </w:rPr>
        <w:t>m</w:t>
      </w:r>
      <w:r w:rsidR="00ED271D">
        <w:rPr>
          <w:color w:val="000000" w:themeColor="text1"/>
          <w:szCs w:val="22"/>
        </w:rPr>
        <w:t xml:space="preserve"> cannot be reliably determined from data acquired at a single substrate concentration</w:t>
      </w:r>
      <w:ins w:id="481" w:author="Tanja Kortemme" w:date="2020-08-02T15:36:00Z">
        <w:r>
          <w:rPr>
            <w:color w:val="000000" w:themeColor="text1"/>
            <w:szCs w:val="22"/>
          </w:rPr>
          <w:t xml:space="preserve"> in more d</w:t>
        </w:r>
        <w:r w:rsidR="00141453">
          <w:rPr>
            <w:color w:val="000000" w:themeColor="text1"/>
            <w:szCs w:val="22"/>
          </w:rPr>
          <w:t>etail</w:t>
        </w:r>
      </w:ins>
      <w:r w:rsidR="00ED271D">
        <w:rPr>
          <w:color w:val="000000" w:themeColor="text1"/>
          <w:szCs w:val="22"/>
        </w:rPr>
        <w:t>. First, we want to explain our reasons for using</w:t>
      </w:r>
      <w:ins w:id="482" w:author="Tanja Kortemme" w:date="2020-08-02T15:36:00Z">
        <w:r w:rsidR="00E43FD8">
          <w:rPr>
            <w:color w:val="000000" w:themeColor="text1"/>
            <w:szCs w:val="22"/>
          </w:rPr>
          <w:t xml:space="preserve"> the</w:t>
        </w:r>
      </w:ins>
      <w:r w:rsidR="00ED271D">
        <w:rPr>
          <w:color w:val="000000" w:themeColor="text1"/>
          <w:szCs w:val="22"/>
        </w:rPr>
        <w:t xml:space="preserve"> integrated Michaelis-Menten</w:t>
      </w:r>
      <w:ins w:id="483" w:author="Tanja Kortemme" w:date="2020-08-02T15:36:00Z">
        <w:r w:rsidR="00E40F8A">
          <w:rPr>
            <w:color w:val="000000" w:themeColor="text1"/>
            <w:szCs w:val="22"/>
          </w:rPr>
          <w:t xml:space="preserve"> formalism</w:t>
        </w:r>
      </w:ins>
      <w:r w:rsidR="00ED271D">
        <w:rPr>
          <w:color w:val="000000" w:themeColor="text1"/>
          <w:szCs w:val="22"/>
        </w:rPr>
        <w:t>, followed by a general discussion about the accuracy of the method.</w:t>
      </w:r>
    </w:p>
    <w:p w14:paraId="405E4BD2" w14:textId="1C6996F0" w:rsidR="0027243C" w:rsidRPr="00E52918" w:rsidRDefault="006934BD" w:rsidP="00437E2B">
      <w:pPr>
        <w:rPr>
          <w:b/>
          <w:bCs/>
          <w:color w:val="000000" w:themeColor="text1"/>
          <w:szCs w:val="22"/>
        </w:rPr>
      </w:pPr>
      <w:r w:rsidRPr="00E52918">
        <w:rPr>
          <w:b/>
          <w:bCs/>
          <w:color w:val="000000" w:themeColor="text1"/>
          <w:szCs w:val="22"/>
        </w:rPr>
        <w:t>1. Comparison of GEF and GAP assays</w:t>
      </w:r>
      <w:r w:rsidR="003D6C70">
        <w:rPr>
          <w:b/>
          <w:bCs/>
          <w:color w:val="000000" w:themeColor="text1"/>
          <w:szCs w:val="22"/>
        </w:rPr>
        <w:t xml:space="preserve"> and motivation for using integrated Michaelis-Menten equation to estimate the kinetic parameters of GTP hydrolysis</w:t>
      </w:r>
    </w:p>
    <w:p w14:paraId="7C8F7E51" w14:textId="1503E8FB" w:rsidR="005518CD" w:rsidRPr="00E52918" w:rsidRDefault="0062495C" w:rsidP="00437E2B">
      <w:pPr>
        <w:rPr>
          <w:color w:val="000000" w:themeColor="text1"/>
          <w:szCs w:val="22"/>
        </w:rPr>
      </w:pPr>
      <w:r w:rsidRPr="00E52918">
        <w:rPr>
          <w:color w:val="000000" w:themeColor="text1"/>
          <w:szCs w:val="22"/>
        </w:rPr>
        <w:t xml:space="preserve">A </w:t>
      </w:r>
      <w:r w:rsidR="00C378CA">
        <w:rPr>
          <w:color w:val="000000" w:themeColor="text1"/>
          <w:szCs w:val="22"/>
        </w:rPr>
        <w:t xml:space="preserve">general </w:t>
      </w:r>
      <w:r w:rsidRPr="00E52918">
        <w:rPr>
          <w:color w:val="000000" w:themeColor="text1"/>
          <w:szCs w:val="22"/>
        </w:rPr>
        <w:t xml:space="preserve">difficulty with </w:t>
      </w:r>
      <w:r w:rsidR="00C378CA">
        <w:rPr>
          <w:color w:val="000000" w:themeColor="text1"/>
          <w:szCs w:val="22"/>
        </w:rPr>
        <w:t xml:space="preserve">our </w:t>
      </w:r>
      <w:r w:rsidRPr="00E52918">
        <w:rPr>
          <w:color w:val="000000" w:themeColor="text1"/>
          <w:szCs w:val="22"/>
        </w:rPr>
        <w:t xml:space="preserve">measurements of </w:t>
      </w:r>
      <w:r w:rsidR="005518CD" w:rsidRPr="00E52918">
        <w:rPr>
          <w:color w:val="000000" w:themeColor="text1"/>
          <w:szCs w:val="22"/>
        </w:rPr>
        <w:t xml:space="preserve">both GAP and GEF </w:t>
      </w:r>
      <w:r w:rsidRPr="00E52918">
        <w:rPr>
          <w:color w:val="000000" w:themeColor="text1"/>
          <w:szCs w:val="22"/>
        </w:rPr>
        <w:t>GTPase kinetics of RAN/Gsp1 is the low K</w:t>
      </w:r>
      <w:r w:rsidRPr="00E52918">
        <w:rPr>
          <w:color w:val="000000" w:themeColor="text1"/>
          <w:szCs w:val="22"/>
          <w:vertAlign w:val="subscript"/>
        </w:rPr>
        <w:t>m</w:t>
      </w:r>
      <w:r w:rsidRPr="00E52918">
        <w:rPr>
          <w:color w:val="000000" w:themeColor="text1"/>
          <w:szCs w:val="22"/>
        </w:rPr>
        <w:t xml:space="preserve"> and high k</w:t>
      </w:r>
      <w:r w:rsidRPr="00E52918">
        <w:rPr>
          <w:color w:val="000000" w:themeColor="text1"/>
          <w:szCs w:val="22"/>
          <w:vertAlign w:val="subscript"/>
        </w:rPr>
        <w:t>cat</w:t>
      </w:r>
      <w:r w:rsidRPr="00E52918">
        <w:rPr>
          <w:color w:val="000000" w:themeColor="text1"/>
          <w:szCs w:val="22"/>
        </w:rPr>
        <w:t xml:space="preserve"> values compared to</w:t>
      </w:r>
      <w:r w:rsidR="008C49A2" w:rsidRPr="00E52918">
        <w:rPr>
          <w:color w:val="000000" w:themeColor="text1"/>
          <w:szCs w:val="22"/>
        </w:rPr>
        <w:t xml:space="preserve"> the </w:t>
      </w:r>
      <w:r w:rsidR="005518CD" w:rsidRPr="00E52918">
        <w:rPr>
          <w:i/>
          <w:iCs/>
          <w:color w:val="000000" w:themeColor="text1"/>
          <w:szCs w:val="22"/>
        </w:rPr>
        <w:t>in vitro</w:t>
      </w:r>
      <w:r w:rsidR="005518CD" w:rsidRPr="00E52918">
        <w:rPr>
          <w:color w:val="000000" w:themeColor="text1"/>
          <w:szCs w:val="22"/>
        </w:rPr>
        <w:t xml:space="preserve"> </w:t>
      </w:r>
      <w:r w:rsidR="008C49A2" w:rsidRPr="00E52918">
        <w:rPr>
          <w:color w:val="000000" w:themeColor="text1"/>
          <w:szCs w:val="22"/>
        </w:rPr>
        <w:t xml:space="preserve">measured </w:t>
      </w:r>
      <w:r w:rsidR="005518CD" w:rsidRPr="00E52918">
        <w:rPr>
          <w:color w:val="000000" w:themeColor="text1"/>
          <w:szCs w:val="22"/>
        </w:rPr>
        <w:t xml:space="preserve">values </w:t>
      </w:r>
      <w:r w:rsidR="008C49A2" w:rsidRPr="00E52918">
        <w:rPr>
          <w:color w:val="000000" w:themeColor="text1"/>
          <w:szCs w:val="22"/>
        </w:rPr>
        <w:t>of</w:t>
      </w:r>
      <w:r w:rsidR="005518CD" w:rsidRPr="00E52918">
        <w:rPr>
          <w:color w:val="000000" w:themeColor="text1"/>
          <w:szCs w:val="22"/>
        </w:rPr>
        <w:t xml:space="preserve"> </w:t>
      </w:r>
      <w:r w:rsidRPr="00E52918">
        <w:rPr>
          <w:color w:val="000000" w:themeColor="text1"/>
          <w:szCs w:val="22"/>
        </w:rPr>
        <w:t xml:space="preserve">other </w:t>
      </w:r>
      <w:r w:rsidR="00F64537" w:rsidRPr="00E52918">
        <w:rPr>
          <w:color w:val="000000" w:themeColor="text1"/>
          <w:szCs w:val="22"/>
        </w:rPr>
        <w:t>small</w:t>
      </w:r>
      <w:r w:rsidRPr="00E52918">
        <w:rPr>
          <w:color w:val="000000" w:themeColor="text1"/>
          <w:szCs w:val="22"/>
        </w:rPr>
        <w:t xml:space="preserve"> GTPases and their GAPs and GEFs</w:t>
      </w:r>
      <w:r w:rsidR="00C378CA">
        <w:rPr>
          <w:color w:val="000000" w:themeColor="text1"/>
          <w:szCs w:val="22"/>
        </w:rPr>
        <w:t xml:space="preserve"> and </w:t>
      </w:r>
      <w:ins w:id="484" w:author="Tanja Kortemme" w:date="2020-08-02T15:37:00Z">
        <w:r w:rsidR="00130A0C">
          <w:rPr>
            <w:color w:val="000000" w:themeColor="text1"/>
            <w:szCs w:val="22"/>
          </w:rPr>
          <w:t xml:space="preserve">the </w:t>
        </w:r>
      </w:ins>
      <w:r w:rsidR="00C378CA">
        <w:rPr>
          <w:color w:val="000000" w:themeColor="text1"/>
          <w:szCs w:val="22"/>
        </w:rPr>
        <w:t>relatively weak biochemical effects of mutations that are viable in yeast</w:t>
      </w:r>
      <w:r w:rsidRPr="00E52918">
        <w:rPr>
          <w:color w:val="000000" w:themeColor="text1"/>
          <w:szCs w:val="22"/>
        </w:rPr>
        <w:t>.</w:t>
      </w:r>
      <w:r w:rsidR="005518CD" w:rsidRPr="00E52918">
        <w:rPr>
          <w:color w:val="000000" w:themeColor="text1"/>
          <w:szCs w:val="22"/>
        </w:rPr>
        <w:t xml:space="preserve"> </w:t>
      </w:r>
    </w:p>
    <w:p w14:paraId="27EDF11F" w14:textId="12023ECA" w:rsidR="00CB59D8" w:rsidRPr="00E52918" w:rsidRDefault="0062495C" w:rsidP="00437E2B">
      <w:pPr>
        <w:rPr>
          <w:color w:val="000000" w:themeColor="text1"/>
          <w:szCs w:val="22"/>
        </w:rPr>
      </w:pPr>
      <w:r w:rsidRPr="00E52918">
        <w:rPr>
          <w:color w:val="000000" w:themeColor="text1"/>
          <w:szCs w:val="22"/>
        </w:rPr>
        <w:lastRenderedPageBreak/>
        <w:t xml:space="preserve">For the GEF assay we </w:t>
      </w:r>
      <w:del w:id="485" w:author="Tanja Kortemme" w:date="2020-08-02T15:38:00Z">
        <w:r w:rsidRPr="00E52918" w:rsidDel="003C41F2">
          <w:rPr>
            <w:color w:val="000000" w:themeColor="text1"/>
            <w:szCs w:val="22"/>
          </w:rPr>
          <w:delText xml:space="preserve">could </w:delText>
        </w:r>
      </w:del>
      <w:ins w:id="486" w:author="Tanja Kortemme" w:date="2020-08-02T15:38:00Z">
        <w:r w:rsidR="003C41F2">
          <w:rPr>
            <w:color w:val="000000" w:themeColor="text1"/>
            <w:szCs w:val="22"/>
          </w:rPr>
          <w:t>we</w:t>
        </w:r>
        <w:r w:rsidR="003677DD">
          <w:rPr>
            <w:color w:val="000000" w:themeColor="text1"/>
            <w:szCs w:val="22"/>
          </w:rPr>
          <w:t>re</w:t>
        </w:r>
        <w:r w:rsidR="003C41F2">
          <w:rPr>
            <w:color w:val="000000" w:themeColor="text1"/>
            <w:szCs w:val="22"/>
          </w:rPr>
          <w:t xml:space="preserve"> able to</w:t>
        </w:r>
        <w:r w:rsidR="003C41F2" w:rsidRPr="00E52918">
          <w:rPr>
            <w:color w:val="000000" w:themeColor="text1"/>
            <w:szCs w:val="22"/>
          </w:rPr>
          <w:t xml:space="preserve"> </w:t>
        </w:r>
      </w:ins>
      <w:r w:rsidRPr="00E52918">
        <w:rPr>
          <w:color w:val="000000" w:themeColor="text1"/>
          <w:szCs w:val="22"/>
        </w:rPr>
        <w:t xml:space="preserve">obtain </w:t>
      </w:r>
      <w:r w:rsidR="00CB59D8" w:rsidRPr="00E52918">
        <w:rPr>
          <w:color w:val="000000" w:themeColor="text1"/>
          <w:szCs w:val="22"/>
        </w:rPr>
        <w:t xml:space="preserve">very </w:t>
      </w:r>
      <w:r w:rsidRPr="00E52918">
        <w:rPr>
          <w:color w:val="000000" w:themeColor="text1"/>
          <w:szCs w:val="22"/>
        </w:rPr>
        <w:t>reproducible measurements</w:t>
      </w:r>
      <w:r w:rsidR="00D21229" w:rsidRPr="00E52918">
        <w:rPr>
          <w:color w:val="000000" w:themeColor="text1"/>
          <w:szCs w:val="22"/>
        </w:rPr>
        <w:t xml:space="preserve"> between biological replicates</w:t>
      </w:r>
      <w:r w:rsidRPr="00E52918">
        <w:rPr>
          <w:color w:val="000000" w:themeColor="text1"/>
          <w:szCs w:val="22"/>
        </w:rPr>
        <w:t xml:space="preserve"> </w:t>
      </w:r>
      <w:r w:rsidR="00E52918">
        <w:rPr>
          <w:color w:val="000000" w:themeColor="text1"/>
          <w:szCs w:val="22"/>
        </w:rPr>
        <w:t>by</w:t>
      </w:r>
      <w:r w:rsidR="00345001" w:rsidRPr="00E52918">
        <w:rPr>
          <w:color w:val="000000" w:themeColor="text1"/>
          <w:szCs w:val="22"/>
        </w:rPr>
        <w:t xml:space="preserve"> avoid</w:t>
      </w:r>
      <w:r w:rsidR="00E52918">
        <w:rPr>
          <w:color w:val="000000" w:themeColor="text1"/>
          <w:szCs w:val="22"/>
        </w:rPr>
        <w:t>ing</w:t>
      </w:r>
      <w:r w:rsidR="002C0969" w:rsidRPr="00E52918">
        <w:rPr>
          <w:color w:val="000000" w:themeColor="text1"/>
          <w:szCs w:val="22"/>
        </w:rPr>
        <w:t xml:space="preserve"> </w:t>
      </w:r>
      <w:r w:rsidR="00345001" w:rsidRPr="00E52918">
        <w:rPr>
          <w:color w:val="000000" w:themeColor="text1"/>
          <w:szCs w:val="22"/>
        </w:rPr>
        <w:t xml:space="preserve">the nucleotide loading step </w:t>
      </w:r>
      <w:del w:id="487" w:author="Tanja Kortemme" w:date="2020-08-02T15:38:00Z">
        <w:r w:rsidR="00345001" w:rsidRPr="00E52918" w:rsidDel="003C41F2">
          <w:rPr>
            <w:color w:val="000000" w:themeColor="text1"/>
            <w:szCs w:val="22"/>
          </w:rPr>
          <w:delText>by</w:delText>
        </w:r>
        <w:r w:rsidRPr="00E52918" w:rsidDel="003C41F2">
          <w:rPr>
            <w:color w:val="000000" w:themeColor="text1"/>
            <w:szCs w:val="22"/>
          </w:rPr>
          <w:delText xml:space="preserve"> </w:delText>
        </w:r>
      </w:del>
      <w:ins w:id="488" w:author="Tanja Kortemme" w:date="2020-08-02T15:38:00Z">
        <w:r w:rsidR="003C41F2">
          <w:rPr>
            <w:color w:val="000000" w:themeColor="text1"/>
            <w:szCs w:val="22"/>
          </w:rPr>
          <w:t>and instead</w:t>
        </w:r>
        <w:r w:rsidR="003C41F2" w:rsidRPr="00E52918">
          <w:rPr>
            <w:color w:val="000000" w:themeColor="text1"/>
            <w:szCs w:val="22"/>
          </w:rPr>
          <w:t xml:space="preserve"> </w:t>
        </w:r>
      </w:ins>
      <w:r w:rsidRPr="00E52918">
        <w:rPr>
          <w:color w:val="000000" w:themeColor="text1"/>
          <w:szCs w:val="22"/>
        </w:rPr>
        <w:t xml:space="preserve">measuring the </w:t>
      </w:r>
      <w:r w:rsidR="009319F6" w:rsidRPr="00E52918">
        <w:rPr>
          <w:color w:val="000000" w:themeColor="text1"/>
          <w:szCs w:val="22"/>
        </w:rPr>
        <w:t>decrease</w:t>
      </w:r>
      <w:r w:rsidRPr="00E52918">
        <w:rPr>
          <w:color w:val="000000" w:themeColor="text1"/>
          <w:szCs w:val="22"/>
        </w:rPr>
        <w:t xml:space="preserve"> in </w:t>
      </w:r>
      <w:del w:id="489" w:author="Tanja Kortemme" w:date="2020-08-02T15:38:00Z">
        <w:r w:rsidRPr="00E52918" w:rsidDel="0084075C">
          <w:rPr>
            <w:color w:val="000000" w:themeColor="text1"/>
            <w:szCs w:val="22"/>
          </w:rPr>
          <w:delText xml:space="preserve">Trp </w:delText>
        </w:r>
      </w:del>
      <w:ins w:id="490" w:author="Tanja Kortemme" w:date="2020-08-02T15:38:00Z">
        <w:r w:rsidR="0084075C">
          <w:rPr>
            <w:color w:val="000000" w:themeColor="text1"/>
            <w:szCs w:val="22"/>
          </w:rPr>
          <w:t>tryptophan</w:t>
        </w:r>
        <w:r w:rsidR="0084075C" w:rsidRPr="00E52918">
          <w:rPr>
            <w:color w:val="000000" w:themeColor="text1"/>
            <w:szCs w:val="22"/>
          </w:rPr>
          <w:t xml:space="preserve"> </w:t>
        </w:r>
      </w:ins>
      <w:r w:rsidRPr="00E52918">
        <w:rPr>
          <w:color w:val="000000" w:themeColor="text1"/>
          <w:szCs w:val="22"/>
        </w:rPr>
        <w:t xml:space="preserve">fluorescence </w:t>
      </w:r>
      <w:r w:rsidR="00C37022" w:rsidRPr="00E52918">
        <w:rPr>
          <w:color w:val="000000" w:themeColor="text1"/>
          <w:szCs w:val="22"/>
        </w:rPr>
        <w:t>due to</w:t>
      </w:r>
      <w:r w:rsidRPr="00E52918">
        <w:rPr>
          <w:color w:val="000000" w:themeColor="text1"/>
          <w:szCs w:val="22"/>
        </w:rPr>
        <w:t xml:space="preserve"> tryptophan to mant-group FRET</w:t>
      </w:r>
      <w:r w:rsidR="00C37022" w:rsidRPr="00E52918">
        <w:rPr>
          <w:color w:val="000000" w:themeColor="text1"/>
          <w:szCs w:val="22"/>
        </w:rPr>
        <w:t xml:space="preserve"> after GEF-mediated exchange</w:t>
      </w:r>
      <w:r w:rsidRPr="00E52918">
        <w:rPr>
          <w:color w:val="000000" w:themeColor="text1"/>
          <w:szCs w:val="22"/>
        </w:rPr>
        <w:t xml:space="preserve"> (</w:t>
      </w:r>
      <w:ins w:id="491" w:author="Tanja Kortemme" w:date="2020-08-02T15:38:00Z">
        <w:r w:rsidR="009A7205">
          <w:rPr>
            <w:color w:val="000000" w:themeColor="text1"/>
            <w:szCs w:val="22"/>
          </w:rPr>
          <w:t xml:space="preserve">as </w:t>
        </w:r>
      </w:ins>
      <w:r w:rsidRPr="00E52918">
        <w:rPr>
          <w:color w:val="000000" w:themeColor="text1"/>
          <w:szCs w:val="22"/>
        </w:rPr>
        <w:t xml:space="preserve">described in Klebe </w:t>
      </w:r>
      <w:r w:rsidRPr="00E52918">
        <w:rPr>
          <w:i/>
          <w:iCs/>
          <w:color w:val="000000" w:themeColor="text1"/>
          <w:szCs w:val="22"/>
        </w:rPr>
        <w:t>et al</w:t>
      </w:r>
      <w:r w:rsidRPr="00E52918">
        <w:rPr>
          <w:color w:val="000000" w:themeColor="text1"/>
          <w:szCs w:val="22"/>
        </w:rPr>
        <w:t>. Biochemistry, 1995</w:t>
      </w:r>
      <w:r w:rsidR="00D154D1" w:rsidRPr="00E52918">
        <w:rPr>
          <w:color w:val="000000" w:themeColor="text1"/>
          <w:szCs w:val="22"/>
        </w:rPr>
        <w:t>a</w:t>
      </w:r>
      <w:r w:rsidRPr="00E52918">
        <w:rPr>
          <w:color w:val="000000" w:themeColor="text1"/>
          <w:szCs w:val="22"/>
        </w:rPr>
        <w:t>)</w:t>
      </w:r>
      <w:r w:rsidR="00D21229" w:rsidRPr="00E52918">
        <w:rPr>
          <w:color w:val="000000" w:themeColor="text1"/>
          <w:szCs w:val="22"/>
        </w:rPr>
        <w:t>.</w:t>
      </w:r>
    </w:p>
    <w:p w14:paraId="7F8D54CA" w14:textId="5E909D3B" w:rsidR="00DB6646" w:rsidRDefault="00CB59D8" w:rsidP="00437E2B">
      <w:pPr>
        <w:rPr>
          <w:color w:val="000000" w:themeColor="text1"/>
          <w:szCs w:val="22"/>
        </w:rPr>
      </w:pPr>
      <w:r w:rsidRPr="00E52918">
        <w:rPr>
          <w:color w:val="000000" w:themeColor="text1"/>
          <w:szCs w:val="22"/>
        </w:rPr>
        <w:t xml:space="preserve">Using intrinsic </w:t>
      </w:r>
      <w:del w:id="492" w:author="Tanja Kortemme" w:date="2020-08-02T15:39:00Z">
        <w:r w:rsidRPr="00E52918" w:rsidDel="00780D74">
          <w:rPr>
            <w:color w:val="000000" w:themeColor="text1"/>
            <w:szCs w:val="22"/>
          </w:rPr>
          <w:delText xml:space="preserve">Trp </w:delText>
        </w:r>
      </w:del>
      <w:ins w:id="493" w:author="Tanja Kortemme" w:date="2020-08-02T15:39:00Z">
        <w:r w:rsidR="00780D74">
          <w:rPr>
            <w:color w:val="000000" w:themeColor="text1"/>
            <w:szCs w:val="22"/>
          </w:rPr>
          <w:t>tryptophan</w:t>
        </w:r>
        <w:r w:rsidR="00780D74" w:rsidRPr="00E52918">
          <w:rPr>
            <w:color w:val="000000" w:themeColor="text1"/>
            <w:szCs w:val="22"/>
          </w:rPr>
          <w:t xml:space="preserve"> </w:t>
        </w:r>
      </w:ins>
      <w:r w:rsidRPr="00E52918">
        <w:rPr>
          <w:color w:val="000000" w:themeColor="text1"/>
          <w:szCs w:val="22"/>
        </w:rPr>
        <w:t xml:space="preserve">fluorescence </w:t>
      </w:r>
      <w:r w:rsidR="00D154D1" w:rsidRPr="00E52918">
        <w:rPr>
          <w:color w:val="000000" w:themeColor="text1"/>
          <w:szCs w:val="22"/>
        </w:rPr>
        <w:t xml:space="preserve">can in </w:t>
      </w:r>
      <w:del w:id="494" w:author="Tanja Kortemme" w:date="2020-08-02T15:39:00Z">
        <w:r w:rsidR="00D154D1" w:rsidRPr="00E52918" w:rsidDel="00A55412">
          <w:rPr>
            <w:color w:val="000000" w:themeColor="text1"/>
            <w:szCs w:val="22"/>
          </w:rPr>
          <w:delText xml:space="preserve">theory </w:delText>
        </w:r>
      </w:del>
      <w:ins w:id="495" w:author="Tanja Kortemme" w:date="2020-08-02T15:39:00Z">
        <w:r w:rsidR="00A55412">
          <w:rPr>
            <w:color w:val="000000" w:themeColor="text1"/>
            <w:szCs w:val="22"/>
          </w:rPr>
          <w:t>pri</w:t>
        </w:r>
        <w:r w:rsidR="000F62C4">
          <w:rPr>
            <w:color w:val="000000" w:themeColor="text1"/>
            <w:szCs w:val="22"/>
          </w:rPr>
          <w:t>n</w:t>
        </w:r>
        <w:r w:rsidR="00A55412">
          <w:rPr>
            <w:color w:val="000000" w:themeColor="text1"/>
            <w:szCs w:val="22"/>
          </w:rPr>
          <w:t>ciple</w:t>
        </w:r>
        <w:r w:rsidR="00A55412" w:rsidRPr="00E52918">
          <w:rPr>
            <w:color w:val="000000" w:themeColor="text1"/>
            <w:szCs w:val="22"/>
          </w:rPr>
          <w:t xml:space="preserve"> </w:t>
        </w:r>
      </w:ins>
      <w:r w:rsidR="00D154D1" w:rsidRPr="00E52918">
        <w:rPr>
          <w:color w:val="000000" w:themeColor="text1"/>
          <w:szCs w:val="22"/>
        </w:rPr>
        <w:t xml:space="preserve">be used to measure GTP hydrolysis, as was used initially by Klebe </w:t>
      </w:r>
      <w:r w:rsidR="00D154D1" w:rsidRPr="00CE5AC4">
        <w:rPr>
          <w:i/>
          <w:iCs/>
          <w:color w:val="000000" w:themeColor="text1"/>
          <w:szCs w:val="22"/>
        </w:rPr>
        <w:t>et al</w:t>
      </w:r>
      <w:r w:rsidR="00D154D1" w:rsidRPr="00E52918">
        <w:rPr>
          <w:color w:val="000000" w:themeColor="text1"/>
          <w:szCs w:val="22"/>
        </w:rPr>
        <w:t xml:space="preserve">, Biochemistry, 1995a, but the small change of fluorescence (10%, compared to 40% upon to </w:t>
      </w:r>
      <w:del w:id="496" w:author="Tanja Kortemme" w:date="2020-08-02T15:39:00Z">
        <w:r w:rsidR="00D154D1" w:rsidRPr="00E52918" w:rsidDel="000F62C4">
          <w:rPr>
            <w:color w:val="000000" w:themeColor="text1"/>
            <w:szCs w:val="22"/>
          </w:rPr>
          <w:delText xml:space="preserve">Trp </w:delText>
        </w:r>
      </w:del>
      <w:ins w:id="497" w:author="Tanja Kortemme" w:date="2020-08-02T15:39:00Z">
        <w:r w:rsidR="000F62C4">
          <w:rPr>
            <w:color w:val="000000" w:themeColor="text1"/>
            <w:szCs w:val="22"/>
          </w:rPr>
          <w:t>tryptophan</w:t>
        </w:r>
        <w:r w:rsidR="000F62C4" w:rsidRPr="00E52918">
          <w:rPr>
            <w:color w:val="000000" w:themeColor="text1"/>
            <w:szCs w:val="22"/>
          </w:rPr>
          <w:t xml:space="preserve"> </w:t>
        </w:r>
      </w:ins>
      <w:r w:rsidR="00D154D1" w:rsidRPr="00E52918">
        <w:rPr>
          <w:color w:val="000000" w:themeColor="text1"/>
          <w:szCs w:val="22"/>
        </w:rPr>
        <w:t xml:space="preserve">to mant FRET) is not compatible with a plate reader measurement, which was necessary for our </w:t>
      </w:r>
      <w:ins w:id="498" w:author="Tanja Kortemme" w:date="2020-08-02T15:40:00Z">
        <w:r w:rsidR="00772A59">
          <w:rPr>
            <w:color w:val="000000" w:themeColor="text1"/>
            <w:szCs w:val="22"/>
          </w:rPr>
          <w:t>relat</w:t>
        </w:r>
        <w:r w:rsidR="006834AF">
          <w:rPr>
            <w:color w:val="000000" w:themeColor="text1"/>
            <w:szCs w:val="22"/>
          </w:rPr>
          <w:t xml:space="preserve">ively </w:t>
        </w:r>
      </w:ins>
      <w:r w:rsidR="00D154D1" w:rsidRPr="00E52918">
        <w:rPr>
          <w:color w:val="000000" w:themeColor="text1"/>
          <w:szCs w:val="22"/>
        </w:rPr>
        <w:t>large number of samples (for the GEF assay, we measured more than 1000 nucleotide exchange curves).</w:t>
      </w:r>
      <w:r w:rsidR="00C378CA">
        <w:rPr>
          <w:color w:val="000000" w:themeColor="text1"/>
          <w:szCs w:val="22"/>
        </w:rPr>
        <w:t xml:space="preserve"> For that reason, we </w:t>
      </w:r>
      <w:r w:rsidR="00237943">
        <w:rPr>
          <w:color w:val="000000" w:themeColor="text1"/>
          <w:szCs w:val="22"/>
        </w:rPr>
        <w:t>decided to use</w:t>
      </w:r>
      <w:r w:rsidR="00C378CA">
        <w:rPr>
          <w:color w:val="000000" w:themeColor="text1"/>
          <w:szCs w:val="22"/>
        </w:rPr>
        <w:t xml:space="preserve"> a more recently established protocol that uses a phosphate sensor (Mishra and Lambright, </w:t>
      </w:r>
      <w:r w:rsidR="000A2B34">
        <w:rPr>
          <w:color w:val="000000" w:themeColor="text1"/>
          <w:szCs w:val="22"/>
        </w:rPr>
        <w:t>2015</w:t>
      </w:r>
      <w:r w:rsidR="00C378CA">
        <w:rPr>
          <w:color w:val="000000" w:themeColor="text1"/>
          <w:szCs w:val="22"/>
        </w:rPr>
        <w:t>)</w:t>
      </w:r>
      <w:r w:rsidR="000A2B34">
        <w:rPr>
          <w:color w:val="000000" w:themeColor="text1"/>
          <w:szCs w:val="22"/>
        </w:rPr>
        <w:t xml:space="preserve">, </w:t>
      </w:r>
      <w:r w:rsidR="00237943">
        <w:rPr>
          <w:color w:val="000000" w:themeColor="text1"/>
          <w:szCs w:val="22"/>
        </w:rPr>
        <w:t>shown to work</w:t>
      </w:r>
      <w:r w:rsidR="000A2B34">
        <w:rPr>
          <w:color w:val="000000" w:themeColor="text1"/>
          <w:szCs w:val="22"/>
        </w:rPr>
        <w:t xml:space="preserve"> for GAP hydrolysis measurements for </w:t>
      </w:r>
      <w:r w:rsidR="00DB6646">
        <w:rPr>
          <w:color w:val="000000" w:themeColor="text1"/>
          <w:szCs w:val="22"/>
        </w:rPr>
        <w:t>RAB</w:t>
      </w:r>
      <w:r w:rsidR="000A2B34">
        <w:rPr>
          <w:color w:val="000000" w:themeColor="text1"/>
          <w:szCs w:val="22"/>
        </w:rPr>
        <w:t xml:space="preserve"> GTPases</w:t>
      </w:r>
      <w:r w:rsidR="00DB6646">
        <w:rPr>
          <w:color w:val="000000" w:themeColor="text1"/>
          <w:szCs w:val="22"/>
        </w:rPr>
        <w:t>, as well as more recently</w:t>
      </w:r>
      <w:r w:rsidR="00B933B1">
        <w:rPr>
          <w:color w:val="000000" w:themeColor="text1"/>
          <w:szCs w:val="22"/>
        </w:rPr>
        <w:t xml:space="preserve"> for</w:t>
      </w:r>
      <w:r w:rsidR="000A2B34">
        <w:rPr>
          <w:color w:val="000000" w:themeColor="text1"/>
          <w:szCs w:val="22"/>
        </w:rPr>
        <w:t xml:space="preserve"> R</w:t>
      </w:r>
      <w:r w:rsidR="00DB6646">
        <w:rPr>
          <w:color w:val="000000" w:themeColor="text1"/>
          <w:szCs w:val="22"/>
        </w:rPr>
        <w:t>AS</w:t>
      </w:r>
      <w:r w:rsidR="000A2B34">
        <w:rPr>
          <w:color w:val="000000" w:themeColor="text1"/>
          <w:szCs w:val="22"/>
        </w:rPr>
        <w:t xml:space="preserve"> in </w:t>
      </w:r>
      <w:proofErr w:type="spellStart"/>
      <w:r w:rsidR="000A2B34">
        <w:rPr>
          <w:color w:val="000000" w:themeColor="text1"/>
          <w:szCs w:val="22"/>
        </w:rPr>
        <w:t>Bandaru</w:t>
      </w:r>
      <w:proofErr w:type="spellEnd"/>
      <w:r w:rsidR="000A2B34">
        <w:rPr>
          <w:color w:val="000000" w:themeColor="text1"/>
          <w:szCs w:val="22"/>
        </w:rPr>
        <w:t xml:space="preserve"> </w:t>
      </w:r>
      <w:r w:rsidR="000A2B34" w:rsidRPr="000A2B34">
        <w:rPr>
          <w:i/>
          <w:iCs/>
          <w:color w:val="000000" w:themeColor="text1"/>
          <w:szCs w:val="22"/>
        </w:rPr>
        <w:t>et al</w:t>
      </w:r>
      <w:r w:rsidR="000A2B34">
        <w:rPr>
          <w:color w:val="000000" w:themeColor="text1"/>
          <w:szCs w:val="22"/>
        </w:rPr>
        <w:t>, 2017</w:t>
      </w:r>
      <w:r w:rsidR="00C378CA">
        <w:rPr>
          <w:color w:val="000000" w:themeColor="text1"/>
          <w:szCs w:val="22"/>
        </w:rPr>
        <w:t xml:space="preserve">. </w:t>
      </w:r>
    </w:p>
    <w:p w14:paraId="6E480A4D" w14:textId="24120D05" w:rsidR="00D154D1" w:rsidRPr="00E52918" w:rsidRDefault="00B951BE" w:rsidP="00437E2B">
      <w:pPr>
        <w:rPr>
          <w:color w:val="000000" w:themeColor="text1"/>
          <w:szCs w:val="22"/>
        </w:rPr>
      </w:pPr>
      <w:ins w:id="499" w:author="Tanja Kortemme" w:date="2020-08-02T15:41:00Z">
        <w:r>
          <w:rPr>
            <w:color w:val="000000" w:themeColor="text1"/>
            <w:szCs w:val="22"/>
          </w:rPr>
          <w:t>We confirmed for wild</w:t>
        </w:r>
      </w:ins>
      <w:ins w:id="500" w:author="Tanja Kortemme" w:date="2020-08-02T15:42:00Z">
        <w:r>
          <w:rPr>
            <w:color w:val="000000" w:themeColor="text1"/>
            <w:szCs w:val="22"/>
          </w:rPr>
          <w:t xml:space="preserve">-type Gsp1 that </w:t>
        </w:r>
      </w:ins>
      <w:del w:id="501" w:author="Tanja Kortemme" w:date="2020-08-02T15:42:00Z">
        <w:r w:rsidR="003F74F5" w:rsidDel="00B951BE">
          <w:rPr>
            <w:color w:val="000000" w:themeColor="text1"/>
            <w:szCs w:val="22"/>
          </w:rPr>
          <w:delText>Despite</w:delText>
        </w:r>
        <w:r w:rsidR="00DB6646" w:rsidDel="00B951BE">
          <w:rPr>
            <w:color w:val="000000" w:themeColor="text1"/>
            <w:szCs w:val="22"/>
          </w:rPr>
          <w:delText xml:space="preserve"> us</w:delText>
        </w:r>
        <w:r w:rsidR="003F74F5" w:rsidDel="00B951BE">
          <w:rPr>
            <w:color w:val="000000" w:themeColor="text1"/>
            <w:szCs w:val="22"/>
          </w:rPr>
          <w:delText xml:space="preserve">ing </w:delText>
        </w:r>
        <w:r w:rsidR="00DB6646" w:rsidDel="00B951BE">
          <w:rPr>
            <w:color w:val="000000" w:themeColor="text1"/>
            <w:szCs w:val="22"/>
          </w:rPr>
          <w:delText>a protein sensor to amplify the signal,</w:delText>
        </w:r>
        <w:r w:rsidR="00D154D1" w:rsidRPr="00E52918" w:rsidDel="00B951BE">
          <w:rPr>
            <w:color w:val="000000" w:themeColor="text1"/>
            <w:szCs w:val="22"/>
          </w:rPr>
          <w:delText xml:space="preserve"> </w:delText>
        </w:r>
      </w:del>
      <w:r w:rsidR="00DB6646">
        <w:rPr>
          <w:color w:val="000000" w:themeColor="text1"/>
          <w:szCs w:val="22"/>
        </w:rPr>
        <w:t>the values of kinetic parameters we obtained</w:t>
      </w:r>
      <w:r w:rsidR="00D154D1" w:rsidRPr="00E52918">
        <w:rPr>
          <w:color w:val="000000" w:themeColor="text1"/>
          <w:szCs w:val="22"/>
        </w:rPr>
        <w:t xml:space="preserve"> </w:t>
      </w:r>
      <w:ins w:id="502" w:author="Tanja Kortemme" w:date="2020-08-02T15:42:00Z">
        <w:r>
          <w:rPr>
            <w:color w:val="000000" w:themeColor="text1"/>
            <w:szCs w:val="22"/>
          </w:rPr>
          <w:t>using a phospha</w:t>
        </w:r>
        <w:r w:rsidR="000D4C12">
          <w:rPr>
            <w:color w:val="000000" w:themeColor="text1"/>
            <w:szCs w:val="22"/>
          </w:rPr>
          <w:t>te</w:t>
        </w:r>
        <w:r>
          <w:rPr>
            <w:color w:val="000000" w:themeColor="text1"/>
            <w:szCs w:val="22"/>
          </w:rPr>
          <w:t xml:space="preserve"> sensor </w:t>
        </w:r>
      </w:ins>
      <w:r w:rsidR="00DB6646">
        <w:rPr>
          <w:color w:val="000000" w:themeColor="text1"/>
          <w:szCs w:val="22"/>
        </w:rPr>
        <w:t xml:space="preserve">were similar to those estimated by Klebe </w:t>
      </w:r>
      <w:r w:rsidR="00DB6646" w:rsidRPr="00DB6646">
        <w:rPr>
          <w:i/>
          <w:iCs/>
          <w:color w:val="000000" w:themeColor="text1"/>
          <w:szCs w:val="22"/>
        </w:rPr>
        <w:t>et al</w:t>
      </w:r>
      <w:r w:rsidR="00DB6646">
        <w:rPr>
          <w:color w:val="000000" w:themeColor="text1"/>
          <w:szCs w:val="22"/>
        </w:rPr>
        <w:t xml:space="preserve"> </w:t>
      </w:r>
      <w:r w:rsidR="00D154D1" w:rsidRPr="00E52918">
        <w:rPr>
          <w:color w:val="000000" w:themeColor="text1"/>
          <w:szCs w:val="22"/>
        </w:rPr>
        <w:t xml:space="preserve">using intrinsic </w:t>
      </w:r>
      <w:ins w:id="503" w:author="Tanja Kortemme" w:date="2020-08-02T15:41:00Z">
        <w:r w:rsidR="00254993">
          <w:rPr>
            <w:color w:val="000000" w:themeColor="text1"/>
            <w:szCs w:val="22"/>
          </w:rPr>
          <w:t>tryptophan</w:t>
        </w:r>
        <w:r w:rsidR="00254993" w:rsidRPr="00E52918">
          <w:rPr>
            <w:color w:val="000000" w:themeColor="text1"/>
            <w:szCs w:val="22"/>
          </w:rPr>
          <w:t xml:space="preserve"> </w:t>
        </w:r>
      </w:ins>
      <w:del w:id="504" w:author="Tanja Kortemme" w:date="2020-08-02T15:41:00Z">
        <w:r w:rsidR="00D154D1" w:rsidRPr="00E52918" w:rsidDel="00254993">
          <w:rPr>
            <w:color w:val="000000" w:themeColor="text1"/>
            <w:szCs w:val="22"/>
          </w:rPr>
          <w:delText xml:space="preserve">Trp </w:delText>
        </w:r>
      </w:del>
      <w:r w:rsidR="00D154D1" w:rsidRPr="00E52918">
        <w:rPr>
          <w:color w:val="000000" w:themeColor="text1"/>
          <w:szCs w:val="22"/>
        </w:rPr>
        <w:t>fluorescence</w:t>
      </w:r>
      <w:r w:rsidR="00DB6646">
        <w:rPr>
          <w:color w:val="000000" w:themeColor="text1"/>
          <w:szCs w:val="22"/>
        </w:rPr>
        <w:t xml:space="preserve">. Their values were a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0.45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2.1 s</w:t>
      </w:r>
      <w:r w:rsidR="00D154D1" w:rsidRPr="00E52918">
        <w:rPr>
          <w:color w:val="000000" w:themeColor="text1"/>
          <w:szCs w:val="22"/>
          <w:vertAlign w:val="superscript"/>
        </w:rPr>
        <w:t>-1</w:t>
      </w:r>
      <w:r w:rsidR="00D154D1" w:rsidRPr="00E52918">
        <w:rPr>
          <w:color w:val="000000" w:themeColor="text1"/>
          <w:szCs w:val="22"/>
        </w:rPr>
        <w:t xml:space="preserve"> at 25</w:t>
      </w:r>
      <w:r w:rsidR="00D154D1" w:rsidRPr="00E52918">
        <w:rPr>
          <w:rFonts w:ascii="Cambria Math" w:hAnsi="Cambria Math"/>
          <w:color w:val="000000" w:themeColor="text1"/>
          <w:szCs w:val="22"/>
        </w:rPr>
        <w:t>˚</w:t>
      </w:r>
      <w:r w:rsidR="00D154D1" w:rsidRPr="00E52918">
        <w:rPr>
          <w:color w:val="000000" w:themeColor="text1"/>
          <w:szCs w:val="22"/>
        </w:rPr>
        <w:t>C for mammalian RAN</w:t>
      </w:r>
      <w:r w:rsidR="00C37022" w:rsidRPr="00E52918">
        <w:rPr>
          <w:color w:val="000000" w:themeColor="text1"/>
          <w:szCs w:val="22"/>
        </w:rPr>
        <w:t xml:space="preserve"> hydrolysi</w:t>
      </w:r>
      <w:r w:rsidR="00E52918" w:rsidRPr="00E52918">
        <w:rPr>
          <w:color w:val="000000" w:themeColor="text1"/>
          <w:szCs w:val="22"/>
        </w:rPr>
        <w:t>s</w:t>
      </w:r>
      <w:r w:rsidR="00C37022" w:rsidRPr="00E52918">
        <w:rPr>
          <w:color w:val="000000" w:themeColor="text1"/>
          <w:szCs w:val="22"/>
        </w:rPr>
        <w:t xml:space="preserve"> activated</w:t>
      </w:r>
      <w:r w:rsidR="00D154D1" w:rsidRPr="00E52918">
        <w:rPr>
          <w:color w:val="000000" w:themeColor="text1"/>
          <w:szCs w:val="22"/>
        </w:rPr>
        <w:t xml:space="preserve"> </w:t>
      </w:r>
      <w:r w:rsidR="00C37022" w:rsidRPr="00E52918">
        <w:rPr>
          <w:color w:val="000000" w:themeColor="text1"/>
          <w:szCs w:val="22"/>
        </w:rPr>
        <w:t xml:space="preserve">by </w:t>
      </w:r>
      <w:r w:rsidR="00D154D1" w:rsidRPr="00E52918">
        <w:rPr>
          <w:i/>
          <w:iCs/>
          <w:color w:val="000000" w:themeColor="text1"/>
          <w:szCs w:val="22"/>
        </w:rPr>
        <w:t>S. pombe</w:t>
      </w:r>
      <w:r w:rsidR="00D154D1" w:rsidRPr="00E52918">
        <w:rPr>
          <w:color w:val="000000" w:themeColor="text1"/>
          <w:szCs w:val="22"/>
        </w:rPr>
        <w:t xml:space="preserve"> GAP</w:t>
      </w:r>
      <w:r w:rsidR="00D154D1" w:rsidRPr="00E52918">
        <w:rPr>
          <w:color w:val="000000" w:themeColor="text1"/>
          <w:szCs w:val="22"/>
          <w:lang w:val="en-GB"/>
        </w:rPr>
        <w:t xml:space="preserve">, </w:t>
      </w:r>
      <w:r w:rsidR="00DB6646">
        <w:rPr>
          <w:color w:val="000000" w:themeColor="text1"/>
          <w:szCs w:val="22"/>
          <w:lang w:val="en-GB"/>
        </w:rPr>
        <w:t xml:space="preserve">while our values </w:t>
      </w:r>
      <w:r w:rsidR="00D154D1" w:rsidRPr="00E52918">
        <w:rPr>
          <w:color w:val="000000" w:themeColor="text1"/>
          <w:szCs w:val="22"/>
        </w:rPr>
        <w:t xml:space="preserve">for wild type </w:t>
      </w:r>
      <w:r w:rsidR="00D154D1" w:rsidRPr="00E52918">
        <w:rPr>
          <w:i/>
          <w:iCs/>
          <w:color w:val="000000" w:themeColor="text1"/>
          <w:szCs w:val="22"/>
        </w:rPr>
        <w:t>S. cerevisiae</w:t>
      </w:r>
      <w:r w:rsidR="00D154D1" w:rsidRPr="00E52918">
        <w:rPr>
          <w:color w:val="000000" w:themeColor="text1"/>
          <w:szCs w:val="22"/>
        </w:rPr>
        <w:t xml:space="preserve"> Gsp1 and </w:t>
      </w:r>
      <w:r w:rsidR="00D154D1" w:rsidRPr="00E52918">
        <w:rPr>
          <w:i/>
          <w:iCs/>
          <w:color w:val="000000" w:themeColor="text1"/>
          <w:szCs w:val="22"/>
        </w:rPr>
        <w:t>S. pombe</w:t>
      </w:r>
      <w:r w:rsidR="00D154D1" w:rsidRPr="00E52918">
        <w:rPr>
          <w:color w:val="000000" w:themeColor="text1"/>
          <w:szCs w:val="22"/>
        </w:rPr>
        <w:t xml:space="preserve"> GAP at 30</w:t>
      </w:r>
      <w:r w:rsidR="00D154D1" w:rsidRPr="00E52918">
        <w:rPr>
          <w:rFonts w:ascii="Cambria Math" w:hAnsi="Cambria Math"/>
          <w:color w:val="000000" w:themeColor="text1"/>
          <w:szCs w:val="22"/>
        </w:rPr>
        <w:t>˚</w:t>
      </w:r>
      <w:r w:rsidR="00D154D1" w:rsidRPr="00E52918">
        <w:rPr>
          <w:color w:val="000000" w:themeColor="text1"/>
          <w:szCs w:val="22"/>
        </w:rPr>
        <w:t xml:space="preserve">C </w:t>
      </w:r>
      <w:r w:rsidR="00DB6646">
        <w:rPr>
          <w:color w:val="000000" w:themeColor="text1"/>
          <w:szCs w:val="22"/>
        </w:rPr>
        <w:t xml:space="preserve">are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8.9 s</w:t>
      </w:r>
      <w:r w:rsidR="00D154D1" w:rsidRPr="00E52918">
        <w:rPr>
          <w:color w:val="000000" w:themeColor="text1"/>
          <w:szCs w:val="22"/>
          <w:vertAlign w:val="superscript"/>
        </w:rPr>
        <w:t>-1</w:t>
      </w:r>
      <w:r w:rsidR="00D154D1" w:rsidRPr="00E52918">
        <w:rPr>
          <w:color w:val="000000" w:themeColor="text1"/>
          <w:szCs w:val="22"/>
        </w:rPr>
        <w:t xml:space="preserve">. </w:t>
      </w:r>
    </w:p>
    <w:p w14:paraId="5CC01638" w14:textId="2116DA23" w:rsidR="00CA4A6B" w:rsidRPr="00E52918" w:rsidRDefault="000D4C12" w:rsidP="00437E2B">
      <w:pPr>
        <w:rPr>
          <w:color w:val="000000" w:themeColor="text1"/>
          <w:szCs w:val="22"/>
        </w:rPr>
      </w:pPr>
      <w:ins w:id="505" w:author="Tanja Kortemme" w:date="2020-08-02T15:45:00Z">
        <w:r>
          <w:rPr>
            <w:color w:val="000000" w:themeColor="text1"/>
            <w:szCs w:val="22"/>
          </w:rPr>
          <w:t>For the GEF-mediated exchange reaction, t</w:t>
        </w:r>
      </w:ins>
      <w:del w:id="506" w:author="Tanja Kortemme" w:date="2020-08-02T15:45:00Z">
        <w:r w:rsidR="00D21229" w:rsidRPr="00E52918" w:rsidDel="000D4C12">
          <w:rPr>
            <w:color w:val="000000" w:themeColor="text1"/>
            <w:szCs w:val="22"/>
          </w:rPr>
          <w:delText>T</w:delText>
        </w:r>
      </w:del>
      <w:r w:rsidR="00D21229" w:rsidRPr="00E52918">
        <w:rPr>
          <w:color w:val="000000" w:themeColor="text1"/>
          <w:szCs w:val="22"/>
        </w:rPr>
        <w:t>he</w:t>
      </w:r>
      <w:r w:rsidR="0062495C" w:rsidRPr="00E52918">
        <w:rPr>
          <w:color w:val="000000" w:themeColor="text1"/>
          <w:szCs w:val="22"/>
        </w:rPr>
        <w:t xml:space="preserve"> K</w:t>
      </w:r>
      <w:r w:rsidR="0062495C" w:rsidRPr="00E52918">
        <w:rPr>
          <w:color w:val="000000" w:themeColor="text1"/>
          <w:szCs w:val="22"/>
          <w:vertAlign w:val="subscript"/>
        </w:rPr>
        <w:t>m</w:t>
      </w:r>
      <w:r w:rsidR="0062495C" w:rsidRPr="00E52918">
        <w:rPr>
          <w:color w:val="000000" w:themeColor="text1"/>
          <w:szCs w:val="22"/>
        </w:rPr>
        <w:t xml:space="preserve"> values </w:t>
      </w:r>
      <w:del w:id="507" w:author="Tanja Kortemme" w:date="2020-08-02T15:45:00Z">
        <w:r w:rsidR="0062495C" w:rsidRPr="00E52918" w:rsidDel="000D4C12">
          <w:rPr>
            <w:color w:val="000000" w:themeColor="text1"/>
            <w:szCs w:val="22"/>
          </w:rPr>
          <w:delText xml:space="preserve">of GEF-mediated exchange </w:delText>
        </w:r>
      </w:del>
      <w:r w:rsidR="009319F6" w:rsidRPr="00E52918">
        <w:rPr>
          <w:color w:val="000000" w:themeColor="text1"/>
          <w:szCs w:val="22"/>
        </w:rPr>
        <w:t>were</w:t>
      </w:r>
      <w:r w:rsidR="0062495C" w:rsidRPr="00E52918">
        <w:rPr>
          <w:color w:val="000000" w:themeColor="text1"/>
          <w:szCs w:val="22"/>
        </w:rPr>
        <w:t xml:space="preserve"> high enough for us to obtain the K</w:t>
      </w:r>
      <w:r w:rsidR="0062495C" w:rsidRPr="00E52918">
        <w:rPr>
          <w:color w:val="000000" w:themeColor="text1"/>
          <w:szCs w:val="22"/>
          <w:vertAlign w:val="subscript"/>
        </w:rPr>
        <w:t>m</w:t>
      </w:r>
      <w:r w:rsidR="0062495C" w:rsidRPr="00E52918">
        <w:rPr>
          <w:color w:val="000000" w:themeColor="text1"/>
          <w:szCs w:val="22"/>
        </w:rPr>
        <w:t xml:space="preserve"> and k</w:t>
      </w:r>
      <w:r w:rsidR="0062495C" w:rsidRPr="00E52918">
        <w:rPr>
          <w:color w:val="000000" w:themeColor="text1"/>
          <w:szCs w:val="22"/>
          <w:vertAlign w:val="subscript"/>
        </w:rPr>
        <w:t>cat</w:t>
      </w:r>
      <w:r w:rsidR="0062495C" w:rsidRPr="00E52918">
        <w:rPr>
          <w:color w:val="000000" w:themeColor="text1"/>
          <w:szCs w:val="22"/>
        </w:rPr>
        <w:t xml:space="preserve"> </w:t>
      </w:r>
      <w:r w:rsidR="00F331D5" w:rsidRPr="00E52918">
        <w:rPr>
          <w:color w:val="000000" w:themeColor="text1"/>
          <w:szCs w:val="22"/>
        </w:rPr>
        <w:t>by fitting the data for a range of Gsp1 concentrations to the</w:t>
      </w:r>
      <w:r w:rsidR="00AE4904" w:rsidRPr="00E52918">
        <w:rPr>
          <w:color w:val="000000" w:themeColor="text1"/>
          <w:szCs w:val="22"/>
        </w:rPr>
        <w:t xml:space="preserve"> </w:t>
      </w:r>
      <w:ins w:id="508" w:author="Tanja Kortemme" w:date="2020-08-02T15:46:00Z">
        <w:r w:rsidR="00FF7054">
          <w:rPr>
            <w:color w:val="000000" w:themeColor="text1"/>
            <w:szCs w:val="22"/>
          </w:rPr>
          <w:t xml:space="preserve">standard </w:t>
        </w:r>
      </w:ins>
      <w:r w:rsidR="00AE4904" w:rsidRPr="00E52918">
        <w:rPr>
          <w:color w:val="000000" w:themeColor="text1"/>
          <w:szCs w:val="22"/>
        </w:rPr>
        <w:t>exponential form of the</w:t>
      </w:r>
      <w:r w:rsidR="00F331D5" w:rsidRPr="00E52918">
        <w:rPr>
          <w:color w:val="000000" w:themeColor="text1"/>
          <w:szCs w:val="22"/>
        </w:rPr>
        <w:t xml:space="preserve"> Michaelis-Menten</w:t>
      </w:r>
      <w:r w:rsidR="00AE4904" w:rsidRPr="00E52918">
        <w:rPr>
          <w:color w:val="000000" w:themeColor="text1"/>
          <w:szCs w:val="22"/>
        </w:rPr>
        <w:t xml:space="preserve"> equation.</w:t>
      </w:r>
      <w:r w:rsidR="00D154D1" w:rsidRPr="00E52918">
        <w:rPr>
          <w:color w:val="000000" w:themeColor="text1"/>
          <w:szCs w:val="22"/>
        </w:rPr>
        <w:t xml:space="preserve"> </w:t>
      </w:r>
      <w:r w:rsidR="00432445" w:rsidRPr="00E52918">
        <w:rPr>
          <w:color w:val="000000" w:themeColor="text1"/>
          <w:szCs w:val="22"/>
        </w:rPr>
        <w:t>However, a</w:t>
      </w:r>
      <w:r w:rsidR="009652AA" w:rsidRPr="00E52918">
        <w:rPr>
          <w:color w:val="000000" w:themeColor="text1"/>
          <w:szCs w:val="22"/>
        </w:rPr>
        <w:t xml:space="preserve">s </w:t>
      </w:r>
      <w:r w:rsidR="00950FB5" w:rsidRPr="00E52918">
        <w:rPr>
          <w:color w:val="000000" w:themeColor="text1"/>
          <w:szCs w:val="22"/>
        </w:rPr>
        <w:t>the</w:t>
      </w:r>
      <w:r w:rsidR="009652AA" w:rsidRPr="00E52918">
        <w:rPr>
          <w:color w:val="000000" w:themeColor="text1"/>
          <w:szCs w:val="22"/>
        </w:rPr>
        <w:t xml:space="preserve"> K</w:t>
      </w:r>
      <w:r w:rsidR="009652AA" w:rsidRPr="00E52918">
        <w:rPr>
          <w:color w:val="000000" w:themeColor="text1"/>
          <w:szCs w:val="22"/>
          <w:vertAlign w:val="subscript"/>
        </w:rPr>
        <w:t>m</w:t>
      </w:r>
      <w:r w:rsidR="009652AA" w:rsidRPr="00E52918">
        <w:rPr>
          <w:color w:val="000000" w:themeColor="text1"/>
          <w:szCs w:val="22"/>
        </w:rPr>
        <w:t xml:space="preserve"> </w:t>
      </w:r>
      <w:r w:rsidR="007914AB" w:rsidRPr="00E52918">
        <w:rPr>
          <w:color w:val="000000" w:themeColor="text1"/>
          <w:szCs w:val="22"/>
        </w:rPr>
        <w:t xml:space="preserve">for the GAP-mediated hydrolysis </w:t>
      </w:r>
      <w:r w:rsidR="009652AA" w:rsidRPr="00E52918">
        <w:rPr>
          <w:color w:val="000000" w:themeColor="text1"/>
          <w:szCs w:val="22"/>
        </w:rPr>
        <w:t xml:space="preserve">for </w:t>
      </w:r>
      <w:r w:rsidR="00BB29F0" w:rsidRPr="00E52918">
        <w:rPr>
          <w:color w:val="000000" w:themeColor="text1"/>
          <w:szCs w:val="22"/>
        </w:rPr>
        <w:t xml:space="preserve">many of the </w:t>
      </w:r>
      <w:r w:rsidR="007914AB" w:rsidRPr="00E52918">
        <w:rPr>
          <w:color w:val="000000" w:themeColor="text1"/>
          <w:szCs w:val="22"/>
        </w:rPr>
        <w:t xml:space="preserve">Gsp1 </w:t>
      </w:r>
      <w:r w:rsidR="00BB29F0" w:rsidRPr="00E52918">
        <w:rPr>
          <w:color w:val="000000" w:themeColor="text1"/>
          <w:szCs w:val="22"/>
        </w:rPr>
        <w:t xml:space="preserve">variants </w:t>
      </w:r>
      <w:del w:id="509" w:author="Tanja Kortemme" w:date="2020-08-02T15:45:00Z">
        <w:r w:rsidR="009652AA" w:rsidRPr="00E52918" w:rsidDel="000D4C12">
          <w:rPr>
            <w:color w:val="000000" w:themeColor="text1"/>
            <w:szCs w:val="22"/>
          </w:rPr>
          <w:delText xml:space="preserve">is </w:delText>
        </w:r>
      </w:del>
      <w:ins w:id="510" w:author="Tanja Kortemme" w:date="2020-08-02T15:45:00Z">
        <w:r>
          <w:rPr>
            <w:color w:val="000000" w:themeColor="text1"/>
            <w:szCs w:val="22"/>
          </w:rPr>
          <w:t>was</w:t>
        </w:r>
        <w:r w:rsidRPr="00E52918">
          <w:rPr>
            <w:color w:val="000000" w:themeColor="text1"/>
            <w:szCs w:val="22"/>
          </w:rPr>
          <w:t xml:space="preserve"> </w:t>
        </w:r>
        <w:r w:rsidR="00832B7A">
          <w:rPr>
            <w:color w:val="000000" w:themeColor="text1"/>
            <w:szCs w:val="22"/>
          </w:rPr>
          <w:t xml:space="preserve">rather </w:t>
        </w:r>
        <w:r>
          <w:rPr>
            <w:color w:val="000000" w:themeColor="text1"/>
            <w:szCs w:val="22"/>
          </w:rPr>
          <w:t>low (</w:t>
        </w:r>
      </w:ins>
      <w:r w:rsidR="00BB29F0" w:rsidRPr="00E52918">
        <w:rPr>
          <w:color w:val="000000" w:themeColor="text1"/>
          <w:szCs w:val="22"/>
        </w:rPr>
        <w:t>0.1-</w:t>
      </w:r>
      <w:r w:rsidR="009652AA" w:rsidRPr="00E52918">
        <w:rPr>
          <w:color w:val="000000" w:themeColor="text1"/>
          <w:szCs w:val="22"/>
        </w:rPr>
        <w:t xml:space="preserve">0.4 </w:t>
      </w:r>
      <w:r w:rsidR="009652AA" w:rsidRPr="00E52918">
        <w:rPr>
          <w:color w:val="000000" w:themeColor="text1"/>
          <w:szCs w:val="22"/>
          <w:lang w:val="el-GR"/>
        </w:rPr>
        <w:t>μ</w:t>
      </w:r>
      <w:r w:rsidR="009652AA" w:rsidRPr="00E52918">
        <w:rPr>
          <w:color w:val="000000" w:themeColor="text1"/>
          <w:szCs w:val="22"/>
        </w:rPr>
        <w:t>M</w:t>
      </w:r>
      <w:ins w:id="511" w:author="Tanja Kortemme" w:date="2020-08-02T15:45:00Z">
        <w:r w:rsidR="00072667">
          <w:rPr>
            <w:color w:val="000000" w:themeColor="text1"/>
            <w:szCs w:val="22"/>
          </w:rPr>
          <w:t>)</w:t>
        </w:r>
      </w:ins>
      <w:r w:rsidR="009652AA" w:rsidRPr="00E52918">
        <w:rPr>
          <w:color w:val="000000" w:themeColor="text1"/>
          <w:szCs w:val="22"/>
        </w:rPr>
        <w:t xml:space="preserve">, </w:t>
      </w:r>
      <w:r w:rsidR="007914AB" w:rsidRPr="00E52918">
        <w:rPr>
          <w:color w:val="000000" w:themeColor="text1"/>
          <w:szCs w:val="22"/>
        </w:rPr>
        <w:t>to obtain the k</w:t>
      </w:r>
      <w:r w:rsidR="007914AB" w:rsidRPr="00E52918">
        <w:rPr>
          <w:color w:val="000000" w:themeColor="text1"/>
          <w:szCs w:val="22"/>
          <w:vertAlign w:val="subscript"/>
        </w:rPr>
        <w:t>cat</w:t>
      </w:r>
      <w:r w:rsidR="007914AB" w:rsidRPr="00E52918">
        <w:rPr>
          <w:color w:val="000000" w:themeColor="text1"/>
          <w:szCs w:val="22"/>
        </w:rPr>
        <w:t xml:space="preserve"> and the K</w:t>
      </w:r>
      <w:r w:rsidR="007914AB" w:rsidRPr="00E52918">
        <w:rPr>
          <w:color w:val="000000" w:themeColor="text1"/>
          <w:szCs w:val="22"/>
          <w:vertAlign w:val="subscript"/>
        </w:rPr>
        <w:t>m</w:t>
      </w:r>
      <w:r w:rsidR="007914AB" w:rsidRPr="00E52918">
        <w:rPr>
          <w:color w:val="000000" w:themeColor="text1"/>
          <w:szCs w:val="22"/>
        </w:rPr>
        <w:t xml:space="preserve"> from the fitting the data for a range of </w:t>
      </w:r>
      <w:del w:id="512" w:author="Tanja Kortemme" w:date="2020-08-02T15:46:00Z">
        <w:r w:rsidR="007914AB" w:rsidRPr="00E52918" w:rsidDel="00EA1B00">
          <w:rPr>
            <w:color w:val="000000" w:themeColor="text1"/>
            <w:szCs w:val="22"/>
          </w:rPr>
          <w:delText>[</w:delText>
        </w:r>
      </w:del>
      <w:r w:rsidR="007914AB" w:rsidRPr="00E52918">
        <w:rPr>
          <w:color w:val="000000" w:themeColor="text1"/>
          <w:szCs w:val="22"/>
        </w:rPr>
        <w:t>Gsp1</w:t>
      </w:r>
      <w:r w:rsidR="00600FBD" w:rsidRPr="00E52918">
        <w:rPr>
          <w:color w:val="000000" w:themeColor="text1"/>
          <w:szCs w:val="22"/>
        </w:rPr>
        <w:t>:GTP</w:t>
      </w:r>
      <w:ins w:id="513" w:author="Tanja Kortemme" w:date="2020-08-02T15:46:00Z">
        <w:r w:rsidR="001B52AC">
          <w:rPr>
            <w:color w:val="000000" w:themeColor="text1"/>
            <w:szCs w:val="22"/>
          </w:rPr>
          <w:t xml:space="preserve"> concentra</w:t>
        </w:r>
        <w:r w:rsidR="005D5264">
          <w:rPr>
            <w:color w:val="000000" w:themeColor="text1"/>
            <w:szCs w:val="22"/>
          </w:rPr>
          <w:t>tions</w:t>
        </w:r>
      </w:ins>
      <w:del w:id="514" w:author="Tanja Kortemme" w:date="2020-08-02T15:46:00Z">
        <w:r w:rsidR="007914AB" w:rsidRPr="00E52918" w:rsidDel="001B52AC">
          <w:rPr>
            <w:color w:val="000000" w:themeColor="text1"/>
            <w:szCs w:val="22"/>
          </w:rPr>
          <w:delText>]</w:delText>
        </w:r>
      </w:del>
      <w:r w:rsidR="007914AB" w:rsidRPr="00E52918">
        <w:rPr>
          <w:color w:val="000000" w:themeColor="text1"/>
          <w:szCs w:val="22"/>
        </w:rPr>
        <w:t xml:space="preserve"> </w:t>
      </w:r>
      <w:r w:rsidR="00C02301" w:rsidRPr="00E52918">
        <w:rPr>
          <w:color w:val="000000" w:themeColor="text1"/>
          <w:szCs w:val="22"/>
        </w:rPr>
        <w:t>would</w:t>
      </w:r>
      <w:r w:rsidR="009652AA" w:rsidRPr="00E52918">
        <w:rPr>
          <w:color w:val="000000" w:themeColor="text1"/>
          <w:szCs w:val="22"/>
        </w:rPr>
        <w:t xml:space="preserve"> </w:t>
      </w:r>
      <w:r w:rsidR="00C37022" w:rsidRPr="00E52918">
        <w:rPr>
          <w:color w:val="000000" w:themeColor="text1"/>
          <w:szCs w:val="22"/>
        </w:rPr>
        <w:t xml:space="preserve">require </w:t>
      </w:r>
      <w:r w:rsidR="009652AA" w:rsidRPr="00E52918">
        <w:rPr>
          <w:color w:val="000000" w:themeColor="text1"/>
          <w:szCs w:val="22"/>
        </w:rPr>
        <w:t>measur</w:t>
      </w:r>
      <w:r w:rsidR="00C37022" w:rsidRPr="00E52918">
        <w:rPr>
          <w:color w:val="000000" w:themeColor="text1"/>
          <w:szCs w:val="22"/>
        </w:rPr>
        <w:t xml:space="preserve">ing </w:t>
      </w:r>
      <w:r w:rsidR="009652AA" w:rsidRPr="00E52918">
        <w:rPr>
          <w:color w:val="000000" w:themeColor="text1"/>
          <w:szCs w:val="22"/>
        </w:rPr>
        <w:t xml:space="preserve">GTP hydrolysis </w:t>
      </w:r>
      <w:r w:rsidR="00C02301" w:rsidRPr="00E52918">
        <w:rPr>
          <w:color w:val="000000" w:themeColor="text1"/>
          <w:szCs w:val="22"/>
        </w:rPr>
        <w:t>at</w:t>
      </w:r>
      <w:r w:rsidR="009652AA" w:rsidRPr="00E52918">
        <w:rPr>
          <w:color w:val="000000" w:themeColor="text1"/>
          <w:szCs w:val="22"/>
        </w:rPr>
        <w:t xml:space="preserve"> </w:t>
      </w:r>
      <w:del w:id="515" w:author="Tanja Kortemme" w:date="2020-08-02T15:47:00Z">
        <w:r w:rsidR="00C37022" w:rsidRPr="00E52918" w:rsidDel="00BF527E">
          <w:rPr>
            <w:color w:val="000000" w:themeColor="text1"/>
            <w:szCs w:val="22"/>
          </w:rPr>
          <w:delText xml:space="preserve">a </w:delText>
        </w:r>
      </w:del>
      <w:r w:rsidR="00C37022" w:rsidRPr="00E52918">
        <w:rPr>
          <w:color w:val="000000" w:themeColor="text1"/>
          <w:szCs w:val="22"/>
        </w:rPr>
        <w:t xml:space="preserve">Gsp1:GTP </w:t>
      </w:r>
      <w:r w:rsidR="009652AA" w:rsidRPr="00E52918">
        <w:rPr>
          <w:color w:val="000000" w:themeColor="text1"/>
          <w:szCs w:val="22"/>
        </w:rPr>
        <w:t>concentration</w:t>
      </w:r>
      <w:ins w:id="516" w:author="Tanja Kortemme" w:date="2020-08-02T15:47:00Z">
        <w:r w:rsidR="00434446">
          <w:rPr>
            <w:color w:val="000000" w:themeColor="text1"/>
            <w:szCs w:val="22"/>
          </w:rPr>
          <w:t>s</w:t>
        </w:r>
      </w:ins>
      <w:r w:rsidR="009652AA" w:rsidRPr="00E52918">
        <w:rPr>
          <w:color w:val="000000" w:themeColor="text1"/>
          <w:szCs w:val="22"/>
        </w:rPr>
        <w:t xml:space="preserve"> </w:t>
      </w:r>
      <w:r w:rsidR="00C02301" w:rsidRPr="00E52918">
        <w:rPr>
          <w:color w:val="000000" w:themeColor="text1"/>
          <w:szCs w:val="22"/>
        </w:rPr>
        <w:t>of</w:t>
      </w:r>
      <w:r w:rsidR="009652AA" w:rsidRPr="00E52918">
        <w:rPr>
          <w:color w:val="000000" w:themeColor="text1"/>
          <w:szCs w:val="22"/>
        </w:rPr>
        <w:t xml:space="preserve"> </w:t>
      </w:r>
      <w:r w:rsidR="00AE4904" w:rsidRPr="00E52918">
        <w:rPr>
          <w:color w:val="000000" w:themeColor="text1"/>
          <w:szCs w:val="22"/>
        </w:rPr>
        <w:t>&lt;</w:t>
      </w:r>
      <w:r w:rsidR="00BB29F0" w:rsidRPr="00E52918">
        <w:rPr>
          <w:color w:val="000000" w:themeColor="text1"/>
          <w:szCs w:val="22"/>
        </w:rPr>
        <w:t>5</w:t>
      </w:r>
      <w:r w:rsidR="00AE4904" w:rsidRPr="00E52918">
        <w:rPr>
          <w:color w:val="000000" w:themeColor="text1"/>
          <w:szCs w:val="22"/>
        </w:rPr>
        <w:t>0</w:t>
      </w:r>
      <w:r w:rsidR="009652AA" w:rsidRPr="00E52918">
        <w:rPr>
          <w:color w:val="000000" w:themeColor="text1"/>
          <w:szCs w:val="22"/>
        </w:rPr>
        <w:t xml:space="preserve"> </w:t>
      </w:r>
      <w:proofErr w:type="spellStart"/>
      <w:r w:rsidR="009652AA" w:rsidRPr="00E52918">
        <w:rPr>
          <w:color w:val="000000" w:themeColor="text1"/>
          <w:szCs w:val="22"/>
        </w:rPr>
        <w:t>nM</w:t>
      </w:r>
      <w:proofErr w:type="spellEnd"/>
      <w:r w:rsidR="009652AA" w:rsidRPr="00E52918">
        <w:rPr>
          <w:color w:val="000000" w:themeColor="text1"/>
          <w:szCs w:val="22"/>
          <w:lang w:val="en-GB"/>
        </w:rPr>
        <w:t xml:space="preserve">, </w:t>
      </w:r>
      <w:r w:rsidR="009652AA" w:rsidRPr="00E52918">
        <w:rPr>
          <w:color w:val="000000" w:themeColor="text1"/>
          <w:szCs w:val="22"/>
        </w:rPr>
        <w:t xml:space="preserve">which </w:t>
      </w:r>
      <w:r w:rsidR="00C02301" w:rsidRPr="00E52918">
        <w:rPr>
          <w:color w:val="000000" w:themeColor="text1"/>
          <w:szCs w:val="22"/>
        </w:rPr>
        <w:t>is</w:t>
      </w:r>
      <w:r w:rsidR="009652AA" w:rsidRPr="00E52918">
        <w:rPr>
          <w:color w:val="000000" w:themeColor="text1"/>
          <w:szCs w:val="22"/>
        </w:rPr>
        <w:t xml:space="preserve"> too low for </w:t>
      </w:r>
      <w:ins w:id="517" w:author="Tanja Kortemme" w:date="2020-08-02T15:47:00Z">
        <w:r w:rsidR="00870F3B">
          <w:rPr>
            <w:color w:val="000000" w:themeColor="text1"/>
            <w:szCs w:val="22"/>
          </w:rPr>
          <w:t xml:space="preserve">a </w:t>
        </w:r>
      </w:ins>
      <w:r w:rsidR="00950FB5" w:rsidRPr="00E52918">
        <w:rPr>
          <w:color w:val="000000" w:themeColor="text1"/>
          <w:szCs w:val="22"/>
        </w:rPr>
        <w:t>reliable measurement</w:t>
      </w:r>
      <w:r w:rsidR="009652AA" w:rsidRPr="00E52918">
        <w:rPr>
          <w:color w:val="000000" w:themeColor="text1"/>
          <w:szCs w:val="22"/>
        </w:rPr>
        <w:t xml:space="preserve"> of </w:t>
      </w:r>
      <w:r w:rsidR="00AE4904" w:rsidRPr="00E52918">
        <w:rPr>
          <w:color w:val="000000" w:themeColor="text1"/>
          <w:szCs w:val="22"/>
        </w:rPr>
        <w:t xml:space="preserve">fluorescence </w:t>
      </w:r>
      <w:r w:rsidR="009652AA" w:rsidRPr="00E52918">
        <w:rPr>
          <w:color w:val="000000" w:themeColor="text1"/>
          <w:szCs w:val="22"/>
        </w:rPr>
        <w:t>signal</w:t>
      </w:r>
      <w:r w:rsidR="00C02301" w:rsidRPr="00E52918">
        <w:rPr>
          <w:color w:val="000000" w:themeColor="text1"/>
          <w:szCs w:val="22"/>
        </w:rPr>
        <w:t xml:space="preserve"> increase</w:t>
      </w:r>
      <w:r w:rsidR="009652AA" w:rsidRPr="00E52918">
        <w:rPr>
          <w:color w:val="000000" w:themeColor="text1"/>
          <w:szCs w:val="22"/>
        </w:rPr>
        <w:t xml:space="preserve"> by the phosphate sensor</w:t>
      </w:r>
      <w:r w:rsidR="00C37022" w:rsidRPr="00E52918">
        <w:rPr>
          <w:color w:val="000000" w:themeColor="text1"/>
          <w:szCs w:val="22"/>
        </w:rPr>
        <w:t>.</w:t>
      </w:r>
      <w:r w:rsidR="003D6C70">
        <w:rPr>
          <w:color w:val="000000" w:themeColor="text1"/>
          <w:szCs w:val="22"/>
        </w:rPr>
        <w:t xml:space="preserve"> </w:t>
      </w:r>
      <w:ins w:id="518" w:author="Tanja Kortemme" w:date="2020-08-02T15:48:00Z">
        <w:r w:rsidR="00921E77">
          <w:rPr>
            <w:color w:val="000000" w:themeColor="text1"/>
            <w:szCs w:val="22"/>
          </w:rPr>
          <w:t>We</w:t>
        </w:r>
        <w:r w:rsidR="00B73EE7">
          <w:rPr>
            <w:color w:val="000000" w:themeColor="text1"/>
            <w:szCs w:val="22"/>
          </w:rPr>
          <w:t xml:space="preserve"> thus </w:t>
        </w:r>
        <w:r w:rsidR="00921E77">
          <w:rPr>
            <w:color w:val="000000" w:themeColor="text1"/>
            <w:szCs w:val="22"/>
          </w:rPr>
          <w:t>used the integrated Michaelis</w:t>
        </w:r>
        <w:r w:rsidR="00E06C09">
          <w:rPr>
            <w:color w:val="000000" w:themeColor="text1"/>
            <w:szCs w:val="22"/>
          </w:rPr>
          <w:t>-</w:t>
        </w:r>
        <w:r w:rsidR="00921E77">
          <w:rPr>
            <w:color w:val="000000" w:themeColor="text1"/>
            <w:szCs w:val="22"/>
          </w:rPr>
          <w:t xml:space="preserve">Menten equation as </w:t>
        </w:r>
        <w:r w:rsidR="008409E2">
          <w:rPr>
            <w:color w:val="000000" w:themeColor="text1"/>
            <w:szCs w:val="22"/>
          </w:rPr>
          <w:t>explained</w:t>
        </w:r>
        <w:r w:rsidR="00921E77">
          <w:rPr>
            <w:color w:val="000000" w:themeColor="text1"/>
            <w:szCs w:val="22"/>
          </w:rPr>
          <w:t xml:space="preserve"> below.</w:t>
        </w:r>
      </w:ins>
    </w:p>
    <w:p w14:paraId="50215210" w14:textId="7B3D6C57" w:rsidR="006934BD" w:rsidRPr="00E52918" w:rsidRDefault="00F92D7B" w:rsidP="00437E2B">
      <w:pPr>
        <w:rPr>
          <w:b/>
          <w:bCs/>
          <w:color w:val="000000" w:themeColor="text1"/>
          <w:szCs w:val="22"/>
        </w:rPr>
      </w:pPr>
      <w:r w:rsidRPr="00E52918">
        <w:rPr>
          <w:b/>
          <w:bCs/>
          <w:color w:val="000000" w:themeColor="text1"/>
          <w:szCs w:val="22"/>
        </w:rPr>
        <w:t xml:space="preserve">2. </w:t>
      </w:r>
      <w:r w:rsidR="006934BD" w:rsidRPr="00E52918">
        <w:rPr>
          <w:b/>
          <w:bCs/>
          <w:color w:val="000000" w:themeColor="text1"/>
          <w:szCs w:val="22"/>
        </w:rPr>
        <w:t>Estimating the k</w:t>
      </w:r>
      <w:r w:rsidR="006934BD" w:rsidRPr="00E52918">
        <w:rPr>
          <w:b/>
          <w:bCs/>
          <w:color w:val="000000" w:themeColor="text1"/>
          <w:szCs w:val="22"/>
          <w:vertAlign w:val="subscript"/>
        </w:rPr>
        <w:t>cat</w:t>
      </w:r>
      <w:r w:rsidR="006934BD" w:rsidRPr="00E52918">
        <w:rPr>
          <w:b/>
          <w:bCs/>
          <w:color w:val="000000" w:themeColor="text1"/>
          <w:szCs w:val="22"/>
        </w:rPr>
        <w:t xml:space="preserve"> and K</w:t>
      </w:r>
      <w:r w:rsidR="006934BD" w:rsidRPr="00E52918">
        <w:rPr>
          <w:b/>
          <w:bCs/>
          <w:color w:val="000000" w:themeColor="text1"/>
          <w:szCs w:val="22"/>
          <w:vertAlign w:val="subscript"/>
        </w:rPr>
        <w:t>m</w:t>
      </w:r>
      <w:r w:rsidR="006934BD" w:rsidRPr="00E52918">
        <w:rPr>
          <w:b/>
          <w:bCs/>
          <w:color w:val="000000" w:themeColor="text1"/>
          <w:szCs w:val="22"/>
        </w:rPr>
        <w:t xml:space="preserve"> parameters</w:t>
      </w:r>
      <w:r w:rsidR="00C37022" w:rsidRPr="00E52918">
        <w:rPr>
          <w:b/>
          <w:bCs/>
          <w:color w:val="000000" w:themeColor="text1"/>
          <w:szCs w:val="22"/>
        </w:rPr>
        <w:t xml:space="preserve"> of GAP-mediated hydrolysis</w:t>
      </w:r>
      <w:r w:rsidR="006934BD" w:rsidRPr="00E52918">
        <w:rPr>
          <w:b/>
          <w:bCs/>
          <w:color w:val="000000" w:themeColor="text1"/>
          <w:szCs w:val="22"/>
        </w:rPr>
        <w:t xml:space="preserve"> using an accurate solution to the integrated Michaelis-Menten equation. </w:t>
      </w:r>
    </w:p>
    <w:p w14:paraId="680D004C" w14:textId="77777777" w:rsidR="00946FE8" w:rsidRPr="00E52918" w:rsidRDefault="00946FE8" w:rsidP="00946FE8">
      <w:pPr>
        <w:rPr>
          <w:color w:val="000000" w:themeColor="text1"/>
          <w:szCs w:val="22"/>
        </w:rPr>
      </w:pPr>
      <w:r>
        <w:rPr>
          <w:color w:val="000000" w:themeColor="text1"/>
          <w:szCs w:val="22"/>
        </w:rPr>
        <w:t xml:space="preserve">Others </w:t>
      </w:r>
      <w:r w:rsidRPr="00E52918">
        <w:rPr>
          <w:color w:val="000000" w:themeColor="text1"/>
          <w:szCs w:val="22"/>
        </w:rPr>
        <w:t>(e</w:t>
      </w:r>
      <w:commentRangeStart w:id="519"/>
      <w:r w:rsidRPr="00E52918">
        <w:rPr>
          <w:color w:val="000000" w:themeColor="text1"/>
          <w:szCs w:val="22"/>
        </w:rPr>
        <w:t>.g.</w:t>
      </w:r>
      <w:r>
        <w:rPr>
          <w:color w:val="000000" w:themeColor="text1"/>
          <w:szCs w:val="22"/>
        </w:rPr>
        <w:t xml:space="preserve"> </w:t>
      </w:r>
      <w:proofErr w:type="spellStart"/>
      <w:r w:rsidRPr="00E52918">
        <w:rPr>
          <w:color w:val="000000" w:themeColor="text1"/>
          <w:szCs w:val="22"/>
        </w:rPr>
        <w:t>Goudar</w:t>
      </w:r>
      <w:proofErr w:type="spellEnd"/>
      <w:r w:rsidRPr="00E52918">
        <w:rPr>
          <w:color w:val="000000" w:themeColor="text1"/>
          <w:szCs w:val="22"/>
        </w:rPr>
        <w:t xml:space="preserve"> et al, 1999</w:t>
      </w:r>
      <w:commentRangeEnd w:id="519"/>
      <w:r w:rsidR="00D3025E">
        <w:rPr>
          <w:rStyle w:val="CommentReference"/>
        </w:rPr>
        <w:commentReference w:id="519"/>
      </w:r>
      <w:r w:rsidRPr="00E52918">
        <w:rPr>
          <w:color w:val="000000" w:themeColor="text1"/>
          <w:szCs w:val="22"/>
        </w:rPr>
        <w:t>)</w:t>
      </w:r>
      <w:r>
        <w:rPr>
          <w:color w:val="000000" w:themeColor="text1"/>
          <w:szCs w:val="22"/>
        </w:rPr>
        <w:t xml:space="preserve"> have shown that both</w:t>
      </w:r>
      <w:r w:rsidRPr="005A37BF">
        <w:rPr>
          <w:color w:val="000000" w:themeColor="text1"/>
          <w:szCs w:val="22"/>
        </w:rPr>
        <w:t xml:space="preserve"> </w:t>
      </w:r>
      <w:r w:rsidRPr="00222915">
        <w:rPr>
          <w:bCs/>
          <w:color w:val="000000" w:themeColor="text1"/>
          <w:szCs w:val="22"/>
        </w:rPr>
        <w:t>k</w:t>
      </w:r>
      <w:r w:rsidRPr="00222915">
        <w:rPr>
          <w:bCs/>
          <w:color w:val="000000" w:themeColor="text1"/>
          <w:szCs w:val="22"/>
          <w:vertAlign w:val="subscript"/>
        </w:rPr>
        <w:t>cat</w:t>
      </w:r>
      <w:r w:rsidRPr="00222915">
        <w:rPr>
          <w:bCs/>
          <w:color w:val="000000" w:themeColor="text1"/>
          <w:szCs w:val="22"/>
        </w:rPr>
        <w:t xml:space="preserve"> and K</w:t>
      </w:r>
      <w:r w:rsidRPr="00222915">
        <w:rPr>
          <w:bCs/>
          <w:color w:val="000000" w:themeColor="text1"/>
          <w:szCs w:val="22"/>
          <w:vertAlign w:val="subscript"/>
        </w:rPr>
        <w:t>m</w:t>
      </w:r>
      <w:r w:rsidRPr="005A37BF">
        <w:rPr>
          <w:color w:val="000000" w:themeColor="text1"/>
          <w:szCs w:val="22"/>
        </w:rPr>
        <w:t xml:space="preserve"> </w:t>
      </w:r>
      <w:r>
        <w:rPr>
          <w:color w:val="000000" w:themeColor="text1"/>
          <w:szCs w:val="22"/>
        </w:rPr>
        <w:t xml:space="preserve">can be estimated with reasonable accuracy/precision from a single </w:t>
      </w:r>
      <w:r w:rsidRPr="00222915">
        <w:rPr>
          <w:b/>
          <w:i/>
          <w:color w:val="000000" w:themeColor="text1"/>
          <w:szCs w:val="22"/>
        </w:rPr>
        <w:t>initial</w:t>
      </w:r>
      <w:r>
        <w:rPr>
          <w:color w:val="000000" w:themeColor="text1"/>
          <w:szCs w:val="22"/>
        </w:rPr>
        <w:t xml:space="preserve"> [S] &gt;&gt; K</w:t>
      </w:r>
      <w:r w:rsidRPr="00D3025E">
        <w:rPr>
          <w:color w:val="000000" w:themeColor="text1"/>
          <w:szCs w:val="22"/>
          <w:vertAlign w:val="subscript"/>
        </w:rPr>
        <w:t>m</w:t>
      </w:r>
      <w:r>
        <w:rPr>
          <w:color w:val="000000" w:themeColor="text1"/>
          <w:szCs w:val="22"/>
        </w:rPr>
        <w:t xml:space="preserve"> by directly analyzing the </w:t>
      </w:r>
      <w:r w:rsidRPr="00792109">
        <w:rPr>
          <w:b/>
          <w:i/>
          <w:color w:val="000000" w:themeColor="text1"/>
          <w:szCs w:val="22"/>
        </w:rPr>
        <w:t>full</w:t>
      </w:r>
      <w:r>
        <w:rPr>
          <w:color w:val="000000" w:themeColor="text1"/>
          <w:szCs w:val="22"/>
        </w:rPr>
        <w:t xml:space="preserve"> reaction progress curve with</w:t>
      </w:r>
      <w:r w:rsidRPr="00E52918">
        <w:rPr>
          <w:color w:val="000000" w:themeColor="text1"/>
          <w:szCs w:val="22"/>
        </w:rPr>
        <w:t xml:space="preserve"> </w:t>
      </w:r>
      <w:r>
        <w:rPr>
          <w:color w:val="000000" w:themeColor="text1"/>
          <w:szCs w:val="22"/>
        </w:rPr>
        <w:t>an analytical</w:t>
      </w:r>
      <w:r w:rsidRPr="00E52918">
        <w:rPr>
          <w:color w:val="000000" w:themeColor="text1"/>
          <w:szCs w:val="22"/>
        </w:rPr>
        <w:t xml:space="preserve"> solution of the </w:t>
      </w:r>
      <w:r w:rsidRPr="00222915">
        <w:rPr>
          <w:b/>
          <w:i/>
          <w:color w:val="000000" w:themeColor="text1"/>
          <w:szCs w:val="22"/>
        </w:rPr>
        <w:t>integrated</w:t>
      </w:r>
      <w:r w:rsidRPr="00E52918">
        <w:rPr>
          <w:color w:val="000000" w:themeColor="text1"/>
          <w:szCs w:val="22"/>
        </w:rPr>
        <w:t xml:space="preserve"> Michaelis-Menten equation </w:t>
      </w:r>
      <w:r>
        <w:rPr>
          <w:color w:val="000000" w:themeColor="text1"/>
          <w:szCs w:val="22"/>
        </w:rPr>
        <w:t xml:space="preserve">based on </w:t>
      </w:r>
      <w:r w:rsidRPr="00E52918">
        <w:rPr>
          <w:color w:val="000000" w:themeColor="text1"/>
          <w:szCs w:val="22"/>
        </w:rPr>
        <w:t xml:space="preserve">the Lambert </w:t>
      </w:r>
      <w:r w:rsidRPr="00E52918">
        <w:rPr>
          <w:color w:val="000000" w:themeColor="text1"/>
          <w:szCs w:val="22"/>
          <w:lang w:val="el-GR"/>
        </w:rPr>
        <w:t>ω</w:t>
      </w:r>
      <w:r w:rsidRPr="00E52918">
        <w:rPr>
          <w:color w:val="000000" w:themeColor="text1"/>
          <w:szCs w:val="22"/>
          <w:lang w:val="en-GB"/>
        </w:rPr>
        <w:t xml:space="preserve"> </w:t>
      </w:r>
      <w:r w:rsidRPr="00E52918">
        <w:rPr>
          <w:color w:val="000000" w:themeColor="text1"/>
          <w:szCs w:val="22"/>
        </w:rPr>
        <w:t>function.</w:t>
      </w:r>
      <w:r>
        <w:rPr>
          <w:color w:val="000000" w:themeColor="text1"/>
          <w:szCs w:val="22"/>
        </w:rPr>
        <w:t xml:space="preserve"> This analysis is possible because the full reaction progress curve is characterized by an initial linear phase for [S] &gt;&gt; K</w:t>
      </w:r>
      <w:r w:rsidRPr="00D3025E">
        <w:rPr>
          <w:color w:val="000000" w:themeColor="text1"/>
          <w:szCs w:val="22"/>
          <w:vertAlign w:val="subscript"/>
        </w:rPr>
        <w:t>m</w:t>
      </w:r>
      <w:r>
        <w:rPr>
          <w:color w:val="000000" w:themeColor="text1"/>
          <w:szCs w:val="22"/>
        </w:rPr>
        <w:t>, a final exponential phase for [S], and a transition phase for [S] ~ K</w:t>
      </w:r>
      <w:r w:rsidRPr="00D3025E">
        <w:rPr>
          <w:color w:val="000000" w:themeColor="text1"/>
          <w:szCs w:val="22"/>
          <w:vertAlign w:val="subscript"/>
        </w:rPr>
        <w:t>m</w:t>
      </w:r>
      <w:r>
        <w:rPr>
          <w:color w:val="000000" w:themeColor="text1"/>
          <w:szCs w:val="22"/>
        </w:rPr>
        <w:t>. Whereas k</w:t>
      </w:r>
      <w:r w:rsidRPr="00D3025E">
        <w:rPr>
          <w:color w:val="000000" w:themeColor="text1"/>
          <w:szCs w:val="22"/>
          <w:vertAlign w:val="subscript"/>
        </w:rPr>
        <w:t>cat</w:t>
      </w:r>
      <w:r>
        <w:rPr>
          <w:color w:val="000000" w:themeColor="text1"/>
          <w:szCs w:val="22"/>
        </w:rPr>
        <w:t xml:space="preserve"> is proportional to the slope of the initial linear phase (i.e. the initial velocity), K</w:t>
      </w:r>
      <w:r w:rsidRPr="00D3025E">
        <w:rPr>
          <w:color w:val="000000" w:themeColor="text1"/>
          <w:szCs w:val="22"/>
          <w:vertAlign w:val="subscript"/>
        </w:rPr>
        <w:t>m</w:t>
      </w:r>
      <w:r>
        <w:rPr>
          <w:color w:val="000000" w:themeColor="text1"/>
          <w:szCs w:val="22"/>
        </w:rPr>
        <w:t xml:space="preserve"> is sensitive to the shape of the progress curve, which will have an extended linear phase if K</w:t>
      </w:r>
      <w:r w:rsidRPr="00D3025E">
        <w:rPr>
          <w:color w:val="000000" w:themeColor="text1"/>
          <w:szCs w:val="22"/>
          <w:vertAlign w:val="subscript"/>
        </w:rPr>
        <w:t>m</w:t>
      </w:r>
      <w:r>
        <w:rPr>
          <w:color w:val="000000" w:themeColor="text1"/>
          <w:szCs w:val="22"/>
        </w:rPr>
        <w:t xml:space="preserve"> &lt;&lt; initial [S] or no linear phase if K</w:t>
      </w:r>
      <w:r w:rsidRPr="00D3025E">
        <w:rPr>
          <w:color w:val="000000" w:themeColor="text1"/>
          <w:szCs w:val="22"/>
          <w:vertAlign w:val="subscript"/>
        </w:rPr>
        <w:t>m</w:t>
      </w:r>
      <w:r>
        <w:rPr>
          <w:color w:val="000000" w:themeColor="text1"/>
          <w:szCs w:val="22"/>
        </w:rPr>
        <w:t xml:space="preserve"> &gt;&gt; initial [S]. Analyzing the full reaction progress curve with the integrated Michaelis-Menten equation differs fundamentally from traditional enzyme kinetic analysis of initial velocities for which case, as the reviewer correctly notes, the value of Km cannot be determined from a single initial [S] &gt;&gt; K</w:t>
      </w:r>
      <w:r w:rsidRPr="00D3025E">
        <w:rPr>
          <w:color w:val="000000" w:themeColor="text1"/>
          <w:szCs w:val="22"/>
          <w:vertAlign w:val="subscript"/>
        </w:rPr>
        <w:t>m</w:t>
      </w:r>
      <w:r>
        <w:rPr>
          <w:color w:val="000000" w:themeColor="text1"/>
          <w:szCs w:val="22"/>
        </w:rPr>
        <w:t>.</w:t>
      </w:r>
    </w:p>
    <w:p w14:paraId="55D15C05" w14:textId="263556C1" w:rsidR="00946FE8" w:rsidRPr="00E52918" w:rsidRDefault="00946FE8" w:rsidP="00946FE8">
      <w:pPr>
        <w:rPr>
          <w:color w:val="000000" w:themeColor="text1"/>
          <w:szCs w:val="22"/>
        </w:rPr>
      </w:pPr>
      <w:r>
        <w:rPr>
          <w:color w:val="000000" w:themeColor="text1"/>
          <w:szCs w:val="22"/>
        </w:rPr>
        <w:t xml:space="preserve">Use of the integrated Michaelis-Menten analysis requires the </w:t>
      </w:r>
      <w:r w:rsidRPr="00E52918">
        <w:rPr>
          <w:color w:val="000000" w:themeColor="text1"/>
          <w:szCs w:val="22"/>
        </w:rPr>
        <w:t xml:space="preserve">experiment </w:t>
      </w:r>
      <w:r>
        <w:rPr>
          <w:color w:val="000000" w:themeColor="text1"/>
          <w:szCs w:val="22"/>
        </w:rPr>
        <w:t>to be</w:t>
      </w:r>
      <w:r w:rsidRPr="00E52918">
        <w:rPr>
          <w:color w:val="000000" w:themeColor="text1"/>
          <w:szCs w:val="22"/>
        </w:rPr>
        <w:t xml:space="preserve"> set up </w:t>
      </w:r>
      <w:ins w:id="520" w:author="Tanja Kortemme" w:date="2020-08-02T15:57:00Z">
        <w:r w:rsidR="007D1CF0">
          <w:rPr>
            <w:color w:val="000000" w:themeColor="text1"/>
            <w:szCs w:val="22"/>
          </w:rPr>
          <w:t xml:space="preserve">with the following conditions: </w:t>
        </w:r>
      </w:ins>
      <w:ins w:id="521" w:author="Tanja Kortemme" w:date="2020-08-02T15:56:00Z">
        <w:r w:rsidR="007D1CF0">
          <w:rPr>
            <w:color w:val="000000" w:themeColor="text1"/>
            <w:szCs w:val="22"/>
          </w:rPr>
          <w:t>(</w:t>
        </w:r>
        <w:proofErr w:type="spellStart"/>
        <w:r w:rsidR="007D1CF0">
          <w:rPr>
            <w:color w:val="000000" w:themeColor="text1"/>
            <w:szCs w:val="22"/>
          </w:rPr>
          <w:t>i</w:t>
        </w:r>
        <w:proofErr w:type="spellEnd"/>
        <w:r w:rsidR="007D1CF0">
          <w:rPr>
            <w:color w:val="000000" w:themeColor="text1"/>
            <w:szCs w:val="22"/>
          </w:rPr>
          <w:t xml:space="preserve">) </w:t>
        </w:r>
      </w:ins>
      <w:del w:id="522" w:author="Tanja Kortemme" w:date="2020-08-02T15:56:00Z">
        <w:r w:rsidDel="007D1CF0">
          <w:rPr>
            <w:color w:val="000000" w:themeColor="text1"/>
            <w:szCs w:val="22"/>
          </w:rPr>
          <w:delText>as follows</w:delText>
        </w:r>
        <w:r w:rsidRPr="00E52918" w:rsidDel="007D1CF0">
          <w:rPr>
            <w:color w:val="000000" w:themeColor="text1"/>
            <w:szCs w:val="22"/>
          </w:rPr>
          <w:delText>: (i)</w:delText>
        </w:r>
      </w:del>
      <w:del w:id="523" w:author="Tanja Kortemme" w:date="2020-08-02T15:57:00Z">
        <w:r w:rsidRPr="00E52918" w:rsidDel="007D1CF0">
          <w:rPr>
            <w:color w:val="000000" w:themeColor="text1"/>
            <w:szCs w:val="22"/>
          </w:rPr>
          <w:delText xml:space="preserve"> </w:delText>
        </w:r>
      </w:del>
      <w:del w:id="524" w:author="Tanja Kortemme" w:date="2020-08-02T15:56:00Z">
        <w:r w:rsidRPr="00E52918" w:rsidDel="007D1CF0">
          <w:rPr>
            <w:color w:val="000000" w:themeColor="text1"/>
            <w:szCs w:val="22"/>
          </w:rPr>
          <w:delText xml:space="preserve">with the </w:delText>
        </w:r>
      </w:del>
      <w:r w:rsidRPr="00E52918">
        <w:rPr>
          <w:color w:val="000000" w:themeColor="text1"/>
          <w:szCs w:val="22"/>
        </w:rPr>
        <w:t>[Gsp1:GTP</w:t>
      </w:r>
      <w:r w:rsidRPr="007015A3">
        <w:rPr>
          <w:color w:val="000000" w:themeColor="text1"/>
          <w:szCs w:val="22"/>
          <w:vertAlign w:val="subscript"/>
        </w:rPr>
        <w:t>0</w:t>
      </w:r>
      <w:r w:rsidRPr="00E52918">
        <w:rPr>
          <w:color w:val="000000" w:themeColor="text1"/>
          <w:szCs w:val="22"/>
        </w:rPr>
        <w:t>] &gt;&gt; K</w:t>
      </w:r>
      <w:r w:rsidRPr="00E52918">
        <w:rPr>
          <w:color w:val="000000" w:themeColor="text1"/>
          <w:szCs w:val="22"/>
          <w:vertAlign w:val="subscript"/>
        </w:rPr>
        <w:t>m</w:t>
      </w:r>
      <w:r w:rsidRPr="00E52918">
        <w:rPr>
          <w:color w:val="000000" w:themeColor="text1"/>
          <w:szCs w:val="22"/>
        </w:rPr>
        <w:t>, (ii) [GAP</w:t>
      </w:r>
      <w:r w:rsidRPr="007015A3">
        <w:rPr>
          <w:color w:val="000000" w:themeColor="text1"/>
          <w:szCs w:val="22"/>
          <w:vertAlign w:val="subscript"/>
        </w:rPr>
        <w:t>0</w:t>
      </w:r>
      <w:r w:rsidRPr="00E52918">
        <w:rPr>
          <w:color w:val="000000" w:themeColor="text1"/>
          <w:szCs w:val="22"/>
        </w:rPr>
        <w:t>] &lt;&lt;&lt; [Gsp1:GTP</w:t>
      </w:r>
      <w:r w:rsidRPr="007015A3">
        <w:rPr>
          <w:color w:val="000000" w:themeColor="text1"/>
          <w:szCs w:val="22"/>
          <w:vertAlign w:val="subscript"/>
        </w:rPr>
        <w:t>0</w:t>
      </w:r>
      <w:r w:rsidRPr="00E52918">
        <w:rPr>
          <w:color w:val="000000" w:themeColor="text1"/>
          <w:szCs w:val="22"/>
        </w:rPr>
        <w:t xml:space="preserve">], and (iii) </w:t>
      </w:r>
      <w:del w:id="525" w:author="Tanja Kortemme" w:date="2020-08-02T15:57:00Z">
        <w:r w:rsidDel="00C76250">
          <w:rPr>
            <w:color w:val="000000" w:themeColor="text1"/>
            <w:szCs w:val="22"/>
          </w:rPr>
          <w:delText xml:space="preserve">where </w:delText>
        </w:r>
      </w:del>
      <w:r w:rsidRPr="00E52918">
        <w:rPr>
          <w:color w:val="000000" w:themeColor="text1"/>
          <w:szCs w:val="22"/>
        </w:rPr>
        <w:t xml:space="preserve">the reaction time course F(t) </w:t>
      </w:r>
      <w:del w:id="526" w:author="Tanja Kortemme" w:date="2020-08-02T15:57:00Z">
        <w:r w:rsidRPr="00E52918" w:rsidDel="00C76250">
          <w:rPr>
            <w:color w:val="000000" w:themeColor="text1"/>
            <w:szCs w:val="22"/>
          </w:rPr>
          <w:delText xml:space="preserve">was </w:delText>
        </w:r>
      </w:del>
      <w:ins w:id="527" w:author="Tanja Kortemme" w:date="2020-08-02T15:57:00Z">
        <w:r w:rsidR="00C76250">
          <w:rPr>
            <w:color w:val="000000" w:themeColor="text1"/>
            <w:szCs w:val="22"/>
          </w:rPr>
          <w:t>is</w:t>
        </w:r>
        <w:r w:rsidR="00C76250" w:rsidRPr="00E52918">
          <w:rPr>
            <w:color w:val="000000" w:themeColor="text1"/>
            <w:szCs w:val="22"/>
          </w:rPr>
          <w:t xml:space="preserve"> </w:t>
        </w:r>
      </w:ins>
      <w:r w:rsidRPr="00E52918">
        <w:rPr>
          <w:color w:val="000000" w:themeColor="text1"/>
          <w:szCs w:val="22"/>
        </w:rPr>
        <w:t>measured to completion (i.e. until it approached equilibrium)</w:t>
      </w:r>
      <w:ins w:id="528" w:author="Tanja Kortemme" w:date="2020-08-02T15:57:00Z">
        <w:r w:rsidR="00C76250">
          <w:rPr>
            <w:color w:val="000000" w:themeColor="text1"/>
            <w:szCs w:val="22"/>
          </w:rPr>
          <w:t xml:space="preserve">. </w:t>
        </w:r>
      </w:ins>
      <w:del w:id="529" w:author="Tanja Kortemme" w:date="2020-08-02T15:57:00Z">
        <w:r w:rsidRPr="00E52918" w:rsidDel="00C76250">
          <w:rPr>
            <w:color w:val="000000" w:themeColor="text1"/>
            <w:szCs w:val="22"/>
          </w:rPr>
          <w:delText>,</w:delText>
        </w:r>
      </w:del>
      <w:r w:rsidRPr="00E52918">
        <w:rPr>
          <w:color w:val="000000" w:themeColor="text1"/>
          <w:szCs w:val="22"/>
        </w:rPr>
        <w:t xml:space="preserve"> </w:t>
      </w:r>
      <w:del w:id="530" w:author="Tanja Kortemme" w:date="2020-08-02T15:57:00Z">
        <w:r w:rsidDel="00C76250">
          <w:rPr>
            <w:color w:val="000000" w:themeColor="text1"/>
            <w:szCs w:val="22"/>
          </w:rPr>
          <w:delText>and o</w:delText>
        </w:r>
      </w:del>
      <w:ins w:id="531" w:author="Tanja Kortemme" w:date="2020-08-02T15:57:00Z">
        <w:r w:rsidR="00C76250">
          <w:rPr>
            <w:color w:val="000000" w:themeColor="text1"/>
            <w:szCs w:val="22"/>
          </w:rPr>
          <w:t>O</w:t>
        </w:r>
      </w:ins>
      <w:r>
        <w:rPr>
          <w:color w:val="000000" w:themeColor="text1"/>
          <w:szCs w:val="22"/>
        </w:rPr>
        <w:t>ur</w:t>
      </w:r>
      <w:r w:rsidRPr="00E52918">
        <w:rPr>
          <w:color w:val="000000" w:themeColor="text1"/>
          <w:szCs w:val="22"/>
        </w:rPr>
        <w:t xml:space="preserve"> experiments were</w:t>
      </w:r>
      <w:r>
        <w:rPr>
          <w:color w:val="000000" w:themeColor="text1"/>
          <w:szCs w:val="22"/>
        </w:rPr>
        <w:t xml:space="preserve"> all set up to fulfill those conditions, which means that</w:t>
      </w:r>
      <w:r w:rsidRPr="00E52918">
        <w:rPr>
          <w:color w:val="000000" w:themeColor="text1"/>
          <w:szCs w:val="22"/>
        </w:rPr>
        <w:t xml:space="preserve"> the F(t) sampl</w:t>
      </w:r>
      <w:r>
        <w:rPr>
          <w:color w:val="000000" w:themeColor="text1"/>
          <w:szCs w:val="22"/>
        </w:rPr>
        <w:t>ed</w:t>
      </w:r>
      <w:r w:rsidRPr="00E52918">
        <w:rPr>
          <w:color w:val="000000" w:themeColor="text1"/>
          <w:szCs w:val="22"/>
        </w:rPr>
        <w:t xml:space="preserve"> a concentration range from [Gsp</w:t>
      </w:r>
      <w:proofErr w:type="gramStart"/>
      <w:r w:rsidRPr="00E52918">
        <w:rPr>
          <w:color w:val="000000" w:themeColor="text1"/>
          <w:szCs w:val="22"/>
        </w:rPr>
        <w:t>1:GTP</w:t>
      </w:r>
      <w:proofErr w:type="gramEnd"/>
      <w:r w:rsidRPr="00E52918">
        <w:rPr>
          <w:color w:val="000000" w:themeColor="text1"/>
          <w:szCs w:val="22"/>
        </w:rPr>
        <w:t>] (at t = 0) &gt;&gt; K</w:t>
      </w:r>
      <w:r w:rsidRPr="00E52918">
        <w:rPr>
          <w:color w:val="000000" w:themeColor="text1"/>
          <w:szCs w:val="22"/>
          <w:vertAlign w:val="subscript"/>
        </w:rPr>
        <w:t>m</w:t>
      </w:r>
      <w:r w:rsidRPr="00E52918">
        <w:rPr>
          <w:color w:val="000000" w:themeColor="text1"/>
          <w:szCs w:val="22"/>
        </w:rPr>
        <w:t xml:space="preserve"> to [Gsp1:GTP] (at t = final time) &lt;&lt; K</w:t>
      </w:r>
      <w:r w:rsidRPr="00E52918">
        <w:rPr>
          <w:color w:val="000000" w:themeColor="text1"/>
          <w:szCs w:val="22"/>
          <w:vertAlign w:val="subscript"/>
        </w:rPr>
        <w:t>m</w:t>
      </w:r>
      <w:r w:rsidRPr="00E52918">
        <w:rPr>
          <w:color w:val="000000" w:themeColor="text1"/>
          <w:szCs w:val="22"/>
        </w:rPr>
        <w:t>.</w:t>
      </w:r>
    </w:p>
    <w:p w14:paraId="6FA09BB9" w14:textId="09274B4F" w:rsidR="00CB59D8" w:rsidRDefault="00F92D7B" w:rsidP="00CB59D8">
      <w:pPr>
        <w:rPr>
          <w:color w:val="000000" w:themeColor="text1"/>
          <w:szCs w:val="22"/>
        </w:rPr>
      </w:pPr>
      <w:r w:rsidRPr="00E52918">
        <w:rPr>
          <w:color w:val="000000" w:themeColor="text1"/>
          <w:szCs w:val="22"/>
        </w:rPr>
        <w:t xml:space="preserve">The entire </w:t>
      </w:r>
      <w:r w:rsidR="00CB59D8" w:rsidRPr="00E52918">
        <w:rPr>
          <w:color w:val="000000" w:themeColor="text1"/>
          <w:szCs w:val="22"/>
        </w:rPr>
        <w:t xml:space="preserve">F(t) </w:t>
      </w:r>
      <w:r w:rsidRPr="00E52918">
        <w:rPr>
          <w:color w:val="000000" w:themeColor="text1"/>
          <w:szCs w:val="22"/>
        </w:rPr>
        <w:t>can then be</w:t>
      </w:r>
      <w:r w:rsidR="00CB59D8" w:rsidRPr="00E52918">
        <w:rPr>
          <w:color w:val="000000" w:themeColor="text1"/>
          <w:szCs w:val="22"/>
        </w:rPr>
        <w:t xml:space="preserve"> directly analyzed by a non-linear fit with the analytical solution for the integrated Michaelis-Menten equation</w:t>
      </w:r>
      <w:r w:rsidRPr="00E52918">
        <w:rPr>
          <w:color w:val="000000" w:themeColor="text1"/>
          <w:szCs w:val="22"/>
        </w:rPr>
        <w:t>. As t</w:t>
      </w:r>
      <w:r w:rsidR="00CB59D8" w:rsidRPr="00E52918">
        <w:rPr>
          <w:color w:val="000000" w:themeColor="text1"/>
          <w:szCs w:val="22"/>
        </w:rPr>
        <w:t>he initial linear phase of the time course is well measured</w:t>
      </w:r>
      <w:r w:rsidRPr="00E52918">
        <w:rPr>
          <w:color w:val="000000" w:themeColor="text1"/>
          <w:szCs w:val="22"/>
        </w:rPr>
        <w:t xml:space="preserve">, </w:t>
      </w:r>
      <w:r w:rsidR="00CB59D8" w:rsidRPr="00E52918">
        <w:rPr>
          <w:color w:val="000000" w:themeColor="text1"/>
          <w:szCs w:val="22"/>
        </w:rPr>
        <w:t>k</w:t>
      </w:r>
      <w:r w:rsidR="00CB59D8" w:rsidRPr="00E52918">
        <w:rPr>
          <w:color w:val="000000" w:themeColor="text1"/>
          <w:szCs w:val="22"/>
          <w:vertAlign w:val="subscript"/>
        </w:rPr>
        <w:t>cat</w:t>
      </w:r>
      <w:r w:rsidR="00CB59D8" w:rsidRPr="00E52918">
        <w:rPr>
          <w:color w:val="000000" w:themeColor="text1"/>
          <w:szCs w:val="22"/>
        </w:rPr>
        <w:t xml:space="preserve"> </w:t>
      </w:r>
      <w:r w:rsidRPr="00E52918">
        <w:rPr>
          <w:color w:val="000000" w:themeColor="text1"/>
          <w:szCs w:val="22"/>
        </w:rPr>
        <w:t>can be</w:t>
      </w:r>
      <w:r w:rsidR="00CB59D8" w:rsidRPr="00E52918">
        <w:rPr>
          <w:color w:val="000000" w:themeColor="text1"/>
          <w:szCs w:val="22"/>
        </w:rPr>
        <w:t xml:space="preserve"> well </w:t>
      </w:r>
      <w:r w:rsidR="00CB59D8" w:rsidRPr="00E52918">
        <w:rPr>
          <w:color w:val="000000" w:themeColor="text1"/>
          <w:szCs w:val="22"/>
        </w:rPr>
        <w:lastRenderedPageBreak/>
        <w:t>determined</w:t>
      </w:r>
      <w:r w:rsidRPr="00E52918">
        <w:rPr>
          <w:color w:val="000000" w:themeColor="text1"/>
          <w:szCs w:val="22"/>
        </w:rPr>
        <w:t xml:space="preserve">. As </w:t>
      </w:r>
      <w:r w:rsidR="00CB59D8" w:rsidRPr="00E52918">
        <w:rPr>
          <w:color w:val="000000" w:themeColor="text1"/>
          <w:szCs w:val="22"/>
        </w:rPr>
        <w:t>the exponential phase and transition region of the time course are also well measured</w:t>
      </w:r>
      <w:ins w:id="532" w:author="Tanja Kortemme" w:date="2020-08-02T15:58:00Z">
        <w:r w:rsidR="00C362BF">
          <w:rPr>
            <w:color w:val="000000" w:themeColor="text1"/>
            <w:szCs w:val="22"/>
          </w:rPr>
          <w:t>,</w:t>
        </w:r>
      </w:ins>
      <w:r w:rsidR="00600FBD" w:rsidRPr="00E52918">
        <w:rPr>
          <w:color w:val="000000" w:themeColor="text1"/>
          <w:szCs w:val="22"/>
        </w:rPr>
        <w:t xml:space="preserve"> the maximum likelihood</w:t>
      </w:r>
      <w:r w:rsidR="00CB59D8" w:rsidRPr="00E52918">
        <w:rPr>
          <w:color w:val="000000" w:themeColor="text1"/>
          <w:szCs w:val="22"/>
        </w:rPr>
        <w:t xml:space="preserve"> K</w:t>
      </w:r>
      <w:r w:rsidR="00CB59D8" w:rsidRPr="00E52918">
        <w:rPr>
          <w:color w:val="000000" w:themeColor="text1"/>
          <w:szCs w:val="22"/>
          <w:vertAlign w:val="subscript"/>
        </w:rPr>
        <w:t>m</w:t>
      </w:r>
      <w:r w:rsidR="00CB59D8" w:rsidRPr="00E52918">
        <w:rPr>
          <w:color w:val="000000" w:themeColor="text1"/>
          <w:szCs w:val="22"/>
        </w:rPr>
        <w:t xml:space="preserve"> </w:t>
      </w:r>
      <w:r w:rsidR="00600FBD" w:rsidRPr="00E52918">
        <w:rPr>
          <w:color w:val="000000" w:themeColor="text1"/>
          <w:szCs w:val="22"/>
        </w:rPr>
        <w:t>can be</w:t>
      </w:r>
      <w:r w:rsidR="00CB59D8" w:rsidRPr="00E52918">
        <w:rPr>
          <w:color w:val="000000" w:themeColor="text1"/>
          <w:szCs w:val="22"/>
        </w:rPr>
        <w:t xml:space="preserve"> determined</w:t>
      </w:r>
      <w:r w:rsidR="00600FBD" w:rsidRPr="00E52918">
        <w:rPr>
          <w:color w:val="000000" w:themeColor="text1"/>
          <w:szCs w:val="22"/>
        </w:rPr>
        <w:t>.</w:t>
      </w:r>
    </w:p>
    <w:p w14:paraId="6A6CDEBE" w14:textId="27F3E1B5" w:rsidR="00CE7010" w:rsidRDefault="00CE7010" w:rsidP="00CB59D8">
      <w:pPr>
        <w:rPr>
          <w:color w:val="000000" w:themeColor="text1"/>
          <w:szCs w:val="22"/>
        </w:rPr>
      </w:pPr>
      <w:r>
        <w:rPr>
          <w:color w:val="000000" w:themeColor="text1"/>
          <w:szCs w:val="22"/>
        </w:rPr>
        <w:t xml:space="preserve">One way to illustrate how a single </w:t>
      </w:r>
      <w:r w:rsidR="00E96EDE">
        <w:rPr>
          <w:color w:val="000000" w:themeColor="text1"/>
          <w:szCs w:val="22"/>
        </w:rPr>
        <w:t>time course</w:t>
      </w:r>
      <w:r>
        <w:rPr>
          <w:color w:val="000000" w:themeColor="text1"/>
          <w:szCs w:val="22"/>
        </w:rPr>
        <w:t xml:space="preserve"> obtained from an experiment that satisfies the conditions </w:t>
      </w:r>
      <w:r w:rsidR="00730A3E">
        <w:rPr>
          <w:color w:val="000000" w:themeColor="text1"/>
          <w:szCs w:val="22"/>
        </w:rPr>
        <w:t>(</w:t>
      </w:r>
      <w:proofErr w:type="spellStart"/>
      <w:r>
        <w:rPr>
          <w:color w:val="000000" w:themeColor="text1"/>
          <w:szCs w:val="22"/>
        </w:rPr>
        <w:t>i</w:t>
      </w:r>
      <w:proofErr w:type="spellEnd"/>
      <w:r>
        <w:rPr>
          <w:color w:val="000000" w:themeColor="text1"/>
          <w:szCs w:val="22"/>
        </w:rPr>
        <w:t xml:space="preserve">) </w:t>
      </w:r>
      <w:r w:rsidR="00730A3E">
        <w:rPr>
          <w:color w:val="000000" w:themeColor="text1"/>
          <w:szCs w:val="22"/>
        </w:rPr>
        <w:t>-</w:t>
      </w:r>
      <w:r>
        <w:rPr>
          <w:color w:val="000000" w:themeColor="text1"/>
          <w:szCs w:val="22"/>
        </w:rPr>
        <w:t xml:space="preserve"> </w:t>
      </w:r>
      <w:r w:rsidR="00730A3E">
        <w:rPr>
          <w:color w:val="000000" w:themeColor="text1"/>
          <w:szCs w:val="22"/>
        </w:rPr>
        <w:t>(</w:t>
      </w:r>
      <w:r>
        <w:rPr>
          <w:color w:val="000000" w:themeColor="text1"/>
          <w:szCs w:val="22"/>
        </w:rPr>
        <w:t xml:space="preserve">iii) </w:t>
      </w:r>
      <w:r w:rsidR="00E96EDE">
        <w:rPr>
          <w:color w:val="000000" w:themeColor="text1"/>
          <w:szCs w:val="22"/>
        </w:rPr>
        <w:t>contains enough information to estimate a classical v</w:t>
      </w:r>
      <w:r w:rsidR="00E96EDE" w:rsidRPr="00E96EDE">
        <w:rPr>
          <w:color w:val="000000" w:themeColor="text1"/>
          <w:szCs w:val="22"/>
          <w:vertAlign w:val="subscript"/>
        </w:rPr>
        <w:t>0</w:t>
      </w:r>
      <w:r w:rsidR="00E96EDE">
        <w:rPr>
          <w:color w:val="000000" w:themeColor="text1"/>
          <w:szCs w:val="22"/>
        </w:rPr>
        <w:t xml:space="preserve"> vs [S</w:t>
      </w:r>
      <w:r w:rsidR="00E96EDE" w:rsidRPr="00E96EDE">
        <w:rPr>
          <w:color w:val="000000" w:themeColor="text1"/>
          <w:szCs w:val="22"/>
          <w:vertAlign w:val="subscript"/>
        </w:rPr>
        <w:t>0</w:t>
      </w:r>
      <w:r w:rsidR="00E96EDE">
        <w:rPr>
          <w:color w:val="000000" w:themeColor="text1"/>
          <w:szCs w:val="22"/>
        </w:rPr>
        <w:t xml:space="preserve">] plot is to think of the time course curve as a series of consecutive </w:t>
      </w:r>
      <w:ins w:id="533" w:author="Tanja Kortemme" w:date="2020-08-02T15:58:00Z">
        <w:r w:rsidR="00296791">
          <w:rPr>
            <w:color w:val="000000" w:themeColor="text1"/>
            <w:szCs w:val="22"/>
          </w:rPr>
          <w:t xml:space="preserve">linear </w:t>
        </w:r>
      </w:ins>
      <w:r w:rsidR="00E96EDE">
        <w:rPr>
          <w:color w:val="000000" w:themeColor="text1"/>
          <w:szCs w:val="22"/>
        </w:rPr>
        <w:t>segments where the initial velocity (v</w:t>
      </w:r>
      <w:r w:rsidR="00E96EDE" w:rsidRPr="00E96EDE">
        <w:rPr>
          <w:color w:val="000000" w:themeColor="text1"/>
          <w:szCs w:val="22"/>
          <w:vertAlign w:val="subscript"/>
        </w:rPr>
        <w:t>0</w:t>
      </w:r>
      <w:r w:rsidR="00E96EDE">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96EDE">
        <w:rPr>
          <w:color w:val="000000" w:themeColor="text1"/>
          <w:szCs w:val="22"/>
          <w:vertAlign w:val="subscript"/>
        </w:rPr>
        <w:t>m</w:t>
      </w:r>
      <w:r w:rsidR="00E96EDE">
        <w:rPr>
          <w:color w:val="000000" w:themeColor="text1"/>
          <w:szCs w:val="22"/>
        </w:rPr>
        <w:t xml:space="preserve"> and k</w:t>
      </w:r>
      <w:r w:rsidR="00E96EDE" w:rsidRPr="00E96EDE">
        <w:rPr>
          <w:color w:val="000000" w:themeColor="text1"/>
          <w:szCs w:val="22"/>
          <w:vertAlign w:val="subscript"/>
        </w:rPr>
        <w:t>cat</w:t>
      </w:r>
      <w:r w:rsidR="00E96EDE">
        <w:rPr>
          <w:color w:val="000000" w:themeColor="text1"/>
          <w:szCs w:val="22"/>
        </w:rPr>
        <w:t xml:space="preserve"> values can be calculated using the Michaelis-Menten equation (k</w:t>
      </w:r>
      <w:r w:rsidR="00E96EDE" w:rsidRPr="00E96EDE">
        <w:rPr>
          <w:color w:val="000000" w:themeColor="text1"/>
          <w:szCs w:val="22"/>
          <w:vertAlign w:val="subscript"/>
        </w:rPr>
        <w:t>cat</w:t>
      </w:r>
      <w:r w:rsidR="00E96EDE">
        <w:rPr>
          <w:color w:val="000000" w:themeColor="text1"/>
          <w:szCs w:val="22"/>
        </w:rPr>
        <w:t>[S</w:t>
      </w:r>
      <w:r w:rsidR="00E96EDE" w:rsidRPr="00E96EDE">
        <w:rPr>
          <w:color w:val="000000" w:themeColor="text1"/>
          <w:szCs w:val="22"/>
          <w:vertAlign w:val="subscript"/>
        </w:rPr>
        <w:t>0</w:t>
      </w:r>
      <w:r w:rsidR="00E96EDE">
        <w:rPr>
          <w:color w:val="000000" w:themeColor="text1"/>
          <w:szCs w:val="22"/>
        </w:rPr>
        <w:t>] / (K</w:t>
      </w:r>
      <w:r w:rsidR="00E96EDE" w:rsidRPr="00E96EDE">
        <w:rPr>
          <w:color w:val="000000" w:themeColor="text1"/>
          <w:szCs w:val="22"/>
          <w:vertAlign w:val="subscript"/>
        </w:rPr>
        <w:t>m</w:t>
      </w:r>
      <w:r w:rsidR="00E96EDE">
        <w:rPr>
          <w:color w:val="000000" w:themeColor="text1"/>
          <w:szCs w:val="22"/>
        </w:rPr>
        <w:t xml:space="preserve"> + [S</w:t>
      </w:r>
      <w:r w:rsidR="00E96EDE" w:rsidRPr="00E96EDE">
        <w:rPr>
          <w:color w:val="000000" w:themeColor="text1"/>
          <w:szCs w:val="22"/>
          <w:vertAlign w:val="subscript"/>
        </w:rPr>
        <w:t>0</w:t>
      </w:r>
      <w:r w:rsidR="00E96EDE">
        <w:rPr>
          <w:color w:val="000000" w:themeColor="text1"/>
          <w:szCs w:val="22"/>
        </w:rPr>
        <w:t xml:space="preserve">])). If we </w:t>
      </w:r>
      <w:del w:id="534" w:author="Tanja Kortemme" w:date="2020-08-02T16:00:00Z">
        <w:r w:rsidR="00E96EDE" w:rsidDel="00F148A5">
          <w:rPr>
            <w:color w:val="000000" w:themeColor="text1"/>
            <w:szCs w:val="22"/>
          </w:rPr>
          <w:delText>do that</w:delText>
        </w:r>
      </w:del>
      <w:ins w:id="535" w:author="Tanja Kortemme" w:date="2020-08-02T16:00:00Z">
        <w:r w:rsidR="00F148A5">
          <w:rPr>
            <w:color w:val="000000" w:themeColor="text1"/>
            <w:szCs w:val="22"/>
          </w:rPr>
          <w:t>follow this procedure</w:t>
        </w:r>
      </w:ins>
      <w:r w:rsidR="00E96EDE">
        <w:rPr>
          <w:color w:val="000000" w:themeColor="text1"/>
          <w:szCs w:val="22"/>
        </w:rPr>
        <w:t xml:space="preserve"> for one of our wild-type Gsp1 time courses, we obtain similar k</w:t>
      </w:r>
      <w:r w:rsidR="00E96EDE" w:rsidRPr="00E96EDE">
        <w:rPr>
          <w:color w:val="000000" w:themeColor="text1"/>
          <w:szCs w:val="22"/>
          <w:vertAlign w:val="subscript"/>
        </w:rPr>
        <w:t>cat</w:t>
      </w:r>
      <w:r w:rsidR="00E96EDE">
        <w:rPr>
          <w:color w:val="000000" w:themeColor="text1"/>
          <w:szCs w:val="22"/>
        </w:rPr>
        <w:t xml:space="preserve"> and K</w:t>
      </w:r>
      <w:r w:rsidR="00E96EDE" w:rsidRPr="00E96EDE">
        <w:rPr>
          <w:color w:val="000000" w:themeColor="text1"/>
          <w:szCs w:val="22"/>
          <w:vertAlign w:val="subscript"/>
        </w:rPr>
        <w:t>m</w:t>
      </w:r>
      <w:r w:rsidR="00E96EDE">
        <w:rPr>
          <w:color w:val="000000" w:themeColor="text1"/>
          <w:szCs w:val="22"/>
        </w:rPr>
        <w:t xml:space="preserve"> values as when using the integrated Michaelis-Menten fit</w:t>
      </w:r>
      <w:r w:rsidR="00915741">
        <w:rPr>
          <w:color w:val="000000" w:themeColor="text1"/>
          <w:szCs w:val="22"/>
        </w:rPr>
        <w:t xml:space="preserve"> for the same time course</w:t>
      </w:r>
      <w:r w:rsidR="001100F5">
        <w:rPr>
          <w:color w:val="000000" w:themeColor="text1"/>
          <w:szCs w:val="22"/>
        </w:rPr>
        <w:t xml:space="preserve"> (</w:t>
      </w:r>
      <w:r w:rsidR="00915741">
        <w:rPr>
          <w:color w:val="000000" w:themeColor="text1"/>
          <w:szCs w:val="22"/>
        </w:rPr>
        <w:t xml:space="preserve">two examples </w:t>
      </w:r>
      <w:ins w:id="536" w:author="Tanja Kortemme" w:date="2020-08-02T16:00:00Z">
        <w:r w:rsidR="00801A2B">
          <w:rPr>
            <w:color w:val="000000" w:themeColor="text1"/>
            <w:szCs w:val="22"/>
          </w:rPr>
          <w:t xml:space="preserve">are given </w:t>
        </w:r>
      </w:ins>
      <w:r w:rsidR="00915741">
        <w:rPr>
          <w:color w:val="000000" w:themeColor="text1"/>
          <w:szCs w:val="22"/>
        </w:rPr>
        <w:t xml:space="preserve">in </w:t>
      </w:r>
      <w:ins w:id="537" w:author="Tanja Kortemme" w:date="2020-08-02T16:00:00Z">
        <w:r w:rsidR="00801A2B">
          <w:rPr>
            <w:color w:val="000000" w:themeColor="text1"/>
            <w:szCs w:val="22"/>
          </w:rPr>
          <w:t xml:space="preserve">the </w:t>
        </w:r>
      </w:ins>
      <w:r w:rsidR="001100F5">
        <w:rPr>
          <w:color w:val="000000" w:themeColor="text1"/>
          <w:szCs w:val="22"/>
        </w:rPr>
        <w:t>figure below)</w:t>
      </w:r>
      <w:r w:rsidR="00E96EDE">
        <w:rPr>
          <w:color w:val="000000" w:themeColor="text1"/>
          <w:szCs w:val="22"/>
        </w:rPr>
        <w:t>.</w:t>
      </w:r>
      <w:r w:rsidR="001100F5">
        <w:rPr>
          <w:color w:val="000000" w:themeColor="text1"/>
          <w:szCs w:val="22"/>
        </w:rPr>
        <w:t xml:space="preserve"> </w:t>
      </w:r>
      <w:del w:id="538" w:author="Tanja Kortemme" w:date="2020-08-02T16:04:00Z">
        <w:r w:rsidR="001100F5" w:rsidDel="0093230E">
          <w:rPr>
            <w:color w:val="000000" w:themeColor="text1"/>
            <w:szCs w:val="22"/>
          </w:rPr>
          <w:delText xml:space="preserve">This </w:delText>
        </w:r>
      </w:del>
      <w:ins w:id="539" w:author="Tanja Kortemme" w:date="2020-08-02T16:04:00Z">
        <w:r w:rsidR="0093230E">
          <w:rPr>
            <w:color w:val="000000" w:themeColor="text1"/>
            <w:szCs w:val="22"/>
          </w:rPr>
          <w:t xml:space="preserve">The above </w:t>
        </w:r>
      </w:ins>
      <w:r w:rsidR="001100F5">
        <w:rPr>
          <w:color w:val="000000" w:themeColor="text1"/>
          <w:szCs w:val="22"/>
        </w:rPr>
        <w:t xml:space="preserve">“trick” </w:t>
      </w:r>
      <w:ins w:id="540" w:author="Tanja Kortemme" w:date="2020-08-02T16:01:00Z">
        <w:r w:rsidR="00562975">
          <w:rPr>
            <w:color w:val="000000" w:themeColor="text1"/>
            <w:szCs w:val="22"/>
          </w:rPr>
          <w:t xml:space="preserve">of using linear </w:t>
        </w:r>
      </w:ins>
      <w:ins w:id="541" w:author="Tanja Kortemme" w:date="2020-08-02T16:03:00Z">
        <w:r w:rsidR="00AD5391">
          <w:rPr>
            <w:color w:val="000000" w:themeColor="text1"/>
            <w:szCs w:val="22"/>
          </w:rPr>
          <w:t xml:space="preserve">segments </w:t>
        </w:r>
      </w:ins>
      <w:ins w:id="542" w:author="Tanja Kortemme" w:date="2020-08-02T16:04:00Z">
        <w:r w:rsidR="00F24103">
          <w:rPr>
            <w:color w:val="000000" w:themeColor="text1"/>
            <w:szCs w:val="22"/>
          </w:rPr>
          <w:t xml:space="preserve">and the classical Michaelis-Menten equation </w:t>
        </w:r>
      </w:ins>
      <w:r w:rsidR="001100F5">
        <w:rPr>
          <w:color w:val="000000" w:themeColor="text1"/>
          <w:szCs w:val="22"/>
        </w:rPr>
        <w:t xml:space="preserve">is of course </w:t>
      </w:r>
      <w:del w:id="543" w:author="Tanja Kortemme" w:date="2020-08-02T15:59:00Z">
        <w:r w:rsidR="001100F5" w:rsidDel="00D951DA">
          <w:rPr>
            <w:color w:val="000000" w:themeColor="text1"/>
            <w:szCs w:val="22"/>
          </w:rPr>
          <w:delText>not a valid</w:delText>
        </w:r>
      </w:del>
      <w:r w:rsidR="00D951DA">
        <w:rPr>
          <w:color w:val="000000" w:themeColor="text1"/>
          <w:szCs w:val="22"/>
        </w:rPr>
        <w:t>only an approximate</w:t>
      </w:r>
      <w:r w:rsidR="001100F5">
        <w:rPr>
          <w:color w:val="000000" w:themeColor="text1"/>
          <w:szCs w:val="22"/>
        </w:rPr>
        <w:t xml:space="preserve"> method </w:t>
      </w:r>
      <w:r w:rsidR="00915741">
        <w:rPr>
          <w:color w:val="000000" w:themeColor="text1"/>
          <w:szCs w:val="22"/>
        </w:rPr>
        <w:t>for calculating the kinetic parameters, but we believe it to be the best way to intuitively illustrate the approach</w:t>
      </w:r>
      <w:ins w:id="544" w:author="Tanja Kortemme" w:date="2020-08-02T16:04:00Z">
        <w:r w:rsidR="00311C03">
          <w:rPr>
            <w:color w:val="000000" w:themeColor="text1"/>
            <w:szCs w:val="22"/>
          </w:rPr>
          <w:t xml:space="preserve"> and comparison to the </w:t>
        </w:r>
      </w:ins>
      <w:ins w:id="545" w:author="Tanja Kortemme" w:date="2020-08-02T16:05:00Z">
        <w:r w:rsidR="00311C03">
          <w:rPr>
            <w:color w:val="000000" w:themeColor="text1"/>
            <w:szCs w:val="22"/>
          </w:rPr>
          <w:t>integrated Michaelis-Menten equation formalis</w:t>
        </w:r>
        <w:r w:rsidR="001D7651">
          <w:rPr>
            <w:color w:val="000000" w:themeColor="text1"/>
            <w:szCs w:val="22"/>
          </w:rPr>
          <w:t>m</w:t>
        </w:r>
      </w:ins>
      <w:r w:rsidR="00915741">
        <w:rPr>
          <w:color w:val="000000" w:themeColor="text1"/>
          <w:szCs w:val="22"/>
        </w:rPr>
        <w:t>.</w:t>
      </w:r>
      <w:r w:rsidR="00162BDD">
        <w:rPr>
          <w:color w:val="000000" w:themeColor="text1"/>
          <w:szCs w:val="22"/>
        </w:rPr>
        <w:t xml:space="preserve"> The </w:t>
      </w:r>
      <w:del w:id="546" w:author="Tanja Kortemme" w:date="2020-08-02T16:05:00Z">
        <w:r w:rsidR="00162BDD" w:rsidDel="002F54AC">
          <w:rPr>
            <w:color w:val="000000" w:themeColor="text1"/>
            <w:szCs w:val="22"/>
          </w:rPr>
          <w:delText xml:space="preserve">green </w:delText>
        </w:r>
      </w:del>
      <w:ins w:id="547" w:author="Tanja Kortemme" w:date="2020-08-02T16:05:00Z">
        <w:r w:rsidR="002F54AC">
          <w:rPr>
            <w:color w:val="000000" w:themeColor="text1"/>
            <w:szCs w:val="22"/>
          </w:rPr>
          <w:t xml:space="preserve">yellow </w:t>
        </w:r>
      </w:ins>
      <w:r w:rsidR="00162BDD">
        <w:rPr>
          <w:color w:val="000000" w:themeColor="text1"/>
          <w:szCs w:val="22"/>
        </w:rPr>
        <w:t xml:space="preserve">and </w:t>
      </w:r>
      <w:del w:id="548" w:author="Tanja Kortemme" w:date="2020-08-02T16:05:00Z">
        <w:r w:rsidR="00162BDD" w:rsidDel="002F54AC">
          <w:rPr>
            <w:color w:val="000000" w:themeColor="text1"/>
            <w:szCs w:val="22"/>
          </w:rPr>
          <w:delText xml:space="preserve">blue </w:delText>
        </w:r>
      </w:del>
      <w:ins w:id="549" w:author="Tanja Kortemme" w:date="2020-08-02T16:05:00Z">
        <w:r w:rsidR="002F54AC">
          <w:rPr>
            <w:color w:val="000000" w:themeColor="text1"/>
            <w:szCs w:val="22"/>
          </w:rPr>
          <w:t xml:space="preserve">purple </w:t>
        </w:r>
      </w:ins>
      <w:r w:rsidR="00162BDD">
        <w:rPr>
          <w:color w:val="000000" w:themeColor="text1"/>
          <w:szCs w:val="22"/>
        </w:rPr>
        <w:t xml:space="preserve">points are from separate experiments with </w:t>
      </w:r>
      <w:r w:rsidR="00162BDD" w:rsidRPr="000952E5">
        <w:rPr>
          <w:color w:val="000000" w:themeColor="text1"/>
          <w:szCs w:val="22"/>
          <w:highlight w:val="yellow"/>
        </w:rPr>
        <w:t xml:space="preserve">0.5 </w:t>
      </w:r>
      <w:r w:rsidR="00162BDD" w:rsidRPr="000952E5">
        <w:rPr>
          <w:color w:val="000000" w:themeColor="text1"/>
          <w:szCs w:val="22"/>
          <w:highlight w:val="yellow"/>
          <w:lang w:val="el-GR"/>
        </w:rPr>
        <w:t>μ</w:t>
      </w:r>
      <w:r w:rsidR="00162BDD" w:rsidRPr="000952E5">
        <w:rPr>
          <w:color w:val="000000" w:themeColor="text1"/>
          <w:szCs w:val="22"/>
          <w:highlight w:val="yellow"/>
        </w:rPr>
        <w:t xml:space="preserve">M and 1 </w:t>
      </w:r>
      <w:r w:rsidR="00162BDD" w:rsidRPr="000952E5">
        <w:rPr>
          <w:color w:val="000000" w:themeColor="text1"/>
          <w:szCs w:val="22"/>
          <w:highlight w:val="yellow"/>
          <w:lang w:val="el-GR"/>
        </w:rPr>
        <w:t>μ</w:t>
      </w:r>
      <w:r w:rsidR="00162BDD" w:rsidRPr="000952E5">
        <w:rPr>
          <w:color w:val="000000" w:themeColor="text1"/>
          <w:szCs w:val="22"/>
          <w:highlight w:val="yellow"/>
        </w:rPr>
        <w:t>M [</w:t>
      </w:r>
      <w:commentRangeStart w:id="550"/>
      <w:r w:rsidR="00162BDD" w:rsidRPr="000952E5">
        <w:rPr>
          <w:color w:val="000000" w:themeColor="text1"/>
          <w:szCs w:val="22"/>
          <w:highlight w:val="yellow"/>
        </w:rPr>
        <w:t>GAP</w:t>
      </w:r>
      <w:commentRangeEnd w:id="550"/>
      <w:r w:rsidR="002F54AC">
        <w:rPr>
          <w:rStyle w:val="CommentReference"/>
        </w:rPr>
        <w:commentReference w:id="550"/>
      </w:r>
      <w:r w:rsidR="00162BDD" w:rsidRPr="000952E5">
        <w:rPr>
          <w:color w:val="000000" w:themeColor="text1"/>
          <w:szCs w:val="22"/>
          <w:highlight w:val="yellow"/>
        </w:rPr>
        <w:t>].</w:t>
      </w:r>
    </w:p>
    <w:p w14:paraId="77C5B032" w14:textId="77777777" w:rsidR="00131C7A" w:rsidRDefault="00131C7A" w:rsidP="00CB59D8">
      <w:pPr>
        <w:rPr>
          <w:color w:val="000000" w:themeColor="text1"/>
          <w:szCs w:val="22"/>
        </w:rPr>
      </w:pPr>
    </w:p>
    <w:p w14:paraId="053917CB" w14:textId="4A893E79" w:rsidR="001100F5" w:rsidRDefault="001100F5" w:rsidP="00CB59D8">
      <w:pPr>
        <w:rPr>
          <w:color w:val="000000" w:themeColor="text1"/>
          <w:szCs w:val="22"/>
        </w:rPr>
      </w:pPr>
      <w:r>
        <w:rPr>
          <w:noProof/>
          <w:color w:val="000000" w:themeColor="text1"/>
          <w:szCs w:val="22"/>
        </w:rPr>
        <w:drawing>
          <wp:inline distT="0" distB="0" distL="0" distR="0" wp14:anchorId="0E2E7942" wp14:editId="76FCFFBC">
            <wp:extent cx="3888427" cy="2733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8427" cy="2733448"/>
                    </a:xfrm>
                    <a:prstGeom prst="rect">
                      <a:avLst/>
                    </a:prstGeom>
                  </pic:spPr>
                </pic:pic>
              </a:graphicData>
            </a:graphic>
          </wp:inline>
        </w:drawing>
      </w:r>
    </w:p>
    <w:p w14:paraId="7B9F326F" w14:textId="77777777" w:rsidR="00E96EDE" w:rsidRPr="00E52918" w:rsidRDefault="00E96EDE" w:rsidP="00CB59D8">
      <w:pPr>
        <w:rPr>
          <w:color w:val="000000" w:themeColor="text1"/>
          <w:szCs w:val="22"/>
          <w:lang w:val="en-GB"/>
        </w:rPr>
      </w:pPr>
    </w:p>
    <w:p w14:paraId="5FE98145" w14:textId="7F0B5DCE" w:rsidR="00432445" w:rsidRPr="00E52918" w:rsidRDefault="00D21229" w:rsidP="00437E2B">
      <w:pPr>
        <w:rPr>
          <w:color w:val="000000" w:themeColor="text1"/>
          <w:szCs w:val="22"/>
        </w:rPr>
      </w:pPr>
      <w:r w:rsidRPr="00E52918">
        <w:rPr>
          <w:color w:val="000000" w:themeColor="text1"/>
          <w:szCs w:val="22"/>
        </w:rPr>
        <w:t xml:space="preserve">While we </w:t>
      </w:r>
      <w:del w:id="551" w:author="Tanja Kortemme" w:date="2020-08-02T16:06:00Z">
        <w:r w:rsidRPr="00E52918" w:rsidDel="00554AD6">
          <w:rPr>
            <w:color w:val="000000" w:themeColor="text1"/>
            <w:szCs w:val="22"/>
          </w:rPr>
          <w:delText xml:space="preserve">do </w:delText>
        </w:r>
      </w:del>
      <w:r w:rsidRPr="00E52918">
        <w:rPr>
          <w:color w:val="000000" w:themeColor="text1"/>
          <w:szCs w:val="22"/>
        </w:rPr>
        <w:t xml:space="preserve">agree with the reviewer that there are limitations in the accuracy of the method, </w:t>
      </w:r>
      <w:r w:rsidR="00F92D7B" w:rsidRPr="00E52918">
        <w:rPr>
          <w:color w:val="000000" w:themeColor="text1"/>
          <w:szCs w:val="22"/>
        </w:rPr>
        <w:t xml:space="preserve">and in the ideal case </w:t>
      </w:r>
      <w:r w:rsidRPr="00E52918">
        <w:rPr>
          <w:color w:val="000000" w:themeColor="text1"/>
          <w:szCs w:val="22"/>
        </w:rPr>
        <w:t>we</w:t>
      </w:r>
      <w:r w:rsidR="00F92D7B" w:rsidRPr="00E52918">
        <w:rPr>
          <w:color w:val="000000" w:themeColor="text1"/>
          <w:szCs w:val="22"/>
        </w:rPr>
        <w:t xml:space="preserve"> would want to determine the k</w:t>
      </w:r>
      <w:r w:rsidR="00F92D7B" w:rsidRPr="00E52918">
        <w:rPr>
          <w:color w:val="000000" w:themeColor="text1"/>
          <w:szCs w:val="22"/>
          <w:vertAlign w:val="subscript"/>
        </w:rPr>
        <w:t>cat</w:t>
      </w:r>
      <w:r w:rsidR="00F92D7B" w:rsidRPr="00E52918">
        <w:rPr>
          <w:color w:val="000000" w:themeColor="text1"/>
          <w:szCs w:val="22"/>
        </w:rPr>
        <w:t xml:space="preserve"> and the K</w:t>
      </w:r>
      <w:r w:rsidR="00F92D7B" w:rsidRPr="00E52918">
        <w:rPr>
          <w:color w:val="000000" w:themeColor="text1"/>
          <w:szCs w:val="22"/>
          <w:vertAlign w:val="subscript"/>
        </w:rPr>
        <w:t>m</w:t>
      </w:r>
      <w:r w:rsidR="00F92D7B" w:rsidRPr="00E52918">
        <w:rPr>
          <w:color w:val="000000" w:themeColor="text1"/>
          <w:szCs w:val="22"/>
        </w:rPr>
        <w:t xml:space="preserve"> parameters by measuring initial velocity for a wide range of </w:t>
      </w:r>
      <w:ins w:id="552" w:author="Tanja Kortemme" w:date="2020-08-02T16:06:00Z">
        <w:r w:rsidR="00934C6C">
          <w:rPr>
            <w:color w:val="000000" w:themeColor="text1"/>
            <w:szCs w:val="22"/>
          </w:rPr>
          <w:t xml:space="preserve">initial </w:t>
        </w:r>
      </w:ins>
      <w:r w:rsidR="006A7A7A" w:rsidRPr="00E52918">
        <w:rPr>
          <w:color w:val="000000" w:themeColor="text1"/>
          <w:szCs w:val="22"/>
        </w:rPr>
        <w:t>[Gsp1:GTP], we</w:t>
      </w:r>
      <w:r w:rsidRPr="00E52918">
        <w:rPr>
          <w:color w:val="000000" w:themeColor="text1"/>
          <w:szCs w:val="22"/>
        </w:rPr>
        <w:t xml:space="preserve"> would argue that</w:t>
      </w:r>
      <w:r w:rsidR="00CB59D8" w:rsidRPr="00E52918">
        <w:rPr>
          <w:color w:val="000000" w:themeColor="text1"/>
          <w:szCs w:val="22"/>
        </w:rPr>
        <w:t xml:space="preserve"> given</w:t>
      </w:r>
      <w:r w:rsidR="006A7A7A" w:rsidRPr="00E52918">
        <w:rPr>
          <w:color w:val="000000" w:themeColor="text1"/>
          <w:szCs w:val="22"/>
        </w:rPr>
        <w:t xml:space="preserve"> </w:t>
      </w:r>
      <w:r w:rsidR="00CB59D8" w:rsidRPr="00E52918">
        <w:rPr>
          <w:color w:val="000000" w:themeColor="text1"/>
          <w:szCs w:val="22"/>
        </w:rPr>
        <w:t>the low K</w:t>
      </w:r>
      <w:r w:rsidR="00CB59D8" w:rsidRPr="00E52918">
        <w:rPr>
          <w:color w:val="000000" w:themeColor="text1"/>
          <w:szCs w:val="22"/>
          <w:vertAlign w:val="subscript"/>
        </w:rPr>
        <w:t>m</w:t>
      </w:r>
      <w:r w:rsidR="00CB59D8" w:rsidRPr="00E52918">
        <w:rPr>
          <w:color w:val="000000" w:themeColor="text1"/>
          <w:szCs w:val="22"/>
        </w:rPr>
        <w:t xml:space="preserve"> values</w:t>
      </w:r>
      <w:r w:rsidR="006A7A7A" w:rsidRPr="00E52918">
        <w:rPr>
          <w:color w:val="000000" w:themeColor="text1"/>
          <w:szCs w:val="22"/>
        </w:rPr>
        <w:t xml:space="preserve"> and accuracy limitations of other methods rather than using the phosphate sensor</w:t>
      </w:r>
      <w:r w:rsidR="00CB59D8" w:rsidRPr="00E52918">
        <w:rPr>
          <w:color w:val="000000" w:themeColor="text1"/>
          <w:szCs w:val="22"/>
        </w:rPr>
        <w:t>,</w:t>
      </w:r>
      <w:r w:rsidRPr="00E52918">
        <w:rPr>
          <w:color w:val="000000" w:themeColor="text1"/>
          <w:szCs w:val="22"/>
        </w:rPr>
        <w:t xml:space="preserve"> </w:t>
      </w:r>
      <w:r w:rsidR="006A7A7A" w:rsidRPr="00E52918">
        <w:rPr>
          <w:color w:val="000000" w:themeColor="text1"/>
          <w:szCs w:val="22"/>
        </w:rPr>
        <w:t xml:space="preserve">significant </w:t>
      </w:r>
      <w:r w:rsidRPr="00E52918">
        <w:rPr>
          <w:color w:val="000000" w:themeColor="text1"/>
          <w:szCs w:val="22"/>
        </w:rPr>
        <w:t>limitations exist even if we use the approach the reviewer suggest</w:t>
      </w:r>
      <w:r w:rsidR="00C37022" w:rsidRPr="00E52918">
        <w:rPr>
          <w:color w:val="000000" w:themeColor="text1"/>
          <w:szCs w:val="22"/>
        </w:rPr>
        <w:t>s</w:t>
      </w:r>
      <w:r w:rsidRPr="00E52918">
        <w:rPr>
          <w:color w:val="000000" w:themeColor="text1"/>
          <w:szCs w:val="22"/>
        </w:rPr>
        <w:t>. For example, if we did a range of Gsp1 concentrations, in the cases where [Gsp1] is above K</w:t>
      </w:r>
      <w:r w:rsidRPr="00E52918">
        <w:rPr>
          <w:color w:val="000000" w:themeColor="text1"/>
          <w:szCs w:val="22"/>
          <w:vertAlign w:val="subscript"/>
        </w:rPr>
        <w:t>m</w:t>
      </w:r>
      <w:r w:rsidRPr="00E52918">
        <w:rPr>
          <w:color w:val="000000" w:themeColor="text1"/>
          <w:szCs w:val="22"/>
        </w:rPr>
        <w:t xml:space="preserve"> the curve </w:t>
      </w:r>
      <w:r w:rsidR="007914AB" w:rsidRPr="00E52918">
        <w:rPr>
          <w:color w:val="000000" w:themeColor="text1"/>
          <w:szCs w:val="22"/>
        </w:rPr>
        <w:t xml:space="preserve">cannot be fitted to an </w:t>
      </w:r>
      <w:r w:rsidRPr="00E52918">
        <w:rPr>
          <w:color w:val="000000" w:themeColor="text1"/>
          <w:szCs w:val="22"/>
        </w:rPr>
        <w:t xml:space="preserve">exponential (as can be seen </w:t>
      </w:r>
      <w:r w:rsidR="00915741">
        <w:rPr>
          <w:color w:val="000000" w:themeColor="text1"/>
          <w:szCs w:val="22"/>
        </w:rPr>
        <w:t xml:space="preserve">from the time course curved for the GAP </w:t>
      </w:r>
      <w:proofErr w:type="gramStart"/>
      <w:r w:rsidR="00915741">
        <w:rPr>
          <w:color w:val="000000" w:themeColor="text1"/>
          <w:szCs w:val="22"/>
        </w:rPr>
        <w:t>assay</w:t>
      </w:r>
      <w:proofErr w:type="gramEnd"/>
      <w:r w:rsidR="00915741">
        <w:rPr>
          <w:color w:val="000000" w:themeColor="text1"/>
          <w:szCs w:val="22"/>
        </w:rPr>
        <w:t xml:space="preserve"> we report in</w:t>
      </w:r>
      <w:r w:rsidRPr="00E52918">
        <w:rPr>
          <w:color w:val="000000" w:themeColor="text1"/>
          <w:szCs w:val="22"/>
        </w:rPr>
        <w:t xml:space="preserve"> Supplementary File 1 Figure 3)</w:t>
      </w:r>
      <w:r w:rsidR="00075196">
        <w:rPr>
          <w:color w:val="000000" w:themeColor="text1"/>
          <w:szCs w:val="22"/>
        </w:rPr>
        <w:t>. T</w:t>
      </w:r>
      <w:r w:rsidR="007914AB" w:rsidRPr="00E52918">
        <w:rPr>
          <w:color w:val="000000" w:themeColor="text1"/>
          <w:szCs w:val="22"/>
        </w:rPr>
        <w:t>raditionally the</w:t>
      </w:r>
      <w:r w:rsidRPr="00E52918">
        <w:rPr>
          <w:color w:val="000000" w:themeColor="text1"/>
          <w:szCs w:val="22"/>
        </w:rPr>
        <w:t xml:space="preserve"> initial velocity </w:t>
      </w:r>
      <w:r w:rsidR="00075196">
        <w:rPr>
          <w:color w:val="000000" w:themeColor="text1"/>
          <w:szCs w:val="22"/>
        </w:rPr>
        <w:t xml:space="preserve">in such a case </w:t>
      </w:r>
      <w:r w:rsidR="007914AB" w:rsidRPr="00E52918">
        <w:rPr>
          <w:color w:val="000000" w:themeColor="text1"/>
          <w:szCs w:val="22"/>
        </w:rPr>
        <w:t>would</w:t>
      </w:r>
      <w:r w:rsidRPr="00E52918">
        <w:rPr>
          <w:color w:val="000000" w:themeColor="text1"/>
          <w:szCs w:val="22"/>
        </w:rPr>
        <w:t xml:space="preserve"> be estimated</w:t>
      </w:r>
      <w:r w:rsidR="007914AB" w:rsidRPr="00E52918">
        <w:rPr>
          <w:color w:val="000000" w:themeColor="text1"/>
          <w:szCs w:val="22"/>
        </w:rPr>
        <w:t xml:space="preserve"> from those data</w:t>
      </w:r>
      <w:r w:rsidRPr="00E52918">
        <w:rPr>
          <w:color w:val="000000" w:themeColor="text1"/>
          <w:szCs w:val="22"/>
        </w:rPr>
        <w:t xml:space="preserve"> by a linear fit of the first 10% of the reaction. </w:t>
      </w:r>
      <w:r w:rsidR="00BD0320" w:rsidRPr="00E52918">
        <w:rPr>
          <w:color w:val="000000" w:themeColor="text1"/>
          <w:szCs w:val="22"/>
        </w:rPr>
        <w:t>However</w:t>
      </w:r>
      <w:r w:rsidR="003D6C70">
        <w:rPr>
          <w:color w:val="000000" w:themeColor="text1"/>
          <w:szCs w:val="22"/>
        </w:rPr>
        <w:t>,</w:t>
      </w:r>
      <w:r w:rsidR="00BB29F0" w:rsidRPr="00E52918">
        <w:rPr>
          <w:color w:val="000000" w:themeColor="text1"/>
          <w:szCs w:val="22"/>
        </w:rPr>
        <w:t xml:space="preserve"> the accuracy of the linear fit to the initial data is </w:t>
      </w:r>
      <w:r w:rsidR="007914AB" w:rsidRPr="00E52918">
        <w:rPr>
          <w:color w:val="000000" w:themeColor="text1"/>
          <w:szCs w:val="22"/>
        </w:rPr>
        <w:t>also imperfect for a number of reasons</w:t>
      </w:r>
      <w:r w:rsidRPr="00E52918">
        <w:rPr>
          <w:color w:val="000000" w:themeColor="text1"/>
          <w:szCs w:val="22"/>
        </w:rPr>
        <w:t>. The very beginning of the reaction is, for technical reasons</w:t>
      </w:r>
      <w:r w:rsidR="007914AB" w:rsidRPr="00E52918">
        <w:rPr>
          <w:color w:val="000000" w:themeColor="text1"/>
          <w:szCs w:val="22"/>
        </w:rPr>
        <w:t>,</w:t>
      </w:r>
      <w:r w:rsidRPr="00E52918">
        <w:rPr>
          <w:color w:val="000000" w:themeColor="text1"/>
          <w:szCs w:val="22"/>
        </w:rPr>
        <w:t xml:space="preserve"> always missed and the very high rate in the </w:t>
      </w:r>
      <w:r w:rsidRPr="00E52918">
        <w:rPr>
          <w:color w:val="000000" w:themeColor="text1"/>
          <w:szCs w:val="22"/>
        </w:rPr>
        <w:lastRenderedPageBreak/>
        <w:t xml:space="preserve">beginning necessarily means that the ratio of time points to concentration change is low. </w:t>
      </w:r>
      <w:r w:rsidR="007914AB" w:rsidRPr="00E52918">
        <w:rPr>
          <w:color w:val="000000" w:themeColor="text1"/>
          <w:szCs w:val="22"/>
        </w:rPr>
        <w:t xml:space="preserve">In many ways, using all of the collected data is more meaningful. </w:t>
      </w:r>
    </w:p>
    <w:p w14:paraId="20E6372F" w14:textId="445A8CE1" w:rsidR="00674159" w:rsidRPr="00A90CD5" w:rsidRDefault="00715FB1" w:rsidP="00437E2B">
      <w:pPr>
        <w:rPr>
          <w:color w:val="000000" w:themeColor="text1"/>
          <w:szCs w:val="22"/>
        </w:rPr>
      </w:pPr>
      <w:r w:rsidRPr="00E52918">
        <w:rPr>
          <w:color w:val="000000" w:themeColor="text1"/>
          <w:szCs w:val="22"/>
        </w:rPr>
        <w:t>F</w:t>
      </w:r>
      <w:r w:rsidR="00C520AD" w:rsidRPr="00E52918">
        <w:rPr>
          <w:color w:val="000000" w:themeColor="text1"/>
          <w:szCs w:val="22"/>
        </w:rPr>
        <w:t xml:space="preserve">inally, </w:t>
      </w:r>
      <w:r w:rsidR="00AF64E2" w:rsidRPr="00E52918">
        <w:rPr>
          <w:color w:val="000000" w:themeColor="text1"/>
          <w:szCs w:val="22"/>
        </w:rPr>
        <w:t xml:space="preserve">both our biophysical and </w:t>
      </w:r>
      <w:del w:id="553" w:author="Tanja Kortemme" w:date="2020-08-02T16:08:00Z">
        <w:r w:rsidR="00AF64E2" w:rsidRPr="00E52918" w:rsidDel="00515056">
          <w:rPr>
            <w:color w:val="000000" w:themeColor="text1"/>
            <w:szCs w:val="22"/>
          </w:rPr>
          <w:delText xml:space="preserve">phenotype </w:delText>
        </w:r>
      </w:del>
      <w:ins w:id="554" w:author="Tanja Kortemme" w:date="2020-08-02T16:08:00Z">
        <w:r w:rsidR="00515056">
          <w:rPr>
            <w:color w:val="000000" w:themeColor="text1"/>
            <w:szCs w:val="22"/>
          </w:rPr>
          <w:t>cellular</w:t>
        </w:r>
        <w:r w:rsidR="00515056" w:rsidRPr="00E52918">
          <w:rPr>
            <w:color w:val="000000" w:themeColor="text1"/>
            <w:szCs w:val="22"/>
          </w:rPr>
          <w:t xml:space="preserve"> </w:t>
        </w:r>
      </w:ins>
      <w:r w:rsidR="00B162B0" w:rsidRPr="00E52918">
        <w:rPr>
          <w:color w:val="000000" w:themeColor="text1"/>
          <w:szCs w:val="22"/>
        </w:rPr>
        <w:t xml:space="preserve">experiments </w:t>
      </w:r>
      <w:r w:rsidR="00AF64E2" w:rsidRPr="00E52918">
        <w:rPr>
          <w:color w:val="000000" w:themeColor="text1"/>
          <w:szCs w:val="22"/>
        </w:rPr>
        <w:t>(</w:t>
      </w:r>
      <w:del w:id="555" w:author="Tanja Kortemme" w:date="2020-08-02T16:08:00Z">
        <w:r w:rsidR="00AF64E2" w:rsidRPr="00E52918" w:rsidDel="00400580">
          <w:rPr>
            <w:color w:val="000000" w:themeColor="text1"/>
            <w:szCs w:val="22"/>
          </w:rPr>
          <w:delText>functional genomics</w:delText>
        </w:r>
      </w:del>
      <w:ins w:id="556" w:author="Tanja Kortemme" w:date="2020-08-02T16:08:00Z">
        <w:r w:rsidR="00400580">
          <w:rPr>
            <w:color w:val="000000" w:themeColor="text1"/>
            <w:szCs w:val="22"/>
          </w:rPr>
          <w:t>genetic and physical interactions</w:t>
        </w:r>
      </w:ins>
      <w:del w:id="557" w:author="Tanja Kortemme" w:date="2020-08-02T16:08:00Z">
        <w:r w:rsidR="00AF64E2" w:rsidRPr="00E52918" w:rsidDel="00717983">
          <w:rPr>
            <w:color w:val="000000" w:themeColor="text1"/>
            <w:szCs w:val="22"/>
          </w:rPr>
          <w:delText xml:space="preserve"> as well as proteomics</w:delText>
        </w:r>
      </w:del>
      <w:r w:rsidR="00AF64E2" w:rsidRPr="00E52918">
        <w:rPr>
          <w:color w:val="000000" w:themeColor="text1"/>
          <w:szCs w:val="22"/>
        </w:rPr>
        <w:t xml:space="preserve">) measure small differences, but </w:t>
      </w:r>
      <w:del w:id="558" w:author="Tanja Kortemme" w:date="2020-08-02T16:08:00Z">
        <w:r w:rsidR="00211144" w:rsidRPr="00E52918" w:rsidDel="006C4DDB">
          <w:rPr>
            <w:color w:val="000000" w:themeColor="text1"/>
            <w:szCs w:val="22"/>
          </w:rPr>
          <w:delText xml:space="preserve">the </w:delText>
        </w:r>
      </w:del>
      <w:ins w:id="559" w:author="Tanja Kortemme" w:date="2020-08-02T16:08:00Z">
        <w:r w:rsidR="006C4DDB">
          <w:rPr>
            <w:color w:val="000000" w:themeColor="text1"/>
            <w:szCs w:val="22"/>
          </w:rPr>
          <w:t>our main</w:t>
        </w:r>
        <w:r w:rsidR="006C4DDB" w:rsidRPr="00E52918">
          <w:rPr>
            <w:color w:val="000000" w:themeColor="text1"/>
            <w:szCs w:val="22"/>
          </w:rPr>
          <w:t xml:space="preserve"> </w:t>
        </w:r>
      </w:ins>
      <w:r w:rsidR="00211144" w:rsidRPr="00E52918">
        <w:rPr>
          <w:color w:val="000000" w:themeColor="text1"/>
          <w:szCs w:val="22"/>
        </w:rPr>
        <w:t xml:space="preserve">conclusions </w:t>
      </w:r>
      <w:del w:id="560" w:author="Tanja Kortemme" w:date="2020-08-02T16:08:00Z">
        <w:r w:rsidR="00211144" w:rsidRPr="00E52918" w:rsidDel="004A39D4">
          <w:rPr>
            <w:color w:val="000000" w:themeColor="text1"/>
            <w:szCs w:val="22"/>
          </w:rPr>
          <w:delText xml:space="preserve">we make </w:delText>
        </w:r>
      </w:del>
      <w:r w:rsidR="00211144" w:rsidRPr="00E52918">
        <w:rPr>
          <w:color w:val="000000" w:themeColor="text1"/>
          <w:szCs w:val="22"/>
        </w:rPr>
        <w:t>are based on grouping mutants by the measured effects</w:t>
      </w:r>
      <w:r w:rsidRPr="00E52918">
        <w:rPr>
          <w:color w:val="000000" w:themeColor="text1"/>
          <w:szCs w:val="22"/>
        </w:rPr>
        <w:t>. E</w:t>
      </w:r>
      <w:r w:rsidR="00211144" w:rsidRPr="00E52918">
        <w:rPr>
          <w:color w:val="000000" w:themeColor="text1"/>
          <w:szCs w:val="22"/>
        </w:rPr>
        <w:t xml:space="preserve">ven though </w:t>
      </w:r>
      <w:r w:rsidR="00AF64E2" w:rsidRPr="00E52918">
        <w:rPr>
          <w:color w:val="000000" w:themeColor="text1"/>
          <w:szCs w:val="22"/>
        </w:rPr>
        <w:t xml:space="preserve">each </w:t>
      </w:r>
      <w:r w:rsidRPr="00E52918">
        <w:rPr>
          <w:color w:val="000000" w:themeColor="text1"/>
          <w:szCs w:val="22"/>
        </w:rPr>
        <w:t>measurement has</w:t>
      </w:r>
      <w:r w:rsidR="00211144" w:rsidRPr="00E52918">
        <w:rPr>
          <w:color w:val="000000" w:themeColor="text1"/>
          <w:szCs w:val="22"/>
        </w:rPr>
        <w:t xml:space="preserve"> different types of noise</w:t>
      </w:r>
      <w:r w:rsidR="00A651D8" w:rsidRPr="00E52918">
        <w:rPr>
          <w:color w:val="000000" w:themeColor="text1"/>
          <w:szCs w:val="22"/>
        </w:rPr>
        <w:t xml:space="preserve"> associated with </w:t>
      </w:r>
      <w:r w:rsidRPr="00E52918">
        <w:rPr>
          <w:color w:val="000000" w:themeColor="text1"/>
          <w:szCs w:val="22"/>
        </w:rPr>
        <w:t>it</w:t>
      </w:r>
      <w:r w:rsidR="00A651D8" w:rsidRPr="00E52918">
        <w:rPr>
          <w:color w:val="000000" w:themeColor="text1"/>
          <w:szCs w:val="22"/>
        </w:rPr>
        <w:t xml:space="preserve">, the signal </w:t>
      </w:r>
      <w:r w:rsidR="00AA10DF" w:rsidRPr="00E52918">
        <w:rPr>
          <w:color w:val="000000" w:themeColor="text1"/>
          <w:szCs w:val="22"/>
        </w:rPr>
        <w:t>is</w:t>
      </w:r>
      <w:r w:rsidR="00A651D8" w:rsidRPr="00E52918">
        <w:rPr>
          <w:color w:val="000000" w:themeColor="text1"/>
          <w:szCs w:val="22"/>
        </w:rPr>
        <w:t xml:space="preserve"> strong enough for us to see clear groupings in Fig. 4</w:t>
      </w:r>
      <w:r w:rsidR="0059645E">
        <w:rPr>
          <w:color w:val="000000" w:themeColor="text1"/>
          <w:szCs w:val="22"/>
        </w:rPr>
        <w:t>.</w:t>
      </w:r>
    </w:p>
    <w:p w14:paraId="38421554" w14:textId="2A385CF8" w:rsidR="007E5AD9" w:rsidRPr="001C16D7" w:rsidRDefault="00A43B6B" w:rsidP="00437E2B">
      <w:pPr>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Some of the questions that authors need to consider are:</w:t>
      </w:r>
    </w:p>
    <w:p w14:paraId="5A3910D4" w14:textId="39D74177" w:rsidR="008D30CB" w:rsidRPr="00E910AF" w:rsidDel="00AF3E34" w:rsidRDefault="007E5AD9" w:rsidP="00437E2B">
      <w:pPr>
        <w:rPr>
          <w:del w:id="561" w:author="Tanja Kortemme" w:date="2020-08-02T16:12:00Z"/>
          <w:color w:val="000000" w:themeColor="text1"/>
          <w:szCs w:val="22"/>
          <w:shd w:val="clear" w:color="auto" w:fill="FFFFFF"/>
        </w:rPr>
      </w:pPr>
      <w:r w:rsidRPr="00E910AF">
        <w:rPr>
          <w:color w:val="000000" w:themeColor="text1"/>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sidRPr="00E910AF">
        <w:rPr>
          <w:color w:val="000000" w:themeColor="text1"/>
          <w:szCs w:val="22"/>
          <w:shd w:val="clear" w:color="auto" w:fill="FFFFFF"/>
        </w:rPr>
        <w:t xml:space="preserve">Klebe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r w:rsidR="0017613F" w:rsidRPr="00E910AF">
        <w:rPr>
          <w:color w:val="000000" w:themeColor="text1"/>
          <w:szCs w:val="22"/>
          <w:shd w:val="clear" w:color="auto" w:fill="FFFFFF"/>
        </w:rPr>
        <w:t xml:space="preserve">Klebe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ins w:id="562" w:author="Tanja Kortemme" w:date="2020-08-02T16:12:00Z">
        <w:r w:rsidR="00AF3E34" w:rsidRPr="00E910AF" w:rsidDel="00AF3E34">
          <w:rPr>
            <w:color w:val="000000" w:themeColor="text1"/>
            <w:szCs w:val="22"/>
            <w:shd w:val="clear" w:color="auto" w:fill="FFFFFF"/>
          </w:rPr>
          <w:t xml:space="preserve"> </w:t>
        </w:r>
      </w:ins>
    </w:p>
    <w:p w14:paraId="5A4782A2" w14:textId="77777777" w:rsidR="008D30CB" w:rsidRPr="00E910AF" w:rsidRDefault="0017613F" w:rsidP="00437E2B">
      <w:pPr>
        <w:rPr>
          <w:color w:val="000000" w:themeColor="text1"/>
          <w:szCs w:val="22"/>
          <w:shd w:val="clear" w:color="auto" w:fill="FFFFFF"/>
        </w:rPr>
      </w:pPr>
      <w:r w:rsidRPr="00E910AF">
        <w:rPr>
          <w:color w:val="000000" w:themeColor="text1"/>
          <w:szCs w:val="22"/>
          <w:shd w:val="clear" w:color="auto" w:fill="FFFFFF"/>
        </w:rPr>
        <w:t xml:space="preserve">The same authors (Klebe et al, Biochemistry, 1995b) have also proposed that both reactions can be described enzymatically, </w:t>
      </w:r>
      <w:r w:rsidR="00000DD5" w:rsidRPr="00E910AF">
        <w:rPr>
          <w:color w:val="000000" w:themeColor="text1"/>
          <w:szCs w:val="22"/>
          <w:shd w:val="clear" w:color="auto" w:fill="FFFFFF"/>
        </w:rPr>
        <w:t>and this</w:t>
      </w:r>
      <w:r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046B7718" w14:textId="678EB7D8" w:rsidR="00B06A16" w:rsidRPr="00E910AF" w:rsidDel="00046A29" w:rsidRDefault="00B06A16" w:rsidP="00437E2B">
      <w:pPr>
        <w:rPr>
          <w:del w:id="563" w:author="Tanja Kortemme" w:date="2020-08-02T16:14:00Z"/>
          <w:color w:val="000000" w:themeColor="text1"/>
          <w:szCs w:val="22"/>
          <w:shd w:val="clear" w:color="auto" w:fill="FFFFFF"/>
        </w:rPr>
      </w:pPr>
      <w:del w:id="564" w:author="Tanja Kortemme" w:date="2020-08-02T16:12:00Z">
        <w:r w:rsidRPr="00E910AF" w:rsidDel="0014526C">
          <w:rPr>
            <w:color w:val="000000" w:themeColor="text1"/>
            <w:szCs w:val="22"/>
            <w:shd w:val="clear" w:color="auto" w:fill="FFFFFF"/>
          </w:rPr>
          <w:delText>In general, we do</w:delText>
        </w:r>
      </w:del>
      <w:ins w:id="565" w:author="Tanja Kortemme" w:date="2020-08-02T16:12:00Z">
        <w:r w:rsidR="0014526C">
          <w:rPr>
            <w:color w:val="000000" w:themeColor="text1"/>
            <w:szCs w:val="22"/>
            <w:shd w:val="clear" w:color="auto" w:fill="FFFFFF"/>
          </w:rPr>
          <w:t>We</w:t>
        </w:r>
      </w:ins>
      <w:r w:rsidRPr="00E910AF">
        <w:rPr>
          <w:color w:val="000000" w:themeColor="text1"/>
          <w:szCs w:val="22"/>
          <w:shd w:val="clear" w:color="auto" w:fill="FFFFFF"/>
        </w:rPr>
        <w:t xml:space="preserve"> agree with the reviewer that </w:t>
      </w:r>
      <w:r w:rsidR="00E204A1" w:rsidRPr="00E910AF">
        <w:rPr>
          <w:color w:val="000000" w:themeColor="text1"/>
          <w:szCs w:val="22"/>
          <w:shd w:val="clear" w:color="auto" w:fill="FFFFFF"/>
        </w:rPr>
        <w:t>GTPase</w:t>
      </w:r>
      <w:r w:rsidRPr="00E910AF">
        <w:rPr>
          <w:color w:val="000000" w:themeColor="text1"/>
          <w:szCs w:val="22"/>
          <w:shd w:val="clear" w:color="auto" w:fill="FFFFFF"/>
        </w:rPr>
        <w:t xml:space="preserve"> kinetics data need to be interpreted with care</w:t>
      </w:r>
      <w:del w:id="566" w:author="Tanja Kortemme" w:date="2020-08-02T16:11:00Z">
        <w:r w:rsidRPr="00E910AF" w:rsidDel="008B2A39">
          <w:rPr>
            <w:color w:val="000000" w:themeColor="text1"/>
            <w:szCs w:val="22"/>
            <w:shd w:val="clear" w:color="auto" w:fill="FFFFFF"/>
          </w:rPr>
          <w:delText>, and we believe we have done so</w:delText>
        </w:r>
      </w:del>
      <w:ins w:id="567" w:author="Tanja Kortemme" w:date="2020-08-02T16:13:00Z">
        <w:r w:rsidR="00AF3E34">
          <w:rPr>
            <w:color w:val="000000" w:themeColor="text1"/>
            <w:szCs w:val="22"/>
            <w:shd w:val="clear" w:color="auto" w:fill="FFFFFF"/>
          </w:rPr>
          <w:t>, and we thank the reviewer for</w:t>
        </w:r>
      </w:ins>
      <w:del w:id="568" w:author="Tanja Kortemme" w:date="2020-08-02T16:13:00Z">
        <w:r w:rsidRPr="00E910AF" w:rsidDel="00AF3E34">
          <w:rPr>
            <w:color w:val="000000" w:themeColor="text1"/>
            <w:szCs w:val="22"/>
            <w:shd w:val="clear" w:color="auto" w:fill="FFFFFF"/>
          </w:rPr>
          <w:delText>.</w:delText>
        </w:r>
      </w:del>
      <w:r w:rsidRPr="00E910AF">
        <w:rPr>
          <w:color w:val="000000" w:themeColor="text1"/>
          <w:szCs w:val="22"/>
          <w:shd w:val="clear" w:color="auto" w:fill="FFFFFF"/>
        </w:rPr>
        <w:t xml:space="preserve"> </w:t>
      </w:r>
      <w:del w:id="569" w:author="Tanja Kortemme" w:date="2020-08-02T16:13:00Z">
        <w:r w:rsidRPr="00E910AF" w:rsidDel="00AF3E34">
          <w:rPr>
            <w:color w:val="000000" w:themeColor="text1"/>
            <w:szCs w:val="22"/>
            <w:shd w:val="clear" w:color="auto" w:fill="FFFFFF"/>
          </w:rPr>
          <w:delText>The point we want to acknowledge, and we thank the reviewer for making us revisit this, is that we</w:delText>
        </w:r>
      </w:del>
      <w:ins w:id="570" w:author="Tanja Kortemme" w:date="2020-08-02T16:13:00Z">
        <w:r w:rsidR="00AF3E34">
          <w:rPr>
            <w:color w:val="000000" w:themeColor="text1"/>
            <w:szCs w:val="22"/>
            <w:shd w:val="clear" w:color="auto" w:fill="FFFFFF"/>
          </w:rPr>
          <w:t>highlighting that</w:t>
        </w:r>
      </w:ins>
      <w:r w:rsidRPr="00E910AF">
        <w:rPr>
          <w:color w:val="000000" w:themeColor="text1"/>
          <w:szCs w:val="22"/>
          <w:shd w:val="clear" w:color="auto" w:fill="FFFFFF"/>
        </w:rPr>
        <w:t xml:space="preserve"> </w:t>
      </w:r>
      <w:ins w:id="571" w:author="Tanja Kortemme" w:date="2020-08-02T16:13:00Z">
        <w:r w:rsidR="00EC470E">
          <w:rPr>
            <w:color w:val="000000" w:themeColor="text1"/>
            <w:szCs w:val="22"/>
            <w:shd w:val="clear" w:color="auto" w:fill="FFFFFF"/>
          </w:rPr>
          <w:t xml:space="preserve">we </w:t>
        </w:r>
      </w:ins>
      <w:del w:id="572" w:author="Tanja Kortemme" w:date="2020-08-02T16:14:00Z">
        <w:r w:rsidRPr="00E910AF" w:rsidDel="00E866A0">
          <w:rPr>
            <w:color w:val="000000" w:themeColor="text1"/>
            <w:szCs w:val="22"/>
            <w:shd w:val="clear" w:color="auto" w:fill="FFFFFF"/>
          </w:rPr>
          <w:delText xml:space="preserve">might not </w:delText>
        </w:r>
      </w:del>
      <w:r w:rsidRPr="00E910AF">
        <w:rPr>
          <w:color w:val="000000" w:themeColor="text1"/>
          <w:szCs w:val="22"/>
          <w:shd w:val="clear" w:color="auto" w:fill="FFFFFF"/>
        </w:rPr>
        <w:t xml:space="preserve">have </w:t>
      </w:r>
      <w:ins w:id="573" w:author="Tanja Kortemme" w:date="2020-08-02T16:15:00Z">
        <w:r w:rsidR="00D33D55">
          <w:rPr>
            <w:color w:val="000000" w:themeColor="text1"/>
            <w:szCs w:val="22"/>
            <w:shd w:val="clear" w:color="auto" w:fill="FFFFFF"/>
          </w:rPr>
          <w:t xml:space="preserve">not </w:t>
        </w:r>
      </w:ins>
      <w:r w:rsidRPr="00E910AF">
        <w:rPr>
          <w:color w:val="000000" w:themeColor="text1"/>
          <w:szCs w:val="22"/>
          <w:shd w:val="clear" w:color="auto" w:fill="FFFFFF"/>
        </w:rPr>
        <w:t xml:space="preserve">done a thorough enough job </w:t>
      </w:r>
      <w:r w:rsidR="00E204A1" w:rsidRPr="00E910AF">
        <w:rPr>
          <w:color w:val="000000" w:themeColor="text1"/>
          <w:szCs w:val="22"/>
          <w:shd w:val="clear" w:color="auto" w:fill="FFFFFF"/>
        </w:rPr>
        <w:t xml:space="preserve">explicitly </w:t>
      </w:r>
      <w:r w:rsidRPr="00E910AF">
        <w:rPr>
          <w:color w:val="000000" w:themeColor="text1"/>
          <w:szCs w:val="22"/>
          <w:shd w:val="clear" w:color="auto" w:fill="FFFFFF"/>
        </w:rPr>
        <w:t xml:space="preserve">discussing all </w:t>
      </w:r>
      <w:r w:rsidR="00145E57" w:rsidRPr="00E910AF">
        <w:rPr>
          <w:color w:val="000000" w:themeColor="text1"/>
          <w:szCs w:val="22"/>
          <w:shd w:val="clear" w:color="auto" w:fill="FFFFFF"/>
        </w:rPr>
        <w:t>relevant</w:t>
      </w:r>
      <w:r w:rsidRPr="00E910AF">
        <w:rPr>
          <w:color w:val="000000" w:themeColor="text1"/>
          <w:szCs w:val="22"/>
          <w:shd w:val="clear" w:color="auto" w:fill="FFFFFF"/>
        </w:rPr>
        <w:t xml:space="preserve"> details in our manuscript. </w:t>
      </w:r>
    </w:p>
    <w:p w14:paraId="71613368" w14:textId="50CB71D9" w:rsidR="00CA681F" w:rsidRPr="00A90CD5" w:rsidRDefault="00B06A16" w:rsidP="00437E2B">
      <w:pPr>
        <w:rPr>
          <w:color w:val="000000" w:themeColor="text1"/>
          <w:szCs w:val="22"/>
          <w:shd w:val="clear" w:color="auto" w:fill="FFFFFF"/>
        </w:rPr>
      </w:pPr>
      <w:r w:rsidRPr="00E910AF">
        <w:rPr>
          <w:color w:val="000000" w:themeColor="text1"/>
          <w:szCs w:val="22"/>
          <w:shd w:val="clear" w:color="auto" w:fill="FFFFFF"/>
        </w:rPr>
        <w:t xml:space="preserve">We hope that our </w:t>
      </w:r>
      <w:r w:rsidR="00CA681F" w:rsidRPr="00E910AF">
        <w:rPr>
          <w:color w:val="000000" w:themeColor="text1"/>
          <w:szCs w:val="22"/>
          <w:shd w:val="clear" w:color="auto" w:fill="FFFFFF"/>
        </w:rPr>
        <w:t xml:space="preserve">responses to the </w:t>
      </w:r>
      <w:r w:rsidR="00A90CD5">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Pr="00E910AF">
        <w:rPr>
          <w:color w:val="000000" w:themeColor="text1"/>
          <w:szCs w:val="22"/>
          <w:shd w:val="clear" w:color="auto" w:fill="FFFFFF"/>
        </w:rPr>
        <w:t xml:space="preserve"> the additional discussion we added to the paper, will rectify this</w:t>
      </w:r>
      <w:ins w:id="574" w:author="Tanja Kortemme" w:date="2020-08-02T16:14:00Z">
        <w:r w:rsidR="00BB35D7">
          <w:rPr>
            <w:color w:val="000000" w:themeColor="text1"/>
            <w:szCs w:val="22"/>
            <w:shd w:val="clear" w:color="auto" w:fill="FFFFFF"/>
          </w:rPr>
          <w:t xml:space="preserve"> issue</w:t>
        </w:r>
      </w:ins>
      <w:r w:rsidRPr="00E910AF">
        <w:rPr>
          <w:color w:val="000000" w:themeColor="text1"/>
          <w:szCs w:val="22"/>
          <w:shd w:val="clear" w:color="auto" w:fill="FFFFFF"/>
        </w:rPr>
        <w:t>.</w:t>
      </w:r>
    </w:p>
    <w:p w14:paraId="38FE05E8" w14:textId="77777777" w:rsidR="00840215" w:rsidRPr="001C16D7" w:rsidRDefault="00A43B6B" w:rsidP="00437E2B">
      <w:pPr>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5C37B85F" w:rsidR="00432001" w:rsidRPr="00A90CD5" w:rsidRDefault="0017613F" w:rsidP="00437E2B">
      <w:pPr>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(Klebe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all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ins w:id="575" w:author="Tanja Kortemme" w:date="2020-08-02T16:16:00Z">
        <w:r w:rsidR="00336C5C">
          <w:rPr>
            <w:color w:val="000000" w:themeColor="text1"/>
            <w:szCs w:val="22"/>
          </w:rPr>
          <w:t xml:space="preserve"> We now add a note discussing this point in </w:t>
        </w:r>
        <w:r w:rsidR="00336C5C" w:rsidRPr="00EE1090">
          <w:rPr>
            <w:color w:val="000000" w:themeColor="text1"/>
            <w:szCs w:val="22"/>
            <w:highlight w:val="yellow"/>
          </w:rPr>
          <w:t>XXX</w:t>
        </w:r>
        <w:r w:rsidR="00336C5C">
          <w:rPr>
            <w:color w:val="000000" w:themeColor="text1"/>
            <w:szCs w:val="22"/>
          </w:rPr>
          <w:t xml:space="preserve">; equations for fitting the data are given in </w:t>
        </w:r>
        <w:r w:rsidR="00336C5C" w:rsidRPr="00EE1090">
          <w:rPr>
            <w:color w:val="000000" w:themeColor="text1"/>
            <w:szCs w:val="22"/>
            <w:highlight w:val="yellow"/>
          </w:rPr>
          <w:t>XXX</w:t>
        </w:r>
        <w:r w:rsidR="00336C5C">
          <w:rPr>
            <w:color w:val="000000" w:themeColor="text1"/>
            <w:szCs w:val="22"/>
          </w:rPr>
          <w:t>.</w:t>
        </w:r>
      </w:ins>
    </w:p>
    <w:p w14:paraId="23F297F6" w14:textId="77777777" w:rsidR="00840215" w:rsidRPr="001C16D7" w:rsidRDefault="00A43B6B" w:rsidP="00437E2B">
      <w:pPr>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70CC55BA" w:rsidR="00EF6A21" w:rsidRPr="0059645E" w:rsidRDefault="00EF6A21" w:rsidP="00EF6A21">
      <w:pPr>
        <w:rPr>
          <w:color w:val="000000" w:themeColor="text1"/>
          <w:szCs w:val="22"/>
        </w:rPr>
      </w:pPr>
      <w:r w:rsidRPr="0059645E">
        <w:rPr>
          <w:color w:val="000000" w:themeColor="text1"/>
          <w:szCs w:val="22"/>
        </w:rPr>
        <w:t xml:space="preserve">Ran binds </w:t>
      </w:r>
      <w:commentRangeStart w:id="576"/>
      <w:r w:rsidRPr="0059645E">
        <w:rPr>
          <w:color w:val="000000" w:themeColor="text1"/>
          <w:szCs w:val="22"/>
        </w:rPr>
        <w:t xml:space="preserve">GTP </w:t>
      </w:r>
      <w:commentRangeEnd w:id="576"/>
      <w:r w:rsidR="00F40DCF">
        <w:rPr>
          <w:rStyle w:val="CommentReference"/>
        </w:rPr>
        <w:commentReference w:id="576"/>
      </w:r>
      <w:del w:id="577" w:author="Tanja Kortemme" w:date="2020-08-02T16:24:00Z">
        <w:r w:rsidRPr="0059645E" w:rsidDel="00F40DCF">
          <w:rPr>
            <w:color w:val="000000" w:themeColor="text1"/>
            <w:szCs w:val="22"/>
          </w:rPr>
          <w:delText>specifically</w:delText>
        </w:r>
      </w:del>
      <w:r w:rsidRPr="0059645E">
        <w:rPr>
          <w:color w:val="000000" w:themeColor="text1"/>
          <w:szCs w:val="22"/>
        </w:rPr>
        <w:t xml:space="preserve"> </w:t>
      </w:r>
      <w:del w:id="578" w:author="Tanja Kortemme" w:date="2020-08-02T16:23:00Z">
        <w:r w:rsidRPr="0059645E" w:rsidDel="00BD5811">
          <w:rPr>
            <w:color w:val="000000" w:themeColor="text1"/>
            <w:szCs w:val="22"/>
          </w:rPr>
          <w:delText xml:space="preserve">and </w:delText>
        </w:r>
      </w:del>
      <w:r w:rsidRPr="0059645E">
        <w:rPr>
          <w:color w:val="000000" w:themeColor="text1"/>
          <w:szCs w:val="22"/>
        </w:rPr>
        <w:t xml:space="preserve">with </w:t>
      </w:r>
      <w:ins w:id="579" w:author="Tanja Kortemme" w:date="2020-08-02T16:23:00Z">
        <w:r w:rsidR="00BD5811">
          <w:rPr>
            <w:color w:val="000000" w:themeColor="text1"/>
            <w:szCs w:val="22"/>
          </w:rPr>
          <w:t xml:space="preserve">very </w:t>
        </w:r>
      </w:ins>
      <w:r w:rsidRPr="0059645E">
        <w:rPr>
          <w:color w:val="000000" w:themeColor="text1"/>
          <w:szCs w:val="22"/>
        </w:rPr>
        <w:t xml:space="preserve">high affinity </w:t>
      </w:r>
      <w:commentRangeStart w:id="580"/>
      <w:r w:rsidRPr="0059645E">
        <w:rPr>
          <w:color w:val="000000" w:themeColor="text1"/>
          <w:szCs w:val="22"/>
        </w:rPr>
        <w:t>(</w:t>
      </w:r>
      <w:ins w:id="581" w:author="Tanja Kortemme" w:date="2020-08-02T16:23:00Z">
        <w:r w:rsidR="00BD5811">
          <w:rPr>
            <w:color w:val="000000" w:themeColor="text1"/>
            <w:szCs w:val="22"/>
          </w:rPr>
          <w:t>K</w:t>
        </w:r>
        <w:r w:rsidR="00BD5811" w:rsidRPr="00BD5811">
          <w:rPr>
            <w:color w:val="000000" w:themeColor="text1"/>
            <w:szCs w:val="22"/>
            <w:vertAlign w:val="subscript"/>
          </w:rPr>
          <w:t>d</w:t>
        </w:r>
        <w:r w:rsidR="00BD5811">
          <w:rPr>
            <w:color w:val="000000" w:themeColor="text1"/>
            <w:szCs w:val="22"/>
          </w:rPr>
          <w:t xml:space="preserve"> </w:t>
        </w:r>
      </w:ins>
      <w:r w:rsidRPr="0059645E">
        <w:rPr>
          <w:color w:val="000000" w:themeColor="text1"/>
          <w:szCs w:val="22"/>
        </w:rPr>
        <w:t>&gt; 1</w:t>
      </w:r>
      <w:ins w:id="582" w:author="Tanja Kortemme" w:date="2020-08-02T16:23:00Z">
        <w:r w:rsidR="00BD5811">
          <w:rPr>
            <w:color w:val="000000" w:themeColor="text1"/>
            <w:szCs w:val="22"/>
          </w:rPr>
          <w:t>0</w:t>
        </w:r>
      </w:ins>
      <w:r w:rsidRPr="0059645E">
        <w:rPr>
          <w:color w:val="000000" w:themeColor="text1"/>
          <w:szCs w:val="22"/>
          <w:vertAlign w:val="superscript"/>
        </w:rPr>
        <w:t>9</w:t>
      </w:r>
      <w:r w:rsidRPr="0059645E">
        <w:rPr>
          <w:color w:val="000000" w:themeColor="text1"/>
          <w:szCs w:val="22"/>
        </w:rPr>
        <w:t xml:space="preserve"> M</w:t>
      </w:r>
      <w:commentRangeEnd w:id="580"/>
      <w:r w:rsidR="00BD5811">
        <w:rPr>
          <w:rStyle w:val="CommentReference"/>
        </w:rPr>
        <w:commentReference w:id="580"/>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(Klebe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w:t>
      </w:r>
      <w:del w:id="583" w:author="Tanja Kortemme" w:date="2020-08-02T16:25:00Z">
        <w:r w:rsidRPr="0059645E" w:rsidDel="00F40DCF">
          <w:rPr>
            <w:color w:val="000000" w:themeColor="text1"/>
            <w:szCs w:val="22"/>
          </w:rPr>
          <w:delText xml:space="preserve"> A</w:delText>
        </w:r>
      </w:del>
      <w:r w:rsidRPr="0059645E">
        <w:rPr>
          <w:color w:val="000000" w:themeColor="text1"/>
          <w:szCs w:val="22"/>
        </w:rPr>
        <w:t xml:space="preserve"> </w:t>
      </w:r>
      <w:ins w:id="584" w:author="Tanja Kortemme" w:date="2020-08-02T16:25:00Z">
        <w:r w:rsidR="00F40DCF">
          <w:rPr>
            <w:color w:val="000000" w:themeColor="text1"/>
            <w:szCs w:val="22"/>
          </w:rPr>
          <w:t>L</w:t>
        </w:r>
      </w:ins>
      <w:del w:id="585" w:author="Tanja Kortemme" w:date="2020-08-02T16:25:00Z">
        <w:r w:rsidRPr="0059645E" w:rsidDel="00F40DCF">
          <w:rPr>
            <w:color w:val="000000" w:themeColor="text1"/>
            <w:szCs w:val="22"/>
          </w:rPr>
          <w:delText>l</w:delText>
        </w:r>
      </w:del>
      <w:r w:rsidRPr="0059645E">
        <w:rPr>
          <w:color w:val="000000" w:themeColor="text1"/>
          <w:szCs w:val="22"/>
        </w:rPr>
        <w:t>ow dissociation rate</w:t>
      </w:r>
      <w:ins w:id="586" w:author="Tanja Kortemme" w:date="2020-08-02T16:25:00Z">
        <w:r w:rsidR="00F40DCF">
          <w:rPr>
            <w:color w:val="000000" w:themeColor="text1"/>
            <w:szCs w:val="22"/>
          </w:rPr>
          <w:t>s</w:t>
        </w:r>
      </w:ins>
      <w:r w:rsidRPr="0059645E">
        <w:rPr>
          <w:color w:val="000000" w:themeColor="text1"/>
          <w:szCs w:val="22"/>
        </w:rPr>
        <w:t xml:space="preserve"> leads to </w:t>
      </w:r>
      <w:del w:id="587" w:author="Tanja Kortemme" w:date="2020-08-02T16:25:00Z">
        <w:r w:rsidRPr="0059645E" w:rsidDel="00F40DCF">
          <w:rPr>
            <w:color w:val="000000" w:themeColor="text1"/>
            <w:szCs w:val="22"/>
          </w:rPr>
          <w:delText>almost irreversible binding of the guanine nucleotide</w:delText>
        </w:r>
        <w:r w:rsidR="00555507" w:rsidDel="00F40DCF">
          <w:rPr>
            <w:color w:val="000000" w:themeColor="text1"/>
            <w:szCs w:val="22"/>
          </w:rPr>
          <w:delText>:</w:delText>
        </w:r>
        <w:r w:rsidRPr="0059645E" w:rsidDel="00F40DCF">
          <w:rPr>
            <w:color w:val="000000" w:themeColor="text1"/>
            <w:szCs w:val="22"/>
          </w:rPr>
          <w:delText xml:space="preserve"> </w:delText>
        </w:r>
      </w:del>
      <w:proofErr w:type="spellStart"/>
      <w:r w:rsidRPr="0059645E">
        <w:rPr>
          <w:color w:val="000000" w:themeColor="text1"/>
          <w:szCs w:val="22"/>
        </w:rPr>
        <w:t>Ran:GDP</w:t>
      </w:r>
      <w:proofErr w:type="spell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w:t>
      </w:r>
      <w:ins w:id="588" w:author="Tanja Kortemme" w:date="2020-08-02T16:25:00Z">
        <w:r w:rsidR="00F40DCF">
          <w:rPr>
            <w:color w:val="000000" w:themeColor="text1"/>
            <w:szCs w:val="22"/>
          </w:rPr>
          <w:t>ing</w:t>
        </w:r>
      </w:ins>
      <w:del w:id="589" w:author="Tanja Kortemme" w:date="2020-08-02T16:25:00Z">
        <w:r w:rsidRPr="0059645E" w:rsidDel="00F40DCF">
          <w:rPr>
            <w:color w:val="000000" w:themeColor="text1"/>
            <w:szCs w:val="22"/>
          </w:rPr>
          <w:delText>e</w:delText>
        </w:r>
      </w:del>
      <w:r w:rsidRPr="0059645E">
        <w:rPr>
          <w:color w:val="000000" w:themeColor="text1"/>
          <w:szCs w:val="22"/>
        </w:rPr>
        <w:t xml:space="preser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r w:rsidRPr="0059645E">
        <w:rPr>
          <w:color w:val="000000" w:themeColor="text1"/>
          <w:szCs w:val="22"/>
          <w:lang w:val="en-GB"/>
        </w:rPr>
        <w:t>Klebe et a</w:t>
      </w:r>
      <w:r w:rsidR="00432001" w:rsidRPr="0059645E">
        <w:rPr>
          <w:color w:val="000000" w:themeColor="text1"/>
          <w:szCs w:val="22"/>
          <w:lang w:val="en-GB"/>
        </w:rPr>
        <w:t>l</w:t>
      </w:r>
      <w:r w:rsidRPr="0059645E">
        <w:rPr>
          <w:color w:val="000000" w:themeColor="text1"/>
          <w:szCs w:val="22"/>
          <w:lang w:val="en-GB"/>
        </w:rPr>
        <w:t>., 1995a; Klebe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468BB030" w14:textId="4A9A4B77" w:rsidR="00CD288F" w:rsidRPr="00A90CD5" w:rsidRDefault="00531F08" w:rsidP="00437E2B">
      <w:pPr>
        <w:rPr>
          <w:color w:val="000000" w:themeColor="text1"/>
          <w:szCs w:val="22"/>
        </w:rPr>
      </w:pPr>
      <w:r w:rsidRPr="0059645E">
        <w:rPr>
          <w:color w:val="000000" w:themeColor="text1"/>
          <w:szCs w:val="22"/>
        </w:rPr>
        <w:t xml:space="preserve">As we state in our Methods, for most of our </w:t>
      </w:r>
      <w:ins w:id="590" w:author="Tanja Kortemme" w:date="2020-08-02T16:26:00Z">
        <w:r w:rsidR="002A5452">
          <w:rPr>
            <w:color w:val="000000" w:themeColor="text1"/>
            <w:szCs w:val="22"/>
          </w:rPr>
          <w:t xml:space="preserve">nucleotide </w:t>
        </w:r>
      </w:ins>
      <w:r w:rsidRPr="0059645E">
        <w:rPr>
          <w:color w:val="000000" w:themeColor="text1"/>
          <w:szCs w:val="22"/>
        </w:rPr>
        <w:t xml:space="preserve">exchange experiments we used 200 </w:t>
      </w:r>
      <w:r w:rsidRPr="0059645E">
        <w:rPr>
          <w:color w:val="000000" w:themeColor="text1"/>
          <w:szCs w:val="22"/>
          <w:lang w:val="el-GR"/>
        </w:rPr>
        <w:t>μ</w:t>
      </w:r>
      <w:r w:rsidRPr="0059645E">
        <w:rPr>
          <w:color w:val="000000" w:themeColor="text1"/>
          <w:szCs w:val="22"/>
        </w:rPr>
        <w:t xml:space="preserve">M mant-GTP, going up to 1 mM mant-GTP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mant-labeled nucleotides </w:t>
      </w:r>
      <w:r w:rsidR="00774F42" w:rsidRPr="0059645E">
        <w:rPr>
          <w:color w:val="000000" w:themeColor="text1"/>
          <w:szCs w:val="22"/>
        </w:rPr>
        <w:t>in</w:t>
      </w:r>
      <w:r w:rsidRPr="0059645E">
        <w:rPr>
          <w:color w:val="000000" w:themeColor="text1"/>
          <w:szCs w:val="22"/>
        </w:rPr>
        <w:t xml:space="preserve"> Klebe </w:t>
      </w:r>
      <w:r w:rsidRPr="0059645E">
        <w:rPr>
          <w:i/>
          <w:iCs/>
          <w:color w:val="000000" w:themeColor="text1"/>
          <w:szCs w:val="22"/>
        </w:rPr>
        <w:t>et al</w:t>
      </w:r>
      <w:r w:rsidRPr="0059645E">
        <w:rPr>
          <w:color w:val="000000" w:themeColor="text1"/>
          <w:szCs w:val="22"/>
        </w:rPr>
        <w:t xml:space="preserve">, 1995b. </w:t>
      </w:r>
      <w:ins w:id="591" w:author="Tanja Kortemme" w:date="2020-08-02T16:26:00Z">
        <w:r w:rsidR="006C67A6">
          <w:rPr>
            <w:color w:val="000000" w:themeColor="text1"/>
            <w:szCs w:val="22"/>
          </w:rPr>
          <w:t xml:space="preserve">We have now added a note </w:t>
        </w:r>
        <w:r w:rsidR="002A5452">
          <w:rPr>
            <w:color w:val="000000" w:themeColor="text1"/>
            <w:szCs w:val="22"/>
          </w:rPr>
          <w:t>to our Methods stating the nucleotide affi</w:t>
        </w:r>
      </w:ins>
      <w:ins w:id="592" w:author="Tanja Kortemme" w:date="2020-08-02T16:27:00Z">
        <w:r w:rsidR="002A5452">
          <w:rPr>
            <w:color w:val="000000" w:themeColor="text1"/>
            <w:szCs w:val="22"/>
          </w:rPr>
          <w:t xml:space="preserve">nities: </w:t>
        </w:r>
        <w:r w:rsidR="002A5452" w:rsidRPr="00691A12">
          <w:rPr>
            <w:color w:val="000000" w:themeColor="text1"/>
            <w:szCs w:val="22"/>
            <w:highlight w:val="yellow"/>
          </w:rPr>
          <w:t>XXX</w:t>
        </w:r>
      </w:ins>
    </w:p>
    <w:p w14:paraId="77F305EA" w14:textId="77777777" w:rsidR="00A744EC" w:rsidRPr="001C16D7" w:rsidRDefault="00A43B6B" w:rsidP="00437E2B">
      <w:pPr>
        <w:rPr>
          <w:i/>
          <w:iCs/>
          <w:szCs w:val="22"/>
          <w:shd w:val="clear" w:color="auto" w:fill="FFFFFF"/>
        </w:rPr>
      </w:pPr>
      <w:r w:rsidRPr="001C16D7">
        <w:rPr>
          <w:i/>
          <w:iCs/>
          <w:szCs w:val="22"/>
          <w:shd w:val="clear" w:color="auto" w:fill="FFFFFF"/>
        </w:rPr>
        <w:lastRenderedPageBreak/>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'kcat' and 'Km'.</w:t>
      </w:r>
    </w:p>
    <w:p w14:paraId="4136D21A" w14:textId="55B8F6B7" w:rsidR="00BD422B" w:rsidRPr="00B86B07" w:rsidRDefault="00B86B07" w:rsidP="00774F42">
      <w:pPr>
        <w:rPr>
          <w:color w:val="000000" w:themeColor="text1"/>
          <w:szCs w:val="22"/>
        </w:rPr>
      </w:pPr>
      <w:r w:rsidRPr="00B86B07">
        <w:rPr>
          <w:color w:val="000000" w:themeColor="text1"/>
          <w:szCs w:val="22"/>
        </w:rPr>
        <w:t xml:space="preserve">The affinity of RanGAP for GDP-bound </w:t>
      </w:r>
      <w:commentRangeStart w:id="593"/>
      <w:r w:rsidRPr="00B86B07">
        <w:rPr>
          <w:color w:val="000000" w:themeColor="text1"/>
          <w:szCs w:val="22"/>
        </w:rPr>
        <w:t xml:space="preserve">RAN </w:t>
      </w:r>
      <w:commentRangeEnd w:id="593"/>
      <w:r w:rsidR="00A61DCF">
        <w:rPr>
          <w:rStyle w:val="CommentReference"/>
        </w:rPr>
        <w:commentReference w:id="593"/>
      </w:r>
      <w:r w:rsidR="004F5BE6">
        <w:rPr>
          <w:color w:val="000000" w:themeColor="text1"/>
          <w:szCs w:val="22"/>
        </w:rPr>
        <w:t xml:space="preserve">is </w:t>
      </w:r>
      <w:ins w:id="594" w:author="Tanja Kortemme" w:date="2020-08-02T16:32:00Z">
        <w:r w:rsidR="005C545D">
          <w:rPr>
            <w:color w:val="000000" w:themeColor="text1"/>
            <w:szCs w:val="22"/>
          </w:rPr>
          <w:t xml:space="preserve">negligible; it is </w:t>
        </w:r>
      </w:ins>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(Klebe et al, 1995a)).</w:t>
      </w:r>
      <w:r w:rsidRPr="00B86B07">
        <w:rPr>
          <w:color w:val="000000" w:themeColor="text1"/>
          <w:szCs w:val="22"/>
        </w:rPr>
        <w:t xml:space="preserve"> </w:t>
      </w:r>
      <w:commentRangeStart w:id="595"/>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w:t>
      </w:r>
      <w:proofErr w:type="spellStart"/>
      <w:r>
        <w:rPr>
          <w:color w:val="000000" w:themeColor="text1"/>
          <w:szCs w:val="22"/>
        </w:rPr>
        <w:t>RanGAP</w:t>
      </w:r>
      <w:proofErr w:type="spellEnd"/>
      <w:r>
        <w:rPr>
          <w:color w:val="000000" w:themeColor="text1"/>
          <w:szCs w:val="22"/>
        </w:rPr>
        <w:t xml:space="preserve"> for </w:t>
      </w:r>
      <w:proofErr w:type="spellStart"/>
      <w:r>
        <w:rPr>
          <w:color w:val="000000" w:themeColor="text1"/>
          <w:szCs w:val="22"/>
        </w:rPr>
        <w:t>GppNHp</w:t>
      </w:r>
      <w:proofErr w:type="spellEnd"/>
      <w:r>
        <w:rPr>
          <w:color w:val="000000" w:themeColor="text1"/>
          <w:szCs w:val="22"/>
        </w:rPr>
        <w:t xml:space="preserve">-bound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w:t>
      </w:r>
      <w:proofErr w:type="spellStart"/>
      <w:r>
        <w:rPr>
          <w:color w:val="000000" w:themeColor="text1"/>
          <w:szCs w:val="22"/>
        </w:rPr>
        <w:t>GppNHp</w:t>
      </w:r>
      <w:proofErr w:type="spellEnd"/>
      <w:r>
        <w:rPr>
          <w:color w:val="000000" w:themeColor="text1"/>
          <w:szCs w:val="22"/>
        </w:rPr>
        <w:t xml:space="preserve"> is a non-hydrolysable analog of GTP) (Seewald </w:t>
      </w:r>
      <w:r w:rsidRPr="00B86B07">
        <w:rPr>
          <w:i/>
          <w:iCs/>
          <w:color w:val="000000" w:themeColor="text1"/>
          <w:szCs w:val="22"/>
        </w:rPr>
        <w:t>et al</w:t>
      </w:r>
      <w:r>
        <w:rPr>
          <w:color w:val="000000" w:themeColor="text1"/>
          <w:szCs w:val="22"/>
        </w:rPr>
        <w:t>, 2003)</w:t>
      </w:r>
      <w:r w:rsidR="00080A2F">
        <w:rPr>
          <w:color w:val="000000" w:themeColor="text1"/>
          <w:szCs w:val="22"/>
        </w:rPr>
        <w:t xml:space="preserve">, and it is </w:t>
      </w:r>
      <w:del w:id="596" w:author="Tanja Kortemme" w:date="2020-08-02T16:30:00Z">
        <w:r w:rsidR="00080A2F" w:rsidDel="007806D2">
          <w:rPr>
            <w:color w:val="000000" w:themeColor="text1"/>
            <w:szCs w:val="22"/>
          </w:rPr>
          <w:delText xml:space="preserve">very </w:delText>
        </w:r>
      </w:del>
      <w:r w:rsidR="00080A2F">
        <w:rPr>
          <w:color w:val="000000" w:themeColor="text1"/>
          <w:szCs w:val="22"/>
        </w:rPr>
        <w:t>likely that the affinity of RanGAP for GTP-bound RAN is lower than that</w:t>
      </w:r>
      <w:r>
        <w:rPr>
          <w:color w:val="000000" w:themeColor="text1"/>
          <w:szCs w:val="22"/>
        </w:rPr>
        <w:t xml:space="preserve">. </w:t>
      </w:r>
      <w:commentRangeEnd w:id="595"/>
      <w:r w:rsidR="00D766C2">
        <w:rPr>
          <w:rStyle w:val="CommentReference"/>
        </w:rPr>
        <w:commentReference w:id="595"/>
      </w:r>
      <w:ins w:id="597" w:author="Tanja Kortemme" w:date="2020-08-02T16:32:00Z">
        <w:r w:rsidR="003F35CE">
          <w:rPr>
            <w:color w:val="000000" w:themeColor="text1"/>
            <w:szCs w:val="22"/>
          </w:rPr>
          <w:t xml:space="preserve">We have now added a note to the Methods: </w:t>
        </w:r>
        <w:r w:rsidR="003F35CE" w:rsidRPr="003F35CE">
          <w:rPr>
            <w:color w:val="000000" w:themeColor="text1"/>
            <w:szCs w:val="22"/>
            <w:highlight w:val="yellow"/>
          </w:rPr>
          <w:t>XXX</w:t>
        </w:r>
      </w:ins>
    </w:p>
    <w:p w14:paraId="6F26FF17" w14:textId="57AB2444" w:rsidR="00774F42" w:rsidRPr="00231E6E" w:rsidRDefault="004F5BE6" w:rsidP="00774F42">
      <w:pPr>
        <w:rPr>
          <w:color w:val="000000" w:themeColor="text1"/>
          <w:szCs w:val="22"/>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Klebe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 For concentrations of substrate (Gsp1:GDP) that was much lower than the excess of mant-nucleotide (200 </w:t>
      </w:r>
      <w:r w:rsidR="00556416" w:rsidRPr="00B86B07">
        <w:rPr>
          <w:color w:val="000000" w:themeColor="text1"/>
          <w:szCs w:val="22"/>
          <w:lang w:val="el-GR"/>
        </w:rPr>
        <w:t>μ</w:t>
      </w:r>
      <w:r w:rsidR="00556416" w:rsidRPr="00B86B07">
        <w:rPr>
          <w:color w:val="000000" w:themeColor="text1"/>
          <w:szCs w:val="22"/>
        </w:rPr>
        <w:t>M</w:t>
      </w:r>
      <w:r w:rsidR="00556416">
        <w:rPr>
          <w:color w:val="000000" w:themeColor="text1"/>
          <w:szCs w:val="22"/>
        </w:rPr>
        <w:t xml:space="preserve">) we used a combination of </w:t>
      </w:r>
      <w:r w:rsidR="00A41259">
        <w:rPr>
          <w:color w:val="000000" w:themeColor="text1"/>
          <w:szCs w:val="22"/>
        </w:rPr>
        <w:t xml:space="preserve">two exponential decays, and, </w:t>
      </w:r>
      <w:r w:rsidR="00556416">
        <w:rPr>
          <w:color w:val="000000" w:themeColor="text1"/>
          <w:szCs w:val="22"/>
        </w:rPr>
        <w:t xml:space="preserve">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 concentrations of Gsp1, where the</w:t>
      </w:r>
      <w:r w:rsidR="00B86B07">
        <w:rPr>
          <w:color w:val="000000" w:themeColor="text1"/>
          <w:szCs w:val="22"/>
        </w:rPr>
        <w:t xml:space="preserve"> relative excess of mant-nucleotide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w:t>
      </w:r>
      <w:r w:rsidR="00BF4D21">
        <w:rPr>
          <w:color w:val="000000" w:themeColor="text1"/>
          <w:szCs w:val="22"/>
        </w:rPr>
        <w:t xml:space="preserve">always </w:t>
      </w:r>
      <w:r w:rsidR="00774F42" w:rsidRPr="00B86B07">
        <w:rPr>
          <w:color w:val="000000" w:themeColor="text1"/>
          <w:szCs w:val="22"/>
        </w:rPr>
        <w:t>estimated the initial rates</w:t>
      </w:r>
      <w:r>
        <w:rPr>
          <w:color w:val="000000" w:themeColor="text1"/>
          <w:szCs w:val="22"/>
        </w:rPr>
        <w:t xml:space="preserve"> </w:t>
      </w:r>
      <w:r w:rsidR="00BF4D21">
        <w:rPr>
          <w:color w:val="000000" w:themeColor="text1"/>
          <w:szCs w:val="22"/>
        </w:rPr>
        <w:t>using</w:t>
      </w:r>
      <w:r w:rsidR="00774F42" w:rsidRPr="00B86B07">
        <w:rPr>
          <w:color w:val="000000" w:themeColor="text1"/>
          <w:szCs w:val="22"/>
        </w:rPr>
        <w:t xml:space="preserve"> linear fits to the very beginning of the reaction, when levels of mant-nucleotide-bound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ins w:id="598" w:author="Tanja Kortemme" w:date="2020-08-02T16:35:00Z">
        <w:r w:rsidR="003F35CE">
          <w:rPr>
            <w:color w:val="000000" w:themeColor="text1"/>
            <w:szCs w:val="22"/>
          </w:rPr>
          <w:t xml:space="preserve">We have now added a note to the Methods: </w:t>
        </w:r>
        <w:r w:rsidR="003F35CE" w:rsidRPr="003F35CE">
          <w:rPr>
            <w:color w:val="000000" w:themeColor="text1"/>
            <w:szCs w:val="22"/>
            <w:highlight w:val="yellow"/>
          </w:rPr>
          <w:t>XXX</w:t>
        </w:r>
      </w:ins>
    </w:p>
    <w:p w14:paraId="6756DA1B" w14:textId="01A9DFDD" w:rsidR="009C5E36" w:rsidRPr="001C16D7" w:rsidRDefault="00A43B6B" w:rsidP="00437E2B">
      <w:pPr>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437E2B">
      <w:pPr>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399A2B86" w:rsidR="00440314" w:rsidDel="00DD1931" w:rsidRDefault="00124078">
      <w:pPr>
        <w:rPr>
          <w:del w:id="599" w:author="Tanja Kortemme" w:date="2020-08-02T16:40:00Z"/>
          <w:color w:val="000000" w:themeColor="text1"/>
          <w:szCs w:val="22"/>
        </w:rPr>
      </w:pPr>
      <w:ins w:id="600" w:author="Tanja Kortemme" w:date="2020-08-02T16:39:00Z">
        <w:r>
          <w:rPr>
            <w:color w:val="000000" w:themeColor="text1"/>
            <w:szCs w:val="22"/>
          </w:rPr>
          <w:t xml:space="preserve">There is considerable precedent in the literature for using </w:t>
        </w:r>
      </w:ins>
      <w:r w:rsidR="00440314" w:rsidRPr="00E910AF">
        <w:rPr>
          <w:color w:val="000000" w:themeColor="text1"/>
          <w:szCs w:val="22"/>
        </w:rPr>
        <w:t xml:space="preserve">Michaelis-Menten equations </w:t>
      </w:r>
      <w:del w:id="601" w:author="Tanja Kortemme" w:date="2020-08-02T16:39:00Z">
        <w:r w:rsidR="00AE2B07" w:rsidDel="009E001E">
          <w:rPr>
            <w:color w:val="000000" w:themeColor="text1"/>
            <w:szCs w:val="22"/>
          </w:rPr>
          <w:delText xml:space="preserve">have been used </w:delText>
        </w:r>
      </w:del>
      <w:r w:rsidR="00AE2B07">
        <w:rPr>
          <w:color w:val="000000" w:themeColor="text1"/>
          <w:szCs w:val="22"/>
        </w:rPr>
        <w:t>to</w:t>
      </w:r>
      <w:r w:rsidR="00440314" w:rsidRPr="00E910AF">
        <w:rPr>
          <w:color w:val="000000" w:themeColor="text1"/>
          <w:szCs w:val="22"/>
        </w:rPr>
        <w:t xml:space="preserve"> describ</w:t>
      </w:r>
      <w:r w:rsidR="00AE2B07">
        <w:rPr>
          <w:color w:val="000000" w:themeColor="text1"/>
          <w:szCs w:val="22"/>
        </w:rPr>
        <w:t>e</w:t>
      </w:r>
      <w:r w:rsidR="00440314" w:rsidRPr="00E910AF">
        <w:rPr>
          <w:color w:val="000000" w:themeColor="text1"/>
          <w:szCs w:val="22"/>
        </w:rPr>
        <w:t xml:space="preserve"> the GTPase cycle</w:t>
      </w:r>
      <w:r w:rsidR="00AE2B07">
        <w:rPr>
          <w:color w:val="000000" w:themeColor="text1"/>
          <w:szCs w:val="22"/>
        </w:rPr>
        <w:t xml:space="preserve">, </w:t>
      </w:r>
      <w:r w:rsidR="00440314" w:rsidRPr="00E910AF">
        <w:rPr>
          <w:color w:val="000000" w:themeColor="text1"/>
          <w:szCs w:val="22"/>
        </w:rPr>
        <w:t>by different labs and for different small GTPases</w:t>
      </w:r>
      <w:ins w:id="602" w:author="Tanja Kortemme" w:date="2020-08-02T16:39:00Z">
        <w:r w:rsidR="00762795">
          <w:rPr>
            <w:color w:val="000000" w:themeColor="text1"/>
            <w:szCs w:val="22"/>
          </w:rPr>
          <w:t xml:space="preserve"> including</w:t>
        </w:r>
      </w:ins>
      <w:del w:id="603" w:author="Tanja Kortemme" w:date="2020-08-02T16:39:00Z">
        <w:r w:rsidR="00440314" w:rsidRPr="00E910AF" w:rsidDel="00762795">
          <w:rPr>
            <w:color w:val="000000" w:themeColor="text1"/>
            <w:szCs w:val="22"/>
          </w:rPr>
          <w:delText>:</w:delText>
        </w:r>
      </w:del>
      <w:r w:rsidR="00440314" w:rsidRPr="00E910AF">
        <w:rPr>
          <w:color w:val="000000" w:themeColor="text1"/>
          <w:szCs w:val="22"/>
        </w:rPr>
        <w:t xml:space="preserve"> Ran (Klebe et al, 1995a), Ras (Gideon et al, 1992), or Rap (Brinkmann et al, 2002)</w:t>
      </w:r>
      <w:ins w:id="604" w:author="Tanja Kortemme" w:date="2020-08-02T16:40:00Z">
        <w:r w:rsidR="00A03374">
          <w:rPr>
            <w:color w:val="000000" w:themeColor="text1"/>
            <w:szCs w:val="22"/>
          </w:rPr>
          <w:t xml:space="preserve">, and we have </w:t>
        </w:r>
      </w:ins>
      <w:del w:id="605" w:author="Tanja Kortemme" w:date="2020-08-02T16:40:00Z">
        <w:r w:rsidR="00440314" w:rsidRPr="00E910AF" w:rsidDel="00A03374">
          <w:rPr>
            <w:color w:val="000000" w:themeColor="text1"/>
            <w:szCs w:val="22"/>
          </w:rPr>
          <w:delText>.</w:delText>
        </w:r>
      </w:del>
    </w:p>
    <w:p w14:paraId="6880E26E" w14:textId="21EF3C3C" w:rsidR="0019422F" w:rsidRDefault="002209A5" w:rsidP="00DD1931">
      <w:pPr>
        <w:rPr>
          <w:color w:val="000000" w:themeColor="text1"/>
          <w:szCs w:val="22"/>
        </w:rPr>
      </w:pPr>
      <w:del w:id="606" w:author="Tanja Kortemme" w:date="2020-08-02T16:40:00Z">
        <w:r w:rsidDel="00DD1931">
          <w:rPr>
            <w:color w:val="000000" w:themeColor="text1"/>
            <w:szCs w:val="22"/>
          </w:rPr>
          <w:delText>In addition, we</w:delText>
        </w:r>
        <w:r w:rsidR="0019422F" w:rsidDel="00DD1931">
          <w:rPr>
            <w:color w:val="000000" w:themeColor="text1"/>
            <w:szCs w:val="22"/>
          </w:rPr>
          <w:delText xml:space="preserve"> </w:delText>
        </w:r>
      </w:del>
      <w:r w:rsidR="0019422F">
        <w:rPr>
          <w:color w:val="000000" w:themeColor="text1"/>
          <w:szCs w:val="22"/>
        </w:rPr>
        <w:t xml:space="preserve">now </w:t>
      </w:r>
      <w:r>
        <w:rPr>
          <w:color w:val="000000" w:themeColor="text1"/>
          <w:szCs w:val="22"/>
        </w:rPr>
        <w:t>added</w:t>
      </w:r>
      <w:r w:rsidR="0019422F">
        <w:rPr>
          <w:color w:val="000000" w:themeColor="text1"/>
          <w:szCs w:val="22"/>
        </w:rPr>
        <w:t xml:space="preserve"> </w:t>
      </w:r>
      <w:r>
        <w:rPr>
          <w:color w:val="000000" w:themeColor="text1"/>
          <w:szCs w:val="22"/>
        </w:rPr>
        <w:t>a</w:t>
      </w:r>
      <w:r w:rsidR="0019422F">
        <w:rPr>
          <w:color w:val="000000" w:themeColor="text1"/>
          <w:szCs w:val="22"/>
        </w:rPr>
        <w:t xml:space="preserve"> </w:t>
      </w:r>
      <w:r w:rsidR="00275AA5">
        <w:rPr>
          <w:color w:val="000000" w:themeColor="text1"/>
          <w:szCs w:val="22"/>
        </w:rPr>
        <w:t>paragraph</w:t>
      </w:r>
      <w:r>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ins w:id="607" w:author="Tanja Kortemme" w:date="2020-08-02T16:40:00Z">
        <w:r w:rsidR="00477EA4">
          <w:rPr>
            <w:color w:val="000000" w:themeColor="text1"/>
            <w:szCs w:val="22"/>
          </w:rPr>
          <w:t>:</w:t>
        </w:r>
      </w:ins>
      <w:del w:id="608" w:author="Tanja Kortemme" w:date="2020-08-02T16:40:00Z">
        <w:r w:rsidR="0019422F" w:rsidDel="00477EA4">
          <w:rPr>
            <w:color w:val="000000" w:themeColor="text1"/>
            <w:szCs w:val="22"/>
          </w:rPr>
          <w:delText>.</w:delText>
        </w:r>
      </w:del>
      <w:r w:rsidR="00275AA5">
        <w:rPr>
          <w:color w:val="000000" w:themeColor="text1"/>
          <w:szCs w:val="22"/>
        </w:rPr>
        <w:t xml:space="preserve"> </w:t>
      </w:r>
    </w:p>
    <w:p w14:paraId="7BEFDC8F" w14:textId="349192A1" w:rsidR="007231F6" w:rsidRDefault="007231F6" w:rsidP="00440314">
      <w:pPr>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440314">
      <w:pPr>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440314">
      <w:pPr>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1B000D" w:rsidP="00440314">
      <w:pPr>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440314">
      <w:pPr>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(Klebe,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K ≪</m:t>
        </m:r>
        <m:r>
          <w:rPr>
            <w:rFonts w:ascii="Cambria Math" w:hAnsi="Cambria Math"/>
            <w:color w:val="2F5496" w:themeColor="accent1" w:themeShade="BF"/>
            <w:szCs w:val="22"/>
          </w:rPr>
          <w:lastRenderedPageBreak/>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3EDB174B" w:rsidR="002B0340" w:rsidRDefault="002B0340" w:rsidP="00440314">
      <w:pPr>
        <w:rPr>
          <w:ins w:id="609" w:author="Tanja Kortemme" w:date="2020-08-02T16:41:00Z"/>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RanGAP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while our measured k</w:t>
      </w:r>
      <w:r w:rsidR="00335254" w:rsidRPr="00335254">
        <w:rPr>
          <w:rFonts w:eastAsiaTheme="minorEastAsia"/>
          <w:color w:val="2F5496" w:themeColor="accent1" w:themeShade="BF"/>
          <w:szCs w:val="22"/>
          <w:vertAlign w:val="subscript"/>
        </w:rPr>
        <w:t xml:space="preserve">cat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xml:space="preserve">], which is the case as we used 1-3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61969FD" w14:textId="7E01CA0F" w:rsidR="00D6118B" w:rsidRDefault="00D6118B" w:rsidP="00440314">
      <w:pPr>
        <w:rPr>
          <w:rFonts w:eastAsiaTheme="minorEastAsia"/>
          <w:color w:val="2F5496" w:themeColor="accent1" w:themeShade="BF"/>
          <w:szCs w:val="22"/>
        </w:rPr>
      </w:pPr>
      <w:ins w:id="610" w:author="Tanja Kortemme" w:date="2020-08-02T16:41:00Z">
        <w:r>
          <w:rPr>
            <w:rFonts w:eastAsiaTheme="minorEastAsia"/>
            <w:color w:val="2F5496" w:themeColor="accent1" w:themeShade="BF"/>
            <w:szCs w:val="22"/>
          </w:rPr>
          <w:t xml:space="preserve">Michaelis-Menten formalisms have been used for multiple GTPases </w:t>
        </w:r>
      </w:ins>
      <w:ins w:id="611" w:author="Tanja Kortemme" w:date="2020-08-02T16:42:00Z">
        <w:r>
          <w:rPr>
            <w:color w:val="000000" w:themeColor="text1"/>
            <w:szCs w:val="22"/>
          </w:rPr>
          <w:t>including</w:t>
        </w:r>
        <w:r w:rsidRPr="00E910AF">
          <w:rPr>
            <w:color w:val="000000" w:themeColor="text1"/>
            <w:szCs w:val="22"/>
          </w:rPr>
          <w:t xml:space="preserve"> Ran (Klebe et al, 1995a), Ras (Gideon et al, 1992), or Rap (Brinkmann et al, 2002)</w:t>
        </w:r>
        <w:r w:rsidR="00F10B4F">
          <w:rPr>
            <w:color w:val="000000" w:themeColor="text1"/>
            <w:szCs w:val="22"/>
          </w:rPr>
          <w:t>.</w:t>
        </w:r>
      </w:ins>
    </w:p>
    <w:p w14:paraId="61FD4152" w14:textId="77777777" w:rsidR="00440314" w:rsidRPr="001C16D7" w:rsidRDefault="00440314" w:rsidP="00437E2B">
      <w:pPr>
        <w:rPr>
          <w:i/>
          <w:iCs/>
          <w:szCs w:val="22"/>
          <w:shd w:val="clear" w:color="auto" w:fill="FFFFFF"/>
        </w:rPr>
      </w:pPr>
    </w:p>
    <w:p w14:paraId="5B9D9F23" w14:textId="5C5C9A35" w:rsidR="00B73C68" w:rsidRPr="00B86B07" w:rsidRDefault="009C67F4" w:rsidP="00B73C68">
      <w:pPr>
        <w:rPr>
          <w:color w:val="000000" w:themeColor="text1"/>
          <w:szCs w:val="22"/>
          <w:shd w:val="clear" w:color="auto" w:fill="FFFFFF"/>
        </w:rPr>
      </w:pPr>
      <w:ins w:id="612" w:author="Tanja Kortemme" w:date="2020-08-02T16:38:00Z">
        <w:r>
          <w:rPr>
            <w:color w:val="000000" w:themeColor="text1"/>
            <w:szCs w:val="22"/>
            <w:shd w:val="clear" w:color="auto" w:fill="FFFFFF"/>
          </w:rPr>
          <w:t xml:space="preserve">Cited </w:t>
        </w:r>
      </w:ins>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del w:id="613" w:author="Tanja Kortemme" w:date="2020-08-02T16:38:00Z">
        <w:r w:rsidR="00B86B07" w:rsidRPr="00B86B07" w:rsidDel="00287F2E">
          <w:rPr>
            <w:color w:val="000000" w:themeColor="text1"/>
            <w:szCs w:val="22"/>
            <w:shd w:val="clear" w:color="auto" w:fill="FFFFFF"/>
          </w:rPr>
          <w:delText xml:space="preserve">about </w:delText>
        </w:r>
      </w:del>
      <w:ins w:id="614" w:author="Tanja Kortemme" w:date="2020-08-02T16:38:00Z">
        <w:r w:rsidR="00287F2E">
          <w:rPr>
            <w:color w:val="000000" w:themeColor="text1"/>
            <w:szCs w:val="22"/>
            <w:shd w:val="clear" w:color="auto" w:fill="FFFFFF"/>
          </w:rPr>
          <w:t>f</w:t>
        </w:r>
      </w:ins>
      <w:ins w:id="615" w:author="Tanja Kortemme" w:date="2020-08-02T16:39:00Z">
        <w:r w:rsidR="00287F2E">
          <w:rPr>
            <w:color w:val="000000" w:themeColor="text1"/>
            <w:szCs w:val="22"/>
            <w:shd w:val="clear" w:color="auto" w:fill="FFFFFF"/>
          </w:rPr>
          <w:t>or</w:t>
        </w:r>
      </w:ins>
      <w:ins w:id="616" w:author="Tanja Kortemme" w:date="2020-08-02T16:38:00Z">
        <w:r w:rsidR="00287F2E" w:rsidRPr="00B86B07">
          <w:rPr>
            <w:color w:val="000000" w:themeColor="text1"/>
            <w:szCs w:val="22"/>
            <w:shd w:val="clear" w:color="auto" w:fill="FFFFFF"/>
          </w:rPr>
          <w:t xml:space="preserve"> </w:t>
        </w:r>
      </w:ins>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p>
    <w:p w14:paraId="527C22B2" w14:textId="7ABB44D3" w:rsidR="000A2B34" w:rsidRDefault="000A2B34" w:rsidP="00B73C68">
      <w:pPr>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B73C68">
      <w:pPr>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B73C68">
      <w:pPr>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B73C68">
      <w:pPr>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B73C68">
      <w:pPr>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B73C68">
      <w:pPr>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B73C68">
      <w:pPr>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B73C68">
      <w:pPr>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67ABBA8F" w:rsidR="00F4786E" w:rsidRPr="009C5006" w:rsidRDefault="00B86B07" w:rsidP="00437E2B">
      <w:pPr>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6433F1D4" w14:textId="77777777" w:rsidR="00C275B6" w:rsidRPr="001C16D7" w:rsidRDefault="00A43B6B" w:rsidP="00437E2B">
      <w:pPr>
        <w:rPr>
          <w:i/>
          <w:iCs/>
          <w:szCs w:val="22"/>
          <w:shd w:val="clear" w:color="auto" w:fill="FFFFFF"/>
        </w:rPr>
      </w:pPr>
      <w:r w:rsidRPr="001C16D7">
        <w:rPr>
          <w:i/>
          <w:iCs/>
          <w:szCs w:val="22"/>
          <w:shd w:val="clear" w:color="auto" w:fill="FFFFFF"/>
        </w:rPr>
        <w:lastRenderedPageBreak/>
        <w:t xml:space="preserve">3) Lines 183-186: "Taken together, the 31P NMR and kinetic data support a molecular mechanism whereby Gsp1 </w:t>
      </w:r>
      <w:r w:rsidRPr="00D90D7E">
        <w:rPr>
          <w:i/>
          <w:iCs/>
          <w:szCs w:val="22"/>
          <w:u w:val="single"/>
          <w:shd w:val="clear" w:color="auto" w:fill="FFFFFF"/>
        </w:rPr>
        <w:t>interface mutations allosterically shift the conformational distribution at the active site which in turn alters the GTPase switch cycle". This conclusion is too strong</w:t>
      </w:r>
      <w:r w:rsidRPr="001C16D7">
        <w:rPr>
          <w:i/>
          <w:iCs/>
          <w:szCs w:val="22"/>
          <w:shd w:val="clear" w:color="auto" w:fill="FFFFFF"/>
        </w:rPr>
        <w:t xml:space="preserve"> for the amount of data available to support it, though the data does indeed suggest such a possibility. Given that the allostery in Gsp1 is only an interesting side-story in this manuscript, </w:t>
      </w:r>
      <w:r w:rsidRPr="00D90D7E">
        <w:rPr>
          <w:i/>
          <w:iCs/>
          <w:szCs w:val="22"/>
          <w:u w:val="single"/>
          <w:shd w:val="clear" w:color="auto" w:fill="FFFFFF"/>
        </w:rPr>
        <w:t>the authors can tone down this conclusion</w:t>
      </w:r>
      <w:r w:rsidRPr="001C16D7">
        <w:rPr>
          <w:i/>
          <w:iCs/>
          <w:szCs w:val="22"/>
          <w:shd w:val="clear" w:color="auto" w:fill="FFFFFF"/>
        </w:rPr>
        <w:t>.</w:t>
      </w:r>
    </w:p>
    <w:p w14:paraId="464DF98D" w14:textId="24578B9A" w:rsidR="00B13786" w:rsidRDefault="00A43B6B" w:rsidP="00437E2B">
      <w:pPr>
        <w:rPr>
          <w:i/>
          <w:iCs/>
          <w:szCs w:val="22"/>
          <w:shd w:val="clear" w:color="auto" w:fill="FFFFFF"/>
        </w:rPr>
      </w:pPr>
      <w:r w:rsidRPr="001C16D7">
        <w:rPr>
          <w:i/>
          <w:iCs/>
          <w:szCs w:val="22"/>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2806D7A1" w14:textId="77777777" w:rsidR="003E6849" w:rsidRPr="001C16D7" w:rsidRDefault="003E6849" w:rsidP="003E6849">
      <w:pPr>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1E8A4F98" w:rsidR="00B13786" w:rsidRPr="007C3B7B" w:rsidRDefault="00B13786" w:rsidP="00B13786">
      <w:pPr>
        <w:rPr>
          <w:color w:val="000000" w:themeColor="text1"/>
          <w:szCs w:val="22"/>
        </w:rPr>
      </w:pPr>
      <w:r w:rsidRPr="007C3B7B">
        <w:rPr>
          <w:color w:val="000000" w:themeColor="text1"/>
          <w:szCs w:val="22"/>
        </w:rPr>
        <w:t xml:space="preserve">We </w:t>
      </w:r>
      <w:del w:id="617" w:author="Tanja Kortemme" w:date="2020-08-02T17:23:00Z">
        <w:r w:rsidRPr="007C3B7B" w:rsidDel="00DF7532">
          <w:rPr>
            <w:color w:val="000000" w:themeColor="text1"/>
            <w:szCs w:val="22"/>
          </w:rPr>
          <w:delText xml:space="preserve">appreciate the </w:delText>
        </w:r>
        <w:r w:rsidR="00A90CD5" w:rsidDel="00DF7532">
          <w:rPr>
            <w:color w:val="000000" w:themeColor="text1"/>
            <w:szCs w:val="22"/>
          </w:rPr>
          <w:delText>R</w:delText>
        </w:r>
        <w:r w:rsidRPr="007C3B7B" w:rsidDel="00DF7532">
          <w:rPr>
            <w:color w:val="000000" w:themeColor="text1"/>
            <w:szCs w:val="22"/>
          </w:rPr>
          <w:delText>eviewer’s call to attention</w:delText>
        </w:r>
      </w:del>
      <w:ins w:id="618" w:author="Tanja Kortemme" w:date="2020-08-02T17:23:00Z">
        <w:r w:rsidR="00DF7532">
          <w:rPr>
            <w:color w:val="000000" w:themeColor="text1"/>
            <w:szCs w:val="22"/>
          </w:rPr>
          <w:t>t</w:t>
        </w:r>
      </w:ins>
      <w:ins w:id="619" w:author="Tanja Kortemme" w:date="2020-08-02T17:24:00Z">
        <w:r w:rsidR="00DF7532">
          <w:rPr>
            <w:color w:val="000000" w:themeColor="text1"/>
            <w:szCs w:val="22"/>
          </w:rPr>
          <w:t>hank the reviewer for these comments</w:t>
        </w:r>
      </w:ins>
      <w:r w:rsidR="005C1694" w:rsidRPr="007C3B7B">
        <w:rPr>
          <w:color w:val="000000" w:themeColor="text1"/>
          <w:szCs w:val="22"/>
        </w:rPr>
        <w:t>,</w:t>
      </w:r>
      <w:r w:rsidRPr="007C3B7B">
        <w:rPr>
          <w:color w:val="000000" w:themeColor="text1"/>
          <w:szCs w:val="22"/>
        </w:rPr>
        <w:t xml:space="preserve"> </w:t>
      </w:r>
      <w:del w:id="620" w:author="Tanja Kortemme" w:date="2020-08-02T17:24:00Z">
        <w:r w:rsidR="004B1C39" w:rsidRPr="007C3B7B" w:rsidDel="00DF7532">
          <w:rPr>
            <w:color w:val="000000" w:themeColor="text1"/>
            <w:szCs w:val="22"/>
          </w:rPr>
          <w:delText>as</w:delText>
        </w:r>
        <w:r w:rsidRPr="007C3B7B" w:rsidDel="00DF7532">
          <w:rPr>
            <w:color w:val="000000" w:themeColor="text1"/>
            <w:szCs w:val="22"/>
          </w:rPr>
          <w:delText xml:space="preserve"> th</w:delText>
        </w:r>
        <w:r w:rsidR="004B1C39" w:rsidRPr="007C3B7B" w:rsidDel="00DF7532">
          <w:rPr>
            <w:color w:val="000000" w:themeColor="text1"/>
            <w:szCs w:val="22"/>
          </w:rPr>
          <w:delText>is</w:delText>
        </w:r>
        <w:r w:rsidRPr="007C3B7B" w:rsidDel="00DF7532">
          <w:rPr>
            <w:color w:val="000000" w:themeColor="text1"/>
            <w:szCs w:val="22"/>
          </w:rPr>
          <w:delText xml:space="preserve"> criticism allowed us to</w:delText>
        </w:r>
      </w:del>
      <w:ins w:id="621" w:author="Tanja Kortemme" w:date="2020-08-02T17:24:00Z">
        <w:r w:rsidR="00DF7532">
          <w:rPr>
            <w:color w:val="000000" w:themeColor="text1"/>
            <w:szCs w:val="22"/>
          </w:rPr>
          <w:t>which prompted us to</w:t>
        </w:r>
      </w:ins>
      <w:r w:rsidRPr="007C3B7B">
        <w:rPr>
          <w:color w:val="000000" w:themeColor="text1"/>
          <w:szCs w:val="22"/>
        </w:rPr>
        <w:t xml:space="preserve">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and the GAP-mediated hydrolysis </w:t>
      </w:r>
      <w:del w:id="622" w:author="Tanja Kortemme" w:date="2020-08-02T17:24:00Z">
        <w:r w:rsidRPr="007C3B7B" w:rsidDel="00A41506">
          <w:rPr>
            <w:color w:val="000000" w:themeColor="text1"/>
            <w:szCs w:val="22"/>
          </w:rPr>
          <w:delText>values</w:delText>
        </w:r>
      </w:del>
      <w:ins w:id="623" w:author="Tanja Kortemme" w:date="2020-08-02T17:24:00Z">
        <w:r w:rsidR="00A41506">
          <w:rPr>
            <w:color w:val="000000" w:themeColor="text1"/>
            <w:szCs w:val="22"/>
          </w:rPr>
          <w:t>kinetics</w:t>
        </w:r>
      </w:ins>
      <w:r w:rsidRPr="007C3B7B">
        <w:rPr>
          <w:color w:val="000000" w:themeColor="text1"/>
          <w:szCs w:val="22"/>
        </w:rPr>
        <w:t>.</w:t>
      </w:r>
    </w:p>
    <w:p w14:paraId="0968428E" w14:textId="74126ADD" w:rsidR="00BD6DAA" w:rsidRDefault="00BD6DAA" w:rsidP="00B13786">
      <w:pPr>
        <w:rPr>
          <w:color w:val="000000" w:themeColor="text1"/>
          <w:szCs w:val="22"/>
        </w:rPr>
      </w:pPr>
      <w:r w:rsidRPr="00000FEE">
        <w:rPr>
          <w:color w:val="000000" w:themeColor="text1"/>
          <w:szCs w:val="22"/>
          <w:u w:val="single"/>
        </w:rPr>
        <w:t xml:space="preserve"> </w:t>
      </w:r>
      <w:r w:rsidR="00A61020" w:rsidRPr="00000FEE">
        <w:rPr>
          <w:color w:val="000000" w:themeColor="text1"/>
          <w:szCs w:val="22"/>
          <w:u w:val="single"/>
        </w:rPr>
        <w:t>(</w:t>
      </w:r>
      <w:proofErr w:type="spellStart"/>
      <w:r w:rsidR="00A61020" w:rsidRPr="00000FEE">
        <w:rPr>
          <w:color w:val="000000" w:themeColor="text1"/>
          <w:szCs w:val="22"/>
          <w:u w:val="single"/>
        </w:rPr>
        <w:t>i</w:t>
      </w:r>
      <w:proofErr w:type="spellEnd"/>
      <w:r w:rsidR="00A61020" w:rsidRPr="00000FEE">
        <w:rPr>
          <w:color w:val="000000" w:themeColor="text1"/>
          <w:szCs w:val="22"/>
          <w:u w:val="single"/>
        </w:rPr>
        <w:t xml:space="preserve">) </w:t>
      </w:r>
      <w:r w:rsidR="007B272F" w:rsidRPr="00000FEE">
        <w:rPr>
          <w:color w:val="000000" w:themeColor="text1"/>
          <w:szCs w:val="22"/>
          <w:u w:val="single"/>
        </w:rPr>
        <w:t>Data representation:</w:t>
      </w:r>
      <w:r w:rsidR="007B272F" w:rsidRPr="007C3B7B">
        <w:rPr>
          <w:color w:val="000000" w:themeColor="text1"/>
          <w:szCs w:val="22"/>
        </w:rPr>
        <w:t xml:space="preserve"> </w:t>
      </w:r>
      <w:r w:rsidR="00A61020" w:rsidRPr="007C3B7B">
        <w:rPr>
          <w:color w:val="000000" w:themeColor="text1"/>
          <w:szCs w:val="22"/>
        </w:rPr>
        <w:t>We changed how we plot the data</w:t>
      </w:r>
      <w:r w:rsidR="007B272F" w:rsidRPr="007C3B7B">
        <w:rPr>
          <w:color w:val="000000" w:themeColor="text1"/>
          <w:szCs w:val="22"/>
        </w:rPr>
        <w:t xml:space="preserve"> and </w:t>
      </w:r>
      <w:ins w:id="624" w:author="Tanja Kortemme" w:date="2020-08-02T17:27:00Z">
        <w:r w:rsidR="00A41506">
          <w:rPr>
            <w:color w:val="000000" w:themeColor="text1"/>
            <w:szCs w:val="22"/>
          </w:rPr>
          <w:t>now directly compare ln</w:t>
        </w:r>
      </w:ins>
      <w:ins w:id="625" w:author="Tanja Kortemme" w:date="2020-08-02T17:28:00Z">
        <w:r w:rsidR="00A41506">
          <w:rPr>
            <w:color w:val="000000" w:themeColor="text1"/>
            <w:szCs w:val="22"/>
          </w:rPr>
          <w:t xml:space="preserve"> </w:t>
        </w:r>
      </w:ins>
      <w:ins w:id="626" w:author="Tanja Kortemme" w:date="2020-08-02T17:27:00Z">
        <w:r w:rsidR="00A41506">
          <w:rPr>
            <w:color w:val="000000" w:themeColor="text1"/>
            <w:szCs w:val="22"/>
          </w:rPr>
          <w:t>ratio</w:t>
        </w:r>
      </w:ins>
      <w:ins w:id="627" w:author="Tanja Kortemme" w:date="2020-08-02T17:31:00Z">
        <w:r w:rsidR="002F2EB7">
          <w:rPr>
            <w:color w:val="000000" w:themeColor="text1"/>
            <w:szCs w:val="22"/>
          </w:rPr>
          <w:t xml:space="preserve">s </w:t>
        </w:r>
      </w:ins>
      <w:ins w:id="628" w:author="Tanja Kortemme" w:date="2020-08-02T17:35:00Z">
        <w:r w:rsidR="002F4E58">
          <w:rPr>
            <w:color w:val="000000" w:themeColor="text1"/>
            <w:szCs w:val="22"/>
          </w:rPr>
          <w:t>(</w:t>
        </w:r>
      </w:ins>
      <w:ins w:id="629" w:author="Tanja Kortemme" w:date="2020-08-02T17:31:00Z">
        <w:r w:rsidR="002F2EB7">
          <w:rPr>
            <w:color w:val="000000" w:themeColor="text1"/>
            <w:szCs w:val="22"/>
          </w:rPr>
          <w:t>energ</w:t>
        </w:r>
      </w:ins>
      <w:ins w:id="630" w:author="Tanja Kortemme" w:date="2020-08-02T17:35:00Z">
        <w:r w:rsidR="002F4E58">
          <w:rPr>
            <w:color w:val="000000" w:themeColor="text1"/>
            <w:szCs w:val="22"/>
          </w:rPr>
          <w:t>y differences)</w:t>
        </w:r>
      </w:ins>
      <w:ins w:id="631" w:author="Tanja Kortemme" w:date="2020-08-02T17:31:00Z">
        <w:r w:rsidR="002F2EB7">
          <w:rPr>
            <w:color w:val="000000" w:themeColor="text1"/>
            <w:szCs w:val="22"/>
          </w:rPr>
          <w:t>, i.e.</w:t>
        </w:r>
      </w:ins>
      <w:ins w:id="632" w:author="Tanja Kortemme" w:date="2020-08-02T17:27:00Z">
        <w:r w:rsidR="00A41506">
          <w:rPr>
            <w:color w:val="000000" w:themeColor="text1"/>
            <w:szCs w:val="22"/>
          </w:rPr>
          <w:t xml:space="preserve"> </w:t>
        </w:r>
      </w:ins>
      <w:ins w:id="633" w:author="Tanja Kortemme" w:date="2020-08-02T17:31:00Z">
        <w:r w:rsidR="00F018A4">
          <w:rPr>
            <w:color w:val="000000" w:themeColor="text1"/>
            <w:szCs w:val="22"/>
          </w:rPr>
          <w:t>the ln ratio</w:t>
        </w:r>
      </w:ins>
      <w:ins w:id="634" w:author="Tanja Kortemme" w:date="2020-08-02T17:32:00Z">
        <w:r w:rsidR="00FB686F">
          <w:rPr>
            <w:color w:val="000000" w:themeColor="text1"/>
            <w:szCs w:val="22"/>
          </w:rPr>
          <w:t>s</w:t>
        </w:r>
      </w:ins>
      <w:ins w:id="635" w:author="Tanja Kortemme" w:date="2020-08-02T17:31:00Z">
        <w:r w:rsidR="00F018A4">
          <w:rPr>
            <w:color w:val="000000" w:themeColor="text1"/>
            <w:szCs w:val="22"/>
          </w:rPr>
          <w:t xml:space="preserve"> </w:t>
        </w:r>
      </w:ins>
      <w:ins w:id="636" w:author="Tanja Kortemme" w:date="2020-08-02T17:27:00Z">
        <w:r w:rsidR="00A41506">
          <w:rPr>
            <w:color w:val="000000" w:themeColor="text1"/>
            <w:szCs w:val="22"/>
          </w:rPr>
          <w:t xml:space="preserve">of relative catalytic efficiencies MUT/WT </w:t>
        </w:r>
      </w:ins>
      <w:ins w:id="637" w:author="Tanja Kortemme" w:date="2020-08-02T17:31:00Z">
        <w:r w:rsidR="00FB686F">
          <w:rPr>
            <w:color w:val="000000" w:themeColor="text1"/>
            <w:szCs w:val="22"/>
          </w:rPr>
          <w:t xml:space="preserve">on the y axis and </w:t>
        </w:r>
      </w:ins>
      <w:ins w:id="638" w:author="Tanja Kortemme" w:date="2020-08-02T17:27:00Z">
        <w:r w:rsidR="00A41506">
          <w:rPr>
            <w:color w:val="000000" w:themeColor="text1"/>
            <w:szCs w:val="22"/>
          </w:rPr>
          <w:t>the ln</w:t>
        </w:r>
      </w:ins>
      <w:ins w:id="639" w:author="Tanja Kortemme" w:date="2020-08-02T17:28:00Z">
        <w:r w:rsidR="00A41506">
          <w:rPr>
            <w:color w:val="000000" w:themeColor="text1"/>
            <w:szCs w:val="22"/>
          </w:rPr>
          <w:t xml:space="preserve"> </w:t>
        </w:r>
      </w:ins>
      <w:ins w:id="640" w:author="Tanja Kortemme" w:date="2020-08-02T17:27:00Z">
        <w:r w:rsidR="00A41506">
          <w:rPr>
            <w:color w:val="000000" w:themeColor="text1"/>
            <w:szCs w:val="22"/>
          </w:rPr>
          <w:t>ra</w:t>
        </w:r>
      </w:ins>
      <w:ins w:id="641" w:author="Tanja Kortemme" w:date="2020-08-02T17:28:00Z">
        <w:r w:rsidR="00A41506">
          <w:rPr>
            <w:color w:val="000000" w:themeColor="text1"/>
            <w:szCs w:val="22"/>
          </w:rPr>
          <w:t>tios of the</w:t>
        </w:r>
      </w:ins>
      <w:del w:id="642" w:author="Tanja Kortemme" w:date="2020-08-02T17:28:00Z">
        <w:r w:rsidR="007B272F" w:rsidRPr="007C3B7B" w:rsidDel="00A41506">
          <w:rPr>
            <w:color w:val="000000" w:themeColor="text1"/>
            <w:szCs w:val="22"/>
          </w:rPr>
          <w:delText>i</w:delText>
        </w:r>
        <w:r w:rsidR="00A61020" w:rsidRPr="007C3B7B" w:rsidDel="00A41506">
          <w:rPr>
            <w:color w:val="000000" w:themeColor="text1"/>
            <w:szCs w:val="22"/>
          </w:rPr>
          <w:delText xml:space="preserve">nstead of a percent in </w:delText>
        </w:r>
        <w:r w:rsidR="00A61020" w:rsidRPr="007C3B7B" w:rsidDel="00A41506">
          <w:rPr>
            <w:color w:val="000000" w:themeColor="text1"/>
            <w:szCs w:val="22"/>
            <w:lang w:val="el-GR"/>
          </w:rPr>
          <w:delText>γ</w:delText>
        </w:r>
        <w:r w:rsidR="00A61020" w:rsidRPr="007C3B7B" w:rsidDel="00A41506">
          <w:rPr>
            <w:color w:val="000000" w:themeColor="text1"/>
            <w:szCs w:val="22"/>
          </w:rPr>
          <w:delText>2 conformation, we now plot the log-transformed</w:delText>
        </w:r>
      </w:del>
      <w:r w:rsidR="00A61020" w:rsidRPr="007C3B7B">
        <w:rPr>
          <w:color w:val="000000" w:themeColor="text1"/>
          <w:szCs w:val="22"/>
        </w:rPr>
        <w:t xml:space="preserve"> relative </w:t>
      </w:r>
      <w:ins w:id="643" w:author="Tanja Kortemme" w:date="2020-08-02T17:29:00Z">
        <w:r w:rsidR="000060B0">
          <w:rPr>
            <w:color w:val="000000" w:themeColor="text1"/>
            <w:szCs w:val="22"/>
          </w:rPr>
          <w:t xml:space="preserve">equilibrium constants for </w:t>
        </w:r>
      </w:ins>
      <w:del w:id="644" w:author="Tanja Kortemme" w:date="2020-08-02T17:28:00Z">
        <w:r w:rsidR="00A61020" w:rsidRPr="007C3B7B" w:rsidDel="00174875">
          <w:rPr>
            <w:color w:val="000000" w:themeColor="text1"/>
            <w:szCs w:val="22"/>
          </w:rPr>
          <w:delText xml:space="preserve">ratio of </w:delText>
        </w:r>
        <w:r w:rsidR="00A61020" w:rsidRPr="007C3B7B" w:rsidDel="00174875">
          <w:rPr>
            <w:color w:val="000000" w:themeColor="text1"/>
            <w:szCs w:val="22"/>
            <w:lang w:val="el-GR"/>
          </w:rPr>
          <w:delText>γ</w:delText>
        </w:r>
        <w:r w:rsidR="00A61020" w:rsidRPr="007C3B7B" w:rsidDel="00174875">
          <w:rPr>
            <w:color w:val="000000" w:themeColor="text1"/>
            <w:szCs w:val="22"/>
          </w:rPr>
          <w:delText xml:space="preserve">2 and </w:delText>
        </w:r>
        <w:r w:rsidR="00A61020" w:rsidRPr="007C3B7B" w:rsidDel="00174875">
          <w:rPr>
            <w:color w:val="000000" w:themeColor="text1"/>
            <w:szCs w:val="22"/>
            <w:lang w:val="el-GR"/>
          </w:rPr>
          <w:delText>γ</w:delText>
        </w:r>
        <w:r w:rsidR="00A61020" w:rsidRPr="007C3B7B" w:rsidDel="00174875">
          <w:rPr>
            <w:color w:val="000000" w:themeColor="text1"/>
            <w:szCs w:val="22"/>
          </w:rPr>
          <w:delText xml:space="preserve">1 peaks, representing the </w:delText>
        </w:r>
      </w:del>
      <w:r w:rsidR="00A61020" w:rsidRPr="007C3B7B">
        <w:rPr>
          <w:color w:val="000000" w:themeColor="text1"/>
          <w:szCs w:val="22"/>
        </w:rPr>
        <w:t xml:space="preserve">exchange </w:t>
      </w:r>
      <w:del w:id="645" w:author="Tanja Kortemme" w:date="2020-08-02T17:29:00Z">
        <w:r w:rsidR="00A61020" w:rsidRPr="007C3B7B" w:rsidDel="000060B0">
          <w:rPr>
            <w:color w:val="000000" w:themeColor="text1"/>
            <w:szCs w:val="22"/>
          </w:rPr>
          <w:delText>constant</w:delText>
        </w:r>
        <w:r w:rsidR="001B7F8A" w:rsidRPr="007C3B7B" w:rsidDel="000060B0">
          <w:rPr>
            <w:color w:val="000000" w:themeColor="text1"/>
            <w:szCs w:val="22"/>
          </w:rPr>
          <w:delText xml:space="preserve"> </w:delText>
        </w:r>
      </w:del>
      <w:ins w:id="646" w:author="Tanja Kortemme" w:date="2020-08-02T17:29:00Z">
        <w:r w:rsidR="00174875">
          <w:rPr>
            <w:color w:val="000000" w:themeColor="text1"/>
            <w:szCs w:val="22"/>
          </w:rPr>
          <w:t>(</w:t>
        </w:r>
        <w:r w:rsidR="00174875" w:rsidRPr="007C3B7B">
          <w:rPr>
            <w:color w:val="000000" w:themeColor="text1"/>
            <w:szCs w:val="22"/>
          </w:rPr>
          <w:t xml:space="preserve">ratio of </w:t>
        </w:r>
        <w:r w:rsidR="00174875" w:rsidRPr="007C3B7B">
          <w:rPr>
            <w:color w:val="000000" w:themeColor="text1"/>
            <w:szCs w:val="22"/>
            <w:lang w:val="el-GR"/>
          </w:rPr>
          <w:t>γ</w:t>
        </w:r>
        <w:r w:rsidR="00174875" w:rsidRPr="007C3B7B">
          <w:rPr>
            <w:color w:val="000000" w:themeColor="text1"/>
            <w:szCs w:val="22"/>
          </w:rPr>
          <w:t xml:space="preserve">2 and </w:t>
        </w:r>
        <w:r w:rsidR="00174875" w:rsidRPr="007C3B7B">
          <w:rPr>
            <w:color w:val="000000" w:themeColor="text1"/>
            <w:szCs w:val="22"/>
            <w:lang w:val="el-GR"/>
          </w:rPr>
          <w:t>γ</w:t>
        </w:r>
        <w:r w:rsidR="00174875" w:rsidRPr="007C3B7B">
          <w:rPr>
            <w:color w:val="000000" w:themeColor="text1"/>
            <w:szCs w:val="22"/>
          </w:rPr>
          <w:t>1 peaks</w:t>
        </w:r>
        <w:r w:rsidR="0074230E">
          <w:rPr>
            <w:color w:val="000000" w:themeColor="text1"/>
            <w:szCs w:val="22"/>
          </w:rPr>
          <w:t>)</w:t>
        </w:r>
        <w:r w:rsidR="00174875" w:rsidRPr="007C3B7B">
          <w:rPr>
            <w:color w:val="000000" w:themeColor="text1"/>
            <w:szCs w:val="22"/>
          </w:rPr>
          <w:t xml:space="preserve"> </w:t>
        </w:r>
      </w:ins>
      <w:ins w:id="647" w:author="Tanja Kortemme" w:date="2020-08-02T17:39:00Z">
        <w:r w:rsidR="00F54985">
          <w:rPr>
            <w:color w:val="000000" w:themeColor="text1"/>
            <w:szCs w:val="22"/>
          </w:rPr>
          <w:t xml:space="preserve">MUT/WT </w:t>
        </w:r>
      </w:ins>
      <w:ins w:id="648" w:author="Tanja Kortemme" w:date="2020-08-02T17:38:00Z">
        <w:r w:rsidR="004F3970">
          <w:rPr>
            <w:color w:val="000000" w:themeColor="text1"/>
            <w:szCs w:val="22"/>
          </w:rPr>
          <w:t>on</w:t>
        </w:r>
      </w:ins>
      <w:ins w:id="649" w:author="Tanja Kortemme" w:date="2020-08-02T17:32:00Z">
        <w:r w:rsidR="005608B1">
          <w:rPr>
            <w:color w:val="000000" w:themeColor="text1"/>
            <w:szCs w:val="22"/>
          </w:rPr>
          <w:t xml:space="preserve"> the x axis</w:t>
        </w:r>
        <w:r w:rsidR="00B84E78">
          <w:rPr>
            <w:color w:val="000000" w:themeColor="text1"/>
            <w:szCs w:val="22"/>
          </w:rPr>
          <w:t xml:space="preserve"> </w:t>
        </w:r>
      </w:ins>
      <w:del w:id="650" w:author="Tanja Kortemme" w:date="2020-08-02T17:29:00Z">
        <w:r w:rsidR="001B7F8A" w:rsidRPr="007C3B7B" w:rsidDel="002F2EB7">
          <w:rPr>
            <w:color w:val="000000" w:themeColor="text1"/>
            <w:szCs w:val="22"/>
          </w:rPr>
          <w:delText xml:space="preserve">on the x-axis </w:delText>
        </w:r>
      </w:del>
      <w:r w:rsidR="001B7F8A" w:rsidRPr="007C3B7B">
        <w:rPr>
          <w:color w:val="000000" w:themeColor="text1"/>
          <w:szCs w:val="22"/>
        </w:rPr>
        <w:t>(</w:t>
      </w:r>
      <w:r w:rsidR="001B7F8A" w:rsidRPr="00000FEE">
        <w:rPr>
          <w:b/>
          <w:bCs/>
          <w:color w:val="000000" w:themeColor="text1"/>
          <w:szCs w:val="22"/>
        </w:rPr>
        <w:t>Fig. 3d</w:t>
      </w:r>
      <w:r w:rsidR="001B7F8A" w:rsidRPr="007C3B7B">
        <w:rPr>
          <w:color w:val="000000" w:themeColor="text1"/>
          <w:szCs w:val="22"/>
        </w:rPr>
        <w:t>)</w:t>
      </w:r>
      <w:ins w:id="651" w:author="Tanja Kortemme" w:date="2020-08-02T17:33:00Z">
        <w:r w:rsidR="00E11CFA">
          <w:rPr>
            <w:color w:val="000000" w:themeColor="text1"/>
            <w:szCs w:val="22"/>
          </w:rPr>
          <w:t xml:space="preserve">, assuming a </w:t>
        </w:r>
        <w:commentRangeStart w:id="652"/>
        <w:r w:rsidR="00E11CFA">
          <w:rPr>
            <w:color w:val="000000" w:themeColor="text1"/>
            <w:szCs w:val="22"/>
          </w:rPr>
          <w:t>5%</w:t>
        </w:r>
      </w:ins>
      <w:commentRangeEnd w:id="652"/>
      <w:ins w:id="653" w:author="Tanja Kortemme" w:date="2020-08-02T17:36:00Z">
        <w:r w:rsidR="00397891">
          <w:rPr>
            <w:rStyle w:val="CommentReference"/>
          </w:rPr>
          <w:commentReference w:id="652"/>
        </w:r>
      </w:ins>
      <w:ins w:id="654" w:author="Tanja Kortemme" w:date="2020-08-02T17:33:00Z">
        <w:r w:rsidR="00E11CFA">
          <w:rPr>
            <w:color w:val="000000" w:themeColor="text1"/>
            <w:szCs w:val="22"/>
          </w:rPr>
          <w:t xml:space="preserve"> </w:t>
        </w:r>
      </w:ins>
      <w:ins w:id="655" w:author="Tanja Kortemme" w:date="2020-08-02T17:34:00Z">
        <w:r w:rsidR="00E11CFA">
          <w:rPr>
            <w:color w:val="000000" w:themeColor="text1"/>
            <w:szCs w:val="22"/>
          </w:rPr>
          <w:t xml:space="preserve">detection limit for </w:t>
        </w:r>
      </w:ins>
      <w:del w:id="656" w:author="Tanja Kortemme" w:date="2020-08-02T17:33:00Z">
        <w:r w:rsidR="00B86C67" w:rsidRPr="007C3B7B" w:rsidDel="00E11CFA">
          <w:rPr>
            <w:color w:val="000000" w:themeColor="text1"/>
            <w:szCs w:val="22"/>
          </w:rPr>
          <w:delText>.</w:delText>
        </w:r>
      </w:del>
      <w:r w:rsidR="00B86C67" w:rsidRPr="007C3B7B">
        <w:rPr>
          <w:color w:val="000000" w:themeColor="text1"/>
          <w:szCs w:val="22"/>
        </w:rPr>
        <w:t xml:space="preserve"> </w:t>
      </w:r>
      <w:ins w:id="657" w:author="Tanja Kortemme" w:date="2020-08-02T17:34:00Z">
        <w:r w:rsidR="00E11CFA" w:rsidRPr="007C3B7B">
          <w:rPr>
            <w:color w:val="000000" w:themeColor="text1"/>
            <w:szCs w:val="22"/>
            <w:lang w:val="el-GR"/>
          </w:rPr>
          <w:t>γ</w:t>
        </w:r>
        <w:r w:rsidR="00E11CFA" w:rsidRPr="007C3B7B">
          <w:rPr>
            <w:color w:val="000000" w:themeColor="text1"/>
            <w:szCs w:val="22"/>
          </w:rPr>
          <w:t xml:space="preserve">2 and </w:t>
        </w:r>
        <w:r w:rsidR="00E11CFA" w:rsidRPr="007C3B7B">
          <w:rPr>
            <w:color w:val="000000" w:themeColor="text1"/>
            <w:szCs w:val="22"/>
            <w:lang w:val="el-GR"/>
          </w:rPr>
          <w:t>γ</w:t>
        </w:r>
        <w:r w:rsidR="00E11CFA" w:rsidRPr="007C3B7B">
          <w:rPr>
            <w:color w:val="000000" w:themeColor="text1"/>
            <w:szCs w:val="22"/>
          </w:rPr>
          <w:t>1 peaks</w:t>
        </w:r>
        <w:r w:rsidR="00E11CFA">
          <w:rPr>
            <w:color w:val="000000" w:themeColor="text1"/>
            <w:szCs w:val="22"/>
          </w:rPr>
          <w:t xml:space="preserve"> </w:t>
        </w:r>
      </w:ins>
      <w:ins w:id="658" w:author="Tanja Kortemme" w:date="2020-08-02T17:33:00Z">
        <w:r w:rsidR="005C272B">
          <w:rPr>
            <w:color w:val="000000" w:themeColor="text1"/>
            <w:szCs w:val="22"/>
          </w:rPr>
          <w:t>for</w:t>
        </w:r>
      </w:ins>
      <w:del w:id="659" w:author="Tanja Kortemme" w:date="2020-08-02T17:33:00Z">
        <w:r w:rsidR="001B7F8A" w:rsidRPr="007C3B7B" w:rsidDel="005C272B">
          <w:rPr>
            <w:color w:val="000000" w:themeColor="text1"/>
            <w:szCs w:val="22"/>
          </w:rPr>
          <w:delText xml:space="preserve">As we cannot detect distinct </w:delText>
        </w:r>
        <w:r w:rsidR="001B7F8A" w:rsidRPr="007C3B7B" w:rsidDel="005C272B">
          <w:rPr>
            <w:color w:val="000000" w:themeColor="text1"/>
            <w:szCs w:val="22"/>
            <w:lang w:val="el-GR"/>
          </w:rPr>
          <w:delText>γ</w:delText>
        </w:r>
        <w:r w:rsidR="001B7F8A" w:rsidRPr="007C3B7B" w:rsidDel="005C272B">
          <w:rPr>
            <w:color w:val="000000" w:themeColor="text1"/>
            <w:szCs w:val="22"/>
          </w:rPr>
          <w:delText xml:space="preserve">2 or </w:delText>
        </w:r>
        <w:r w:rsidR="001B7F8A" w:rsidRPr="007C3B7B" w:rsidDel="005C272B">
          <w:rPr>
            <w:color w:val="000000" w:themeColor="text1"/>
            <w:szCs w:val="22"/>
            <w:lang w:val="el-GR"/>
          </w:rPr>
          <w:delText>γ</w:delText>
        </w:r>
        <w:r w:rsidR="001B7F8A" w:rsidRPr="007C3B7B" w:rsidDel="005C272B">
          <w:rPr>
            <w:color w:val="000000" w:themeColor="text1"/>
            <w:szCs w:val="22"/>
          </w:rPr>
          <w:delText>1 in</w:delText>
        </w:r>
      </w:del>
      <w:r w:rsidR="001B7F8A" w:rsidRPr="007C3B7B">
        <w:rPr>
          <w:color w:val="000000" w:themeColor="text1"/>
          <w:szCs w:val="22"/>
        </w:rPr>
        <w:t xml:space="preserve"> T34E/Q and H141R, K132H, Y157A, respectively</w:t>
      </w:r>
      <w:del w:id="660" w:author="Tanja Kortemme" w:date="2020-08-02T17:34:00Z">
        <w:r w:rsidR="001B7F8A" w:rsidRPr="007C3B7B" w:rsidDel="00BA0DAE">
          <w:rPr>
            <w:color w:val="000000" w:themeColor="text1"/>
            <w:szCs w:val="22"/>
          </w:rPr>
          <w:delText xml:space="preserve"> (</w:delText>
        </w:r>
        <w:r w:rsidR="001B7F8A" w:rsidRPr="00000FEE" w:rsidDel="00BA0DAE">
          <w:rPr>
            <w:b/>
            <w:bCs/>
            <w:color w:val="000000" w:themeColor="text1"/>
            <w:szCs w:val="22"/>
          </w:rPr>
          <w:delText>Fig. 3c</w:delText>
        </w:r>
        <w:r w:rsidR="001B7F8A" w:rsidRPr="007C3B7B" w:rsidDel="00BA0DAE">
          <w:rPr>
            <w:color w:val="000000" w:themeColor="text1"/>
            <w:szCs w:val="22"/>
          </w:rPr>
          <w:delText>), in order to estimate a ratio for the Fig. 3d plot, a</w:delText>
        </w:r>
        <w:r w:rsidR="00B86C67" w:rsidRPr="007C3B7B" w:rsidDel="00BA0DAE">
          <w:rPr>
            <w:color w:val="000000" w:themeColor="text1"/>
            <w:szCs w:val="22"/>
          </w:rPr>
          <w:delText>ssuming a 5% error</w:delText>
        </w:r>
        <w:r w:rsidR="001B7F8A" w:rsidRPr="007C3B7B" w:rsidDel="00BA0DAE">
          <w:rPr>
            <w:color w:val="000000" w:themeColor="text1"/>
            <w:szCs w:val="22"/>
          </w:rPr>
          <w:delText>,</w:delText>
        </w:r>
        <w:r w:rsidR="00B86C67" w:rsidRPr="007C3B7B" w:rsidDel="00BA0DAE">
          <w:rPr>
            <w:color w:val="000000" w:themeColor="text1"/>
            <w:szCs w:val="22"/>
          </w:rPr>
          <w:delText xml:space="preserve"> </w:delText>
        </w:r>
        <w:r w:rsidR="001B7F8A" w:rsidRPr="007C3B7B" w:rsidDel="00BA0DAE">
          <w:rPr>
            <w:color w:val="000000" w:themeColor="text1"/>
            <w:szCs w:val="22"/>
          </w:rPr>
          <w:delText>we estimate the 0% and 100% peaks to be 5% and 95%, respectively</w:delText>
        </w:r>
      </w:del>
      <w:r w:rsidR="001B7F8A" w:rsidRPr="007C3B7B">
        <w:rPr>
          <w:color w:val="000000" w:themeColor="text1"/>
          <w:szCs w:val="22"/>
        </w:rPr>
        <w:t>.</w:t>
      </w:r>
    </w:p>
    <w:p w14:paraId="7FCE0997" w14:textId="245DF0A1" w:rsidR="00BD6DAA" w:rsidRPr="009C5006" w:rsidRDefault="004002AF" w:rsidP="00BD6DAA">
      <w:pPr>
        <w:rPr>
          <w:color w:val="000000" w:themeColor="text1"/>
          <w:szCs w:val="22"/>
        </w:rPr>
      </w:pPr>
      <w:ins w:id="661" w:author="Tanja Kortemme" w:date="2020-08-02T17:39:00Z">
        <w:r w:rsidRPr="007C3B7B">
          <w:rPr>
            <w:color w:val="000000" w:themeColor="text1"/>
            <w:szCs w:val="22"/>
          </w:rPr>
          <w:t xml:space="preserve">Our data support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2 as the active conformation</w:t>
        </w:r>
        <w:r w:rsidR="00E011CD">
          <w:rPr>
            <w:color w:val="000000" w:themeColor="text1"/>
            <w:szCs w:val="22"/>
          </w:rPr>
          <w:t xml:space="preserve"> for hydrolysis</w:t>
        </w:r>
        <w:r>
          <w:rPr>
            <w:color w:val="000000" w:themeColor="text1"/>
            <w:szCs w:val="22"/>
          </w:rPr>
          <w:t xml:space="preserve">. </w:t>
        </w:r>
      </w:ins>
      <w:r w:rsidR="00BD6DAA" w:rsidRPr="007C3B7B">
        <w:rPr>
          <w:color w:val="000000" w:themeColor="text1"/>
          <w:szCs w:val="22"/>
        </w:rPr>
        <w:t xml:space="preserve">The observed </w:t>
      </w:r>
      <w:ins w:id="662" w:author="Tanja Kortemme" w:date="2020-08-02T17:37:00Z">
        <w:r w:rsidR="00E965FE">
          <w:rPr>
            <w:color w:val="000000" w:themeColor="text1"/>
            <w:szCs w:val="22"/>
          </w:rPr>
          <w:t>de</w:t>
        </w:r>
      </w:ins>
      <w:del w:id="663" w:author="Tanja Kortemme" w:date="2020-08-02T17:37:00Z">
        <w:r w:rsidR="00BD6DAA" w:rsidRPr="007C3B7B" w:rsidDel="00E965FE">
          <w:rPr>
            <w:color w:val="000000" w:themeColor="text1"/>
            <w:szCs w:val="22"/>
          </w:rPr>
          <w:delText>in</w:delText>
        </w:r>
      </w:del>
      <w:r w:rsidR="00BD6DAA" w:rsidRPr="007C3B7B">
        <w:rPr>
          <w:color w:val="000000" w:themeColor="text1"/>
          <w:szCs w:val="22"/>
        </w:rPr>
        <w:t xml:space="preserve">crease in </w:t>
      </w:r>
      <w:r w:rsidR="00BD6DAA">
        <w:rPr>
          <w:color w:val="000000" w:themeColor="text1"/>
          <w:szCs w:val="22"/>
        </w:rPr>
        <w:t>k</w:t>
      </w:r>
      <w:r w:rsidR="00BD6DAA" w:rsidRPr="00000FEE">
        <w:rPr>
          <w:color w:val="000000" w:themeColor="text1"/>
          <w:szCs w:val="22"/>
          <w:vertAlign w:val="subscript"/>
        </w:rPr>
        <w:t>cat</w:t>
      </w:r>
      <w:r w:rsidR="00BD6DAA">
        <w:rPr>
          <w:color w:val="000000" w:themeColor="text1"/>
          <w:szCs w:val="22"/>
        </w:rPr>
        <w:t>/K</w:t>
      </w:r>
      <w:r w:rsidR="00BD6DAA" w:rsidRPr="00000FEE">
        <w:rPr>
          <w:color w:val="000000" w:themeColor="text1"/>
          <w:szCs w:val="22"/>
          <w:vertAlign w:val="subscript"/>
        </w:rPr>
        <w:t>m</w:t>
      </w:r>
      <w:r w:rsidR="00BD6DAA" w:rsidRPr="007C3B7B">
        <w:rPr>
          <w:color w:val="000000" w:themeColor="text1"/>
          <w:szCs w:val="22"/>
        </w:rPr>
        <w:t xml:space="preserve"> for mutants shifted to </w:t>
      </w:r>
      <w:r w:rsidR="00BD6DAA" w:rsidRPr="007C3B7B">
        <w:rPr>
          <w:color w:val="000000" w:themeColor="text1"/>
          <w:szCs w:val="22"/>
          <w:lang w:val="el-GR"/>
        </w:rPr>
        <w:t>γ</w:t>
      </w:r>
      <w:r w:rsidR="00BD6DAA">
        <w:rPr>
          <w:color w:val="000000" w:themeColor="text1"/>
          <w:szCs w:val="22"/>
        </w:rPr>
        <w:t xml:space="preserve"> </w:t>
      </w:r>
      <w:r w:rsidR="00BD6DAA" w:rsidRPr="007C3B7B">
        <w:rPr>
          <w:color w:val="000000" w:themeColor="text1"/>
          <w:szCs w:val="22"/>
        </w:rPr>
        <w:t xml:space="preserve">state 1 supports an induced fit mechanism, in which GTP-bound Gsp1 in either state can bind GAP, but in cases where Gsp1 is in </w:t>
      </w:r>
      <w:r w:rsidR="00BD6DAA" w:rsidRPr="007C3B7B">
        <w:rPr>
          <w:color w:val="000000" w:themeColor="text1"/>
          <w:szCs w:val="22"/>
          <w:lang w:val="el-GR"/>
        </w:rPr>
        <w:t>γ</w:t>
      </w:r>
      <w:r w:rsidR="00BD6DAA">
        <w:rPr>
          <w:color w:val="000000" w:themeColor="text1"/>
          <w:szCs w:val="22"/>
        </w:rPr>
        <w:t xml:space="preserve"> </w:t>
      </w:r>
      <w:r w:rsidR="00BD6DAA" w:rsidRPr="007C3B7B">
        <w:rPr>
          <w:color w:val="000000" w:themeColor="text1"/>
          <w:szCs w:val="22"/>
        </w:rPr>
        <w:t>state 1 (such as for T34E and T34Q) binding energy must be used to distort Gsp1 into</w:t>
      </w:r>
      <w:r w:rsidR="00BD6DAA">
        <w:rPr>
          <w:color w:val="000000" w:themeColor="text1"/>
          <w:szCs w:val="22"/>
        </w:rPr>
        <w:t xml:space="preserve"> </w:t>
      </w:r>
      <w:r w:rsidR="00BD6DAA" w:rsidRPr="007C3B7B">
        <w:rPr>
          <w:color w:val="000000" w:themeColor="text1"/>
          <w:szCs w:val="22"/>
          <w:lang w:val="el-GR"/>
        </w:rPr>
        <w:t>γ</w:t>
      </w:r>
      <w:r w:rsidR="00BD6DAA" w:rsidRPr="007C3B7B">
        <w:rPr>
          <w:color w:val="000000" w:themeColor="text1"/>
          <w:szCs w:val="22"/>
        </w:rPr>
        <w:t xml:space="preserve"> state 2, which results in an overall </w:t>
      </w:r>
      <w:ins w:id="664" w:author="Tanja Kortemme" w:date="2020-08-02T17:40:00Z">
        <w:r w:rsidR="005247CD">
          <w:rPr>
            <w:color w:val="000000" w:themeColor="text1"/>
            <w:szCs w:val="22"/>
          </w:rPr>
          <w:t>in</w:t>
        </w:r>
      </w:ins>
      <w:del w:id="665" w:author="Tanja Kortemme" w:date="2020-08-02T17:40:00Z">
        <w:r w:rsidR="00BD6DAA" w:rsidRPr="007C3B7B" w:rsidDel="005247CD">
          <w:rPr>
            <w:color w:val="000000" w:themeColor="text1"/>
            <w:szCs w:val="22"/>
          </w:rPr>
          <w:delText>de</w:delText>
        </w:r>
      </w:del>
      <w:r w:rsidR="00BD6DAA" w:rsidRPr="007C3B7B">
        <w:rPr>
          <w:color w:val="000000" w:themeColor="text1"/>
          <w:szCs w:val="22"/>
        </w:rPr>
        <w:t xml:space="preserve">crease in </w:t>
      </w:r>
      <w:r w:rsidR="00BD6DAA" w:rsidRPr="007C3B7B">
        <w:rPr>
          <w:i/>
          <w:iCs/>
          <w:color w:val="000000" w:themeColor="text1"/>
          <w:szCs w:val="22"/>
        </w:rPr>
        <w:t>K</w:t>
      </w:r>
      <w:r w:rsidR="00BD6DAA" w:rsidRPr="007C3B7B">
        <w:rPr>
          <w:i/>
          <w:iCs/>
          <w:color w:val="000000" w:themeColor="text1"/>
          <w:szCs w:val="22"/>
          <w:vertAlign w:val="subscript"/>
        </w:rPr>
        <w:t>m</w:t>
      </w:r>
      <w:r w:rsidR="00BD6DAA" w:rsidRPr="007C3B7B">
        <w:rPr>
          <w:color w:val="000000" w:themeColor="text1"/>
          <w:szCs w:val="22"/>
        </w:rPr>
        <w:t xml:space="preserve"> (</w:t>
      </w:r>
      <w:proofErr w:type="spellStart"/>
      <w:r w:rsidR="00BD6DAA" w:rsidRPr="007C3B7B">
        <w:rPr>
          <w:color w:val="000000" w:themeColor="text1"/>
          <w:szCs w:val="22"/>
        </w:rPr>
        <w:t>Fersht</w:t>
      </w:r>
      <w:proofErr w:type="spellEnd"/>
      <w:r w:rsidR="00BD6DAA" w:rsidRPr="007C3B7B">
        <w:rPr>
          <w:color w:val="000000" w:themeColor="text1"/>
          <w:szCs w:val="22"/>
        </w:rPr>
        <w:t>, 1999). This model requires state 2 to be the hydrolytically competent conformation</w:t>
      </w:r>
      <w:del w:id="666" w:author="Tanja Kortemme" w:date="2020-08-02T17:41:00Z">
        <w:r w:rsidR="00BD6DAA" w:rsidRPr="007C3B7B" w:rsidDel="0095424A">
          <w:rPr>
            <w:color w:val="000000" w:themeColor="text1"/>
            <w:szCs w:val="22"/>
          </w:rPr>
          <w:delText>.</w:delText>
        </w:r>
      </w:del>
      <w:del w:id="667" w:author="Tanja Kortemme" w:date="2020-08-02T17:39:00Z">
        <w:r w:rsidR="00BD6DAA" w:rsidRPr="007C3B7B" w:rsidDel="004002AF">
          <w:rPr>
            <w:color w:val="000000" w:themeColor="text1"/>
            <w:szCs w:val="22"/>
          </w:rPr>
          <w:delText xml:space="preserve"> Our data supports </w:delText>
        </w:r>
        <w:r w:rsidR="00BD6DAA" w:rsidRPr="007C3B7B" w:rsidDel="004002AF">
          <w:rPr>
            <w:color w:val="000000" w:themeColor="text1"/>
            <w:szCs w:val="22"/>
            <w:lang w:val="el-GR"/>
          </w:rPr>
          <w:delText>γ</w:delText>
        </w:r>
        <w:r w:rsidR="00BD6DAA" w:rsidDel="004002AF">
          <w:rPr>
            <w:color w:val="000000" w:themeColor="text1"/>
            <w:szCs w:val="22"/>
          </w:rPr>
          <w:delText xml:space="preserve"> </w:delText>
        </w:r>
        <w:r w:rsidR="00BD6DAA" w:rsidRPr="007C3B7B" w:rsidDel="004002AF">
          <w:rPr>
            <w:color w:val="000000" w:themeColor="text1"/>
            <w:szCs w:val="22"/>
          </w:rPr>
          <w:delText>state 2 as the active conformatio</w:delText>
        </w:r>
      </w:del>
      <w:ins w:id="668" w:author="Tanja Kortemme" w:date="2020-08-02T17:41:00Z">
        <w:r w:rsidR="0095424A">
          <w:rPr>
            <w:color w:val="000000" w:themeColor="text1"/>
            <w:szCs w:val="22"/>
          </w:rPr>
          <w:t>, consistent with the fact that</w:t>
        </w:r>
      </w:ins>
      <w:del w:id="669" w:author="Tanja Kortemme" w:date="2020-08-02T17:39:00Z">
        <w:r w:rsidR="00BD6DAA" w:rsidRPr="007C3B7B" w:rsidDel="004002AF">
          <w:rPr>
            <w:color w:val="000000" w:themeColor="text1"/>
            <w:szCs w:val="22"/>
          </w:rPr>
          <w:delText>n</w:delText>
        </w:r>
      </w:del>
      <w:del w:id="670" w:author="Tanja Kortemme" w:date="2020-08-02T17:41:00Z">
        <w:r w:rsidR="00BD6DAA" w:rsidRPr="007C3B7B" w:rsidDel="0095424A">
          <w:rPr>
            <w:color w:val="000000" w:themeColor="text1"/>
            <w:szCs w:val="22"/>
          </w:rPr>
          <w:delText>, as</w:delText>
        </w:r>
      </w:del>
      <w:r w:rsidR="00BD6DAA" w:rsidRPr="007C3B7B">
        <w:rPr>
          <w:color w:val="000000" w:themeColor="text1"/>
          <w:szCs w:val="22"/>
        </w:rPr>
        <w:t xml:space="preserve"> the intrinsic hydrolysis rate of GTP-bound Gsp1 mutants systematically increases as mutants more greatly populate </w:t>
      </w:r>
      <w:ins w:id="671" w:author="Tanja Kortemme" w:date="2020-08-02T17:41:00Z">
        <w:r w:rsidR="00F521ED" w:rsidRPr="007C3B7B">
          <w:rPr>
            <w:color w:val="000000" w:themeColor="text1"/>
            <w:szCs w:val="22"/>
            <w:lang w:val="el-GR"/>
          </w:rPr>
          <w:t>γ</w:t>
        </w:r>
        <w:r w:rsidR="00F521ED" w:rsidRPr="007C3B7B">
          <w:rPr>
            <w:color w:val="000000" w:themeColor="text1"/>
            <w:szCs w:val="22"/>
          </w:rPr>
          <w:t xml:space="preserve"> </w:t>
        </w:r>
      </w:ins>
      <w:r w:rsidR="00BD6DAA" w:rsidRPr="007C3B7B">
        <w:rPr>
          <w:color w:val="000000" w:themeColor="text1"/>
          <w:szCs w:val="22"/>
        </w:rPr>
        <w:t>state 2 (</w:t>
      </w:r>
      <w:r w:rsidR="00BD6DAA" w:rsidRPr="000E7F36">
        <w:rPr>
          <w:b/>
          <w:bCs/>
          <w:color w:val="000000" w:themeColor="text1"/>
          <w:szCs w:val="22"/>
        </w:rPr>
        <w:t>Extended Data Fig. 7c</w:t>
      </w:r>
      <w:r w:rsidR="00BD6DAA" w:rsidRPr="007C3B7B">
        <w:rPr>
          <w:color w:val="000000" w:themeColor="text1"/>
          <w:szCs w:val="22"/>
        </w:rPr>
        <w:t>).</w:t>
      </w:r>
    </w:p>
    <w:p w14:paraId="76BB3F37" w14:textId="2C95C9B7" w:rsidR="00BD6DAA" w:rsidRDefault="00BD6DAA" w:rsidP="00B13786">
      <w:pPr>
        <w:rPr>
          <w:noProof/>
          <w:color w:val="000000" w:themeColor="text1"/>
          <w:szCs w:val="22"/>
          <w:u w:val="single"/>
        </w:rPr>
      </w:pPr>
      <w:r w:rsidRPr="00BD6DAA">
        <w:rPr>
          <w:noProof/>
          <w:color w:val="000000" w:themeColor="text1"/>
          <w:szCs w:val="22"/>
          <w:u w:val="single"/>
        </w:rPr>
        <w:t xml:space="preserve"> </w:t>
      </w:r>
    </w:p>
    <w:p w14:paraId="65E5E50D" w14:textId="211A0DEE" w:rsidR="007B272F" w:rsidRPr="00BD6DAA" w:rsidRDefault="00BD6DAA" w:rsidP="00B13786">
      <w:pPr>
        <w:rPr>
          <w:color w:val="000000" w:themeColor="text1"/>
          <w:szCs w:val="22"/>
        </w:rPr>
      </w:pPr>
      <w:r>
        <w:rPr>
          <w:noProof/>
          <w:color w:val="000000" w:themeColor="text1"/>
          <w:szCs w:val="22"/>
          <w:u w:val="single"/>
        </w:rPr>
        <w:lastRenderedPageBreak/>
        <mc:AlternateContent>
          <mc:Choice Requires="wps">
            <w:drawing>
              <wp:inline distT="0" distB="0" distL="0" distR="0" wp14:anchorId="7972C80F" wp14:editId="10C7BD48">
                <wp:extent cx="6492240" cy="4425950"/>
                <wp:effectExtent l="0" t="0" r="0" b="0"/>
                <wp:docPr id="6" name="Text Box 6"/>
                <wp:cNvGraphicFramePr/>
                <a:graphic xmlns:a="http://schemas.openxmlformats.org/drawingml/2006/main">
                  <a:graphicData uri="http://schemas.microsoft.com/office/word/2010/wordprocessingShape">
                    <wps:wsp>
                      <wps:cNvSpPr txBox="1"/>
                      <wps:spPr>
                        <a:xfrm>
                          <a:off x="0" y="0"/>
                          <a:ext cx="6492240" cy="4425950"/>
                        </a:xfrm>
                        <a:prstGeom prst="rect">
                          <a:avLst/>
                        </a:prstGeom>
                        <a:noFill/>
                        <a:ln w="6350">
                          <a:noFill/>
                        </a:ln>
                      </wps:spPr>
                      <wps:txbx>
                        <w:txbxContent>
                          <w:p w14:paraId="6F1A93E5" w14:textId="77777777" w:rsidR="00366779" w:rsidRDefault="00366779"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667D770" w:rsidR="00366779" w:rsidRPr="00BD6DAA" w:rsidRDefault="00366779"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del w:id="672" w:author="Tanja Kortemme" w:date="2020-08-02T17:42:00Z">
                              <w:r w:rsidRPr="00BD6DAA" w:rsidDel="00A850D7">
                                <w:rPr>
                                  <w:color w:val="2F5496" w:themeColor="accent1" w:themeShade="BF"/>
                                </w:rPr>
                                <w:delText>Log-transformed</w:delText>
                              </w:r>
                            </w:del>
                            <w:ins w:id="673" w:author="Tanja Kortemme" w:date="2020-08-02T17:42:00Z">
                              <w:r>
                                <w:rPr>
                                  <w:color w:val="2F5496" w:themeColor="accent1" w:themeShade="BF"/>
                                </w:rPr>
                                <w:t xml:space="preserve">Ln ratios </w:t>
                              </w:r>
                            </w:ins>
                            <w:ins w:id="674" w:author="Tanja Kortemme" w:date="2020-08-02T17:45:00Z">
                              <w:r>
                                <w:rPr>
                                  <w:color w:val="2F5496" w:themeColor="accent1" w:themeShade="BF"/>
                                </w:rPr>
                                <w:t xml:space="preserve">MUT/WT </w:t>
                              </w:r>
                            </w:ins>
                            <w:ins w:id="675" w:author="Tanja Kortemme" w:date="2020-08-02T17:42:00Z">
                              <w:r>
                                <w:rPr>
                                  <w:color w:val="2F5496" w:themeColor="accent1" w:themeShade="BF"/>
                                </w:rPr>
                                <w:t>of the</w:t>
                              </w:r>
                            </w:ins>
                            <w:r w:rsidRPr="00BD6DAA">
                              <w:rPr>
                                <w:color w:val="2F5496" w:themeColor="accent1" w:themeShade="BF"/>
                              </w:rPr>
                              <w:t xml:space="preserve"> exchange constant</w:t>
                            </w:r>
                            <w:ins w:id="676" w:author="Tanja Kortemme" w:date="2020-08-02T17:43:00Z">
                              <w:r>
                                <w:rPr>
                                  <w:color w:val="2F5496" w:themeColor="accent1" w:themeShade="BF"/>
                                </w:rPr>
                                <w:t>s</w:t>
                              </w:r>
                            </w:ins>
                            <w:r w:rsidRPr="00BD6DAA">
                              <w:rPr>
                                <w:color w:val="2F5496" w:themeColor="accent1" w:themeShade="BF"/>
                              </w:rPr>
                              <w:t xml:space="preserve"> </w:t>
                            </w:r>
                            <w:ins w:id="677" w:author="Tanja Kortemme" w:date="2020-08-02T17:42:00Z">
                              <w:r>
                                <w:rPr>
                                  <w:color w:val="2F5496" w:themeColor="accent1" w:themeShade="BF"/>
                                </w:rPr>
                                <w:t>K</w:t>
                              </w:r>
                              <w:r w:rsidRPr="001D3A7A">
                                <w:rPr>
                                  <w:color w:val="2F5496" w:themeColor="accent1" w:themeShade="BF"/>
                                  <w:vertAlign w:val="subscript"/>
                                </w:rPr>
                                <w:t>ex</w:t>
                              </w:r>
                              <w:r>
                                <w:rPr>
                                  <w:color w:val="2F5496" w:themeColor="accent1" w:themeShade="BF"/>
                                </w:rPr>
                                <w:t xml:space="preserve"> =</w:t>
                              </w:r>
                            </w:ins>
                            <w:ins w:id="678" w:author="Tanja Kortemme" w:date="2020-08-02T17:43:00Z">
                              <w:r>
                                <w:rPr>
                                  <w:color w:val="2F5496" w:themeColor="accent1" w:themeShade="BF"/>
                                </w:rPr>
                                <w:t xml:space="preserve"> population in </w:t>
                              </w:r>
                            </w:ins>
                            <w:del w:id="679" w:author="Tanja Kortemme" w:date="2020-08-02T17:42:00Z">
                              <w:r w:rsidRPr="00BD6DAA" w:rsidDel="00860901">
                                <w:rPr>
                                  <w:color w:val="2F5496" w:themeColor="accent1" w:themeShade="BF"/>
                                </w:rPr>
                                <w:delText xml:space="preserve">between the </w:delText>
                              </w:r>
                            </w:del>
                            <w:r w:rsidRPr="00BD6DAA">
                              <w:rPr>
                                <w:color w:val="2F5496" w:themeColor="accent1" w:themeShade="BF"/>
                              </w:rPr>
                              <w:t xml:space="preserve">γ2 </w:t>
                            </w:r>
                            <w:del w:id="680" w:author="Tanja Kortemme" w:date="2020-08-02T17:42:00Z">
                              <w:r w:rsidRPr="00BD6DAA" w:rsidDel="00860901">
                                <w:rPr>
                                  <w:color w:val="2F5496" w:themeColor="accent1" w:themeShade="BF"/>
                                </w:rPr>
                                <w:delText xml:space="preserve">and </w:delText>
                              </w:r>
                            </w:del>
                            <w:ins w:id="681" w:author="Tanja Kortemme" w:date="2020-08-02T17:42:00Z">
                              <w:r>
                                <w:rPr>
                                  <w:color w:val="2F5496" w:themeColor="accent1" w:themeShade="BF"/>
                                </w:rPr>
                                <w:t>/</w:t>
                              </w:r>
                              <w:r w:rsidRPr="00BD6DAA">
                                <w:rPr>
                                  <w:color w:val="2F5496" w:themeColor="accent1" w:themeShade="BF"/>
                                </w:rPr>
                                <w:t xml:space="preserve"> </w:t>
                              </w:r>
                            </w:ins>
                            <w:ins w:id="682" w:author="Tanja Kortemme" w:date="2020-08-02T17:43:00Z">
                              <w:r>
                                <w:rPr>
                                  <w:color w:val="2F5496" w:themeColor="accent1" w:themeShade="BF"/>
                                </w:rPr>
                                <w:t xml:space="preserve">population in </w:t>
                              </w:r>
                            </w:ins>
                            <w:r w:rsidRPr="00BD6DAA">
                              <w:rPr>
                                <w:color w:val="2F5496" w:themeColor="accent1" w:themeShade="BF"/>
                              </w:rPr>
                              <w:t xml:space="preserve">γ1 </w:t>
                            </w:r>
                            <w:ins w:id="683" w:author="Tanja Kortemme" w:date="2020-08-02T17:46:00Z">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ins>
                            <w:del w:id="684" w:author="Tanja Kortemme" w:date="2020-08-02T17:43:00Z">
                              <w:r w:rsidRPr="00BD6DAA" w:rsidDel="00860901">
                                <w:rPr>
                                  <w:color w:val="2F5496" w:themeColor="accent1" w:themeShade="BF"/>
                                </w:rPr>
                                <w:delText xml:space="preserve">conformations </w:delText>
                              </w:r>
                            </w:del>
                            <w:r w:rsidRPr="00BD6DAA">
                              <w:rPr>
                                <w:color w:val="2F5496" w:themeColor="accent1" w:themeShade="BF"/>
                              </w:rPr>
                              <w:t xml:space="preserve">plotted against the </w:t>
                            </w:r>
                            <w:ins w:id="685" w:author="Tanja Kortemme" w:date="2020-08-02T17:44:00Z">
                              <w:r>
                                <w:rPr>
                                  <w:color w:val="2F5496" w:themeColor="accent1" w:themeShade="BF"/>
                                </w:rPr>
                                <w:t xml:space="preserve">ln ratios </w:t>
                              </w:r>
                            </w:ins>
                            <w:ins w:id="686" w:author="Tanja Kortemme" w:date="2020-08-02T17:45:00Z">
                              <w:r>
                                <w:rPr>
                                  <w:color w:val="2F5496" w:themeColor="accent1" w:themeShade="BF"/>
                                </w:rPr>
                                <w:t xml:space="preserve">MUT/WT </w:t>
                              </w:r>
                            </w:ins>
                            <w:ins w:id="687" w:author="Tanja Kortemme" w:date="2020-08-02T17:44:00Z">
                              <w:r>
                                <w:rPr>
                                  <w:color w:val="2F5496" w:themeColor="accent1" w:themeShade="BF"/>
                                </w:rPr>
                                <w:t xml:space="preserve">of the </w:t>
                              </w:r>
                            </w:ins>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of GAP-mediated GTP hydrolysis</w:t>
                            </w:r>
                            <w:del w:id="688" w:author="Tanja Kortemme" w:date="2020-08-02T17:45:00Z">
                              <w:r w:rsidRPr="00BD6DAA" w:rsidDel="00B4442A">
                                <w:rPr>
                                  <w:color w:val="2F5496" w:themeColor="accent1" w:themeShade="BF"/>
                                </w:rPr>
                                <w:delText xml:space="preserve"> </w:delText>
                              </w:r>
                            </w:del>
                            <w:del w:id="689" w:author="Tanja Kortemme" w:date="2020-08-02T17:44:00Z">
                              <w:r w:rsidRPr="00BD6DAA" w:rsidDel="00D478D0">
                                <w:rPr>
                                  <w:color w:val="2F5496" w:themeColor="accent1" w:themeShade="BF"/>
                                </w:rPr>
                                <w:delText>represented as the ratio of the mutant over wild-type kcat/Km</w:delText>
                              </w:r>
                            </w:del>
                            <w:del w:id="690" w:author="Tanja Kortemme" w:date="2020-08-02T17:45:00Z">
                              <w:r w:rsidRPr="00BD6DAA" w:rsidDel="000048CC">
                                <w:rPr>
                                  <w:color w:val="2F5496" w:themeColor="accent1" w:themeShade="BF"/>
                                </w:rPr>
                                <w:delText>.</w:delText>
                              </w:r>
                            </w:del>
                            <w:del w:id="691" w:author="Tanja Kortemme" w:date="2020-08-02T17:47:00Z">
                              <w:r w:rsidRPr="00BD6DAA" w:rsidDel="00B66729">
                                <w:rPr>
                                  <w:color w:val="2F5496" w:themeColor="accent1" w:themeShade="BF"/>
                                </w:rPr>
                                <w:delText xml:space="preserve"> </w:delText>
                              </w:r>
                            </w:del>
                            <w:del w:id="692" w:author="Tanja Kortemme" w:date="2020-08-02T17:45:00Z">
                              <w:r w:rsidRPr="00BD6DAA" w:rsidDel="000048CC">
                                <w:rPr>
                                  <w:color w:val="2F5496" w:themeColor="accent1" w:themeShade="BF"/>
                                </w:rPr>
                                <w:delText>A</w:delText>
                              </w:r>
                            </w:del>
                            <w:del w:id="693" w:author="Tanja Kortemme" w:date="2020-08-02T17:47:00Z">
                              <w:r w:rsidRPr="00BD6DAA" w:rsidDel="00B66729">
                                <w:rPr>
                                  <w:color w:val="2F5496" w:themeColor="accent1" w:themeShade="BF"/>
                                </w:rPr>
                                <w:delText xml:space="preserve">ssuming </w:delText>
                              </w:r>
                            </w:del>
                            <w:del w:id="694" w:author="Tanja Kortemme" w:date="2020-08-02T17:45:00Z">
                              <w:r w:rsidRPr="00BD6DAA" w:rsidDel="001B4A75">
                                <w:rPr>
                                  <w:color w:val="2F5496" w:themeColor="accent1" w:themeShade="BF"/>
                                </w:rPr>
                                <w:delText>an error of between 1-5</w:delText>
                              </w:r>
                            </w:del>
                            <w:del w:id="695" w:author="Tanja Kortemme" w:date="2020-08-02T17:47:00Z">
                              <w:r w:rsidRPr="00BD6DAA" w:rsidDel="00B66729">
                                <w:rPr>
                                  <w:color w:val="2F5496" w:themeColor="accent1" w:themeShade="BF"/>
                                </w:rPr>
                                <w:delText>% for the γ peak estimation by 31P NMR</w:delText>
                              </w:r>
                            </w:del>
                            <w:del w:id="696" w:author="Tanja Kortemme" w:date="2020-08-02T17:46:00Z">
                              <w:r w:rsidRPr="00BD6DAA" w:rsidDel="003410C0">
                                <w:rPr>
                                  <w:color w:val="2F5496" w:themeColor="accent1" w:themeShade="BF"/>
                                </w:rPr>
                                <w:delText>, we plotted the 0% γ2 or γ1 peaks for T34E/Q, and Y157A, K132H and H141R, respectively, as 3%</w:delText>
                              </w:r>
                            </w:del>
                            <w:r w:rsidRPr="00BD6DAA">
                              <w:rPr>
                                <w:color w:val="2F5496" w:themeColor="accent1" w:themeShade="BF"/>
                              </w:rPr>
                              <w:t xml:space="preserve">. </w:t>
                            </w:r>
                            <w:r w:rsidRPr="00BD6DAA">
                              <w:rPr>
                                <w:color w:val="385623" w:themeColor="accent6" w:themeShade="80"/>
                              </w:rPr>
                              <w:t xml:space="preserve">Error bars represent the mean plus/minus </w:t>
                            </w:r>
                            <w:r w:rsidRPr="00BD6DAA">
                              <w:rPr>
                                <w:color w:val="2F5496" w:themeColor="accent1" w:themeShade="BF"/>
                              </w:rPr>
                              <w:t xml:space="preserve">standard error of </w:t>
                            </w:r>
                            <w:ins w:id="697" w:author="Tanja Kortemme" w:date="2020-08-02T17:47:00Z">
                              <w:r>
                                <w:rPr>
                                  <w:color w:val="2F5496" w:themeColor="accent1" w:themeShade="BF"/>
                                </w:rPr>
                                <w:t xml:space="preserve">the </w:t>
                              </w:r>
                            </w:ins>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del w:id="698" w:author="Tanja Kortemme" w:date="2020-08-02T17:47:00Z">
                              <w:r w:rsidRPr="00BD6DAA" w:rsidDel="00A36F2C">
                                <w:rPr>
                                  <w:color w:val="385623" w:themeColor="accent6" w:themeShade="80"/>
                                </w:rPr>
                                <w:delText>,</w:delText>
                              </w:r>
                            </w:del>
                            <w:r w:rsidRPr="00BD6DAA">
                              <w:rPr>
                                <w:color w:val="385623" w:themeColor="accent6" w:themeShade="80"/>
                              </w:rPr>
                              <w:t xml:space="preserve"> </w:t>
                            </w:r>
                            <w:del w:id="699" w:author="Tanja Kortemme" w:date="2020-08-02T17:47:00Z">
                              <w:r w:rsidRPr="00BD6DAA" w:rsidDel="00A36F2C">
                                <w:rPr>
                                  <w:color w:val="385623" w:themeColor="accent6" w:themeShade="80"/>
                                </w:rPr>
                                <w:delText xml:space="preserve">that </w:delText>
                              </w:r>
                            </w:del>
                            <w:r w:rsidRPr="00BD6DAA">
                              <w:rPr>
                                <w:color w:val="385623" w:themeColor="accent6" w:themeShade="80"/>
                              </w:rPr>
                              <w:t>exclud</w:t>
                            </w:r>
                            <w:ins w:id="700" w:author="Tanja Kortemme" w:date="2020-08-02T17:47:00Z">
                              <w:r>
                                <w:rPr>
                                  <w:color w:val="385623" w:themeColor="accent6" w:themeShade="80"/>
                                </w:rPr>
                                <w:t>ing</w:t>
                              </w:r>
                            </w:ins>
                            <w:del w:id="701" w:author="Tanja Kortemme" w:date="2020-08-02T17:47:00Z">
                              <w:r w:rsidRPr="00BD6DAA" w:rsidDel="00E20FA7">
                                <w:rPr>
                                  <w:color w:val="385623" w:themeColor="accent6" w:themeShade="80"/>
                                </w:rPr>
                                <w:delText>es</w:delText>
                              </w:r>
                            </w:del>
                            <w:r w:rsidRPr="00BD6DAA">
                              <w:rPr>
                                <w:color w:val="385623" w:themeColor="accent6" w:themeShade="80"/>
                              </w:rPr>
                              <w:t xml:space="preserve"> the </w:t>
                            </w:r>
                            <w:ins w:id="702" w:author="Tanja Kortemme" w:date="2020-08-02T17:47:00Z">
                              <w:r>
                                <w:rPr>
                                  <w:color w:val="385623" w:themeColor="accent6" w:themeShade="80"/>
                                </w:rPr>
                                <w:t xml:space="preserve">GAP </w:t>
                              </w:r>
                            </w:ins>
                            <w:del w:id="703" w:author="Tanja Kortemme" w:date="2020-08-02T17:47:00Z">
                              <w:r w:rsidRPr="00BD6DAA" w:rsidDel="00CF1C5C">
                                <w:rPr>
                                  <w:color w:val="385623" w:themeColor="accent6" w:themeShade="80"/>
                                </w:rPr>
                                <w:delText>three outliers</w:delText>
                              </w:r>
                            </w:del>
                            <w:ins w:id="704" w:author="Tanja Kortemme" w:date="2020-08-02T17:47:00Z">
                              <w:r>
                                <w:rPr>
                                  <w:color w:val="385623" w:themeColor="accent6" w:themeShade="80"/>
                                </w:rPr>
                                <w:t>interface mutation</w:t>
                              </w:r>
                            </w:ins>
                            <w:r w:rsidRPr="00BD6DAA">
                              <w:rPr>
                                <w:color w:val="385623" w:themeColor="accent6" w:themeShade="80"/>
                              </w:rPr>
                              <w:t xml:space="preserve"> </w:t>
                            </w:r>
                            <w:del w:id="705" w:author="Tanja Kortemme" w:date="2020-08-02T17:48:00Z">
                              <w:r w:rsidRPr="00BD6DAA" w:rsidDel="00CF1C5C">
                                <w:rPr>
                                  <w:color w:val="385623" w:themeColor="accent6" w:themeShade="80"/>
                                </w:rPr>
                                <w:delText>(</w:delText>
                              </w:r>
                            </w:del>
                            <w:r w:rsidRPr="00BD6DAA">
                              <w:rPr>
                                <w:color w:val="385623" w:themeColor="accent6" w:themeShade="80"/>
                              </w:rPr>
                              <w:t>K132H</w:t>
                            </w:r>
                            <w:ins w:id="706" w:author="Tanja Kortemme" w:date="2020-08-02T17:48:00Z">
                              <w:r>
                                <w:rPr>
                                  <w:color w:val="385623" w:themeColor="accent6" w:themeShade="80"/>
                                </w:rPr>
                                <w:t xml:space="preserve"> and the active site (switch 2) mutations</w:t>
                              </w:r>
                            </w:ins>
                            <w:del w:id="707" w:author="Tanja Kortemme" w:date="2020-08-02T17:48:00Z">
                              <w:r w:rsidRPr="00BD6DAA" w:rsidDel="00744AC8">
                                <w:rPr>
                                  <w:color w:val="385623" w:themeColor="accent6" w:themeShade="80"/>
                                </w:rPr>
                                <w:delText>,</w:delText>
                              </w:r>
                            </w:del>
                            <w:r w:rsidRPr="00BD6DAA">
                              <w:rPr>
                                <w:color w:val="385623" w:themeColor="accent6" w:themeShade="80"/>
                              </w:rPr>
                              <w:t xml:space="preserve"> R78K, and D79S</w:t>
                            </w:r>
                            <w:ins w:id="708" w:author="Tanja Kortemme" w:date="2020-08-02T17:48:00Z">
                              <w:r>
                                <w:rPr>
                                  <w:color w:val="385623" w:themeColor="accent6" w:themeShade="80"/>
                                </w:rPr>
                                <w:t xml:space="preserve"> (</w:t>
                              </w:r>
                            </w:ins>
                            <w:del w:id="709" w:author="Tanja Kortemme" w:date="2020-08-02T17:48:00Z">
                              <w:r w:rsidRPr="00BD6DAA" w:rsidDel="00E91F65">
                                <w:rPr>
                                  <w:color w:val="385623" w:themeColor="accent6" w:themeShade="80"/>
                                </w:rPr>
                                <w:delText xml:space="preserve">) highlighted in a </w:delText>
                              </w:r>
                            </w:del>
                            <w:r w:rsidRPr="00BD6DAA">
                              <w:rPr>
                                <w:color w:val="385623" w:themeColor="accent6" w:themeShade="80"/>
                              </w:rPr>
                              <w:t>gray box</w:t>
                            </w:r>
                            <w:ins w:id="710" w:author="Tanja Kortemme" w:date="2020-08-02T17:48:00Z">
                              <w:r>
                                <w:rPr>
                                  <w:color w:val="385623" w:themeColor="accent6" w:themeShade="80"/>
                                </w:rPr>
                                <w:t>)</w:t>
                              </w:r>
                            </w:ins>
                            <w:r w:rsidRPr="00BD6DAA">
                              <w:rPr>
                                <w:color w:val="385623" w:themeColor="accent6"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3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" filled="f" stroked="f" strokeweight=".5pt">
                <v:textbox>
                  <w:txbxContent>
                    <w:p w14:paraId="6F1A93E5" w14:textId="77777777" w:rsidR="00366779" w:rsidRDefault="00366779"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667D770" w:rsidR="00366779" w:rsidRPr="00BD6DAA" w:rsidRDefault="00366779"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del w:id="711" w:author="Tanja Kortemme" w:date="2020-08-02T17:42:00Z">
                        <w:r w:rsidRPr="00BD6DAA" w:rsidDel="00A850D7">
                          <w:rPr>
                            <w:color w:val="2F5496" w:themeColor="accent1" w:themeShade="BF"/>
                          </w:rPr>
                          <w:delText>Log-transformed</w:delText>
                        </w:r>
                      </w:del>
                      <w:ins w:id="712" w:author="Tanja Kortemme" w:date="2020-08-02T17:42:00Z">
                        <w:r>
                          <w:rPr>
                            <w:color w:val="2F5496" w:themeColor="accent1" w:themeShade="BF"/>
                          </w:rPr>
                          <w:t xml:space="preserve">Ln ratios </w:t>
                        </w:r>
                      </w:ins>
                      <w:ins w:id="713" w:author="Tanja Kortemme" w:date="2020-08-02T17:45:00Z">
                        <w:r>
                          <w:rPr>
                            <w:color w:val="2F5496" w:themeColor="accent1" w:themeShade="BF"/>
                          </w:rPr>
                          <w:t xml:space="preserve">MUT/WT </w:t>
                        </w:r>
                      </w:ins>
                      <w:ins w:id="714" w:author="Tanja Kortemme" w:date="2020-08-02T17:42:00Z">
                        <w:r>
                          <w:rPr>
                            <w:color w:val="2F5496" w:themeColor="accent1" w:themeShade="BF"/>
                          </w:rPr>
                          <w:t>of the</w:t>
                        </w:r>
                      </w:ins>
                      <w:r w:rsidRPr="00BD6DAA">
                        <w:rPr>
                          <w:color w:val="2F5496" w:themeColor="accent1" w:themeShade="BF"/>
                        </w:rPr>
                        <w:t xml:space="preserve"> exchange constant</w:t>
                      </w:r>
                      <w:ins w:id="715" w:author="Tanja Kortemme" w:date="2020-08-02T17:43:00Z">
                        <w:r>
                          <w:rPr>
                            <w:color w:val="2F5496" w:themeColor="accent1" w:themeShade="BF"/>
                          </w:rPr>
                          <w:t>s</w:t>
                        </w:r>
                      </w:ins>
                      <w:r w:rsidRPr="00BD6DAA">
                        <w:rPr>
                          <w:color w:val="2F5496" w:themeColor="accent1" w:themeShade="BF"/>
                        </w:rPr>
                        <w:t xml:space="preserve"> </w:t>
                      </w:r>
                      <w:ins w:id="716" w:author="Tanja Kortemme" w:date="2020-08-02T17:42:00Z">
                        <w:r>
                          <w:rPr>
                            <w:color w:val="2F5496" w:themeColor="accent1" w:themeShade="BF"/>
                          </w:rPr>
                          <w:t>K</w:t>
                        </w:r>
                        <w:r w:rsidRPr="001D3A7A">
                          <w:rPr>
                            <w:color w:val="2F5496" w:themeColor="accent1" w:themeShade="BF"/>
                            <w:vertAlign w:val="subscript"/>
                          </w:rPr>
                          <w:t>ex</w:t>
                        </w:r>
                        <w:r>
                          <w:rPr>
                            <w:color w:val="2F5496" w:themeColor="accent1" w:themeShade="BF"/>
                          </w:rPr>
                          <w:t xml:space="preserve"> =</w:t>
                        </w:r>
                      </w:ins>
                      <w:ins w:id="717" w:author="Tanja Kortemme" w:date="2020-08-02T17:43:00Z">
                        <w:r>
                          <w:rPr>
                            <w:color w:val="2F5496" w:themeColor="accent1" w:themeShade="BF"/>
                          </w:rPr>
                          <w:t xml:space="preserve"> population in </w:t>
                        </w:r>
                      </w:ins>
                      <w:del w:id="718" w:author="Tanja Kortemme" w:date="2020-08-02T17:42:00Z">
                        <w:r w:rsidRPr="00BD6DAA" w:rsidDel="00860901">
                          <w:rPr>
                            <w:color w:val="2F5496" w:themeColor="accent1" w:themeShade="BF"/>
                          </w:rPr>
                          <w:delText xml:space="preserve">between the </w:delText>
                        </w:r>
                      </w:del>
                      <w:r w:rsidRPr="00BD6DAA">
                        <w:rPr>
                          <w:color w:val="2F5496" w:themeColor="accent1" w:themeShade="BF"/>
                        </w:rPr>
                        <w:t xml:space="preserve">γ2 </w:t>
                      </w:r>
                      <w:del w:id="719" w:author="Tanja Kortemme" w:date="2020-08-02T17:42:00Z">
                        <w:r w:rsidRPr="00BD6DAA" w:rsidDel="00860901">
                          <w:rPr>
                            <w:color w:val="2F5496" w:themeColor="accent1" w:themeShade="BF"/>
                          </w:rPr>
                          <w:delText xml:space="preserve">and </w:delText>
                        </w:r>
                      </w:del>
                      <w:ins w:id="720" w:author="Tanja Kortemme" w:date="2020-08-02T17:42:00Z">
                        <w:r>
                          <w:rPr>
                            <w:color w:val="2F5496" w:themeColor="accent1" w:themeShade="BF"/>
                          </w:rPr>
                          <w:t>/</w:t>
                        </w:r>
                        <w:r w:rsidRPr="00BD6DAA">
                          <w:rPr>
                            <w:color w:val="2F5496" w:themeColor="accent1" w:themeShade="BF"/>
                          </w:rPr>
                          <w:t xml:space="preserve"> </w:t>
                        </w:r>
                      </w:ins>
                      <w:ins w:id="721" w:author="Tanja Kortemme" w:date="2020-08-02T17:43:00Z">
                        <w:r>
                          <w:rPr>
                            <w:color w:val="2F5496" w:themeColor="accent1" w:themeShade="BF"/>
                          </w:rPr>
                          <w:t xml:space="preserve">population in </w:t>
                        </w:r>
                      </w:ins>
                      <w:r w:rsidRPr="00BD6DAA">
                        <w:rPr>
                          <w:color w:val="2F5496" w:themeColor="accent1" w:themeShade="BF"/>
                        </w:rPr>
                        <w:t xml:space="preserve">γ1 </w:t>
                      </w:r>
                      <w:ins w:id="722" w:author="Tanja Kortemme" w:date="2020-08-02T17:46:00Z">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ins>
                      <w:del w:id="723" w:author="Tanja Kortemme" w:date="2020-08-02T17:43:00Z">
                        <w:r w:rsidRPr="00BD6DAA" w:rsidDel="00860901">
                          <w:rPr>
                            <w:color w:val="2F5496" w:themeColor="accent1" w:themeShade="BF"/>
                          </w:rPr>
                          <w:delText xml:space="preserve">conformations </w:delText>
                        </w:r>
                      </w:del>
                      <w:r w:rsidRPr="00BD6DAA">
                        <w:rPr>
                          <w:color w:val="2F5496" w:themeColor="accent1" w:themeShade="BF"/>
                        </w:rPr>
                        <w:t xml:space="preserve">plotted against the </w:t>
                      </w:r>
                      <w:ins w:id="724" w:author="Tanja Kortemme" w:date="2020-08-02T17:44:00Z">
                        <w:r>
                          <w:rPr>
                            <w:color w:val="2F5496" w:themeColor="accent1" w:themeShade="BF"/>
                          </w:rPr>
                          <w:t xml:space="preserve">ln ratios </w:t>
                        </w:r>
                      </w:ins>
                      <w:ins w:id="725" w:author="Tanja Kortemme" w:date="2020-08-02T17:45:00Z">
                        <w:r>
                          <w:rPr>
                            <w:color w:val="2F5496" w:themeColor="accent1" w:themeShade="BF"/>
                          </w:rPr>
                          <w:t xml:space="preserve">MUT/WT </w:t>
                        </w:r>
                      </w:ins>
                      <w:ins w:id="726" w:author="Tanja Kortemme" w:date="2020-08-02T17:44:00Z">
                        <w:r>
                          <w:rPr>
                            <w:color w:val="2F5496" w:themeColor="accent1" w:themeShade="BF"/>
                          </w:rPr>
                          <w:t xml:space="preserve">of the </w:t>
                        </w:r>
                      </w:ins>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of GAP-mediated GTP hydrolysis</w:t>
                      </w:r>
                      <w:del w:id="727" w:author="Tanja Kortemme" w:date="2020-08-02T17:45:00Z">
                        <w:r w:rsidRPr="00BD6DAA" w:rsidDel="00B4442A">
                          <w:rPr>
                            <w:color w:val="2F5496" w:themeColor="accent1" w:themeShade="BF"/>
                          </w:rPr>
                          <w:delText xml:space="preserve"> </w:delText>
                        </w:r>
                      </w:del>
                      <w:del w:id="728" w:author="Tanja Kortemme" w:date="2020-08-02T17:44:00Z">
                        <w:r w:rsidRPr="00BD6DAA" w:rsidDel="00D478D0">
                          <w:rPr>
                            <w:color w:val="2F5496" w:themeColor="accent1" w:themeShade="BF"/>
                          </w:rPr>
                          <w:delText>represented as the ratio of the mutant over wild-type kcat/Km</w:delText>
                        </w:r>
                      </w:del>
                      <w:del w:id="729" w:author="Tanja Kortemme" w:date="2020-08-02T17:45:00Z">
                        <w:r w:rsidRPr="00BD6DAA" w:rsidDel="000048CC">
                          <w:rPr>
                            <w:color w:val="2F5496" w:themeColor="accent1" w:themeShade="BF"/>
                          </w:rPr>
                          <w:delText>.</w:delText>
                        </w:r>
                      </w:del>
                      <w:del w:id="730" w:author="Tanja Kortemme" w:date="2020-08-02T17:47:00Z">
                        <w:r w:rsidRPr="00BD6DAA" w:rsidDel="00B66729">
                          <w:rPr>
                            <w:color w:val="2F5496" w:themeColor="accent1" w:themeShade="BF"/>
                          </w:rPr>
                          <w:delText xml:space="preserve"> </w:delText>
                        </w:r>
                      </w:del>
                      <w:del w:id="731" w:author="Tanja Kortemme" w:date="2020-08-02T17:45:00Z">
                        <w:r w:rsidRPr="00BD6DAA" w:rsidDel="000048CC">
                          <w:rPr>
                            <w:color w:val="2F5496" w:themeColor="accent1" w:themeShade="BF"/>
                          </w:rPr>
                          <w:delText>A</w:delText>
                        </w:r>
                      </w:del>
                      <w:del w:id="732" w:author="Tanja Kortemme" w:date="2020-08-02T17:47:00Z">
                        <w:r w:rsidRPr="00BD6DAA" w:rsidDel="00B66729">
                          <w:rPr>
                            <w:color w:val="2F5496" w:themeColor="accent1" w:themeShade="BF"/>
                          </w:rPr>
                          <w:delText xml:space="preserve">ssuming </w:delText>
                        </w:r>
                      </w:del>
                      <w:del w:id="733" w:author="Tanja Kortemme" w:date="2020-08-02T17:45:00Z">
                        <w:r w:rsidRPr="00BD6DAA" w:rsidDel="001B4A75">
                          <w:rPr>
                            <w:color w:val="2F5496" w:themeColor="accent1" w:themeShade="BF"/>
                          </w:rPr>
                          <w:delText>an error of between 1-5</w:delText>
                        </w:r>
                      </w:del>
                      <w:del w:id="734" w:author="Tanja Kortemme" w:date="2020-08-02T17:47:00Z">
                        <w:r w:rsidRPr="00BD6DAA" w:rsidDel="00B66729">
                          <w:rPr>
                            <w:color w:val="2F5496" w:themeColor="accent1" w:themeShade="BF"/>
                          </w:rPr>
                          <w:delText>% for the γ peak estimation by 31P NMR</w:delText>
                        </w:r>
                      </w:del>
                      <w:del w:id="735" w:author="Tanja Kortemme" w:date="2020-08-02T17:46:00Z">
                        <w:r w:rsidRPr="00BD6DAA" w:rsidDel="003410C0">
                          <w:rPr>
                            <w:color w:val="2F5496" w:themeColor="accent1" w:themeShade="BF"/>
                          </w:rPr>
                          <w:delText>, we plotted the 0% γ2 or γ1 peaks for T34E/Q, and Y157A, K132H and H141R, respectively, as 3%</w:delText>
                        </w:r>
                      </w:del>
                      <w:r w:rsidRPr="00BD6DAA">
                        <w:rPr>
                          <w:color w:val="2F5496" w:themeColor="accent1" w:themeShade="BF"/>
                        </w:rPr>
                        <w:t xml:space="preserve">. </w:t>
                      </w:r>
                      <w:r w:rsidRPr="00BD6DAA">
                        <w:rPr>
                          <w:color w:val="385623" w:themeColor="accent6" w:themeShade="80"/>
                        </w:rPr>
                        <w:t xml:space="preserve">Error bars represent the mean plus/minus </w:t>
                      </w:r>
                      <w:r w:rsidRPr="00BD6DAA">
                        <w:rPr>
                          <w:color w:val="2F5496" w:themeColor="accent1" w:themeShade="BF"/>
                        </w:rPr>
                        <w:t xml:space="preserve">standard error of </w:t>
                      </w:r>
                      <w:ins w:id="736" w:author="Tanja Kortemme" w:date="2020-08-02T17:47:00Z">
                        <w:r>
                          <w:rPr>
                            <w:color w:val="2F5496" w:themeColor="accent1" w:themeShade="BF"/>
                          </w:rPr>
                          <w:t xml:space="preserve">the </w:t>
                        </w:r>
                      </w:ins>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del w:id="737" w:author="Tanja Kortemme" w:date="2020-08-02T17:47:00Z">
                        <w:r w:rsidRPr="00BD6DAA" w:rsidDel="00A36F2C">
                          <w:rPr>
                            <w:color w:val="385623" w:themeColor="accent6" w:themeShade="80"/>
                          </w:rPr>
                          <w:delText>,</w:delText>
                        </w:r>
                      </w:del>
                      <w:r w:rsidRPr="00BD6DAA">
                        <w:rPr>
                          <w:color w:val="385623" w:themeColor="accent6" w:themeShade="80"/>
                        </w:rPr>
                        <w:t xml:space="preserve"> </w:t>
                      </w:r>
                      <w:del w:id="738" w:author="Tanja Kortemme" w:date="2020-08-02T17:47:00Z">
                        <w:r w:rsidRPr="00BD6DAA" w:rsidDel="00A36F2C">
                          <w:rPr>
                            <w:color w:val="385623" w:themeColor="accent6" w:themeShade="80"/>
                          </w:rPr>
                          <w:delText xml:space="preserve">that </w:delText>
                        </w:r>
                      </w:del>
                      <w:r w:rsidRPr="00BD6DAA">
                        <w:rPr>
                          <w:color w:val="385623" w:themeColor="accent6" w:themeShade="80"/>
                        </w:rPr>
                        <w:t>exclud</w:t>
                      </w:r>
                      <w:ins w:id="739" w:author="Tanja Kortemme" w:date="2020-08-02T17:47:00Z">
                        <w:r>
                          <w:rPr>
                            <w:color w:val="385623" w:themeColor="accent6" w:themeShade="80"/>
                          </w:rPr>
                          <w:t>ing</w:t>
                        </w:r>
                      </w:ins>
                      <w:del w:id="740" w:author="Tanja Kortemme" w:date="2020-08-02T17:47:00Z">
                        <w:r w:rsidRPr="00BD6DAA" w:rsidDel="00E20FA7">
                          <w:rPr>
                            <w:color w:val="385623" w:themeColor="accent6" w:themeShade="80"/>
                          </w:rPr>
                          <w:delText>es</w:delText>
                        </w:r>
                      </w:del>
                      <w:r w:rsidRPr="00BD6DAA">
                        <w:rPr>
                          <w:color w:val="385623" w:themeColor="accent6" w:themeShade="80"/>
                        </w:rPr>
                        <w:t xml:space="preserve"> the </w:t>
                      </w:r>
                      <w:ins w:id="741" w:author="Tanja Kortemme" w:date="2020-08-02T17:47:00Z">
                        <w:r>
                          <w:rPr>
                            <w:color w:val="385623" w:themeColor="accent6" w:themeShade="80"/>
                          </w:rPr>
                          <w:t xml:space="preserve">GAP </w:t>
                        </w:r>
                      </w:ins>
                      <w:del w:id="742" w:author="Tanja Kortemme" w:date="2020-08-02T17:47:00Z">
                        <w:r w:rsidRPr="00BD6DAA" w:rsidDel="00CF1C5C">
                          <w:rPr>
                            <w:color w:val="385623" w:themeColor="accent6" w:themeShade="80"/>
                          </w:rPr>
                          <w:delText>three outliers</w:delText>
                        </w:r>
                      </w:del>
                      <w:ins w:id="743" w:author="Tanja Kortemme" w:date="2020-08-02T17:47:00Z">
                        <w:r>
                          <w:rPr>
                            <w:color w:val="385623" w:themeColor="accent6" w:themeShade="80"/>
                          </w:rPr>
                          <w:t>interface mutation</w:t>
                        </w:r>
                      </w:ins>
                      <w:r w:rsidRPr="00BD6DAA">
                        <w:rPr>
                          <w:color w:val="385623" w:themeColor="accent6" w:themeShade="80"/>
                        </w:rPr>
                        <w:t xml:space="preserve"> </w:t>
                      </w:r>
                      <w:del w:id="744" w:author="Tanja Kortemme" w:date="2020-08-02T17:48:00Z">
                        <w:r w:rsidRPr="00BD6DAA" w:rsidDel="00CF1C5C">
                          <w:rPr>
                            <w:color w:val="385623" w:themeColor="accent6" w:themeShade="80"/>
                          </w:rPr>
                          <w:delText>(</w:delText>
                        </w:r>
                      </w:del>
                      <w:r w:rsidRPr="00BD6DAA">
                        <w:rPr>
                          <w:color w:val="385623" w:themeColor="accent6" w:themeShade="80"/>
                        </w:rPr>
                        <w:t>K132H</w:t>
                      </w:r>
                      <w:ins w:id="745" w:author="Tanja Kortemme" w:date="2020-08-02T17:48:00Z">
                        <w:r>
                          <w:rPr>
                            <w:color w:val="385623" w:themeColor="accent6" w:themeShade="80"/>
                          </w:rPr>
                          <w:t xml:space="preserve"> and the active site (switch 2) mutations</w:t>
                        </w:r>
                      </w:ins>
                      <w:del w:id="746" w:author="Tanja Kortemme" w:date="2020-08-02T17:48:00Z">
                        <w:r w:rsidRPr="00BD6DAA" w:rsidDel="00744AC8">
                          <w:rPr>
                            <w:color w:val="385623" w:themeColor="accent6" w:themeShade="80"/>
                          </w:rPr>
                          <w:delText>,</w:delText>
                        </w:r>
                      </w:del>
                      <w:r w:rsidRPr="00BD6DAA">
                        <w:rPr>
                          <w:color w:val="385623" w:themeColor="accent6" w:themeShade="80"/>
                        </w:rPr>
                        <w:t xml:space="preserve"> R78K, and D79S</w:t>
                      </w:r>
                      <w:ins w:id="747" w:author="Tanja Kortemme" w:date="2020-08-02T17:48:00Z">
                        <w:r>
                          <w:rPr>
                            <w:color w:val="385623" w:themeColor="accent6" w:themeShade="80"/>
                          </w:rPr>
                          <w:t xml:space="preserve"> (</w:t>
                        </w:r>
                      </w:ins>
                      <w:del w:id="748" w:author="Tanja Kortemme" w:date="2020-08-02T17:48:00Z">
                        <w:r w:rsidRPr="00BD6DAA" w:rsidDel="00E91F65">
                          <w:rPr>
                            <w:color w:val="385623" w:themeColor="accent6" w:themeShade="80"/>
                          </w:rPr>
                          <w:delText xml:space="preserve">) highlighted in a </w:delText>
                        </w:r>
                      </w:del>
                      <w:r w:rsidRPr="00BD6DAA">
                        <w:rPr>
                          <w:color w:val="385623" w:themeColor="accent6" w:themeShade="80"/>
                        </w:rPr>
                        <w:t>gray box</w:t>
                      </w:r>
                      <w:ins w:id="749" w:author="Tanja Kortemme" w:date="2020-08-02T17:48:00Z">
                        <w:r>
                          <w:rPr>
                            <w:color w:val="385623" w:themeColor="accent6" w:themeShade="80"/>
                          </w:rPr>
                          <w:t>)</w:t>
                        </w:r>
                      </w:ins>
                      <w:r w:rsidRPr="00BD6DAA">
                        <w:rPr>
                          <w:color w:val="385623" w:themeColor="accent6" w:themeShade="80"/>
                        </w:rPr>
                        <w:t>.</w:t>
                      </w:r>
                    </w:p>
                  </w:txbxContent>
                </v:textbox>
                <w10:anchorlock/>
              </v:shape>
            </w:pict>
          </mc:Fallback>
        </mc:AlternateContent>
      </w:r>
    </w:p>
    <w:p w14:paraId="48927C65" w14:textId="6F4EE3E9" w:rsidR="00D92893" w:rsidDel="00632558" w:rsidRDefault="007B272F">
      <w:pPr>
        <w:rPr>
          <w:del w:id="711" w:author="Tanja Kortemme" w:date="2020-08-02T17:56:00Z"/>
          <w:color w:val="000000" w:themeColor="text1"/>
          <w:szCs w:val="22"/>
        </w:rPr>
      </w:pPr>
      <w:r w:rsidRPr="00000FEE">
        <w:rPr>
          <w:color w:val="000000" w:themeColor="text1"/>
          <w:szCs w:val="22"/>
          <w:u w:val="single"/>
        </w:rPr>
        <w:t>(ii) Data interpretation.</w:t>
      </w:r>
      <w:r w:rsidRPr="007C3B7B">
        <w:rPr>
          <w:color w:val="000000" w:themeColor="text1"/>
          <w:szCs w:val="22"/>
        </w:rPr>
        <w:t xml:space="preserve"> </w:t>
      </w:r>
      <w:r w:rsidR="00D92893" w:rsidRPr="00D92893">
        <w:rPr>
          <w:color w:val="000000" w:themeColor="text1"/>
          <w:szCs w:val="22"/>
        </w:rPr>
        <w:t xml:space="preserve">We </w:t>
      </w:r>
      <w:del w:id="712" w:author="Tanja Kortemme" w:date="2020-08-02T17:49:00Z">
        <w:r w:rsidR="00D92893" w:rsidRPr="00D92893" w:rsidDel="00DE1D91">
          <w:rPr>
            <w:color w:val="000000" w:themeColor="text1"/>
            <w:szCs w:val="22"/>
          </w:rPr>
          <w:delText xml:space="preserve">absolutely </w:delText>
        </w:r>
      </w:del>
      <w:r w:rsidR="00D92893" w:rsidRPr="00D92893">
        <w:rPr>
          <w:color w:val="000000" w:themeColor="text1"/>
          <w:szCs w:val="22"/>
        </w:rPr>
        <w:t xml:space="preserve">agree that the </w:t>
      </w:r>
      <w:r w:rsidR="00D92893" w:rsidRPr="00D92893">
        <w:rPr>
          <w:color w:val="000000" w:themeColor="text1"/>
          <w:szCs w:val="22"/>
          <w:vertAlign w:val="superscript"/>
        </w:rPr>
        <w:t>31</w:t>
      </w:r>
      <w:r w:rsidR="00D92893" w:rsidRPr="00D92893">
        <w:rPr>
          <w:color w:val="000000" w:themeColor="text1"/>
          <w:szCs w:val="22"/>
        </w:rPr>
        <w:t xml:space="preserve">P data </w:t>
      </w:r>
      <w:ins w:id="713" w:author="Tanja Kortemme" w:date="2020-08-02T17:49:00Z">
        <w:r w:rsidR="00431972">
          <w:rPr>
            <w:color w:val="000000" w:themeColor="text1"/>
            <w:szCs w:val="22"/>
          </w:rPr>
          <w:t xml:space="preserve">alone </w:t>
        </w:r>
      </w:ins>
      <w:r w:rsidR="00D92893" w:rsidRPr="00D92893">
        <w:rPr>
          <w:color w:val="000000" w:themeColor="text1"/>
          <w:szCs w:val="22"/>
        </w:rPr>
        <w:t>do not provide structural detail on the differences between the two states across the entire protein</w:t>
      </w:r>
      <w:del w:id="714" w:author="Tanja Kortemme" w:date="2020-08-02T17:50:00Z">
        <w:r w:rsidR="003E6849" w:rsidDel="00585F86">
          <w:rPr>
            <w:color w:val="000000" w:themeColor="text1"/>
            <w:szCs w:val="22"/>
          </w:rPr>
          <w:delText>.</w:delText>
        </w:r>
      </w:del>
      <w:del w:id="715" w:author="Tanja Kortemme" w:date="2020-08-02T17:54:00Z">
        <w:r w:rsidR="003E6849" w:rsidDel="00305C5B">
          <w:rPr>
            <w:color w:val="000000" w:themeColor="text1"/>
            <w:szCs w:val="22"/>
          </w:rPr>
          <w:delText xml:space="preserve"> </w:delText>
        </w:r>
      </w:del>
      <w:del w:id="716" w:author="Tanja Kortemme" w:date="2020-08-02T17:50:00Z">
        <w:r w:rsidR="003E6849" w:rsidDel="00A160CB">
          <w:rPr>
            <w:color w:val="000000" w:themeColor="text1"/>
            <w:szCs w:val="22"/>
          </w:rPr>
          <w:delText xml:space="preserve">We also acknowledge that the </w:delText>
        </w:r>
        <w:r w:rsidR="00D92893" w:rsidDel="00A160CB">
          <w:rPr>
            <w:color w:val="000000" w:themeColor="text1"/>
            <w:szCs w:val="22"/>
          </w:rPr>
          <w:delText xml:space="preserve">change at the active site </w:delText>
        </w:r>
      </w:del>
      <w:del w:id="717" w:author="Tanja Kortemme" w:date="2020-08-02T17:54:00Z">
        <w:r w:rsidR="00D92893" w:rsidDel="00305C5B">
          <w:rPr>
            <w:color w:val="000000" w:themeColor="text1"/>
            <w:szCs w:val="22"/>
          </w:rPr>
          <w:delText xml:space="preserve">could be </w:delText>
        </w:r>
      </w:del>
      <w:del w:id="718" w:author="Tanja Kortemme" w:date="2020-08-02T17:50:00Z">
        <w:r w:rsidR="00D92893" w:rsidDel="00A160CB">
          <w:rPr>
            <w:color w:val="000000" w:themeColor="text1"/>
            <w:szCs w:val="22"/>
          </w:rPr>
          <w:delText xml:space="preserve">introduced </w:delText>
        </w:r>
      </w:del>
      <w:del w:id="719" w:author="Tanja Kortemme" w:date="2020-08-02T17:54:00Z">
        <w:r w:rsidR="00D92893" w:rsidDel="00305C5B">
          <w:rPr>
            <w:color w:val="000000" w:themeColor="text1"/>
            <w:szCs w:val="22"/>
          </w:rPr>
          <w:delText>by</w:delText>
        </w:r>
      </w:del>
      <w:del w:id="720" w:author="Tanja Kortemme" w:date="2020-08-02T17:52:00Z">
        <w:r w:rsidR="00D92893" w:rsidDel="00FF667A">
          <w:rPr>
            <w:color w:val="000000" w:themeColor="text1"/>
            <w:szCs w:val="22"/>
          </w:rPr>
          <w:delText xml:space="preserve"> conformational </w:delText>
        </w:r>
      </w:del>
      <w:del w:id="721" w:author="Tanja Kortemme" w:date="2020-08-02T17:54:00Z">
        <w:r w:rsidR="00D92893" w:rsidDel="00305C5B">
          <w:rPr>
            <w:color w:val="000000" w:themeColor="text1"/>
            <w:szCs w:val="22"/>
          </w:rPr>
          <w:delText>change</w:delText>
        </w:r>
        <w:r w:rsidR="003E6849" w:rsidDel="00305C5B">
          <w:rPr>
            <w:color w:val="000000" w:themeColor="text1"/>
            <w:szCs w:val="22"/>
          </w:rPr>
          <w:delText>s</w:delText>
        </w:r>
        <w:r w:rsidR="00D92893" w:rsidDel="00305C5B">
          <w:rPr>
            <w:color w:val="000000" w:themeColor="text1"/>
            <w:szCs w:val="22"/>
          </w:rPr>
          <w:delText xml:space="preserve"> in a very small number of residues</w:delText>
        </w:r>
      </w:del>
      <w:r w:rsidR="00D92893" w:rsidRPr="00D92893">
        <w:rPr>
          <w:color w:val="000000" w:themeColor="text1"/>
          <w:szCs w:val="22"/>
        </w:rPr>
        <w:t>.</w:t>
      </w:r>
      <w:r w:rsidR="00D92893">
        <w:rPr>
          <w:color w:val="000000" w:themeColor="text1"/>
          <w:szCs w:val="22"/>
        </w:rPr>
        <w:t xml:space="preserve"> </w:t>
      </w:r>
      <w:r w:rsidR="00D92893" w:rsidRPr="00D92893">
        <w:rPr>
          <w:color w:val="000000" w:themeColor="text1"/>
          <w:szCs w:val="22"/>
        </w:rPr>
        <w:t xml:space="preserve">However, regardless of the extent of conformational change that </w:t>
      </w:r>
      <w:del w:id="722" w:author="Tanja Kortemme" w:date="2020-08-02T17:51:00Z">
        <w:r w:rsidR="00D92893" w:rsidRPr="00D92893" w:rsidDel="00570F56">
          <w:rPr>
            <w:color w:val="000000" w:themeColor="text1"/>
            <w:szCs w:val="22"/>
          </w:rPr>
          <w:delText>causes the</w:delText>
        </w:r>
      </w:del>
      <w:ins w:id="723" w:author="Tanja Kortemme" w:date="2020-08-02T17:51:00Z">
        <w:r w:rsidR="00570F56">
          <w:rPr>
            <w:color w:val="000000" w:themeColor="text1"/>
            <w:szCs w:val="22"/>
          </w:rPr>
          <w:t>leads to the</w:t>
        </w:r>
      </w:ins>
      <w:r w:rsidR="00D92893" w:rsidRPr="00D92893">
        <w:rPr>
          <w:color w:val="000000" w:themeColor="text1"/>
          <w:szCs w:val="22"/>
        </w:rPr>
        <w:t xml:space="preserve"> observed </w:t>
      </w:r>
      <w:del w:id="724" w:author="Tanja Kortemme" w:date="2020-08-02T17:51:00Z">
        <w:r w:rsidR="00D92893" w:rsidRPr="00D92893" w:rsidDel="008163C7">
          <w:rPr>
            <w:color w:val="000000" w:themeColor="text1"/>
            <w:szCs w:val="22"/>
          </w:rPr>
          <w:delText>conformational difference</w:delText>
        </w:r>
      </w:del>
      <w:ins w:id="725" w:author="Tanja Kortemme" w:date="2020-08-02T17:51:00Z">
        <w:r w:rsidR="008163C7">
          <w:rPr>
            <w:color w:val="000000" w:themeColor="text1"/>
            <w:szCs w:val="22"/>
          </w:rPr>
          <w:t>chemical shift difference</w:t>
        </w:r>
      </w:ins>
      <w:r w:rsidR="00D92893" w:rsidRPr="00D92893">
        <w:rPr>
          <w:color w:val="000000" w:themeColor="text1"/>
          <w:szCs w:val="22"/>
        </w:rPr>
        <w:t xml:space="preserve"> </w:t>
      </w:r>
      <w:ins w:id="726" w:author="Tanja Kortemme" w:date="2020-08-02T17:55:00Z">
        <w:r w:rsidR="00305C5B">
          <w:rPr>
            <w:color w:val="000000" w:themeColor="text1"/>
            <w:szCs w:val="22"/>
          </w:rPr>
          <w:t xml:space="preserve">of the y phosphate in </w:t>
        </w:r>
      </w:ins>
      <w:del w:id="727" w:author="Tanja Kortemme" w:date="2020-08-02T17:55:00Z">
        <w:r w:rsidR="00D92893" w:rsidRPr="00D92893" w:rsidDel="00305C5B">
          <w:rPr>
            <w:color w:val="000000" w:themeColor="text1"/>
            <w:szCs w:val="22"/>
          </w:rPr>
          <w:delText xml:space="preserve">at </w:delText>
        </w:r>
      </w:del>
      <w:r w:rsidR="00D92893" w:rsidRPr="00D92893">
        <w:rPr>
          <w:color w:val="000000" w:themeColor="text1"/>
          <w:szCs w:val="22"/>
        </w:rPr>
        <w:t xml:space="preserve">the active site, </w:t>
      </w:r>
      <w:del w:id="728" w:author="Tanja Kortemme" w:date="2020-08-02T17:51:00Z">
        <w:r w:rsidR="00D92893" w:rsidRPr="00D92893" w:rsidDel="00C546C7">
          <w:rPr>
            <w:color w:val="000000" w:themeColor="text1"/>
            <w:szCs w:val="22"/>
          </w:rPr>
          <w:delText>the change</w:delText>
        </w:r>
      </w:del>
      <w:ins w:id="729" w:author="Tanja Kortemme" w:date="2020-08-02T17:51:00Z">
        <w:r w:rsidR="00C546C7">
          <w:rPr>
            <w:color w:val="000000" w:themeColor="text1"/>
            <w:szCs w:val="22"/>
          </w:rPr>
          <w:t>this change in the active</w:t>
        </w:r>
      </w:ins>
      <w:r w:rsidR="00D92893" w:rsidRPr="00D92893">
        <w:rPr>
          <w:color w:val="000000" w:themeColor="text1"/>
          <w:szCs w:val="22"/>
        </w:rPr>
        <w:t xml:space="preserve"> </w:t>
      </w:r>
      <w:ins w:id="730" w:author="Tanja Kortemme" w:date="2020-08-02T17:53:00Z">
        <w:r w:rsidR="00A00E1A">
          <w:rPr>
            <w:color w:val="000000" w:themeColor="text1"/>
            <w:szCs w:val="22"/>
          </w:rPr>
          <w:t xml:space="preserve">site </w:t>
        </w:r>
      </w:ins>
      <w:r w:rsidR="00D92893" w:rsidRPr="00D92893">
        <w:rPr>
          <w:color w:val="000000" w:themeColor="text1"/>
          <w:szCs w:val="22"/>
        </w:rPr>
        <w:t xml:space="preserve">is caused by </w:t>
      </w:r>
      <w:r w:rsidR="00D92893">
        <w:rPr>
          <w:color w:val="000000" w:themeColor="text1"/>
          <w:szCs w:val="22"/>
        </w:rPr>
        <w:t xml:space="preserve">a </w:t>
      </w:r>
      <w:del w:id="731" w:author="Tanja Kortemme" w:date="2020-08-02T17:51:00Z">
        <w:r w:rsidR="00D92893" w:rsidDel="00B12429">
          <w:rPr>
            <w:color w:val="000000" w:themeColor="text1"/>
            <w:szCs w:val="22"/>
          </w:rPr>
          <w:delText>range o</w:delText>
        </w:r>
      </w:del>
      <w:ins w:id="732" w:author="Tanja Kortemme" w:date="2020-08-02T17:51:00Z">
        <w:r w:rsidR="00B12429">
          <w:rPr>
            <w:color w:val="000000" w:themeColor="text1"/>
            <w:szCs w:val="22"/>
          </w:rPr>
          <w:t>sever</w:t>
        </w:r>
      </w:ins>
      <w:ins w:id="733" w:author="Tanja Kortemme" w:date="2020-08-02T17:52:00Z">
        <w:r w:rsidR="00B12429">
          <w:rPr>
            <w:color w:val="000000" w:themeColor="text1"/>
            <w:szCs w:val="22"/>
          </w:rPr>
          <w:t>al</w:t>
        </w:r>
      </w:ins>
      <w:del w:id="734" w:author="Tanja Kortemme" w:date="2020-08-02T17:51:00Z">
        <w:r w:rsidR="00D92893" w:rsidDel="00B12429">
          <w:rPr>
            <w:color w:val="000000" w:themeColor="text1"/>
            <w:szCs w:val="22"/>
          </w:rPr>
          <w:delText>f</w:delText>
        </w:r>
      </w:del>
      <w:r w:rsidR="00D92893" w:rsidRPr="00D92893">
        <w:rPr>
          <w:color w:val="000000" w:themeColor="text1"/>
          <w:szCs w:val="22"/>
        </w:rPr>
        <w:t xml:space="preserve"> mutation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3e</w:t>
      </w:r>
      <w:r w:rsidR="003E6849">
        <w:rPr>
          <w:b/>
          <w:bCs/>
          <w:color w:val="000000" w:themeColor="text1"/>
          <w:szCs w:val="22"/>
        </w:rPr>
        <w:t>,</w:t>
      </w:r>
      <w:r w:rsidR="00D92893" w:rsidRPr="00D92893">
        <w:rPr>
          <w:b/>
          <w:bCs/>
          <w:color w:val="000000" w:themeColor="text1"/>
          <w:szCs w:val="22"/>
        </w:rPr>
        <w:t>f</w:t>
      </w:r>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 xml:space="preserve">. </w:t>
      </w:r>
      <w:ins w:id="735" w:author="Tanja Kortemme" w:date="2020-08-02T17:54:00Z">
        <w:r w:rsidR="00305C5B">
          <w:rPr>
            <w:color w:val="000000" w:themeColor="text1"/>
            <w:szCs w:val="22"/>
          </w:rPr>
          <w:t xml:space="preserve">Our data therefore support </w:t>
        </w:r>
      </w:ins>
      <w:ins w:id="736" w:author="Tanja Kortemme" w:date="2020-08-02T17:55:00Z">
        <w:r w:rsidR="00632558">
          <w:rPr>
            <w:color w:val="000000" w:themeColor="text1"/>
            <w:szCs w:val="22"/>
          </w:rPr>
          <w:t xml:space="preserve">an allosteric mechanism </w:t>
        </w:r>
        <w:commentRangeStart w:id="737"/>
        <w:r w:rsidR="00632558">
          <w:rPr>
            <w:color w:val="000000" w:themeColor="text1"/>
            <w:szCs w:val="22"/>
          </w:rPr>
          <w:t>not just restricted to the vicini</w:t>
        </w:r>
      </w:ins>
      <w:ins w:id="738" w:author="Tanja Kortemme" w:date="2020-08-02T17:56:00Z">
        <w:r w:rsidR="00632558">
          <w:rPr>
            <w:color w:val="000000" w:themeColor="text1"/>
            <w:szCs w:val="22"/>
          </w:rPr>
          <w:t xml:space="preserve">ty of the active </w:t>
        </w:r>
        <w:commentRangeStart w:id="739"/>
        <w:r w:rsidR="00632558">
          <w:rPr>
            <w:color w:val="000000" w:themeColor="text1"/>
            <w:szCs w:val="22"/>
          </w:rPr>
          <w:t>site</w:t>
        </w:r>
      </w:ins>
      <w:commentRangeEnd w:id="739"/>
      <w:ins w:id="740" w:author="Tanja Kortemme" w:date="2020-08-02T18:01:00Z">
        <w:r w:rsidR="00C31AA4">
          <w:rPr>
            <w:rStyle w:val="CommentReference"/>
          </w:rPr>
          <w:commentReference w:id="739"/>
        </w:r>
      </w:ins>
      <w:commentRangeEnd w:id="737"/>
      <w:ins w:id="741" w:author="Tanja Kortemme" w:date="2020-08-02T18:27:00Z">
        <w:r w:rsidR="00375590">
          <w:rPr>
            <w:rStyle w:val="CommentReference"/>
          </w:rPr>
          <w:commentReference w:id="737"/>
        </w:r>
      </w:ins>
      <w:ins w:id="742" w:author="Tanja Kortemme" w:date="2020-08-02T17:56:00Z">
        <w:r w:rsidR="00FE4EAD">
          <w:rPr>
            <w:color w:val="000000" w:themeColor="text1"/>
            <w:szCs w:val="22"/>
          </w:rPr>
          <w:t xml:space="preserve">. </w:t>
        </w:r>
      </w:ins>
    </w:p>
    <w:p w14:paraId="538CDBAA" w14:textId="552CDA8D" w:rsidR="003E6849" w:rsidDel="00C31AA4" w:rsidRDefault="00444848">
      <w:pPr>
        <w:rPr>
          <w:del w:id="743" w:author="Tanja Kortemme" w:date="2020-08-02T18:01:00Z"/>
          <w:color w:val="000000" w:themeColor="text1"/>
          <w:szCs w:val="22"/>
        </w:rPr>
      </w:pPr>
      <w:del w:id="744" w:author="Tanja Kortemme" w:date="2020-08-02T17:56:00Z">
        <w:r w:rsidDel="00632558">
          <w:rPr>
            <w:color w:val="000000" w:themeColor="text1"/>
            <w:szCs w:val="22"/>
          </w:rPr>
          <w:delText>Our data also</w:delText>
        </w:r>
        <w:r w:rsidR="003E6849" w:rsidRPr="007C3B7B" w:rsidDel="00632558">
          <w:rPr>
            <w:color w:val="000000" w:themeColor="text1"/>
            <w:szCs w:val="22"/>
          </w:rPr>
          <w:delText xml:space="preserve"> </w:delText>
        </w:r>
        <w:r w:rsidR="003E6849" w:rsidDel="00632558">
          <w:rPr>
            <w:color w:val="000000" w:themeColor="text1"/>
            <w:szCs w:val="22"/>
          </w:rPr>
          <w:delText xml:space="preserve">contributes to a range of </w:delText>
        </w:r>
      </w:del>
      <w:del w:id="745" w:author="Tanja Kortemme" w:date="2020-08-02T18:01:00Z">
        <w:r w:rsidR="003E6849" w:rsidDel="00C31AA4">
          <w:rPr>
            <w:color w:val="000000" w:themeColor="text1"/>
            <w:szCs w:val="22"/>
          </w:rPr>
          <w:delText>prior work on</w:delText>
        </w:r>
        <w:r w:rsidR="003E6849" w:rsidRPr="007C3B7B" w:rsidDel="00C31AA4">
          <w:rPr>
            <w:color w:val="000000" w:themeColor="text1"/>
            <w:szCs w:val="22"/>
          </w:rPr>
          <w:delText xml:space="preserve"> </w:delText>
        </w:r>
      </w:del>
      <w:del w:id="746" w:author="Tanja Kortemme" w:date="2020-08-02T17:56:00Z">
        <w:r w:rsidR="003E6849" w:rsidRPr="007C3B7B" w:rsidDel="00E560E1">
          <w:rPr>
            <w:color w:val="000000" w:themeColor="text1"/>
            <w:szCs w:val="22"/>
          </w:rPr>
          <w:delText>structural mechanism</w:delText>
        </w:r>
        <w:r w:rsidR="003E6849" w:rsidDel="00E560E1">
          <w:rPr>
            <w:color w:val="000000" w:themeColor="text1"/>
            <w:szCs w:val="22"/>
          </w:rPr>
          <w:delText>s</w:delText>
        </w:r>
        <w:r w:rsidR="003E6849" w:rsidRPr="007C3B7B" w:rsidDel="00E560E1">
          <w:rPr>
            <w:color w:val="000000" w:themeColor="text1"/>
            <w:szCs w:val="22"/>
          </w:rPr>
          <w:delText xml:space="preserve"> </w:delText>
        </w:r>
        <w:r w:rsidR="003E6849" w:rsidDel="00E560E1">
          <w:rPr>
            <w:color w:val="000000" w:themeColor="text1"/>
            <w:szCs w:val="22"/>
          </w:rPr>
          <w:delText>of allostery in</w:delText>
        </w:r>
      </w:del>
      <w:del w:id="747" w:author="Tanja Kortemme" w:date="2020-08-02T17:59:00Z">
        <w:r w:rsidR="003E6849" w:rsidRPr="007C3B7B" w:rsidDel="00A219CC">
          <w:rPr>
            <w:color w:val="000000" w:themeColor="text1"/>
            <w:szCs w:val="22"/>
          </w:rPr>
          <w:delText xml:space="preserve"> GTPase</w:delText>
        </w:r>
        <w:r w:rsidR="003E6849" w:rsidDel="00A219CC">
          <w:rPr>
            <w:color w:val="000000" w:themeColor="text1"/>
            <w:szCs w:val="22"/>
          </w:rPr>
          <w:delText>s</w:delText>
        </w:r>
      </w:del>
      <w:del w:id="748" w:author="Tanja Kortemme" w:date="2020-08-02T18:01:00Z">
        <w:r w:rsidDel="00C31AA4">
          <w:rPr>
            <w:color w:val="000000" w:themeColor="text1"/>
            <w:szCs w:val="22"/>
          </w:rPr>
          <w:delText>:</w:delText>
        </w:r>
      </w:del>
    </w:p>
    <w:p w14:paraId="08B8AA22" w14:textId="5B74A75B" w:rsidR="003E6849" w:rsidRPr="00D92893" w:rsidDel="00C31AA4" w:rsidRDefault="003E6849">
      <w:pPr>
        <w:rPr>
          <w:del w:id="749" w:author="Tanja Kortemme" w:date="2020-08-02T18:00:00Z"/>
          <w:color w:val="000000" w:themeColor="text1"/>
          <w:szCs w:val="22"/>
        </w:rPr>
        <w:pPrChange w:id="750" w:author="Tanja Kortemme" w:date="2020-08-02T18:01:00Z">
          <w:pPr>
            <w:ind w:firstLine="720"/>
          </w:pPr>
        </w:pPrChange>
      </w:pPr>
      <w:del w:id="751" w:author="Tanja Kortemme" w:date="2020-08-02T18:00:00Z">
        <w:r w:rsidRPr="003E6849" w:rsidDel="00C31AA4">
          <w:rPr>
            <w:color w:val="000000" w:themeColor="text1"/>
            <w:szCs w:val="22"/>
          </w:rPr>
          <w:delText xml:space="preserve">1. Work supporting a model in which the observed differences in conformational equilibria reflect structural changes far from the active site. Using </w:delText>
        </w:r>
        <w:r w:rsidRPr="003E6849" w:rsidDel="00C31AA4">
          <w:rPr>
            <w:color w:val="000000" w:themeColor="text1"/>
            <w:szCs w:val="22"/>
            <w:vertAlign w:val="superscript"/>
          </w:rPr>
          <w:delText>31</w:delText>
        </w:r>
        <w:r w:rsidRPr="003E6849" w:rsidDel="00C31AA4">
          <w:rPr>
            <w:color w:val="000000" w:themeColor="text1"/>
            <w:szCs w:val="22"/>
          </w:rPr>
          <w:delText xml:space="preserve">P NMR, Geyer et al (1999) found that while WT RAN was only ~70% in state 1 at 30˚C, active site mutants RAN(F35L) and RAN(T42A) are only observable in </w:delText>
        </w:r>
        <w:r w:rsidRPr="003E6849" w:rsidDel="00C31AA4">
          <w:rPr>
            <w:color w:val="000000" w:themeColor="text1"/>
            <w:szCs w:val="22"/>
            <w:lang w:val="el-GR"/>
          </w:rPr>
          <w:delText>γ</w:delText>
        </w:r>
        <w:r w:rsidRPr="003E6849" w:rsidDel="00C31AA4">
          <w:rPr>
            <w:color w:val="000000" w:themeColor="text1"/>
            <w:szCs w:val="22"/>
          </w:rPr>
          <w:delText xml:space="preserve"> state 1 at 25˚C and the strength of their interaction with RanBP1 (the human homolog of Yrb1) at 25˚C is decreased &gt;100-fold from 3.7 nM (WT) to 492.0 nM and 651.0 nM, respectively. Critically, RanBP1 does not bind F35, T42, or any other active site residues on RAN, as seen in the published complex (Seewald et al, 2001, PDB ID: 1k5d). This energetic coupling between the active site and the distal RanBP1 binding interaction suggests that </w:delText>
        </w:r>
        <w:r w:rsidR="00000FEE" w:rsidRPr="007C3B7B" w:rsidDel="00C31AA4">
          <w:rPr>
            <w:color w:val="000000" w:themeColor="text1"/>
            <w:szCs w:val="22"/>
            <w:lang w:val="el-GR"/>
          </w:rPr>
          <w:delText>γ</w:delText>
        </w:r>
        <w:r w:rsidR="00000FEE" w:rsidDel="00C31AA4">
          <w:rPr>
            <w:color w:val="000000" w:themeColor="text1"/>
            <w:szCs w:val="22"/>
          </w:rPr>
          <w:delText xml:space="preserve"> </w:delText>
        </w:r>
        <w:r w:rsidRPr="003E6849" w:rsidDel="00C31AA4">
          <w:rPr>
            <w:color w:val="000000" w:themeColor="text1"/>
            <w:szCs w:val="22"/>
          </w:rPr>
          <w:delText xml:space="preserve">states 1 and 2 are correlated with structural changes not confined to the active site. </w:delText>
        </w:r>
      </w:del>
    </w:p>
    <w:p w14:paraId="19B6E5E1" w14:textId="4BE7C1EE" w:rsidR="00D5274F" w:rsidRPr="00D92893" w:rsidRDefault="003E6849">
      <w:pPr>
        <w:rPr>
          <w:color w:val="000000" w:themeColor="text1"/>
          <w:szCs w:val="22"/>
        </w:rPr>
        <w:pPrChange w:id="752" w:author="Tanja Kortemme" w:date="2020-08-02T18:01:00Z">
          <w:pPr>
            <w:ind w:firstLine="360"/>
          </w:pPr>
        </w:pPrChange>
      </w:pPr>
      <w:del w:id="753" w:author="Tanja Kortemme" w:date="2020-08-02T18:01:00Z">
        <w:r w:rsidDel="00C31AA4">
          <w:rPr>
            <w:color w:val="000000" w:themeColor="text1"/>
            <w:szCs w:val="22"/>
          </w:rPr>
          <w:delText xml:space="preserve">2. </w:delText>
        </w:r>
      </w:del>
      <w:r w:rsidR="003B4D1F" w:rsidRPr="00D92893">
        <w:rPr>
          <w:color w:val="000000" w:themeColor="text1"/>
          <w:szCs w:val="22"/>
        </w:rPr>
        <w:t xml:space="preserve">The induced fit </w:t>
      </w:r>
      <w:r w:rsidR="007173C9" w:rsidRPr="00D92893">
        <w:rPr>
          <w:color w:val="000000" w:themeColor="text1"/>
          <w:szCs w:val="22"/>
        </w:rPr>
        <w:t xml:space="preserve">model </w:t>
      </w:r>
      <w:r w:rsidR="00D5274F" w:rsidRPr="00D92893">
        <w:rPr>
          <w:color w:val="000000" w:themeColor="text1"/>
          <w:szCs w:val="22"/>
        </w:rPr>
        <w:t xml:space="preserve">we propose here </w:t>
      </w:r>
      <w:r w:rsidR="007173C9" w:rsidRPr="00D92893">
        <w:rPr>
          <w:color w:val="000000" w:themeColor="text1"/>
          <w:szCs w:val="22"/>
        </w:rPr>
        <w:t xml:space="preserve">is </w:t>
      </w:r>
      <w:del w:id="754" w:author="Tanja Kortemme" w:date="2020-08-02T18:01:00Z">
        <w:r w:rsidR="007173C9" w:rsidRPr="00D92893" w:rsidDel="00C31AA4">
          <w:rPr>
            <w:color w:val="000000" w:themeColor="text1"/>
            <w:szCs w:val="22"/>
          </w:rPr>
          <w:delText xml:space="preserve">also </w:delText>
        </w:r>
      </w:del>
      <w:ins w:id="755" w:author="Tanja Kortemme" w:date="2020-08-02T18:01:00Z">
        <w:r w:rsidR="00C31AA4">
          <w:rPr>
            <w:color w:val="000000" w:themeColor="text1"/>
            <w:szCs w:val="22"/>
          </w:rPr>
          <w:t>moreover</w:t>
        </w:r>
        <w:r w:rsidR="00C31AA4" w:rsidRPr="00D92893">
          <w:rPr>
            <w:color w:val="000000" w:themeColor="text1"/>
            <w:szCs w:val="22"/>
          </w:rPr>
          <w:t xml:space="preserve"> </w:t>
        </w:r>
      </w:ins>
      <w:r w:rsidR="007173C9" w:rsidRPr="00D92893">
        <w:rPr>
          <w:color w:val="000000" w:themeColor="text1"/>
          <w:szCs w:val="22"/>
        </w:rPr>
        <w:t xml:space="preserve">supported by </w:t>
      </w:r>
      <w:r w:rsidR="00D5274F" w:rsidRPr="00D92893">
        <w:rPr>
          <w:color w:val="000000" w:themeColor="text1"/>
          <w:szCs w:val="22"/>
        </w:rPr>
        <w:t xml:space="preserve">three </w:t>
      </w:r>
      <w:r w:rsidR="003B4D1F" w:rsidRPr="00D92893">
        <w:rPr>
          <w:color w:val="000000" w:themeColor="text1"/>
          <w:szCs w:val="22"/>
        </w:rPr>
        <w:t>previous studies on the</w:t>
      </w:r>
      <w:r w:rsidR="00D5274F" w:rsidRPr="00D92893">
        <w:rPr>
          <w:color w:val="000000" w:themeColor="text1"/>
          <w:szCs w:val="22"/>
        </w:rPr>
        <w:t xml:space="preserve"> binding of Ran by RanBP1 and the subsequent</w:t>
      </w:r>
      <w:r w:rsidR="003B4D1F" w:rsidRPr="00D92893">
        <w:rPr>
          <w:color w:val="000000" w:themeColor="text1"/>
          <w:szCs w:val="22"/>
        </w:rPr>
        <w:t xml:space="preserve"> allosteric activation of GAP-mediated hydrolysis</w:t>
      </w:r>
      <w:r w:rsidR="00D5274F" w:rsidRPr="00D92893">
        <w:rPr>
          <w:color w:val="000000" w:themeColor="text1"/>
          <w:szCs w:val="22"/>
        </w:rPr>
        <w:t>:</w:t>
      </w:r>
    </w:p>
    <w:p w14:paraId="4E87D205" w14:textId="376FC30A" w:rsidR="00D5274F" w:rsidRPr="003E6849" w:rsidRDefault="003E6849" w:rsidP="003E6849">
      <w:pPr>
        <w:ind w:left="360"/>
        <w:rPr>
          <w:color w:val="000000" w:themeColor="text1"/>
          <w:szCs w:val="22"/>
        </w:rPr>
      </w:pPr>
      <w:r>
        <w:rPr>
          <w:color w:val="000000" w:themeColor="text1"/>
          <w:szCs w:val="22"/>
        </w:rPr>
        <w:t xml:space="preserve">a) </w:t>
      </w:r>
      <w:r w:rsidR="003B4D1F" w:rsidRPr="003E6849">
        <w:rPr>
          <w:color w:val="000000" w:themeColor="text1"/>
          <w:szCs w:val="22"/>
        </w:rPr>
        <w:t xml:space="preserve">Geyer et al (1999) showed that RanBP1 binding to Ran-GTP shifts </w:t>
      </w:r>
      <w:r w:rsidR="00613F88" w:rsidRPr="003E6849">
        <w:rPr>
          <w:color w:val="000000" w:themeColor="text1"/>
          <w:szCs w:val="22"/>
        </w:rPr>
        <w:t>Ran</w:t>
      </w:r>
      <w:r w:rsidR="003B4D1F" w:rsidRPr="003E6849">
        <w:rPr>
          <w:color w:val="000000" w:themeColor="text1"/>
          <w:szCs w:val="22"/>
        </w:rPr>
        <w:t xml:space="preserve"> into the </w:t>
      </w:r>
      <w:r w:rsidR="00D92893" w:rsidRPr="003E6849">
        <w:rPr>
          <w:color w:val="000000" w:themeColor="text1"/>
          <w:szCs w:val="22"/>
          <w:lang w:val="el-GR"/>
        </w:rPr>
        <w:t>γ</w:t>
      </w:r>
      <w:r w:rsidR="00D92893" w:rsidRPr="003E6849">
        <w:rPr>
          <w:color w:val="000000" w:themeColor="text1"/>
          <w:szCs w:val="22"/>
        </w:rPr>
        <w:t>2</w:t>
      </w:r>
      <w:r w:rsidR="003B4D1F" w:rsidRPr="003E6849">
        <w:rPr>
          <w:color w:val="000000" w:themeColor="text1"/>
          <w:szCs w:val="22"/>
        </w:rPr>
        <w:t xml:space="preserve"> conformation.</w:t>
      </w:r>
    </w:p>
    <w:p w14:paraId="61E69E40" w14:textId="57987968" w:rsidR="00D5274F" w:rsidRPr="003E6849" w:rsidRDefault="003E6849" w:rsidP="003E6849">
      <w:pPr>
        <w:ind w:left="360"/>
        <w:rPr>
          <w:color w:val="000000" w:themeColor="text1"/>
          <w:szCs w:val="22"/>
        </w:rPr>
      </w:pPr>
      <w:r>
        <w:rPr>
          <w:color w:val="000000" w:themeColor="text1"/>
          <w:szCs w:val="22"/>
        </w:rPr>
        <w:t xml:space="preserve">b) </w:t>
      </w:r>
      <w:r w:rsidR="003B4D1F" w:rsidRPr="003E6849">
        <w:rPr>
          <w:color w:val="000000" w:themeColor="text1"/>
          <w:szCs w:val="22"/>
        </w:rPr>
        <w:t>Seewald et al (2002) solved the crystal structure of the Ran – RanBP1 – RanGAP ternary complex</w:t>
      </w:r>
      <w:r w:rsidR="008B6EC4" w:rsidRPr="003E6849">
        <w:rPr>
          <w:color w:val="000000" w:themeColor="text1"/>
          <w:szCs w:val="22"/>
        </w:rPr>
        <w:t>, which revealed</w:t>
      </w:r>
      <w:r w:rsidR="003B4D1F" w:rsidRPr="003E6849">
        <w:rPr>
          <w:color w:val="000000" w:themeColor="text1"/>
          <w:szCs w:val="22"/>
        </w:rPr>
        <w:t xml:space="preserve"> that RanBP1 bound distally from both the Ran active site and the GAP interaction interface</w:t>
      </w:r>
      <w:r w:rsidR="00613F88" w:rsidRPr="003E6849">
        <w:rPr>
          <w:color w:val="000000" w:themeColor="text1"/>
          <w:szCs w:val="22"/>
        </w:rPr>
        <w:t xml:space="preserve"> (with no contacts between RanBP1 and the GAP).</w:t>
      </w:r>
    </w:p>
    <w:p w14:paraId="13589583" w14:textId="77777777" w:rsidR="00000FEE" w:rsidRDefault="003E6849" w:rsidP="00000FEE">
      <w:pPr>
        <w:ind w:left="360"/>
        <w:rPr>
          <w:color w:val="000000" w:themeColor="text1"/>
          <w:szCs w:val="22"/>
        </w:rPr>
      </w:pPr>
      <w:r>
        <w:rPr>
          <w:color w:val="000000" w:themeColor="text1"/>
          <w:szCs w:val="22"/>
        </w:rPr>
        <w:t xml:space="preserve">c) </w:t>
      </w:r>
      <w:r w:rsidR="003B4D1F" w:rsidRPr="003E6849">
        <w:rPr>
          <w:color w:val="000000" w:themeColor="text1"/>
          <w:szCs w:val="22"/>
        </w:rPr>
        <w:t>Seewald et al (2003) established t</w:t>
      </w:r>
      <w:r w:rsidR="00613F88" w:rsidRPr="003E6849">
        <w:rPr>
          <w:color w:val="000000" w:themeColor="text1"/>
          <w:szCs w:val="22"/>
        </w:rPr>
        <w:t xml:space="preserve">hat RanBP1 </w:t>
      </w:r>
      <w:r w:rsidR="007173C9" w:rsidRPr="003E6849">
        <w:rPr>
          <w:color w:val="000000" w:themeColor="text1"/>
          <w:szCs w:val="22"/>
        </w:rPr>
        <w:t>binding</w:t>
      </w:r>
      <w:r w:rsidR="00613F88" w:rsidRPr="003E6849">
        <w:rPr>
          <w:color w:val="000000" w:themeColor="text1"/>
          <w:szCs w:val="22"/>
        </w:rPr>
        <w:t xml:space="preserve"> </w:t>
      </w:r>
      <w:r w:rsidR="007173C9" w:rsidRPr="003E6849">
        <w:rPr>
          <w:color w:val="000000" w:themeColor="text1"/>
          <w:szCs w:val="22"/>
        </w:rPr>
        <w:t>increases the</w:t>
      </w:r>
      <w:r w:rsidR="00F261E9" w:rsidRPr="003E6849">
        <w:rPr>
          <w:color w:val="000000" w:themeColor="text1"/>
          <w:szCs w:val="22"/>
        </w:rPr>
        <w:t xml:space="preserve"> </w:t>
      </w:r>
      <w:proofErr w:type="spellStart"/>
      <w:r w:rsidR="00F261E9" w:rsidRPr="003E6849">
        <w:rPr>
          <w:i/>
          <w:iCs/>
          <w:color w:val="000000" w:themeColor="text1"/>
          <w:szCs w:val="22"/>
        </w:rPr>
        <w:t>K</w:t>
      </w:r>
      <w:r w:rsidR="00F261E9" w:rsidRPr="003E6849">
        <w:rPr>
          <w:i/>
          <w:iCs/>
          <w:color w:val="000000" w:themeColor="text1"/>
          <w:szCs w:val="22"/>
          <w:vertAlign w:val="subscript"/>
        </w:rPr>
        <w:t>d</w:t>
      </w:r>
      <w:proofErr w:type="spellEnd"/>
      <w:r w:rsidR="007173C9" w:rsidRPr="003E6849">
        <w:rPr>
          <w:color w:val="000000" w:themeColor="text1"/>
          <w:szCs w:val="22"/>
        </w:rPr>
        <w:t xml:space="preserve"> </w:t>
      </w:r>
      <w:r w:rsidR="00F261E9" w:rsidRPr="003E6849">
        <w:rPr>
          <w:color w:val="000000" w:themeColor="text1"/>
          <w:szCs w:val="22"/>
        </w:rPr>
        <w:t xml:space="preserve">and </w:t>
      </w:r>
      <w:proofErr w:type="spellStart"/>
      <w:r w:rsidR="00F261E9" w:rsidRPr="003E6849">
        <w:rPr>
          <w:i/>
          <w:iCs/>
          <w:color w:val="000000" w:themeColor="text1"/>
          <w:szCs w:val="22"/>
        </w:rPr>
        <w:t>k</w:t>
      </w:r>
      <w:r w:rsidR="00F261E9" w:rsidRPr="003E6849">
        <w:rPr>
          <w:i/>
          <w:iCs/>
          <w:color w:val="000000" w:themeColor="text1"/>
          <w:szCs w:val="22"/>
          <w:vertAlign w:val="subscript"/>
        </w:rPr>
        <w:t>on</w:t>
      </w:r>
      <w:proofErr w:type="spellEnd"/>
      <w:r w:rsidR="00F261E9" w:rsidRPr="003E6849">
        <w:rPr>
          <w:color w:val="000000" w:themeColor="text1"/>
          <w:szCs w:val="22"/>
        </w:rPr>
        <w:t xml:space="preserve"> </w:t>
      </w:r>
      <w:r w:rsidR="007173C9" w:rsidRPr="003E6849">
        <w:rPr>
          <w:color w:val="000000" w:themeColor="text1"/>
          <w:szCs w:val="22"/>
        </w:rPr>
        <w:t xml:space="preserve">of </w:t>
      </w:r>
      <w:r w:rsidR="00F261E9" w:rsidRPr="003E6849">
        <w:rPr>
          <w:color w:val="000000" w:themeColor="text1"/>
          <w:szCs w:val="22"/>
        </w:rPr>
        <w:t xml:space="preserve">GAP binding to </w:t>
      </w:r>
      <w:r w:rsidR="003B4D1F" w:rsidRPr="003E6849">
        <w:rPr>
          <w:color w:val="000000" w:themeColor="text1"/>
          <w:szCs w:val="22"/>
        </w:rPr>
        <w:t>Ran</w:t>
      </w:r>
      <w:r w:rsidR="00F261E9" w:rsidRPr="003E6849">
        <w:rPr>
          <w:color w:val="000000" w:themeColor="text1"/>
          <w:szCs w:val="22"/>
        </w:rPr>
        <w:t>-GPPNP (a close analog of GTP)</w:t>
      </w:r>
      <w:r w:rsidR="003B4D1F" w:rsidRPr="003E6849">
        <w:rPr>
          <w:color w:val="000000" w:themeColor="text1"/>
          <w:szCs w:val="22"/>
        </w:rPr>
        <w:t xml:space="preserve"> but does not affect the rate-limiting step of GAP-mediated hydrolysis (the hydroly</w:t>
      </w:r>
      <w:r w:rsidR="00613F88" w:rsidRPr="003E6849">
        <w:rPr>
          <w:color w:val="000000" w:themeColor="text1"/>
          <w:szCs w:val="22"/>
        </w:rPr>
        <w:t xml:space="preserve">sis </w:t>
      </w:r>
      <w:r w:rsidR="003B4D1F" w:rsidRPr="003E6849">
        <w:rPr>
          <w:color w:val="000000" w:themeColor="text1"/>
          <w:szCs w:val="22"/>
        </w:rPr>
        <w:t>and subsequent release of inorganic phosphate).</w:t>
      </w:r>
    </w:p>
    <w:p w14:paraId="299E4D53" w14:textId="671BEE26" w:rsidR="00572CE8" w:rsidRPr="00D92893" w:rsidRDefault="00613F88" w:rsidP="00C31AA4">
      <w:pPr>
        <w:ind w:firstLine="360"/>
        <w:rPr>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Ran 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ins w:id="756" w:author="Tanja Kortemme" w:date="2020-08-02T18:03:00Z">
        <w:r w:rsidR="00C31AA4">
          <w:rPr>
            <w:color w:val="000000" w:themeColor="text1"/>
            <w:szCs w:val="22"/>
          </w:rPr>
          <w:t xml:space="preserve"> </w:t>
        </w:r>
      </w:ins>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 xml:space="preserve">state 1 (T34E/Q/A/L) </w:t>
      </w:r>
      <w:r w:rsidRPr="00D92893">
        <w:rPr>
          <w:color w:val="000000" w:themeColor="text1"/>
          <w:szCs w:val="22"/>
        </w:rPr>
        <w:lastRenderedPageBreak/>
        <w:t xml:space="preserve">increase the </w:t>
      </w:r>
      <w:ins w:id="757" w:author="Tanja Kortemme" w:date="2020-08-02T18:04:00Z">
        <w:r w:rsidR="00AA5736">
          <w:rPr>
            <w:color w:val="000000" w:themeColor="text1"/>
            <w:szCs w:val="22"/>
          </w:rPr>
          <w:t xml:space="preserve">energetic </w:t>
        </w:r>
      </w:ins>
      <w:del w:id="758" w:author="Tanja Kortemme" w:date="2020-08-02T18:04:00Z">
        <w:r w:rsidRPr="00D92893" w:rsidDel="00535AF2">
          <w:rPr>
            <w:color w:val="000000" w:themeColor="text1"/>
            <w:szCs w:val="22"/>
          </w:rPr>
          <w:delText>energetic barrier</w:delText>
        </w:r>
      </w:del>
      <w:ins w:id="759" w:author="Tanja Kortemme" w:date="2020-08-02T18:04:00Z">
        <w:r w:rsidR="00535AF2">
          <w:rPr>
            <w:color w:val="000000" w:themeColor="text1"/>
            <w:szCs w:val="22"/>
          </w:rPr>
          <w:t>cost</w:t>
        </w:r>
      </w:ins>
      <w:r w:rsidRPr="00D92893">
        <w:rPr>
          <w:color w:val="000000" w:themeColor="text1"/>
          <w:szCs w:val="22"/>
        </w:rPr>
        <w:t xml:space="preserve">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xml:space="preserve">. This is a similar but opposite effect to RanBP1 binding, which decreases the </w:t>
      </w:r>
      <w:del w:id="760" w:author="Tanja Kortemme" w:date="2020-08-02T18:04:00Z">
        <w:r w:rsidR="00720D28" w:rsidRPr="00D92893" w:rsidDel="00EF5C03">
          <w:rPr>
            <w:color w:val="000000" w:themeColor="text1"/>
            <w:szCs w:val="22"/>
          </w:rPr>
          <w:delText>energetic barrier</w:delText>
        </w:r>
      </w:del>
      <w:ins w:id="761" w:author="Tanja Kortemme" w:date="2020-08-02T18:04:00Z">
        <w:r w:rsidR="00EF5C03">
          <w:rPr>
            <w:color w:val="000000" w:themeColor="text1"/>
            <w:szCs w:val="22"/>
          </w:rPr>
          <w:t>cost</w:t>
        </w:r>
      </w:ins>
      <w:r w:rsidR="00720D28" w:rsidRPr="00D92893">
        <w:rPr>
          <w:color w:val="000000" w:themeColor="text1"/>
          <w:szCs w:val="22"/>
        </w:rPr>
        <w:t xml:space="preserve"> that GAP</w:t>
      </w:r>
      <w:r w:rsidR="00B00DBF" w:rsidRPr="00D92893">
        <w:rPr>
          <w:color w:val="000000" w:themeColor="text1"/>
          <w:szCs w:val="22"/>
        </w:rPr>
        <w:t xml:space="preserve"> </w:t>
      </w:r>
      <w:r w:rsidR="00720D28" w:rsidRPr="00D92893">
        <w:rPr>
          <w:color w:val="000000" w:themeColor="text1"/>
          <w:szCs w:val="22"/>
        </w:rPr>
        <w:t xml:space="preserve">binding must </w:t>
      </w:r>
      <w:proofErr w:type="gramStart"/>
      <w:r w:rsidR="00720D28" w:rsidRPr="00D92893">
        <w:rPr>
          <w:color w:val="000000" w:themeColor="text1"/>
          <w:szCs w:val="22"/>
        </w:rPr>
        <w:t>overcome, and</w:t>
      </w:r>
      <w:proofErr w:type="gramEnd"/>
      <w:r w:rsidR="00720D28" w:rsidRPr="00D92893">
        <w:rPr>
          <w:color w:val="000000" w:themeColor="text1"/>
          <w:szCs w:val="22"/>
        </w:rPr>
        <w:t xml:space="preserve">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r w:rsidR="00720D28" w:rsidRPr="00D92893">
        <w:rPr>
          <w:i/>
          <w:iCs/>
          <w:color w:val="000000" w:themeColor="text1"/>
          <w:szCs w:val="22"/>
        </w:rPr>
        <w:t>K</w:t>
      </w:r>
      <w:r w:rsidR="00720D28" w:rsidRPr="00D92893">
        <w:rPr>
          <w:i/>
          <w:iCs/>
          <w:color w:val="000000" w:themeColor="text1"/>
          <w:szCs w:val="22"/>
          <w:vertAlign w:val="subscript"/>
        </w:rPr>
        <w:t>d</w:t>
      </w:r>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p>
    <w:p w14:paraId="0F0CCC96" w14:textId="058E6381" w:rsidR="00B13786" w:rsidRPr="003E6849" w:rsidRDefault="00572CE8" w:rsidP="00437E2B">
      <w:pPr>
        <w:rPr>
          <w:color w:val="000000" w:themeColor="text1"/>
          <w:szCs w:val="22"/>
        </w:rPr>
      </w:pPr>
      <w:r w:rsidRPr="00D92893">
        <w:rPr>
          <w:color w:val="000000" w:themeColor="text1"/>
          <w:szCs w:val="22"/>
        </w:rPr>
        <w:t xml:space="preserve">We have updated the text </w:t>
      </w:r>
      <w:r w:rsidR="000D2B8B">
        <w:rPr>
          <w:color w:val="000000" w:themeColor="text1"/>
          <w:szCs w:val="22"/>
        </w:rPr>
        <w:t xml:space="preserve">in a way we </w:t>
      </w:r>
      <w:del w:id="762" w:author="Tanja Kortemme" w:date="2020-08-02T18:05:00Z">
        <w:r w:rsidR="000D2B8B" w:rsidDel="004D2D1C">
          <w:rPr>
            <w:color w:val="000000" w:themeColor="text1"/>
            <w:szCs w:val="22"/>
          </w:rPr>
          <w:delText xml:space="preserve">believe </w:delText>
        </w:r>
      </w:del>
      <w:ins w:id="763" w:author="Tanja Kortemme" w:date="2020-08-02T18:05:00Z">
        <w:r w:rsidR="004D2D1C">
          <w:rPr>
            <w:color w:val="000000" w:themeColor="text1"/>
            <w:szCs w:val="22"/>
          </w:rPr>
          <w:t xml:space="preserve">hope </w:t>
        </w:r>
      </w:ins>
      <w:r w:rsidR="000D2B8B">
        <w:rPr>
          <w:color w:val="000000" w:themeColor="text1"/>
          <w:szCs w:val="22"/>
        </w:rPr>
        <w:t>more clearly puts our data in the context of prior data on shifts in active site conformations</w:t>
      </w:r>
      <w:r w:rsidRPr="00D92893">
        <w:rPr>
          <w:color w:val="000000" w:themeColor="text1"/>
          <w:szCs w:val="22"/>
        </w:rPr>
        <w:t>.</w:t>
      </w:r>
    </w:p>
    <w:p w14:paraId="43B1CA6F" w14:textId="0CA2EBFC" w:rsidR="00492C00" w:rsidRDefault="00000FEE" w:rsidP="00437E2B">
      <w:pPr>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77777777" w:rsidR="00500E92" w:rsidRPr="00500E92" w:rsidRDefault="00500E92" w:rsidP="00500E92">
      <w:pPr>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 xml:space="preserve">P NMR data on human Ran{Geyer, 1999 #139} and Ras{Geyer, 1996 #118}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 xml:space="preserve">2 active state conformations can be tuned by mutations close to the active site, as well as by effector binding.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w:t>
      </w:r>
      <w:proofErr w:type="gramStart"/>
      <w:r w:rsidRPr="00500E92">
        <w:rPr>
          <w:color w:val="385623" w:themeColor="accent6" w:themeShade="80"/>
        </w:rPr>
        <w:t>1:GTP</w:t>
      </w:r>
      <w:proofErr w:type="gramEnd"/>
      <w:r w:rsidRPr="00500E92">
        <w:rPr>
          <w:color w:val="385623" w:themeColor="accent6" w:themeShade="80"/>
        </w:rPr>
        <w:t xml:space="preserve">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65E977D7" w:rsidR="00000FEE" w:rsidRPr="00500E92" w:rsidRDefault="00500E92" w:rsidP="00500E92">
      <w:pPr>
        <w:rPr>
          <w:i/>
          <w:iCs/>
          <w:color w:val="385623" w:themeColor="accent6" w:themeShade="80"/>
          <w:szCs w:val="22"/>
          <w:shd w:val="clear" w:color="auto" w:fill="FFFFFF"/>
        </w:rPr>
      </w:pPr>
      <w:r w:rsidRPr="00500E92">
        <w:rPr>
          <w:color w:val="2F5496" w:themeColor="accent1" w:themeShade="BF"/>
        </w:rPr>
        <w:t xml:space="preserve">Furthermore, we observed a striking linear relationship between the relative log-transformed ratio of the two </w:t>
      </w:r>
      <w:r w:rsidRPr="00500E92">
        <w:rPr>
          <w:color w:val="2F5496" w:themeColor="accent1" w:themeShade="BF"/>
          <w:lang w:val="el-GR"/>
        </w:rPr>
        <w:t>γ</w:t>
      </w:r>
      <w:r w:rsidRPr="00500E92">
        <w:rPr>
          <w:color w:val="2F5496" w:themeColor="accent1" w:themeShade="BF"/>
        </w:rPr>
        <w:t xml:space="preserve"> conformations and the log-transformed relative catalytic efficiency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From this relationship we can infer that the </w:t>
      </w:r>
      <w:r w:rsidRPr="00500E92">
        <w:rPr>
          <w:color w:val="2F5496" w:themeColor="accent1" w:themeShade="BF"/>
          <w:lang w:val="el-GR"/>
        </w:rPr>
        <w:t>γ</w:t>
      </w:r>
      <w:r w:rsidRPr="00500E92">
        <w:rPr>
          <w:color w:val="2F5496" w:themeColor="accent1" w:themeShade="BF"/>
        </w:rPr>
        <w:t>2 state represents the active site conformation of Gsp</w:t>
      </w:r>
      <w:proofErr w:type="gramStart"/>
      <w:r w:rsidRPr="00500E92">
        <w:rPr>
          <w:color w:val="2F5496" w:themeColor="accent1" w:themeShade="BF"/>
        </w:rPr>
        <w:t>1:GTP</w:t>
      </w:r>
      <w:proofErr w:type="gramEnd"/>
      <w:r w:rsidRPr="00500E92">
        <w:rPr>
          <w:color w:val="2F5496" w:themeColor="accent1" w:themeShade="BF"/>
        </w:rPr>
        <w:t xml:space="preserve"> that is more compatible with GAP-mediated GTP hydrolysis, compared to the </w:t>
      </w:r>
      <w:r w:rsidRPr="00500E92">
        <w:rPr>
          <w:color w:val="2F5496" w:themeColor="accent1" w:themeShade="BF"/>
          <w:lang w:val="el-GR"/>
        </w:rPr>
        <w:t>γ</w:t>
      </w:r>
      <w:r w:rsidRPr="00500E92">
        <w:rPr>
          <w:color w:val="2F5496" w:themeColor="accent1" w:themeShade="BF"/>
        </w:rPr>
        <w:t xml:space="preserve">1 state.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r w:rsidRPr="00500E92">
        <w:rPr>
          <w:color w:val="385623" w:themeColor="accent6" w:themeShade="80"/>
        </w:rPr>
        <w:t xml:space="preserve">Furthermore, neither of these sites overlap with the allosteric inhibitor pockets successfully targeted by small molecule inhibitors in </w:t>
      </w:r>
      <w:proofErr w:type="gramStart"/>
      <w:r w:rsidRPr="00500E92">
        <w:rPr>
          <w:color w:val="385623" w:themeColor="accent6" w:themeShade="80"/>
        </w:rPr>
        <w:t>Ras{</w:t>
      </w:r>
      <w:proofErr w:type="gramEnd"/>
      <w:r w:rsidRPr="00500E92">
        <w:rPr>
          <w:color w:val="385623" w:themeColor="accent6" w:themeShade="80"/>
        </w:rPr>
        <w:t>Canon, 2019, r05670;Kessler, 2019, r05463;Ostrem, 2013, r05039}</w:t>
      </w:r>
      <w:r w:rsidRPr="00500E92" w:rsidDel="00F77F62">
        <w:rPr>
          <w:color w:val="385623" w:themeColor="accent6" w:themeShade="80"/>
        </w:rPr>
        <w:t xml:space="preserve"> </w:t>
      </w:r>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049B77F0" w14:textId="16595BCC" w:rsidR="004661A6" w:rsidRPr="00D92893" w:rsidRDefault="00192324" w:rsidP="00437E2B">
      <w:pPr>
        <w:rPr>
          <w:ins w:id="764" w:author="Christopher Mathy" w:date="2020-05-15T01:16:00Z"/>
          <w:szCs w:val="22"/>
          <w:shd w:val="clear" w:color="auto" w:fill="FFFFFF"/>
        </w:rPr>
      </w:pPr>
      <w:ins w:id="765" w:author="Tanja Kortemme" w:date="2020-08-02T18:05:00Z">
        <w:r>
          <w:rPr>
            <w:szCs w:val="22"/>
            <w:shd w:val="clear" w:color="auto" w:fill="FFFFFF"/>
          </w:rPr>
          <w:t xml:space="preserve">Cited </w:t>
        </w:r>
      </w:ins>
      <w:r w:rsidR="00D92893" w:rsidRPr="00D92893">
        <w:rPr>
          <w:szCs w:val="22"/>
          <w:shd w:val="clear" w:color="auto" w:fill="FFFFFF"/>
        </w:rPr>
        <w:t>REFERENCES</w:t>
      </w:r>
      <w:r w:rsidR="00F03429">
        <w:rPr>
          <w:szCs w:val="22"/>
          <w:shd w:val="clear" w:color="auto" w:fill="FFFFFF"/>
        </w:rPr>
        <w:t xml:space="preserve"> </w:t>
      </w:r>
      <w:del w:id="766" w:author="Tanja Kortemme" w:date="2020-08-02T18:06:00Z">
        <w:r w:rsidR="00F03429" w:rsidDel="00F66F55">
          <w:rPr>
            <w:szCs w:val="22"/>
            <w:shd w:val="clear" w:color="auto" w:fill="FFFFFF"/>
          </w:rPr>
          <w:delText xml:space="preserve">about </w:delText>
        </w:r>
      </w:del>
      <w:ins w:id="767" w:author="Tanja Kortemme" w:date="2020-08-02T18:06:00Z">
        <w:r w:rsidR="00F66F55">
          <w:rPr>
            <w:szCs w:val="22"/>
            <w:shd w:val="clear" w:color="auto" w:fill="FFFFFF"/>
          </w:rPr>
          <w:t xml:space="preserve">relevant to </w:t>
        </w:r>
      </w:ins>
      <w:r w:rsidR="00F03429" w:rsidRPr="00F03429">
        <w:rPr>
          <w:szCs w:val="22"/>
          <w:shd w:val="clear" w:color="auto" w:fill="FFFFFF"/>
          <w:vertAlign w:val="superscript"/>
        </w:rPr>
        <w:t>31</w:t>
      </w:r>
      <w:r w:rsidR="00F03429">
        <w:rPr>
          <w:szCs w:val="22"/>
          <w:shd w:val="clear" w:color="auto" w:fill="FFFFFF"/>
        </w:rPr>
        <w:t>P NMR and GTPase conformations:</w:t>
      </w:r>
    </w:p>
    <w:p w14:paraId="41E10AC6" w14:textId="77777777" w:rsidR="00572CE8" w:rsidRPr="00D92893" w:rsidRDefault="00572CE8" w:rsidP="00572CE8">
      <w:pPr>
        <w:rPr>
          <w:color w:val="000000" w:themeColor="text1"/>
          <w:szCs w:val="22"/>
          <w:lang w:val="de-DE"/>
        </w:rPr>
      </w:pPr>
      <w:proofErr w:type="spellStart"/>
      <w:r w:rsidRPr="00D92893">
        <w:rPr>
          <w:color w:val="000000" w:themeColor="text1"/>
          <w:szCs w:val="22"/>
        </w:rPr>
        <w:t>Fersht</w:t>
      </w:r>
      <w:proofErr w:type="spellEnd"/>
      <w:r w:rsidRPr="00D92893">
        <w:rPr>
          <w:color w:val="000000" w:themeColor="text1"/>
          <w:szCs w:val="22"/>
        </w:rPr>
        <w:t xml:space="preserve">, A. (1999). </w:t>
      </w:r>
      <w:r w:rsidRPr="00D92893">
        <w:rPr>
          <w:i/>
          <w:iCs/>
          <w:color w:val="000000" w:themeColor="text1"/>
          <w:szCs w:val="22"/>
        </w:rPr>
        <w:t>Structure and Mechanism in Protein Science: A Guide to Enzyme Catalysis and Protein Folding</w:t>
      </w:r>
      <w:r w:rsidRPr="00D92893">
        <w:rPr>
          <w:color w:val="000000" w:themeColor="text1"/>
          <w:szCs w:val="22"/>
        </w:rPr>
        <w:t xml:space="preserve">. </w:t>
      </w:r>
      <w:r w:rsidRPr="00D92893">
        <w:rPr>
          <w:color w:val="000000" w:themeColor="text1"/>
          <w:szCs w:val="22"/>
          <w:lang w:val="de-DE"/>
        </w:rPr>
        <w:t>Macmillan.</w:t>
      </w:r>
    </w:p>
    <w:p w14:paraId="71671449" w14:textId="77777777" w:rsidR="00572CE8" w:rsidRPr="00D92893" w:rsidRDefault="00572CE8" w:rsidP="00572CE8">
      <w:pPr>
        <w:rPr>
          <w:color w:val="000000" w:themeColor="text1"/>
          <w:szCs w:val="22"/>
        </w:rPr>
      </w:pPr>
      <w:r w:rsidRPr="00D92893">
        <w:rPr>
          <w:color w:val="000000" w:themeColor="text1"/>
          <w:szCs w:val="22"/>
          <w:lang w:val="de-DE"/>
        </w:rPr>
        <w:t xml:space="preserve">Geyer, M., </w:t>
      </w:r>
      <w:proofErr w:type="spellStart"/>
      <w:r w:rsidRPr="00D92893">
        <w:rPr>
          <w:color w:val="000000" w:themeColor="text1"/>
          <w:szCs w:val="22"/>
          <w:lang w:val="de-DE"/>
        </w:rPr>
        <w:t>Assheuer</w:t>
      </w:r>
      <w:proofErr w:type="spellEnd"/>
      <w:r w:rsidRPr="00D92893">
        <w:rPr>
          <w:color w:val="000000" w:themeColor="text1"/>
          <w:szCs w:val="22"/>
          <w:lang w:val="de-DE"/>
        </w:rPr>
        <w:t xml:space="preserve">, R., Klebe, C., Kuhlmann, J., Becker, J., </w:t>
      </w:r>
      <w:proofErr w:type="spellStart"/>
      <w:r w:rsidRPr="00D92893">
        <w:rPr>
          <w:color w:val="000000" w:themeColor="text1"/>
          <w:szCs w:val="22"/>
          <w:lang w:val="de-DE"/>
        </w:rPr>
        <w:t>Wittinghofer</w:t>
      </w:r>
      <w:proofErr w:type="spellEnd"/>
      <w:r w:rsidRPr="00D92893">
        <w:rPr>
          <w:color w:val="000000" w:themeColor="text1"/>
          <w:szCs w:val="22"/>
          <w:lang w:val="de-DE"/>
        </w:rPr>
        <w:t xml:space="preserve">, A., &amp; </w:t>
      </w:r>
      <w:proofErr w:type="spellStart"/>
      <w:r w:rsidRPr="00D92893">
        <w:rPr>
          <w:color w:val="000000" w:themeColor="text1"/>
          <w:szCs w:val="22"/>
          <w:lang w:val="de-DE"/>
        </w:rPr>
        <w:t>Kalbitzer</w:t>
      </w:r>
      <w:proofErr w:type="spellEnd"/>
      <w:r w:rsidRPr="00D92893">
        <w:rPr>
          <w:color w:val="000000" w:themeColor="text1"/>
          <w:szCs w:val="22"/>
          <w:lang w:val="de-DE"/>
        </w:rPr>
        <w:t xml:space="preserve">, H. R. (1999). </w:t>
      </w:r>
      <w:r w:rsidRPr="00D92893">
        <w:rPr>
          <w:color w:val="000000" w:themeColor="text1"/>
          <w:szCs w:val="22"/>
        </w:rPr>
        <w:t xml:space="preserve">Conformational states of the nuclear GTP-binding protein Ran and its complexes with the exchange factor RCC1 and the effector protein RanBP1. </w:t>
      </w:r>
      <w:r w:rsidRPr="00D92893">
        <w:rPr>
          <w:i/>
          <w:iCs/>
          <w:color w:val="000000" w:themeColor="text1"/>
          <w:szCs w:val="22"/>
        </w:rPr>
        <w:t>Biochemistry</w:t>
      </w:r>
      <w:r w:rsidRPr="00D92893">
        <w:rPr>
          <w:color w:val="000000" w:themeColor="text1"/>
          <w:szCs w:val="22"/>
        </w:rPr>
        <w:t xml:space="preserve">, </w:t>
      </w:r>
      <w:r w:rsidRPr="00D92893">
        <w:rPr>
          <w:i/>
          <w:iCs/>
          <w:color w:val="000000" w:themeColor="text1"/>
          <w:szCs w:val="22"/>
        </w:rPr>
        <w:t>38</w:t>
      </w:r>
      <w:r w:rsidRPr="00D92893">
        <w:rPr>
          <w:color w:val="000000" w:themeColor="text1"/>
          <w:szCs w:val="22"/>
        </w:rPr>
        <w:t>(35), 11250–11260.</w:t>
      </w:r>
    </w:p>
    <w:p w14:paraId="1A8223DE" w14:textId="77777777" w:rsidR="00572CE8" w:rsidRPr="00D92893" w:rsidRDefault="00572CE8" w:rsidP="00572CE8">
      <w:pPr>
        <w:rPr>
          <w:color w:val="000000" w:themeColor="text1"/>
          <w:szCs w:val="22"/>
          <w:lang w:val="sv-SE"/>
        </w:rPr>
      </w:pPr>
      <w:r w:rsidRPr="00D92893">
        <w:rPr>
          <w:color w:val="000000" w:themeColor="text1"/>
          <w:szCs w:val="22"/>
        </w:rPr>
        <w:t xml:space="preserve">Seewald, M. J., </w:t>
      </w:r>
      <w:proofErr w:type="spellStart"/>
      <w:r w:rsidRPr="00D92893">
        <w:rPr>
          <w:color w:val="000000" w:themeColor="text1"/>
          <w:szCs w:val="22"/>
        </w:rPr>
        <w:t>Körner</w:t>
      </w:r>
      <w:proofErr w:type="spellEnd"/>
      <w:r w:rsidRPr="00D92893">
        <w:rPr>
          <w:color w:val="000000" w:themeColor="text1"/>
          <w:szCs w:val="22"/>
        </w:rPr>
        <w:t xml:space="preserve">, C., </w:t>
      </w:r>
      <w:proofErr w:type="spellStart"/>
      <w:r w:rsidRPr="00D92893">
        <w:rPr>
          <w:color w:val="000000" w:themeColor="text1"/>
          <w:szCs w:val="22"/>
        </w:rPr>
        <w:t>Wittinghofer</w:t>
      </w:r>
      <w:proofErr w:type="spellEnd"/>
      <w:r w:rsidRPr="00D92893">
        <w:rPr>
          <w:color w:val="000000" w:themeColor="text1"/>
          <w:szCs w:val="22"/>
        </w:rPr>
        <w:t xml:space="preserve">, A., &amp; Vetter, I. R. (2002). RanGAP mediates GTP hydrolysis without an arginine finger. </w:t>
      </w:r>
      <w:r w:rsidRPr="00D92893">
        <w:rPr>
          <w:i/>
          <w:iCs/>
          <w:color w:val="000000" w:themeColor="text1"/>
          <w:szCs w:val="22"/>
          <w:lang w:val="sv-SE"/>
        </w:rPr>
        <w:t>Nature</w:t>
      </w:r>
      <w:r w:rsidRPr="00D92893">
        <w:rPr>
          <w:color w:val="000000" w:themeColor="text1"/>
          <w:szCs w:val="22"/>
          <w:lang w:val="sv-SE"/>
        </w:rPr>
        <w:t xml:space="preserve">, </w:t>
      </w:r>
      <w:r w:rsidRPr="00D92893">
        <w:rPr>
          <w:i/>
          <w:iCs/>
          <w:color w:val="000000" w:themeColor="text1"/>
          <w:szCs w:val="22"/>
          <w:lang w:val="sv-SE"/>
        </w:rPr>
        <w:t>415</w:t>
      </w:r>
      <w:r w:rsidRPr="00D92893">
        <w:rPr>
          <w:color w:val="000000" w:themeColor="text1"/>
          <w:szCs w:val="22"/>
          <w:lang w:val="sv-SE"/>
        </w:rPr>
        <w:t>(6872), 662–666.</w:t>
      </w:r>
    </w:p>
    <w:p w14:paraId="6270AF73" w14:textId="103F647D" w:rsidR="004D6163" w:rsidRPr="000C6E34" w:rsidRDefault="00572CE8" w:rsidP="00437E2B">
      <w:pPr>
        <w:rPr>
          <w:color w:val="000000" w:themeColor="text1"/>
          <w:szCs w:val="22"/>
        </w:rPr>
      </w:pPr>
      <w:proofErr w:type="spellStart"/>
      <w:r w:rsidRPr="00D92893">
        <w:rPr>
          <w:color w:val="000000" w:themeColor="text1"/>
          <w:szCs w:val="22"/>
          <w:lang w:val="sv-SE"/>
        </w:rPr>
        <w:lastRenderedPageBreak/>
        <w:t>Seewald</w:t>
      </w:r>
      <w:proofErr w:type="spellEnd"/>
      <w:r w:rsidRPr="00D92893">
        <w:rPr>
          <w:color w:val="000000" w:themeColor="text1"/>
          <w:szCs w:val="22"/>
          <w:lang w:val="sv-SE"/>
        </w:rPr>
        <w:t xml:space="preserve">, M. J., Kraemer, A., </w:t>
      </w:r>
      <w:proofErr w:type="spellStart"/>
      <w:r w:rsidRPr="00D92893">
        <w:rPr>
          <w:color w:val="000000" w:themeColor="text1"/>
          <w:szCs w:val="22"/>
          <w:lang w:val="sv-SE"/>
        </w:rPr>
        <w:t>Farkasovsky</w:t>
      </w:r>
      <w:proofErr w:type="spellEnd"/>
      <w:r w:rsidRPr="00D92893">
        <w:rPr>
          <w:color w:val="000000" w:themeColor="text1"/>
          <w:szCs w:val="22"/>
          <w:lang w:val="sv-SE"/>
        </w:rPr>
        <w:t xml:space="preserve">, M., Körner, C., </w:t>
      </w:r>
      <w:proofErr w:type="spellStart"/>
      <w:r w:rsidRPr="00D92893">
        <w:rPr>
          <w:color w:val="000000" w:themeColor="text1"/>
          <w:szCs w:val="22"/>
          <w:lang w:val="sv-SE"/>
        </w:rPr>
        <w:t>Wittinghofer</w:t>
      </w:r>
      <w:proofErr w:type="spellEnd"/>
      <w:r w:rsidRPr="00D92893">
        <w:rPr>
          <w:color w:val="000000" w:themeColor="text1"/>
          <w:szCs w:val="22"/>
          <w:lang w:val="sv-SE"/>
        </w:rPr>
        <w:t>, A., &amp; Vetter</w:t>
      </w:r>
      <w:r w:rsidRPr="00D92893">
        <w:rPr>
          <w:i/>
          <w:iCs/>
          <w:color w:val="000000" w:themeColor="text1"/>
          <w:szCs w:val="22"/>
          <w:lang w:val="sv-SE"/>
        </w:rPr>
        <w:t>.</w:t>
      </w:r>
      <w:r w:rsidRPr="00D92893">
        <w:rPr>
          <w:color w:val="000000" w:themeColor="text1"/>
          <w:szCs w:val="22"/>
          <w:lang w:val="sv-SE"/>
        </w:rPr>
        <w:t xml:space="preserve"> </w:t>
      </w:r>
      <w:r w:rsidRPr="00D92893">
        <w:rPr>
          <w:color w:val="000000" w:themeColor="text1"/>
          <w:szCs w:val="22"/>
          <w:lang w:val="en-GB"/>
        </w:rPr>
        <w:t xml:space="preserve">I. R. (2003). Biochemical Characterization of the Ran-RanBP1-RanGAP System: Are </w:t>
      </w:r>
      <w:proofErr w:type="spellStart"/>
      <w:r w:rsidRPr="00D92893">
        <w:rPr>
          <w:color w:val="000000" w:themeColor="text1"/>
          <w:szCs w:val="22"/>
          <w:lang w:val="en-GB"/>
        </w:rPr>
        <w:t>RanBP</w:t>
      </w:r>
      <w:proofErr w:type="spellEnd"/>
      <w:r w:rsidRPr="00D92893">
        <w:rPr>
          <w:color w:val="000000" w:themeColor="text1"/>
          <w:szCs w:val="22"/>
          <w:lang w:val="en-GB"/>
        </w:rPr>
        <w:t xml:space="preserve"> Proteins and the Acidic Tail of RanGAP Required for the Ran-RanGAP GTPase Reaction? </w:t>
      </w:r>
      <w:r w:rsidRPr="00D92893">
        <w:rPr>
          <w:i/>
          <w:iCs/>
          <w:color w:val="000000" w:themeColor="text1"/>
          <w:szCs w:val="22"/>
          <w:lang w:val="en-GB"/>
        </w:rPr>
        <w:t>Molecular and Cellular Biology</w:t>
      </w:r>
      <w:r w:rsidRPr="00D92893">
        <w:rPr>
          <w:color w:val="000000" w:themeColor="text1"/>
          <w:szCs w:val="22"/>
          <w:lang w:val="en-GB"/>
        </w:rPr>
        <w:t xml:space="preserve"> </w:t>
      </w:r>
      <w:r w:rsidRPr="00D92893">
        <w:rPr>
          <w:b/>
          <w:bCs/>
          <w:color w:val="000000" w:themeColor="text1"/>
          <w:szCs w:val="22"/>
          <w:lang w:val="en-GB"/>
        </w:rPr>
        <w:t>23,</w:t>
      </w:r>
      <w:r w:rsidRPr="00D92893">
        <w:rPr>
          <w:color w:val="000000" w:themeColor="text1"/>
          <w:szCs w:val="22"/>
          <w:lang w:val="en-GB"/>
        </w:rPr>
        <w:t xml:space="preserve"> 8124–8136 (2003).</w:t>
      </w:r>
    </w:p>
    <w:p w14:paraId="7B80FF22" w14:textId="42550B9E" w:rsidR="008D3E93" w:rsidRPr="00A90CD5" w:rsidRDefault="004D6163" w:rsidP="00437E2B">
      <w:pPr>
        <w:rPr>
          <w:color w:val="00B0F0"/>
          <w:szCs w:val="22"/>
        </w:rPr>
      </w:pPr>
      <w:r w:rsidRPr="00500E92">
        <w:rPr>
          <w:color w:val="00B0F0"/>
          <w:szCs w:val="22"/>
          <w:highlight w:val="yellow"/>
        </w:rPr>
        <w:t xml:space="preserve">OK, tone down (but refer to other work on the conformations). Say reviewer is right that we do not know </w:t>
      </w:r>
      <w:r w:rsidR="00700BBB" w:rsidRPr="00500E92">
        <w:rPr>
          <w:color w:val="00B0F0"/>
          <w:szCs w:val="22"/>
          <w:highlight w:val="yellow"/>
        </w:rPr>
        <w:t xml:space="preserve">the structural details.  But we do know effects are not just </w:t>
      </w:r>
      <w:r w:rsidR="00287267" w:rsidRPr="00500E92">
        <w:rPr>
          <w:color w:val="00B0F0"/>
          <w:szCs w:val="22"/>
          <w:highlight w:val="yellow"/>
        </w:rPr>
        <w:t>in the vicinity of</w:t>
      </w:r>
      <w:r w:rsidR="00A7798E" w:rsidRPr="00500E92">
        <w:rPr>
          <w:color w:val="00B0F0"/>
          <w:szCs w:val="22"/>
          <w:highlight w:val="yellow"/>
        </w:rPr>
        <w:t xml:space="preserve"> the gamma phosphate</w:t>
      </w:r>
      <w:r w:rsidR="00700BBB" w:rsidRPr="00500E92">
        <w:rPr>
          <w:color w:val="00B0F0"/>
          <w:szCs w:val="22"/>
          <w:highlight w:val="yellow"/>
        </w:rPr>
        <w:t xml:space="preserve"> as mutations are distal.</w:t>
      </w:r>
    </w:p>
    <w:p w14:paraId="662528ED" w14:textId="2EF86B73" w:rsidR="00C275B6" w:rsidRDefault="00A43B6B" w:rsidP="00437E2B">
      <w:pPr>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A part of this problem is because the some of the mutations are directly at the interface of Srm1 and Rna1, which facilitate the cycle turnover. Secondly, I find the representation of AP-MS data in Fig. 2b/c very confusing. Particularly in Fig. 2b,</w:t>
      </w:r>
    </w:p>
    <w:p w14:paraId="0B3EF897" w14:textId="28C99A47" w:rsidR="005331EC" w:rsidRPr="005331EC" w:rsidRDefault="005331EC" w:rsidP="00437E2B">
      <w:pPr>
        <w:rPr>
          <w:szCs w:val="22"/>
        </w:rPr>
      </w:pPr>
      <w:r w:rsidRPr="005331EC">
        <w:rPr>
          <w:szCs w:val="22"/>
          <w:shd w:val="clear" w:color="auto" w:fill="FFFFFF"/>
        </w:rPr>
        <w:t xml:space="preserve">We agree with the reviewer </w:t>
      </w:r>
      <w:ins w:id="768" w:author="Tanja Kortemme" w:date="2020-08-02T18:32:00Z">
        <w:r w:rsidR="00F97E82">
          <w:rPr>
            <w:szCs w:val="22"/>
            <w:shd w:val="clear" w:color="auto" w:fill="FFFFFF"/>
          </w:rPr>
          <w:t xml:space="preserve">that our </w:t>
        </w:r>
      </w:ins>
      <w:del w:id="769" w:author="Tanja Kortemme" w:date="2020-08-02T18:32:00Z">
        <w:r w:rsidDel="00F97E82">
          <w:rPr>
            <w:szCs w:val="22"/>
            <w:shd w:val="clear" w:color="auto" w:fill="FFFFFF"/>
          </w:rPr>
          <w:delText>about</w:delText>
        </w:r>
        <w:r w:rsidRPr="005331EC" w:rsidDel="00F97E82">
          <w:rPr>
            <w:szCs w:val="22"/>
            <w:shd w:val="clear" w:color="auto" w:fill="FFFFFF"/>
          </w:rPr>
          <w:delText xml:space="preserve"> data representation and have completely reworked our</w:delText>
        </w:r>
      </w:del>
      <w:ins w:id="770" w:author="Tanja Kortemme" w:date="2020-08-02T18:32:00Z">
        <w:r w:rsidR="00F97E82">
          <w:rPr>
            <w:szCs w:val="22"/>
            <w:shd w:val="clear" w:color="auto" w:fill="FFFFFF"/>
          </w:rPr>
          <w:t>description of the</w:t>
        </w:r>
      </w:ins>
      <w:r w:rsidRPr="005331EC">
        <w:rPr>
          <w:szCs w:val="22"/>
          <w:shd w:val="clear" w:color="auto" w:fill="FFFFFF"/>
        </w:rPr>
        <w:t xml:space="preserve"> AP-MS data </w:t>
      </w:r>
      <w:del w:id="771" w:author="Tanja Kortemme" w:date="2020-08-02T18:32:00Z">
        <w:r w:rsidRPr="005331EC" w:rsidDel="00F97E82">
          <w:rPr>
            <w:szCs w:val="22"/>
            <w:shd w:val="clear" w:color="auto" w:fill="FFFFFF"/>
          </w:rPr>
          <w:delText>present</w:delText>
        </w:r>
        <w:r w:rsidDel="00F97E82">
          <w:rPr>
            <w:szCs w:val="22"/>
            <w:shd w:val="clear" w:color="auto" w:fill="FFFFFF"/>
          </w:rPr>
          <w:delText>at</w:delText>
        </w:r>
        <w:r w:rsidRPr="005331EC" w:rsidDel="00F97E82">
          <w:rPr>
            <w:szCs w:val="22"/>
            <w:shd w:val="clear" w:color="auto" w:fill="FFFFFF"/>
          </w:rPr>
          <w:delText>ion</w:delText>
        </w:r>
      </w:del>
      <w:ins w:id="772" w:author="Tanja Kortemme" w:date="2020-08-02T18:32:00Z">
        <w:r w:rsidR="00F97E82">
          <w:rPr>
            <w:szCs w:val="22"/>
            <w:shd w:val="clear" w:color="auto" w:fill="FFFFFF"/>
          </w:rPr>
          <w:t>was conf</w:t>
        </w:r>
      </w:ins>
      <w:ins w:id="773" w:author="Tanja Kortemme" w:date="2020-08-02T18:33:00Z">
        <w:r w:rsidR="00F97E82">
          <w:rPr>
            <w:szCs w:val="22"/>
            <w:shd w:val="clear" w:color="auto" w:fill="FFFFFF"/>
          </w:rPr>
          <w:t xml:space="preserve">using, and we have reworked Fig. 2 and  the main text.  </w:t>
        </w:r>
      </w:ins>
      <w:commentRangeStart w:id="774"/>
      <w:r>
        <w:rPr>
          <w:szCs w:val="22"/>
          <w:shd w:val="clear" w:color="auto" w:fill="FFFFFF"/>
        </w:rPr>
        <w:t>, as summarized in GENERAL POINT 1 at the beginning of this document.</w:t>
      </w:r>
      <w:commentRangeEnd w:id="774"/>
      <w:r w:rsidR="00F97E82">
        <w:rPr>
          <w:rStyle w:val="CommentReference"/>
        </w:rPr>
        <w:commentReference w:id="774"/>
      </w:r>
    </w:p>
    <w:p w14:paraId="3A9FE869" w14:textId="77777777" w:rsidR="008311D0" w:rsidRPr="001C16D7" w:rsidRDefault="00A43B6B" w:rsidP="00437E2B">
      <w:pPr>
        <w:rPr>
          <w:i/>
          <w:iCs/>
          <w:szCs w:val="22"/>
          <w:shd w:val="clear" w:color="auto" w:fill="FFFFFF"/>
        </w:rPr>
      </w:pPr>
      <w:r w:rsidRPr="001C16D7">
        <w:rPr>
          <w:i/>
          <w:iCs/>
          <w:szCs w:val="22"/>
          <w:shd w:val="clear" w:color="auto" w:fill="FFFFFF"/>
        </w:rPr>
        <w:t xml:space="preserve">a) Why have only 6 prey proteins been quantified out of 16 whose interfaces were to be perturbed? How do we </w:t>
      </w:r>
      <w:r w:rsidRPr="001C16D7">
        <w:rPr>
          <w:i/>
          <w:iCs/>
          <w:szCs w:val="22"/>
          <w:highlight w:val="yellow"/>
          <w:shd w:val="clear" w:color="auto" w:fill="FFFFFF"/>
        </w:rPr>
        <w:t>estimate how the interactions with the other 10 proteins have been affected</w:t>
      </w:r>
      <w:r w:rsidRPr="001C16D7">
        <w:rPr>
          <w:i/>
          <w:iCs/>
          <w:szCs w:val="22"/>
          <w:shd w:val="clear" w:color="auto" w:fill="FFFFFF"/>
        </w:rPr>
        <w:t>?</w:t>
      </w:r>
    </w:p>
    <w:p w14:paraId="23A3E3FB" w14:textId="2FB02003" w:rsidR="008311D0" w:rsidRDefault="005331EC" w:rsidP="005331EC">
      <w:pPr>
        <w:tabs>
          <w:tab w:val="left" w:pos="1380"/>
        </w:tabs>
        <w:rPr>
          <w:szCs w:val="22"/>
        </w:rPr>
      </w:pPr>
      <w:r>
        <w:rPr>
          <w:szCs w:val="22"/>
        </w:rPr>
        <w:t>After we have established that interface position does not explain the phenotype data, we</w:t>
      </w:r>
      <w:r w:rsidR="004938B0">
        <w:rPr>
          <w:szCs w:val="22"/>
        </w:rPr>
        <w:t xml:space="preserve"> thought it essential to assess changes in physical interactions in native-like conditions, where all the partners are present, and for that reason we have opted for using</w:t>
      </w:r>
      <w:r>
        <w:rPr>
          <w:szCs w:val="22"/>
        </w:rPr>
        <w:t xml:space="preserve"> AP-MS</w:t>
      </w:r>
      <w:r w:rsidR="004938B0">
        <w:rPr>
          <w:szCs w:val="22"/>
        </w:rPr>
        <w:t>.</w:t>
      </w:r>
      <w:r>
        <w:rPr>
          <w:szCs w:val="22"/>
        </w:rPr>
        <w:t xml:space="preserve"> </w:t>
      </w:r>
      <w:r w:rsidR="004938B0">
        <w:rPr>
          <w:szCs w:val="22"/>
        </w:rPr>
        <w:t xml:space="preserve">The drawback of AP-MS is that it is not optimal for quantifying transient and weak interactions, which is why we could only quantify the interaction differences for six of the partners for which we could identify significant amounts of the partner in </w:t>
      </w:r>
      <w:r w:rsidR="004938B0" w:rsidRPr="004938B0">
        <w:rPr>
          <w:b/>
          <w:bCs/>
          <w:szCs w:val="22"/>
        </w:rPr>
        <w:t>both</w:t>
      </w:r>
      <w:r w:rsidR="004938B0">
        <w:rPr>
          <w:szCs w:val="22"/>
        </w:rPr>
        <w:t xml:space="preserve"> the wild type and the mutant. </w:t>
      </w:r>
    </w:p>
    <w:p w14:paraId="12C8EB0F" w14:textId="2CDB7C07" w:rsidR="004938B0" w:rsidRPr="001C16D7" w:rsidRDefault="004938B0" w:rsidP="005331EC">
      <w:pPr>
        <w:tabs>
          <w:tab w:val="left" w:pos="1380"/>
        </w:tabs>
        <w:rPr>
          <w:szCs w:val="22"/>
        </w:rPr>
      </w:pPr>
      <w:r>
        <w:rPr>
          <w:szCs w:val="22"/>
        </w:rPr>
        <w:t xml:space="preserve">Given that even for the six most abundant physical interaction partners (new Fig. 2b), including the two main regulators (new Fig. 2c) we could see that the rewiring of physical interactions is more extensive than could be expected b interface position, we pursued </w:t>
      </w:r>
      <w:r w:rsidR="000A11F1">
        <w:rPr>
          <w:szCs w:val="22"/>
        </w:rPr>
        <w:t>quantifying the effects of mutations on the GTPase cycle.</w:t>
      </w:r>
    </w:p>
    <w:p w14:paraId="616DD3DF" w14:textId="77777777" w:rsidR="00C275B6" w:rsidRPr="001C16D7" w:rsidRDefault="008311D0" w:rsidP="00437E2B">
      <w:pPr>
        <w:rPr>
          <w:color w:val="00B0F0"/>
          <w:szCs w:val="22"/>
        </w:rPr>
      </w:pPr>
      <w:r w:rsidRPr="000A11F1">
        <w:rPr>
          <w:color w:val="00B0F0"/>
          <w:szCs w:val="22"/>
          <w:highlight w:val="yellow"/>
        </w:rPr>
        <w:t>Can try to address in discussion</w:t>
      </w:r>
      <w:r w:rsidR="006B6FFB" w:rsidRPr="000A11F1">
        <w:rPr>
          <w:color w:val="00B0F0"/>
          <w:szCs w:val="22"/>
          <w:highlight w:val="yellow"/>
        </w:rPr>
        <w:t xml:space="preserve">. For MS, </w:t>
      </w:r>
      <w:r w:rsidR="00A7798E" w:rsidRPr="000A11F1">
        <w:rPr>
          <w:color w:val="00B0F0"/>
          <w:szCs w:val="22"/>
          <w:highlight w:val="yellow"/>
        </w:rPr>
        <w:t>the 6</w:t>
      </w:r>
      <w:r w:rsidRPr="000A11F1">
        <w:rPr>
          <w:color w:val="00B0F0"/>
          <w:szCs w:val="22"/>
          <w:highlight w:val="yellow"/>
        </w:rPr>
        <w:t xml:space="preserve"> are the ones we see</w:t>
      </w:r>
      <w:r w:rsidR="006B6FFB" w:rsidRPr="000A11F1">
        <w:rPr>
          <w:color w:val="00B0F0"/>
          <w:szCs w:val="22"/>
          <w:highlight w:val="yellow"/>
        </w:rPr>
        <w:t>.</w:t>
      </w:r>
      <w:r w:rsidR="00F34893" w:rsidRPr="000A11F1">
        <w:rPr>
          <w:color w:val="00B0F0"/>
          <w:szCs w:val="22"/>
          <w:highlight w:val="yellow"/>
        </w:rPr>
        <w:t xml:space="preserve"> </w:t>
      </w:r>
      <w:r w:rsidR="00A7798E" w:rsidRPr="000A11F1">
        <w:rPr>
          <w:color w:val="00B0F0"/>
          <w:szCs w:val="22"/>
          <w:highlight w:val="yellow"/>
        </w:rPr>
        <w:t xml:space="preserve">For the others, the reviewer is right, we don’t know. But most importantly, </w:t>
      </w:r>
      <w:r w:rsidR="00D15C9F" w:rsidRPr="000A11F1">
        <w:rPr>
          <w:color w:val="00B0F0"/>
          <w:szCs w:val="22"/>
          <w:highlight w:val="yellow"/>
        </w:rPr>
        <w:t xml:space="preserve">the </w:t>
      </w:r>
      <w:r w:rsidR="00F34893" w:rsidRPr="000A11F1">
        <w:rPr>
          <w:color w:val="00B0F0"/>
          <w:szCs w:val="22"/>
          <w:highlight w:val="yellow"/>
        </w:rPr>
        <w:t xml:space="preserve">interface locations </w:t>
      </w:r>
      <w:r w:rsidR="00D15C9F" w:rsidRPr="000A11F1">
        <w:rPr>
          <w:color w:val="00B0F0"/>
          <w:szCs w:val="22"/>
          <w:highlight w:val="yellow"/>
        </w:rPr>
        <w:t xml:space="preserve">of the mutations </w:t>
      </w:r>
      <w:r w:rsidR="00F34893" w:rsidRPr="000A11F1">
        <w:rPr>
          <w:color w:val="00B0F0"/>
          <w:szCs w:val="22"/>
          <w:highlight w:val="yellow"/>
        </w:rPr>
        <w:t xml:space="preserve">do not explain </w:t>
      </w:r>
      <w:r w:rsidR="00D15C9F" w:rsidRPr="000A11F1">
        <w:rPr>
          <w:color w:val="00B0F0"/>
          <w:szCs w:val="22"/>
          <w:highlight w:val="yellow"/>
        </w:rPr>
        <w:t xml:space="preserve">the GI </w:t>
      </w:r>
      <w:r w:rsidR="00F34893" w:rsidRPr="000A11F1">
        <w:rPr>
          <w:color w:val="00B0F0"/>
          <w:szCs w:val="22"/>
          <w:highlight w:val="yellow"/>
        </w:rPr>
        <w:t>data. Could replot that just for the 6 interfaces</w:t>
      </w:r>
      <w:r w:rsidR="006571A2" w:rsidRPr="000A11F1">
        <w:rPr>
          <w:color w:val="00B0F0"/>
          <w:szCs w:val="22"/>
          <w:highlight w:val="yellow"/>
        </w:rPr>
        <w:t xml:space="preserve"> where we have MS data?</w:t>
      </w:r>
      <w:r w:rsidR="00F34893" w:rsidRPr="001C16D7">
        <w:rPr>
          <w:color w:val="00B0F0"/>
          <w:szCs w:val="22"/>
        </w:rPr>
        <w:t xml:space="preserve"> </w:t>
      </w:r>
    </w:p>
    <w:p w14:paraId="4D65FAFC" w14:textId="77777777" w:rsidR="00C275B6" w:rsidRPr="001C16D7" w:rsidRDefault="00A43B6B" w:rsidP="00437E2B">
      <w:pPr>
        <w:rPr>
          <w:i/>
          <w:iCs/>
          <w:szCs w:val="22"/>
        </w:rPr>
      </w:pPr>
      <w:r w:rsidRPr="001C16D7">
        <w:rPr>
          <w:i/>
          <w:iCs/>
          <w:szCs w:val="22"/>
          <w:shd w:val="clear" w:color="auto" w:fill="FFFFFF"/>
        </w:rPr>
        <w:t>b) Kap95 has 7 core residues at the interface with Gsp1 from Ext. Data Fig. 1b (79, 80, 112, 143, 147, 154 and 157). In Fig. 2b for Kap95, I don't see 7 circles/half-circles of the same size. Has the classification of core residues changed?</w:t>
      </w:r>
    </w:p>
    <w:p w14:paraId="17303AF4" w14:textId="62967D62" w:rsidR="00CD288F" w:rsidRPr="00A90CD5" w:rsidRDefault="00CB4730" w:rsidP="00437E2B">
      <w:pPr>
        <w:rPr>
          <w:color w:val="000000" w:themeColor="text1"/>
          <w:szCs w:val="22"/>
        </w:rPr>
      </w:pPr>
      <w:r w:rsidRPr="000A11F1">
        <w:rPr>
          <w:color w:val="000000" w:themeColor="text1"/>
          <w:szCs w:val="22"/>
        </w:rPr>
        <w:t>We have reworked the presentation of AP-MS data (</w:t>
      </w:r>
      <w:r w:rsidRPr="000A11F1">
        <w:rPr>
          <w:b/>
          <w:bCs/>
          <w:color w:val="000000" w:themeColor="text1"/>
          <w:szCs w:val="22"/>
        </w:rPr>
        <w:t>Fig. 2 and Extended Data Figure 5</w:t>
      </w:r>
      <w:r w:rsidRPr="000A11F1">
        <w:rPr>
          <w:color w:val="000000" w:themeColor="text1"/>
          <w:szCs w:val="22"/>
        </w:rPr>
        <w:t xml:space="preserve">), but </w:t>
      </w:r>
      <w:r w:rsidR="00B13786" w:rsidRPr="000A11F1">
        <w:rPr>
          <w:color w:val="000000" w:themeColor="text1"/>
          <w:szCs w:val="22"/>
        </w:rPr>
        <w:t>to nevertheless address the reviewer’s question</w:t>
      </w:r>
      <w:r w:rsidRPr="000A11F1">
        <w:rPr>
          <w:color w:val="000000" w:themeColor="text1"/>
          <w:szCs w:val="22"/>
        </w:rPr>
        <w:t xml:space="preserve">, core residues are defined as </w:t>
      </w:r>
      <w:r w:rsidRPr="000A11F1">
        <w:rPr>
          <w:color w:val="000000" w:themeColor="text1"/>
          <w:szCs w:val="22"/>
          <w:lang w:val="el-GR"/>
        </w:rPr>
        <w:t>Δ</w:t>
      </w:r>
      <w:proofErr w:type="spellStart"/>
      <w:r w:rsidRPr="000A11F1">
        <w:rPr>
          <w:color w:val="000000" w:themeColor="text1"/>
          <w:szCs w:val="22"/>
        </w:rPr>
        <w:t>rASA</w:t>
      </w:r>
      <w:proofErr w:type="spellEnd"/>
      <w:r w:rsidRPr="000A11F1">
        <w:rPr>
          <w:color w:val="000000" w:themeColor="text1"/>
          <w:szCs w:val="22"/>
        </w:rPr>
        <w:t xml:space="preserve"> &gt; 0 &amp; </w:t>
      </w:r>
      <w:proofErr w:type="spellStart"/>
      <w:r w:rsidRPr="000A11F1">
        <w:rPr>
          <w:color w:val="000000" w:themeColor="text1"/>
          <w:szCs w:val="22"/>
        </w:rPr>
        <w:t>rASAm</w:t>
      </w:r>
      <w:proofErr w:type="spellEnd"/>
      <w:r w:rsidRPr="000A11F1">
        <w:rPr>
          <w:color w:val="000000" w:themeColor="text1"/>
          <w:szCs w:val="22"/>
        </w:rPr>
        <w:t xml:space="preserve"> &gt; 0.25 &amp; </w:t>
      </w:r>
      <w:proofErr w:type="spellStart"/>
      <w:r w:rsidRPr="000A11F1">
        <w:rPr>
          <w:color w:val="000000" w:themeColor="text1"/>
          <w:szCs w:val="22"/>
        </w:rPr>
        <w:t>rASAcomplex</w:t>
      </w:r>
      <w:proofErr w:type="spellEnd"/>
      <w:r w:rsidRPr="000A11F1">
        <w:rPr>
          <w:color w:val="000000" w:themeColor="text1"/>
          <w:szCs w:val="22"/>
        </w:rPr>
        <w:t xml:space="preserve"> &lt; 0.25</w:t>
      </w:r>
      <w:r w:rsidR="0014265C" w:rsidRPr="000A11F1">
        <w:rPr>
          <w:color w:val="000000" w:themeColor="text1"/>
          <w:szCs w:val="22"/>
        </w:rPr>
        <w:t xml:space="preserve"> (we have now, in addition to the original reference, added explicit definitions of interface residues in the Methods section)</w:t>
      </w:r>
      <w:r w:rsidRPr="000A11F1">
        <w:rPr>
          <w:color w:val="000000" w:themeColor="text1"/>
          <w:szCs w:val="22"/>
        </w:rPr>
        <w:t xml:space="preserve">. </w:t>
      </w:r>
      <w:r w:rsidR="0014265C" w:rsidRPr="000A11F1">
        <w:rPr>
          <w:color w:val="000000" w:themeColor="text1"/>
          <w:szCs w:val="22"/>
        </w:rPr>
        <w:t>While we</w:t>
      </w:r>
      <w:r w:rsidRPr="000A11F1">
        <w:rPr>
          <w:color w:val="000000" w:themeColor="text1"/>
          <w:szCs w:val="22"/>
        </w:rPr>
        <w:t xml:space="preserve"> do not have AP-MS data for residue 154</w:t>
      </w:r>
      <w:r w:rsidR="005331EC" w:rsidRPr="000A11F1">
        <w:rPr>
          <w:color w:val="000000" w:themeColor="text1"/>
          <w:szCs w:val="22"/>
        </w:rPr>
        <w:t>, the</w:t>
      </w:r>
      <w:r w:rsidRPr="000A11F1">
        <w:rPr>
          <w:color w:val="000000" w:themeColor="text1"/>
          <w:szCs w:val="22"/>
        </w:rPr>
        <w:t xml:space="preserve"> points representing residues </w:t>
      </w:r>
      <w:r w:rsidRPr="000A11F1">
        <w:rPr>
          <w:color w:val="000000" w:themeColor="text1"/>
          <w:szCs w:val="22"/>
          <w:shd w:val="clear" w:color="auto" w:fill="FFFFFF"/>
        </w:rPr>
        <w:t xml:space="preserve">79, 80, 112, 143, 147, and 157 </w:t>
      </w:r>
      <w:r w:rsidR="005331EC" w:rsidRPr="000A11F1">
        <w:rPr>
          <w:color w:val="000000" w:themeColor="text1"/>
          <w:szCs w:val="22"/>
          <w:shd w:val="clear" w:color="auto" w:fill="FFFFFF"/>
        </w:rPr>
        <w:t>were</w:t>
      </w:r>
      <w:r w:rsidRPr="000A11F1">
        <w:rPr>
          <w:color w:val="000000" w:themeColor="text1"/>
          <w:szCs w:val="22"/>
          <w:shd w:val="clear" w:color="auto" w:fill="FFFFFF"/>
        </w:rPr>
        <w:t xml:space="preserve"> </w:t>
      </w:r>
      <w:r w:rsidR="005331EC" w:rsidRPr="000A11F1">
        <w:rPr>
          <w:color w:val="000000" w:themeColor="text1"/>
          <w:szCs w:val="22"/>
          <w:shd w:val="clear" w:color="auto" w:fill="FFFFFF"/>
        </w:rPr>
        <w:t>indeed all</w:t>
      </w:r>
      <w:r w:rsidR="00B13786" w:rsidRPr="000A11F1">
        <w:rPr>
          <w:color w:val="000000" w:themeColor="text1"/>
          <w:szCs w:val="22"/>
          <w:shd w:val="clear" w:color="auto" w:fill="FFFFFF"/>
        </w:rPr>
        <w:t xml:space="preserve"> </w:t>
      </w:r>
      <w:r w:rsidRPr="000A11F1">
        <w:rPr>
          <w:color w:val="000000" w:themeColor="text1"/>
          <w:szCs w:val="22"/>
          <w:shd w:val="clear" w:color="auto" w:fill="FFFFFF"/>
        </w:rPr>
        <w:t>visible in the previous version of Fig. 2b.</w:t>
      </w:r>
    </w:p>
    <w:p w14:paraId="30526FD1" w14:textId="77777777" w:rsidR="008311D0" w:rsidRPr="000A11F1" w:rsidRDefault="00A43B6B" w:rsidP="00437E2B">
      <w:pPr>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437E2B">
      <w:pPr>
        <w:rPr>
          <w:i/>
          <w:iCs/>
          <w:szCs w:val="22"/>
          <w:shd w:val="clear" w:color="auto" w:fill="FFFFFF"/>
        </w:rPr>
      </w:pPr>
      <w:r w:rsidRPr="000A11F1">
        <w:rPr>
          <w:i/>
          <w:iCs/>
          <w:szCs w:val="22"/>
          <w:shd w:val="clear" w:color="auto" w:fill="FFFFFF"/>
        </w:rPr>
        <w:t xml:space="preserve">Overall, I am not convinced of the extent to which the mutations introduced in this work perturb the interfaces of the 16 interactors of Supplementary File 1 Table 1. The </w:t>
      </w:r>
      <w:r w:rsidRPr="000A11F1">
        <w:rPr>
          <w:i/>
          <w:iCs/>
          <w:szCs w:val="22"/>
          <w:highlight w:val="yellow"/>
          <w:shd w:val="clear" w:color="auto" w:fill="FFFFFF"/>
        </w:rPr>
        <w:t xml:space="preserve">authors should purify the mutant Gsp1 proteins and measure </w:t>
      </w:r>
      <w:r w:rsidRPr="000A11F1">
        <w:rPr>
          <w:i/>
          <w:iCs/>
          <w:szCs w:val="22"/>
          <w:highlight w:val="yellow"/>
          <w:shd w:val="clear" w:color="auto" w:fill="FFFFFF"/>
        </w:rPr>
        <w:lastRenderedPageBreak/>
        <w:t>their interactions with the partners whose interactions the mutations were meant to perturb, using robust biophysical methods such as ITC to settle this point</w:t>
      </w:r>
      <w:r w:rsidRPr="000A11F1">
        <w:rPr>
          <w:i/>
          <w:iCs/>
          <w:szCs w:val="22"/>
          <w:shd w:val="clear" w:color="auto" w:fill="FFFFFF"/>
        </w:rPr>
        <w:t>.</w:t>
      </w:r>
    </w:p>
    <w:p w14:paraId="47690700" w14:textId="4FE07922" w:rsidR="000A11F1" w:rsidRPr="0027065C" w:rsidRDefault="000A11F1" w:rsidP="00437E2B">
      <w:pPr>
        <w:rPr>
          <w:color w:val="000000" w:themeColor="text1"/>
          <w:szCs w:val="22"/>
          <w:shd w:val="clear" w:color="auto" w:fill="FFFFFF"/>
        </w:rPr>
      </w:pPr>
      <w:r w:rsidRPr="000A11F1">
        <w:rPr>
          <w:color w:val="000000" w:themeColor="text1"/>
          <w:szCs w:val="22"/>
        </w:rPr>
        <w:t xml:space="preserve">Again, we wish to thank the reviewer for these comments. We realized that our presentation of physical interaction data was unclear and </w:t>
      </w:r>
      <w:r>
        <w:rPr>
          <w:color w:val="000000" w:themeColor="text1"/>
          <w:szCs w:val="22"/>
        </w:rPr>
        <w:t xml:space="preserve">consequently misleading. We hope that the new data presentation and a new more streamlined text (GENERAL POINT 1) fixes this. </w:t>
      </w:r>
      <w:r w:rsidR="0027065C" w:rsidRPr="0027065C">
        <w:rPr>
          <w:color w:val="000000" w:themeColor="text1"/>
          <w:szCs w:val="22"/>
          <w:shd w:val="clear" w:color="auto" w:fill="FFFFFF"/>
        </w:rPr>
        <w:t>The point we want to make is</w:t>
      </w:r>
      <w:r w:rsidR="0027065C">
        <w:rPr>
          <w:color w:val="000000" w:themeColor="text1"/>
          <w:szCs w:val="22"/>
          <w:shd w:val="clear" w:color="auto" w:fill="FFFFFF"/>
        </w:rPr>
        <w:t xml:space="preserve"> </w:t>
      </w:r>
      <w:r w:rsidR="0027065C" w:rsidRPr="0027065C">
        <w:rPr>
          <w:b/>
          <w:bCs/>
          <w:color w:val="000000" w:themeColor="text1"/>
          <w:szCs w:val="22"/>
          <w:shd w:val="clear" w:color="auto" w:fill="FFFFFF"/>
        </w:rPr>
        <w:t>not</w:t>
      </w:r>
      <w:r w:rsidR="0027065C">
        <w:rPr>
          <w:color w:val="000000" w:themeColor="text1"/>
          <w:szCs w:val="22"/>
          <w:shd w:val="clear" w:color="auto" w:fill="FFFFFF"/>
        </w:rPr>
        <w:t xml:space="preserve"> that interface mutations perturb the interfaces </w:t>
      </w:r>
      <w:r w:rsidR="0027065C" w:rsidRPr="0027065C">
        <w:rPr>
          <w:i/>
          <w:iCs/>
          <w:color w:val="000000" w:themeColor="text1"/>
          <w:szCs w:val="22"/>
          <w:shd w:val="clear" w:color="auto" w:fill="FFFFFF"/>
        </w:rPr>
        <w:t>in vivo</w:t>
      </w:r>
      <w:r w:rsidR="0027065C">
        <w:rPr>
          <w:color w:val="000000" w:themeColor="text1"/>
          <w:szCs w:val="22"/>
          <w:shd w:val="clear" w:color="auto" w:fill="FFFFFF"/>
        </w:rPr>
        <w:t xml:space="preserve"> (or at least in cell lysate)</w:t>
      </w:r>
      <w:r w:rsidR="0027065C" w:rsidRPr="0027065C">
        <w:rPr>
          <w:color w:val="000000" w:themeColor="text1"/>
          <w:szCs w:val="22"/>
          <w:shd w:val="clear" w:color="auto" w:fill="FFFFFF"/>
        </w:rPr>
        <w:t xml:space="preserve"> </w:t>
      </w:r>
      <w:r w:rsidR="0027065C">
        <w:rPr>
          <w:color w:val="000000" w:themeColor="text1"/>
          <w:szCs w:val="22"/>
          <w:shd w:val="clear" w:color="auto" w:fill="FFFFFF"/>
        </w:rPr>
        <w:t xml:space="preserve">as predicted, but rather </w:t>
      </w:r>
      <w:r w:rsidR="0027065C" w:rsidRPr="0027065C">
        <w:rPr>
          <w:color w:val="000000" w:themeColor="text1"/>
          <w:szCs w:val="22"/>
          <w:shd w:val="clear" w:color="auto" w:fill="FFFFFF"/>
        </w:rPr>
        <w:t>that</w:t>
      </w:r>
      <w:r w:rsidR="0027065C">
        <w:rPr>
          <w:color w:val="000000" w:themeColor="text1"/>
          <w:szCs w:val="22"/>
          <w:shd w:val="clear" w:color="auto" w:fill="FFFFFF"/>
        </w:rPr>
        <w:t>,</w:t>
      </w:r>
      <w:r w:rsidR="0027065C" w:rsidRPr="0027065C">
        <w:rPr>
          <w:color w:val="000000" w:themeColor="text1"/>
          <w:szCs w:val="22"/>
          <w:shd w:val="clear" w:color="auto" w:fill="FFFFFF"/>
        </w:rPr>
        <w:t xml:space="preserve"> although we </w:t>
      </w:r>
      <w:r w:rsidR="0027065C">
        <w:rPr>
          <w:color w:val="000000" w:themeColor="text1"/>
          <w:szCs w:val="22"/>
          <w:shd w:val="clear" w:color="auto" w:fill="FFFFFF"/>
        </w:rPr>
        <w:t xml:space="preserve">can </w:t>
      </w:r>
      <w:r w:rsidR="0027065C" w:rsidRPr="0027065C">
        <w:rPr>
          <w:b/>
          <w:bCs/>
          <w:color w:val="000000" w:themeColor="text1"/>
          <w:szCs w:val="22"/>
          <w:shd w:val="clear" w:color="auto" w:fill="FFFFFF"/>
        </w:rPr>
        <w:t>see a trend on average</w:t>
      </w:r>
      <w:r w:rsidR="0027065C" w:rsidRPr="0027065C">
        <w:rPr>
          <w:color w:val="000000" w:themeColor="text1"/>
          <w:szCs w:val="22"/>
          <w:shd w:val="clear" w:color="auto" w:fill="FFFFFF"/>
        </w:rPr>
        <w:t xml:space="preserve"> (Fig. 2b), </w:t>
      </w:r>
      <w:r w:rsidR="0027065C">
        <w:rPr>
          <w:color w:val="000000" w:themeColor="text1"/>
          <w:szCs w:val="22"/>
          <w:shd w:val="clear" w:color="auto" w:fill="FFFFFF"/>
        </w:rPr>
        <w:t>the trend</w:t>
      </w:r>
      <w:r w:rsidR="0027065C" w:rsidRPr="0027065C">
        <w:rPr>
          <w:color w:val="000000" w:themeColor="text1"/>
          <w:szCs w:val="22"/>
          <w:shd w:val="clear" w:color="auto" w:fill="FFFFFF"/>
        </w:rPr>
        <w:t xml:space="preserve"> is </w:t>
      </w:r>
      <w:r w:rsidR="0027065C">
        <w:rPr>
          <w:color w:val="000000" w:themeColor="text1"/>
          <w:szCs w:val="22"/>
          <w:shd w:val="clear" w:color="auto" w:fill="FFFFFF"/>
        </w:rPr>
        <w:t>weak, and to really get to the bottom of the interesting biology</w:t>
      </w:r>
      <w:r w:rsidR="0027065C" w:rsidRPr="0027065C">
        <w:rPr>
          <w:color w:val="000000" w:themeColor="text1"/>
          <w:szCs w:val="22"/>
          <w:shd w:val="clear" w:color="auto" w:fill="FFFFFF"/>
        </w:rPr>
        <w:t xml:space="preserve"> </w:t>
      </w:r>
      <w:r w:rsidR="0027065C">
        <w:rPr>
          <w:color w:val="000000" w:themeColor="text1"/>
          <w:szCs w:val="22"/>
          <w:shd w:val="clear" w:color="auto" w:fill="FFFFFF"/>
        </w:rPr>
        <w:t xml:space="preserve">behind our results it is essential </w:t>
      </w:r>
      <w:r w:rsidR="0027065C" w:rsidRPr="0027065C">
        <w:rPr>
          <w:color w:val="000000" w:themeColor="text1"/>
          <w:szCs w:val="22"/>
          <w:shd w:val="clear" w:color="auto" w:fill="FFFFFF"/>
        </w:rPr>
        <w:t xml:space="preserve">to </w:t>
      </w:r>
      <w:r w:rsidR="0027065C">
        <w:rPr>
          <w:color w:val="000000" w:themeColor="text1"/>
          <w:szCs w:val="22"/>
          <w:shd w:val="clear" w:color="auto" w:fill="FFFFFF"/>
        </w:rPr>
        <w:t>explore the system</w:t>
      </w:r>
      <w:r w:rsidR="0027065C" w:rsidRPr="0027065C">
        <w:rPr>
          <w:color w:val="000000" w:themeColor="text1"/>
          <w:szCs w:val="22"/>
          <w:shd w:val="clear" w:color="auto" w:fill="FFFFFF"/>
        </w:rPr>
        <w:t xml:space="preserve"> in more detail</w:t>
      </w:r>
      <w:r w:rsidR="0027065C">
        <w:rPr>
          <w:color w:val="000000" w:themeColor="text1"/>
          <w:szCs w:val="22"/>
          <w:shd w:val="clear" w:color="auto" w:fill="FFFFFF"/>
        </w:rPr>
        <w:t>.</w:t>
      </w:r>
    </w:p>
    <w:p w14:paraId="383B5BB0" w14:textId="7193FA72" w:rsidR="00CF2DD2" w:rsidRPr="0027065C" w:rsidRDefault="00F10AA1" w:rsidP="00437E2B">
      <w:pPr>
        <w:rPr>
          <w:color w:val="FF0000"/>
          <w:szCs w:val="22"/>
        </w:rPr>
      </w:pPr>
      <w:r w:rsidRPr="000A11F1">
        <w:rPr>
          <w:color w:val="FF0000"/>
          <w:szCs w:val="22"/>
          <w:highlight w:val="yellow"/>
        </w:rPr>
        <w:t xml:space="preserve">Could try </w:t>
      </w:r>
      <w:r w:rsidR="0040388C" w:rsidRPr="000A11F1">
        <w:rPr>
          <w:color w:val="FF0000"/>
          <w:szCs w:val="22"/>
          <w:highlight w:val="yellow"/>
        </w:rPr>
        <w:t xml:space="preserve">to argue </w:t>
      </w:r>
      <w:r w:rsidRPr="000A11F1">
        <w:rPr>
          <w:color w:val="FF0000"/>
          <w:szCs w:val="22"/>
          <w:highlight w:val="yellow"/>
        </w:rPr>
        <w:t>but p</w:t>
      </w:r>
      <w:r w:rsidR="00253795" w:rsidRPr="000A11F1">
        <w:rPr>
          <w:color w:val="FF0000"/>
          <w:szCs w:val="22"/>
          <w:highlight w:val="yellow"/>
        </w:rPr>
        <w:t xml:space="preserve">robably need to do </w:t>
      </w:r>
      <w:r w:rsidR="00B57C07" w:rsidRPr="000A11F1">
        <w:rPr>
          <w:color w:val="FF0000"/>
          <w:szCs w:val="22"/>
          <w:highlight w:val="yellow"/>
        </w:rPr>
        <w:t xml:space="preserve">at least </w:t>
      </w:r>
      <w:r w:rsidR="00253795" w:rsidRPr="000A11F1">
        <w:rPr>
          <w:color w:val="FF0000"/>
          <w:szCs w:val="22"/>
          <w:highlight w:val="yellow"/>
        </w:rPr>
        <w:t xml:space="preserve">some of these binding exp (as reviewer </w:t>
      </w:r>
      <w:r w:rsidR="00571C84" w:rsidRPr="000A11F1">
        <w:rPr>
          <w:color w:val="FF0000"/>
          <w:szCs w:val="22"/>
          <w:highlight w:val="yellow"/>
        </w:rPr>
        <w:t xml:space="preserve">#3 </w:t>
      </w:r>
      <w:r w:rsidR="00253795" w:rsidRPr="000A11F1">
        <w:rPr>
          <w:color w:val="FF0000"/>
          <w:szCs w:val="22"/>
          <w:highlight w:val="yellow"/>
        </w:rPr>
        <w:t>also argues for them).</w:t>
      </w:r>
      <w:r w:rsidR="00657C22" w:rsidRPr="000A11F1">
        <w:rPr>
          <w:color w:val="FF0000"/>
          <w:szCs w:val="22"/>
          <w:highlight w:val="yellow"/>
        </w:rPr>
        <w:t xml:space="preserve"> </w:t>
      </w:r>
      <w:r w:rsidR="002053E4" w:rsidRPr="000A11F1">
        <w:rPr>
          <w:color w:val="FF0000"/>
          <w:szCs w:val="22"/>
          <w:highlight w:val="yellow"/>
        </w:rPr>
        <w:t>Perhaps we can pick some strategic ones that would satisfy the 2 reviewers.</w:t>
      </w:r>
    </w:p>
    <w:p w14:paraId="2845307E" w14:textId="54FBD33C" w:rsidR="00E62BCB" w:rsidRPr="0027065C" w:rsidRDefault="00A43B6B" w:rsidP="00437E2B">
      <w:pPr>
        <w:rPr>
          <w:i/>
          <w:iCs/>
          <w:szCs w:val="22"/>
        </w:rPr>
      </w:pPr>
      <w:r w:rsidRPr="001C16D7">
        <w:rPr>
          <w:i/>
          <w:iCs/>
          <w:szCs w:val="22"/>
          <w:shd w:val="clear" w:color="auto" w:fill="FFFFFF"/>
        </w:rPr>
        <w:t>Minor changes:</w:t>
      </w:r>
    </w:p>
    <w:p w14:paraId="2CBD2864" w14:textId="5BE38D52" w:rsidR="00017972" w:rsidRPr="0027065C" w:rsidRDefault="00A43B6B" w:rsidP="00437E2B">
      <w:pPr>
        <w:rPr>
          <w:i/>
          <w:iCs/>
          <w:szCs w:val="22"/>
          <w:shd w:val="clear" w:color="auto" w:fill="FFFFFF"/>
        </w:rPr>
      </w:pPr>
      <w:r w:rsidRPr="001C16D7">
        <w:rPr>
          <w:i/>
          <w:iCs/>
          <w:szCs w:val="22"/>
          <w:shd w:val="clear" w:color="auto" w:fill="FFFFFF"/>
        </w:rPr>
        <w:t>1) It will help to put the function of the 16 proteins in Supplementary File 1 Table 1 as a separate column.</w:t>
      </w:r>
    </w:p>
    <w:p w14:paraId="65D2CA88" w14:textId="7494733B" w:rsidR="00E62BCB" w:rsidRPr="00461128" w:rsidRDefault="00E62BCB" w:rsidP="00437E2B">
      <w:pPr>
        <w:rPr>
          <w:color w:val="000000" w:themeColor="text1"/>
          <w:szCs w:val="22"/>
        </w:rPr>
      </w:pPr>
      <w:r w:rsidRPr="0027065C">
        <w:rPr>
          <w:color w:val="000000" w:themeColor="text1"/>
          <w:szCs w:val="22"/>
        </w:rPr>
        <w:t>We have now added the protein names and functions of the binding partner proteins to Supplementary File 1 Table 1</w:t>
      </w:r>
      <w:r w:rsidR="00461128">
        <w:rPr>
          <w:color w:val="000000" w:themeColor="text1"/>
          <w:szCs w:val="22"/>
        </w:rPr>
        <w:t>.</w:t>
      </w:r>
    </w:p>
    <w:p w14:paraId="30A0BC9D" w14:textId="772A3EEA" w:rsidR="00017972" w:rsidRPr="00A90CD5" w:rsidRDefault="00A43B6B" w:rsidP="00437E2B">
      <w:pPr>
        <w:rPr>
          <w:i/>
          <w:iCs/>
          <w:szCs w:val="22"/>
          <w:shd w:val="clear" w:color="auto" w:fill="FFFFFF"/>
        </w:rPr>
      </w:pPr>
      <w:r w:rsidRPr="00A90CD5">
        <w:rPr>
          <w:i/>
          <w:iCs/>
          <w:szCs w:val="22"/>
          <w:shd w:val="clear" w:color="auto" w:fill="FFFFFF"/>
        </w:rPr>
        <w:t xml:space="preserve">2) Line 320, "highlighted in yellow": I was unable to locate the yellow </w:t>
      </w:r>
      <w:proofErr w:type="spellStart"/>
      <w:r w:rsidRPr="00A90CD5">
        <w:rPr>
          <w:i/>
          <w:iCs/>
          <w:szCs w:val="22"/>
          <w:shd w:val="clear" w:color="auto" w:fill="FFFFFF"/>
        </w:rPr>
        <w:t>colouring</w:t>
      </w:r>
      <w:proofErr w:type="spellEnd"/>
      <w:r w:rsidRPr="00A90CD5">
        <w:rPr>
          <w:i/>
          <w:iCs/>
          <w:szCs w:val="22"/>
          <w:shd w:val="clear" w:color="auto" w:fill="FFFFFF"/>
        </w:rPr>
        <w:t xml:space="preserve"> in Fig. 3c.</w:t>
      </w:r>
    </w:p>
    <w:p w14:paraId="7A9C3F6E" w14:textId="0385D299" w:rsidR="0067702E" w:rsidRPr="00461128" w:rsidRDefault="005D4943" w:rsidP="00437E2B">
      <w:pPr>
        <w:rPr>
          <w:color w:val="000000" w:themeColor="text1"/>
          <w:szCs w:val="22"/>
        </w:rPr>
      </w:pPr>
      <w:r w:rsidRPr="000C6E34">
        <w:rPr>
          <w:color w:val="000000" w:themeColor="text1"/>
          <w:szCs w:val="22"/>
        </w:rPr>
        <w:t xml:space="preserve">We apologize for </w:t>
      </w:r>
      <w:proofErr w:type="gramStart"/>
      <w:r w:rsidRPr="000C6E34">
        <w:rPr>
          <w:color w:val="000000" w:themeColor="text1"/>
          <w:szCs w:val="22"/>
        </w:rPr>
        <w:t>this,</w:t>
      </w:r>
      <w:proofErr w:type="gramEnd"/>
      <w:r w:rsidRPr="000C6E34">
        <w:rPr>
          <w:color w:val="000000" w:themeColor="text1"/>
          <w:szCs w:val="22"/>
        </w:rPr>
        <w:t xml:space="preserve">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file conversion process. We have now changed the</w:t>
      </w:r>
      <w:r w:rsidR="0059349D" w:rsidRPr="000C6E34">
        <w:rPr>
          <w:color w:val="000000" w:themeColor="text1"/>
          <w:szCs w:val="22"/>
        </w:rPr>
        <w:t xml:space="preserve"> Figure to contain a</w:t>
      </w:r>
      <w:r w:rsidRPr="000C6E34">
        <w:rPr>
          <w:color w:val="000000" w:themeColor="text1"/>
          <w:szCs w:val="22"/>
        </w:rPr>
        <w:t xml:space="preserve"> yellow box without fill, to make it more robust </w:t>
      </w:r>
      <w:r w:rsidR="00CE2B2B" w:rsidRPr="000C6E34">
        <w:rPr>
          <w:color w:val="000000" w:themeColor="text1"/>
          <w:szCs w:val="22"/>
        </w:rPr>
        <w:t>for</w:t>
      </w:r>
      <w:r w:rsidRPr="000C6E34">
        <w:rPr>
          <w:color w:val="000000" w:themeColor="text1"/>
          <w:szCs w:val="22"/>
        </w:rPr>
        <w:t xml:space="preserve"> file conversion</w:t>
      </w:r>
      <w:r w:rsidR="00543CDA" w:rsidRPr="000C6E34">
        <w:rPr>
          <w:color w:val="000000" w:themeColor="text1"/>
          <w:szCs w:val="22"/>
        </w:rPr>
        <w:t>s</w:t>
      </w:r>
      <w:r w:rsidRPr="000C6E34">
        <w:rPr>
          <w:color w:val="000000" w:themeColor="text1"/>
          <w:szCs w:val="22"/>
        </w:rPr>
        <w:t xml:space="preserve"> and printing.</w:t>
      </w:r>
    </w:p>
    <w:p w14:paraId="573A6B13" w14:textId="77777777" w:rsidR="00017972" w:rsidRPr="00A90CD5" w:rsidRDefault="00E62BCB" w:rsidP="00437E2B">
      <w:pPr>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Line 844 should read "run in parallel".</w:t>
      </w:r>
    </w:p>
    <w:p w14:paraId="3B02CB35" w14:textId="3FECD9AD" w:rsidR="00222307" w:rsidRPr="00461128" w:rsidRDefault="00222307" w:rsidP="00437E2B">
      <w:pPr>
        <w:rPr>
          <w:color w:val="000000" w:themeColor="text1"/>
          <w:szCs w:val="22"/>
        </w:rPr>
      </w:pPr>
      <w:r w:rsidRPr="000C6E34">
        <w:rPr>
          <w:color w:val="000000" w:themeColor="text1"/>
          <w:szCs w:val="22"/>
        </w:rPr>
        <w:t>We have now fixed that grammatical error in our Methods text.</w:t>
      </w:r>
    </w:p>
    <w:p w14:paraId="753A8B97" w14:textId="77777777" w:rsidR="00C275B6" w:rsidRPr="00A90CD5" w:rsidRDefault="00A43B6B" w:rsidP="00437E2B">
      <w:pPr>
        <w:rPr>
          <w:i/>
          <w:iCs/>
          <w:szCs w:val="22"/>
        </w:rPr>
      </w:pPr>
      <w:r w:rsidRPr="00A90CD5">
        <w:rPr>
          <w:i/>
          <w:iCs/>
          <w:szCs w:val="22"/>
          <w:shd w:val="clear" w:color="auto" w:fill="FFFFFF"/>
        </w:rPr>
        <w:t>4) Numbers seem to be slightly off in line 155: R78K and T34Q are ~10-fold, but T34A is 6.3 and T34E is 3.7, hardly 10-fold.</w:t>
      </w:r>
    </w:p>
    <w:p w14:paraId="620A09CD" w14:textId="5C90690F" w:rsidR="00017972" w:rsidRPr="007F092F" w:rsidRDefault="00052920" w:rsidP="00437E2B">
      <w:pPr>
        <w:rPr>
          <w:color w:val="385623" w:themeColor="accent6" w:themeShade="80"/>
          <w:szCs w:val="22"/>
        </w:rPr>
      </w:pPr>
      <w:r w:rsidRPr="007F092F">
        <w:rPr>
          <w:color w:val="000000" w:themeColor="text1"/>
          <w:szCs w:val="22"/>
        </w:rPr>
        <w:t xml:space="preserve">We would like to thank the reviewer for catching this. We have now added a range of values, instead of only the maximum value: </w:t>
      </w:r>
      <w:r w:rsidR="009D08DB" w:rsidRPr="009D08DB">
        <w:rPr>
          <w:color w:val="385623" w:themeColor="accent6" w:themeShade="80"/>
        </w:rPr>
        <w:t>In particular, mutations that are not in the interface with the GAP both increased (3-fold, R108G mutant) and decreased (</w:t>
      </w:r>
      <w:r w:rsidR="009D08DB" w:rsidRPr="009D08DB">
        <w:rPr>
          <w:color w:val="2F5496" w:themeColor="accent1" w:themeShade="BF"/>
        </w:rPr>
        <w:t xml:space="preserve">3 to </w:t>
      </w:r>
      <w:r w:rsidR="009D08DB" w:rsidRPr="009D08DB">
        <w:rPr>
          <w:color w:val="385623" w:themeColor="accent6" w:themeShade="80"/>
        </w:rPr>
        <w:t>10-fold, T34E/Q/A, R78K, D79S, and R112S mutants) the catalytic efficiency of GAP-mediated GTP hydrolysis, compared to wild-type Gsp1 (</w:t>
      </w:r>
      <w:r w:rsidR="009D08DB" w:rsidRPr="009D08DB">
        <w:rPr>
          <w:b/>
          <w:color w:val="385623" w:themeColor="accent6" w:themeShade="80"/>
        </w:rPr>
        <w:t>Fig. 3a)</w:t>
      </w:r>
      <w:r w:rsidR="009D08DB" w:rsidRPr="009D08DB">
        <w:rPr>
          <w:color w:val="385623" w:themeColor="accent6" w:themeShade="80"/>
        </w:rPr>
        <w:t>.</w:t>
      </w:r>
    </w:p>
    <w:p w14:paraId="782E0D9C" w14:textId="77777777" w:rsidR="00704E02" w:rsidRPr="001C16D7" w:rsidRDefault="00704E02" w:rsidP="00437E2B">
      <w:pPr>
        <w:rPr>
          <w:color w:val="2F5496" w:themeColor="accent1" w:themeShade="BF"/>
          <w:szCs w:val="22"/>
        </w:rPr>
      </w:pPr>
    </w:p>
    <w:p w14:paraId="3626F7AE" w14:textId="77777777" w:rsidR="00017972" w:rsidRPr="00A90CD5" w:rsidRDefault="00A43B6B" w:rsidP="00437E2B">
      <w:pPr>
        <w:rPr>
          <w:i/>
          <w:iCs/>
          <w:szCs w:val="22"/>
          <w:shd w:val="clear" w:color="auto" w:fill="FFFFFF"/>
        </w:rPr>
      </w:pPr>
      <w:r w:rsidRPr="00A90CD5">
        <w:rPr>
          <w:i/>
          <w:iCs/>
          <w:szCs w:val="22"/>
          <w:shd w:val="clear" w:color="auto" w:fill="FFFFFF"/>
        </w:rPr>
        <w:t xml:space="preserve">5) I find it very interesting that a </w:t>
      </w:r>
      <w:r w:rsidRPr="00A90CD5">
        <w:rPr>
          <w:i/>
          <w:iCs/>
          <w:szCs w:val="22"/>
          <w:highlight w:val="yellow"/>
          <w:shd w:val="clear" w:color="auto" w:fill="FFFFFF"/>
        </w:rPr>
        <w:t>cycling between two forms of a switch is necessary rather than one or the other conformation</w:t>
      </w:r>
      <w:r w:rsidRPr="00A90CD5">
        <w:rPr>
          <w:i/>
          <w:iCs/>
          <w:szCs w:val="22"/>
          <w:shd w:val="clear" w:color="auto" w:fill="FFFFFF"/>
        </w:rPr>
        <w:t>. A similar effect has been observed in a cis-trans molecular switch in the circadian clock (</w:t>
      </w:r>
      <w:proofErr w:type="spellStart"/>
      <w:r w:rsidRPr="00A90CD5">
        <w:rPr>
          <w:i/>
          <w:iCs/>
          <w:szCs w:val="22"/>
          <w:shd w:val="clear" w:color="auto" w:fill="FFFFFF"/>
        </w:rPr>
        <w:t>Partch</w:t>
      </w:r>
      <w:proofErr w:type="spellEnd"/>
      <w:r w:rsidRPr="00A90CD5">
        <w:rPr>
          <w:i/>
          <w:iCs/>
          <w:szCs w:val="22"/>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1A2B1E2C" w:rsidR="00017972" w:rsidRPr="001C16D7" w:rsidRDefault="00EA5D21" w:rsidP="00437E2B">
      <w:pPr>
        <w:rPr>
          <w:szCs w:val="22"/>
        </w:rPr>
      </w:pPr>
      <w:r w:rsidRPr="00EA5D21">
        <w:rPr>
          <w:szCs w:val="22"/>
          <w:highlight w:val="yellow"/>
        </w:rPr>
        <w:t xml:space="preserve">I don’t know how to work this in. I looked at the paper and I think this is a completely different system. It’s not </w:t>
      </w:r>
      <w:proofErr w:type="spellStart"/>
      <w:proofErr w:type="gramStart"/>
      <w:r w:rsidRPr="00EA5D21">
        <w:rPr>
          <w:szCs w:val="22"/>
          <w:highlight w:val="yellow"/>
        </w:rPr>
        <w:t>a</w:t>
      </w:r>
      <w:proofErr w:type="spellEnd"/>
      <w:proofErr w:type="gramEnd"/>
      <w:r w:rsidRPr="00EA5D21">
        <w:rPr>
          <w:szCs w:val="22"/>
          <w:highlight w:val="yellow"/>
        </w:rPr>
        <w:t xml:space="preserve"> intrinsic circulator that has an </w:t>
      </w:r>
      <w:proofErr w:type="spellStart"/>
      <w:r w:rsidRPr="00EA5D21">
        <w:rPr>
          <w:szCs w:val="22"/>
          <w:highlight w:val="yellow"/>
        </w:rPr>
        <w:t>instrinsic</w:t>
      </w:r>
      <w:proofErr w:type="spellEnd"/>
      <w:r w:rsidRPr="00EA5D21">
        <w:rPr>
          <w:szCs w:val="22"/>
          <w:highlight w:val="yellow"/>
        </w:rPr>
        <w:t xml:space="preserve"> timer like in circadian clock. The mechanism of gsp1 is a combination of two opposite regulators and localization.</w:t>
      </w:r>
    </w:p>
    <w:p w14:paraId="52CC5B74" w14:textId="77777777" w:rsidR="0067702E" w:rsidRPr="001C16D7" w:rsidRDefault="008C7270" w:rsidP="00437E2B">
      <w:pPr>
        <w:rPr>
          <w:szCs w:val="22"/>
        </w:rPr>
      </w:pPr>
      <w:r w:rsidRPr="00EA5D21">
        <w:rPr>
          <w:color w:val="00B0F0"/>
          <w:szCs w:val="22"/>
          <w:highlight w:val="yellow"/>
        </w:rPr>
        <w:t xml:space="preserve">Cite that paper and add discussion.  This is actually a deeper point that was also brought up by David </w:t>
      </w:r>
      <w:r w:rsidR="007069C6" w:rsidRPr="00EA5D21">
        <w:rPr>
          <w:color w:val="00B0F0"/>
          <w:szCs w:val="22"/>
          <w:highlight w:val="yellow"/>
        </w:rPr>
        <w:t xml:space="preserve">after my talk in Seattle. </w:t>
      </w:r>
      <w:r w:rsidR="00046F8B" w:rsidRPr="00EA5D21">
        <w:rPr>
          <w:color w:val="00B0F0"/>
          <w:szCs w:val="22"/>
          <w:highlight w:val="yellow"/>
        </w:rPr>
        <w:t>Perhaps d</w:t>
      </w:r>
      <w:r w:rsidR="007069C6" w:rsidRPr="00EA5D21">
        <w:rPr>
          <w:color w:val="00B0F0"/>
          <w:szCs w:val="22"/>
          <w:highlight w:val="yellow"/>
        </w:rPr>
        <w:t xml:space="preserve">iscuss the </w:t>
      </w:r>
      <w:r w:rsidR="00046F8B" w:rsidRPr="00EA5D21">
        <w:rPr>
          <w:color w:val="00B0F0"/>
          <w:szCs w:val="22"/>
          <w:highlight w:val="yellow"/>
        </w:rPr>
        <w:t>ultrasensitivity</w:t>
      </w:r>
      <w:r w:rsidR="007069C6" w:rsidRPr="00EA5D21">
        <w:rPr>
          <w:color w:val="00B0F0"/>
          <w:szCs w:val="22"/>
          <w:highlight w:val="yellow"/>
        </w:rPr>
        <w:t xml:space="preserve"> work </w:t>
      </w:r>
      <w:r w:rsidR="00046F8B" w:rsidRPr="00EA5D21">
        <w:rPr>
          <w:color w:val="00B0F0"/>
          <w:szCs w:val="22"/>
          <w:highlight w:val="yellow"/>
        </w:rPr>
        <w:t>more in this context.</w:t>
      </w:r>
      <w:r w:rsidRPr="001C16D7">
        <w:rPr>
          <w:color w:val="00B0F0"/>
          <w:szCs w:val="22"/>
        </w:rPr>
        <w:t xml:space="preserve"> </w:t>
      </w:r>
    </w:p>
    <w:p w14:paraId="04DD47C3" w14:textId="36FB5271" w:rsidR="00CD288F" w:rsidRPr="001C16D7" w:rsidRDefault="00CD288F" w:rsidP="00437E2B">
      <w:pPr>
        <w:rPr>
          <w:color w:val="2F5496" w:themeColor="accent1" w:themeShade="BF"/>
          <w:szCs w:val="22"/>
        </w:rPr>
      </w:pPr>
      <w:r w:rsidRPr="001C16D7">
        <w:rPr>
          <w:color w:val="2F5496" w:themeColor="accent1" w:themeShade="BF"/>
          <w:szCs w:val="22"/>
          <w:highlight w:val="yellow"/>
        </w:rPr>
        <w:lastRenderedPageBreak/>
        <w:t xml:space="preserve">We should go overboard about how this is a brilliant addition to our </w:t>
      </w:r>
      <w:proofErr w:type="gramStart"/>
      <w:r w:rsidRPr="001C16D7">
        <w:rPr>
          <w:color w:val="2F5496" w:themeColor="accent1" w:themeShade="BF"/>
          <w:szCs w:val="22"/>
          <w:highlight w:val="yellow"/>
        </w:rPr>
        <w:t>paper</w:t>
      </w:r>
      <w:r w:rsidR="00A90CD5">
        <w:rPr>
          <w:color w:val="2F5496" w:themeColor="accent1" w:themeShade="BF"/>
          <w:szCs w:val="22"/>
        </w:rPr>
        <w:t>?</w:t>
      </w:r>
      <w:proofErr w:type="gramEnd"/>
    </w:p>
    <w:p w14:paraId="3816B66B" w14:textId="77777777" w:rsidR="00C275B6" w:rsidRPr="00A90CD5" w:rsidRDefault="00A43B6B" w:rsidP="00437E2B">
      <w:pPr>
        <w:rPr>
          <w:i/>
          <w:iCs/>
          <w:szCs w:val="22"/>
        </w:rPr>
      </w:pPr>
      <w:r w:rsidRPr="00A90CD5">
        <w:rPr>
          <w:i/>
          <w:iCs/>
          <w:szCs w:val="22"/>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42351C8" w14:textId="7222D1FA" w:rsidR="00C275B6" w:rsidRPr="001C16D7" w:rsidRDefault="00046F8B" w:rsidP="00437E2B">
      <w:pPr>
        <w:rPr>
          <w:szCs w:val="22"/>
        </w:rPr>
      </w:pPr>
      <w:r w:rsidRPr="00EA5D21">
        <w:rPr>
          <w:color w:val="00B0F0"/>
          <w:szCs w:val="22"/>
          <w:highlight w:val="yellow"/>
        </w:rPr>
        <w:t>Ok add that.</w:t>
      </w:r>
      <w:r w:rsidR="00A90CD5">
        <w:rPr>
          <w:szCs w:val="22"/>
        </w:rPr>
        <w:t xml:space="preserve"> </w:t>
      </w:r>
      <w:r w:rsidR="00CB6845">
        <w:rPr>
          <w:szCs w:val="22"/>
          <w:highlight w:val="yellow"/>
        </w:rPr>
        <w:t>Not sure how to interpret this request</w:t>
      </w:r>
      <w:r w:rsidR="00CB6845" w:rsidRPr="00CB6845">
        <w:rPr>
          <w:szCs w:val="22"/>
          <w:highlight w:val="yellow"/>
        </w:rPr>
        <w:t>? TO DO!!!!</w:t>
      </w:r>
    </w:p>
    <w:p w14:paraId="6A0555BF" w14:textId="77777777" w:rsidR="00C275B6" w:rsidRPr="00EA5D21" w:rsidRDefault="00A43B6B" w:rsidP="00437E2B">
      <w:pPr>
        <w:rPr>
          <w:i/>
          <w:iCs/>
          <w:szCs w:val="22"/>
        </w:rPr>
      </w:pPr>
      <w:r w:rsidRPr="00EA5D21">
        <w:rPr>
          <w:i/>
          <w:iCs/>
          <w:szCs w:val="22"/>
          <w:shd w:val="clear" w:color="auto" w:fill="FFFFFF"/>
        </w:rPr>
        <w:t>Data presentation:</w:t>
      </w:r>
    </w:p>
    <w:p w14:paraId="69B77666" w14:textId="77777777" w:rsidR="00C275B6" w:rsidRPr="00EA5D21" w:rsidRDefault="00A43B6B" w:rsidP="00437E2B">
      <w:pPr>
        <w:rPr>
          <w:i/>
          <w:iCs/>
          <w:szCs w:val="22"/>
        </w:rPr>
      </w:pPr>
      <w:r w:rsidRPr="00EA5D21">
        <w:rPr>
          <w:i/>
          <w:iCs/>
          <w:szCs w:val="22"/>
          <w:shd w:val="clear" w:color="auto" w:fill="FFFFFF"/>
        </w:rPr>
        <w:t xml:space="preserve">1) Fig. 2b/c is extremely confusing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437E2B">
      <w:pPr>
        <w:rPr>
          <w:i/>
          <w:iCs/>
          <w:szCs w:val="22"/>
          <w:shd w:val="clear" w:color="auto" w:fill="FFFFFF"/>
        </w:rPr>
      </w:pPr>
      <w:r w:rsidRPr="00EA5D21">
        <w:rPr>
          <w:i/>
          <w:iCs/>
          <w:szCs w:val="22"/>
          <w:shd w:val="clear" w:color="auto" w:fill="FFFFFF"/>
        </w:rPr>
        <w:t>a) Why are some half-circles missing their counterparts?</w:t>
      </w:r>
    </w:p>
    <w:p w14:paraId="1F18BD4E" w14:textId="77777777" w:rsidR="009F03EB" w:rsidRPr="00EA5D21" w:rsidRDefault="009F03EB" w:rsidP="00437E2B">
      <w:pPr>
        <w:rPr>
          <w:color w:val="000000" w:themeColor="text1"/>
          <w:szCs w:val="22"/>
        </w:rPr>
      </w:pPr>
      <w:r w:rsidRPr="00EA5D21">
        <w:rPr>
          <w:color w:val="000000" w:themeColor="text1"/>
          <w:szCs w:val="22"/>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0E191F0" w14:textId="27103715" w:rsidR="00EA5D21" w:rsidRPr="00EA5D21" w:rsidRDefault="00A43B6B" w:rsidP="00437E2B">
      <w:pPr>
        <w:rPr>
          <w:i/>
          <w:iCs/>
          <w:szCs w:val="22"/>
          <w:shd w:val="clear" w:color="auto" w:fill="FFFFFF"/>
        </w:rPr>
      </w:pPr>
      <w:r w:rsidRPr="00EA5D21">
        <w:rPr>
          <w:i/>
          <w:iCs/>
          <w:szCs w:val="22"/>
          <w:shd w:val="clear" w:color="auto" w:fill="FFFFFF"/>
        </w:rPr>
        <w:t>b) The meaning of circle size has changed between panels b and c. While this is indeed mentioned both on the plot and in the legend, it makes it very difficult to grasp the import of the figures.</w:t>
      </w:r>
    </w:p>
    <w:p w14:paraId="45FB5986" w14:textId="341DD8C0" w:rsidR="00CD288F" w:rsidRPr="00EA5D21" w:rsidRDefault="00A43B6B" w:rsidP="00437E2B">
      <w:pPr>
        <w:rPr>
          <w:i/>
          <w:iCs/>
          <w:szCs w:val="22"/>
        </w:rPr>
      </w:pPr>
      <w:r w:rsidRPr="00EA5D21">
        <w:rPr>
          <w:i/>
          <w:iCs/>
          <w:szCs w:val="22"/>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56A631FC" w14:textId="77777777" w:rsidR="009A2BF1" w:rsidRPr="00EA5D21" w:rsidRDefault="00A43B6B" w:rsidP="00437E2B">
      <w:pPr>
        <w:rPr>
          <w:i/>
          <w:iCs/>
          <w:szCs w:val="22"/>
          <w:shd w:val="clear" w:color="auto" w:fill="FFFFFF"/>
        </w:rPr>
      </w:pPr>
      <w:r w:rsidRPr="00EA5D21">
        <w:rPr>
          <w:i/>
          <w:iCs/>
          <w:szCs w:val="22"/>
          <w:shd w:val="clear" w:color="auto" w:fill="FFFFFF"/>
        </w:rPr>
        <w:t>Fig. 2b/c has to be reworked so that it is easier to understand the data. A simple histogram may work.</w:t>
      </w:r>
    </w:p>
    <w:p w14:paraId="40D87540" w14:textId="3AB770C3" w:rsidR="009A2BF1" w:rsidRPr="00827E7A" w:rsidRDefault="00EA5D21" w:rsidP="00437E2B">
      <w:pPr>
        <w:rPr>
          <w:color w:val="000000" w:themeColor="text1"/>
          <w:szCs w:val="22"/>
        </w:rPr>
      </w:pPr>
      <w:r w:rsidRPr="00827E7A">
        <w:rPr>
          <w:color w:val="000000" w:themeColor="text1"/>
          <w:szCs w:val="22"/>
        </w:rPr>
        <w:t>We agree with the comment about data representation and</w:t>
      </w:r>
      <w:r w:rsidR="00565C25" w:rsidRPr="00827E7A">
        <w:rPr>
          <w:color w:val="000000" w:themeColor="text1"/>
          <w:szCs w:val="22"/>
        </w:rPr>
        <w:t xml:space="preserve"> have now </w:t>
      </w:r>
      <w:r w:rsidR="002E4DE5" w:rsidRPr="00827E7A">
        <w:rPr>
          <w:color w:val="000000" w:themeColor="text1"/>
          <w:szCs w:val="22"/>
        </w:rPr>
        <w:t xml:space="preserve">completely reworked </w:t>
      </w:r>
      <w:r w:rsidR="00565C25" w:rsidRPr="00827E7A">
        <w:rPr>
          <w:color w:val="000000" w:themeColor="text1"/>
          <w:szCs w:val="22"/>
        </w:rPr>
        <w:t>Fig. 2 in the main text to streamline</w:t>
      </w:r>
      <w:r w:rsidR="002E4DE5" w:rsidRPr="00827E7A">
        <w:rPr>
          <w:color w:val="000000" w:themeColor="text1"/>
          <w:szCs w:val="22"/>
        </w:rPr>
        <w:t xml:space="preserve"> and simplify</w:t>
      </w:r>
      <w:r w:rsidR="00565C25" w:rsidRPr="00827E7A">
        <w:rPr>
          <w:color w:val="000000" w:themeColor="text1"/>
          <w:szCs w:val="22"/>
        </w:rPr>
        <w:t xml:space="preserve"> our interpretation of the AP-MS data as 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00565C25" w:rsidRPr="00827E7A">
        <w:rPr>
          <w:color w:val="000000" w:themeColor="text1"/>
          <w:szCs w:val="22"/>
        </w:rPr>
        <w:t xml:space="preserve">. </w:t>
      </w:r>
      <w:r w:rsidRPr="00827E7A">
        <w:rPr>
          <w:color w:val="000000" w:themeColor="text1"/>
          <w:szCs w:val="22"/>
        </w:rPr>
        <w:t>(Summarized in GENERAL POINT 1).</w:t>
      </w:r>
    </w:p>
    <w:p w14:paraId="4B16F6E2" w14:textId="77777777" w:rsidR="005921E8" w:rsidRPr="001C16D7" w:rsidRDefault="005921E8" w:rsidP="005921E8">
      <w:pPr>
        <w:rPr>
          <w:szCs w:val="22"/>
        </w:rPr>
      </w:pPr>
    </w:p>
    <w:p w14:paraId="4B0A25C0" w14:textId="77777777" w:rsidR="00C275B6" w:rsidRPr="001C16D7" w:rsidRDefault="00A43B6B" w:rsidP="00437E2B">
      <w:pPr>
        <w:rPr>
          <w:szCs w:val="22"/>
        </w:rPr>
      </w:pPr>
      <w:r w:rsidRPr="001C16D7">
        <w:rPr>
          <w:szCs w:val="22"/>
          <w:shd w:val="clear" w:color="auto" w:fill="FFFFFF"/>
        </w:rPr>
        <w:t>Referee #3:</w:t>
      </w:r>
    </w:p>
    <w:p w14:paraId="5F5714EF" w14:textId="77777777" w:rsidR="00C275B6" w:rsidRPr="001C16D7" w:rsidRDefault="00A43B6B" w:rsidP="00437E2B">
      <w:pPr>
        <w:rPr>
          <w:i/>
          <w:iCs/>
          <w:szCs w:val="22"/>
        </w:rPr>
      </w:pPr>
      <w:r w:rsidRPr="001C16D7">
        <w:rPr>
          <w:i/>
          <w:iCs/>
          <w:szCs w:val="22"/>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437E2B">
      <w:pPr>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1C16D7">
        <w:rPr>
          <w:i/>
          <w:iCs/>
          <w:szCs w:val="22"/>
          <w:highlight w:val="yellow"/>
          <w:shd w:val="clear" w:color="auto" w:fill="FFFFFF"/>
        </w:rPr>
        <w:t>dissatisfying. Perhaps because of the systems-level scale of the analysis, there appears to be a lack of depth of understanding for any given mutation</w:t>
      </w:r>
      <w:r w:rsidRPr="001C16D7">
        <w:rPr>
          <w:i/>
          <w:iCs/>
          <w:szCs w:val="22"/>
          <w:shd w:val="clear" w:color="auto" w:fill="FFFFFF"/>
        </w:rPr>
        <w:t>.</w:t>
      </w:r>
      <w:r w:rsidR="00B30DCA" w:rsidRPr="001C16D7">
        <w:rPr>
          <w:i/>
          <w:iCs/>
          <w:szCs w:val="22"/>
          <w:shd w:val="clear" w:color="auto" w:fill="FFFFFF"/>
        </w:rPr>
        <w:t xml:space="preserve"> </w:t>
      </w:r>
      <w:r w:rsidRPr="001C16D7">
        <w:rPr>
          <w:i/>
          <w:iCs/>
          <w:szCs w:val="22"/>
          <w:shd w:val="clear" w:color="auto" w:fill="FFFFFF"/>
        </w:rPr>
        <w:t>For instance, how does T34Q (or any other amino acid substitution at the T34 position) lead to a strong change in GAP function?</w:t>
      </w:r>
    </w:p>
    <w:p w14:paraId="480D0C17" w14:textId="77777777" w:rsidR="00C275B6" w:rsidRPr="001C16D7" w:rsidRDefault="00A43B6B" w:rsidP="00437E2B">
      <w:pPr>
        <w:rPr>
          <w:i/>
          <w:iCs/>
          <w:szCs w:val="22"/>
        </w:rPr>
      </w:pPr>
      <w:r w:rsidRPr="001C16D7">
        <w:rPr>
          <w:i/>
          <w:iCs/>
          <w:szCs w:val="22"/>
          <w:shd w:val="clear" w:color="auto" w:fill="FFFFFF"/>
        </w:rPr>
        <w:t>Points to address:</w:t>
      </w:r>
    </w:p>
    <w:p w14:paraId="04E66661" w14:textId="5BF4831E" w:rsidR="00EA600B" w:rsidRPr="0027648A" w:rsidRDefault="00A43B6B" w:rsidP="00437E2B">
      <w:pPr>
        <w:rPr>
          <w:i/>
          <w:iCs/>
          <w:color w:val="00B0F0"/>
          <w:szCs w:val="22"/>
        </w:rPr>
      </w:pPr>
      <w:r w:rsidRPr="001C16D7">
        <w:rPr>
          <w:i/>
          <w:iCs/>
          <w:szCs w:val="22"/>
          <w:shd w:val="clear" w:color="auto" w:fill="FFFFFF"/>
        </w:rPr>
        <w:t xml:space="preserve">1. </w:t>
      </w:r>
      <w:r w:rsidRPr="001C16D7">
        <w:rPr>
          <w:i/>
          <w:iCs/>
          <w:szCs w:val="22"/>
          <w:highlight w:val="yellow"/>
          <w:shd w:val="clear" w:color="auto" w:fill="FFFFFF"/>
        </w:rPr>
        <w:t>2-9 replicates for Michaelis-Menten</w:t>
      </w:r>
      <w:r w:rsidRPr="001C16D7">
        <w:rPr>
          <w:i/>
          <w:iCs/>
          <w:szCs w:val="22"/>
          <w:shd w:val="clear" w:color="auto" w:fill="FFFFFF"/>
        </w:rPr>
        <w:t xml:space="preserve"> measurements? Why were there different numbers of replicates for some mutants compared to others?</w:t>
      </w:r>
    </w:p>
    <w:p w14:paraId="0DF4DFF4" w14:textId="001F10A3" w:rsidR="0067702E" w:rsidRPr="0027648A" w:rsidRDefault="0027648A" w:rsidP="00437E2B">
      <w:pPr>
        <w:rPr>
          <w:color w:val="000000" w:themeColor="text1"/>
          <w:szCs w:val="22"/>
        </w:rPr>
      </w:pPr>
      <w:r w:rsidRPr="0027648A">
        <w:rPr>
          <w:color w:val="000000" w:themeColor="text1"/>
          <w:szCs w:val="22"/>
        </w:rPr>
        <w:lastRenderedPageBreak/>
        <w:t>We added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and 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 as we kept periodically testing that the values for the wild type do not change over time (due to different LOTs of the sensor, or </w:t>
      </w:r>
      <w:proofErr w:type="spellStart"/>
      <w:r w:rsidR="006D37EB">
        <w:rPr>
          <w:color w:val="000000" w:themeColor="text1"/>
          <w:szCs w:val="22"/>
        </w:rPr>
        <w:t>unforseen</w:t>
      </w:r>
      <w:proofErr w:type="spellEnd"/>
      <w:r w:rsidR="006D37EB">
        <w:rPr>
          <w:color w:val="000000" w:themeColor="text1"/>
          <w:szCs w:val="22"/>
        </w:rPr>
        <w:t xml:space="preserve"> problems with the GAP stock). We have also 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to add the measurements where [Gsp</w:t>
      </w:r>
      <w:proofErr w:type="gramStart"/>
      <w:r w:rsidR="006D37EB">
        <w:rPr>
          <w:color w:val="000000" w:themeColor="text1"/>
          <w:szCs w:val="22"/>
        </w:rPr>
        <w:t>1:GTP</w:t>
      </w:r>
      <w:proofErr w:type="gramEnd"/>
      <w:r w:rsidR="006D37EB">
        <w:rPr>
          <w:color w:val="000000" w:themeColor="text1"/>
          <w:szCs w:val="22"/>
        </w:rPr>
        <w:t>] &gt;&gt; K</w:t>
      </w:r>
      <w:r w:rsidR="006D37EB" w:rsidRPr="006D37EB">
        <w:rPr>
          <w:color w:val="000000" w:themeColor="text1"/>
          <w:szCs w:val="22"/>
          <w:vertAlign w:val="subscript"/>
        </w:rPr>
        <w:t>m</w:t>
      </w:r>
      <w:r w:rsidR="006D37EB">
        <w:rPr>
          <w:color w:val="000000" w:themeColor="text1"/>
          <w:szCs w:val="22"/>
        </w:rPr>
        <w:t>.</w:t>
      </w:r>
    </w:p>
    <w:p w14:paraId="06405056" w14:textId="77777777" w:rsidR="00EA600B" w:rsidRPr="001C16D7" w:rsidRDefault="00A43B6B" w:rsidP="00437E2B">
      <w:pPr>
        <w:rPr>
          <w:i/>
          <w:iCs/>
          <w:szCs w:val="22"/>
          <w:shd w:val="clear" w:color="auto" w:fill="FFFFFF"/>
        </w:rPr>
      </w:pPr>
      <w:r w:rsidRPr="001C16D7">
        <w:rPr>
          <w:i/>
          <w:iCs/>
          <w:szCs w:val="22"/>
          <w:shd w:val="clear" w:color="auto" w:fill="FFFFFF"/>
        </w:rPr>
        <w:t xml:space="preserve">2. </w:t>
      </w:r>
      <w:r w:rsidRPr="001C16D7">
        <w:rPr>
          <w:i/>
          <w:iCs/>
          <w:szCs w:val="22"/>
          <w:highlight w:val="yellow"/>
          <w:shd w:val="clear" w:color="auto" w:fill="FFFFFF"/>
        </w:rPr>
        <w:t>Correlation plots for AP-MS experiments</w:t>
      </w:r>
      <w:r w:rsidRPr="001C16D7">
        <w:rPr>
          <w:i/>
          <w:iCs/>
          <w:szCs w:val="22"/>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316298C6" w14:textId="77777777" w:rsidR="00A90CD5" w:rsidRDefault="00643C84" w:rsidP="00437E2B">
      <w:pPr>
        <w:rPr>
          <w:color w:val="000000" w:themeColor="text1"/>
          <w:szCs w:val="22"/>
          <w:lang w:val="en-GB" w:eastAsia="ja-JP"/>
        </w:rPr>
      </w:pPr>
      <w:r w:rsidRPr="00643C84">
        <w:rPr>
          <w:color w:val="000000" w:themeColor="text1"/>
          <w:szCs w:val="22"/>
        </w:rPr>
        <w:t xml:space="preserve">We would like to thank the reviewer for this comment. </w:t>
      </w:r>
      <w:r>
        <w:rPr>
          <w:color w:val="000000" w:themeColor="text1"/>
          <w:szCs w:val="22"/>
        </w:rPr>
        <w:t xml:space="preserve">We have also noticed the lower correlations than we normally see, but do not find them disconcerting. Firstly, it is difficult to compare our data with any previous datasets, as this is the first time </w:t>
      </w:r>
      <w:r w:rsidR="00ED7FA6">
        <w:rPr>
          <w:color w:val="000000" w:themeColor="text1"/>
          <w:szCs w:val="22"/>
        </w:rPr>
        <w:t>someone has</w:t>
      </w:r>
      <w:r>
        <w:rPr>
          <w:color w:val="000000" w:themeColor="text1"/>
          <w:szCs w:val="22"/>
        </w:rPr>
        <w:t xml:space="preserve"> collected </w:t>
      </w:r>
      <w:r w:rsidR="00ED7FA6">
        <w:rPr>
          <w:color w:val="000000" w:themeColor="text1"/>
          <w:szCs w:val="22"/>
        </w:rPr>
        <w:t>data for</w:t>
      </w:r>
      <w:r>
        <w:rPr>
          <w:color w:val="000000" w:themeColor="text1"/>
          <w:szCs w:val="22"/>
        </w:rPr>
        <w:t xml:space="preserve"> such a large number of single point mutants</w:t>
      </w:r>
      <w:r w:rsidR="00ED7FA6">
        <w:rPr>
          <w:color w:val="000000" w:themeColor="text1"/>
          <w:szCs w:val="22"/>
        </w:rPr>
        <w:t xml:space="preserve"> with relatively weak effects. </w:t>
      </w:r>
      <w:r>
        <w:rPr>
          <w:color w:val="000000" w:themeColor="text1"/>
          <w:szCs w:val="22"/>
        </w:rPr>
        <w:t xml:space="preserve">It is </w:t>
      </w:r>
      <w:r w:rsidR="00ED7FA6">
        <w:rPr>
          <w:color w:val="000000" w:themeColor="text1"/>
          <w:szCs w:val="22"/>
        </w:rPr>
        <w:t xml:space="preserve">to be </w:t>
      </w:r>
      <w:r>
        <w:rPr>
          <w:color w:val="000000" w:themeColor="text1"/>
          <w:szCs w:val="22"/>
        </w:rPr>
        <w:t>expected that the signal to noise ratio will be low for a set of almost identical proteins (it is worth remembering that some of the mutants from the dataset d</w:t>
      </w:r>
      <w:r w:rsidR="00ED7FA6">
        <w:rPr>
          <w:color w:val="000000" w:themeColor="text1"/>
          <w:szCs w:val="22"/>
        </w:rPr>
        <w:t xml:space="preserve">o not </w:t>
      </w:r>
      <w:r>
        <w:rPr>
          <w:color w:val="000000" w:themeColor="text1"/>
          <w:szCs w:val="22"/>
        </w:rPr>
        <w:t xml:space="preserve">have a phenotype </w:t>
      </w:r>
      <w:r w:rsidR="00ED7FA6">
        <w:rPr>
          <w:color w:val="000000" w:themeColor="text1"/>
          <w:szCs w:val="22"/>
        </w:rPr>
        <w:t xml:space="preserve">that is </w:t>
      </w:r>
      <w:r>
        <w:rPr>
          <w:color w:val="000000" w:themeColor="text1"/>
          <w:szCs w:val="22"/>
        </w:rPr>
        <w:t xml:space="preserve">distinguishable from wild type). If we acknowledge that in AP-MS &gt;95% of </w:t>
      </w:r>
      <w:r w:rsidR="00ED7FA6">
        <w:rPr>
          <w:color w:val="000000" w:themeColor="text1"/>
          <w:szCs w:val="22"/>
        </w:rPr>
        <w:t xml:space="preserve">identified </w:t>
      </w:r>
      <w:r>
        <w:rPr>
          <w:color w:val="000000" w:themeColor="text1"/>
          <w:szCs w:val="22"/>
        </w:rPr>
        <w:t xml:space="preserve">proteins are background </w:t>
      </w:r>
      <w:r w:rsidRPr="00643C84">
        <w:rPr>
          <w:color w:val="000000" w:themeColor="text1"/>
          <w:szCs w:val="22"/>
          <w:lang w:val="en-GB" w:eastAsia="ja-JP"/>
        </w:rPr>
        <w:t>(i.e. not PPIs deterministic of a given mutant)</w:t>
      </w:r>
      <w:r>
        <w:rPr>
          <w:color w:val="000000" w:themeColor="text1"/>
          <w:szCs w:val="22"/>
          <w:lang w:val="en-GB" w:eastAsia="ja-JP"/>
        </w:rPr>
        <w:t>, clustering by total peptide signature will be far from ideal</w:t>
      </w:r>
      <w:r w:rsidR="00ED7FA6">
        <w:rPr>
          <w:color w:val="000000" w:themeColor="text1"/>
          <w:szCs w:val="22"/>
          <w:lang w:val="en-GB" w:eastAsia="ja-JP"/>
        </w:rPr>
        <w:t xml:space="preserve"> 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 </w:t>
      </w:r>
      <w:r w:rsidR="00ED7FA6">
        <w:rPr>
          <w:color w:val="000000" w:themeColor="text1"/>
          <w:szCs w:val="22"/>
          <w:lang w:val="en-GB" w:eastAsia="ja-JP"/>
        </w:rPr>
        <w:t>The reviewer is absolutely correct to raise this point and call for caution, which is</w:t>
      </w:r>
      <w:r>
        <w:rPr>
          <w:color w:val="000000" w:themeColor="text1"/>
          <w:szCs w:val="22"/>
          <w:lang w:val="en-GB" w:eastAsia="ja-JP"/>
        </w:rPr>
        <w:t xml:space="preserve"> why we have done </w:t>
      </w:r>
      <w:r w:rsidR="00ED7FA6">
        <w:rPr>
          <w:color w:val="000000" w:themeColor="text1"/>
          <w:szCs w:val="22"/>
          <w:lang w:val="en-GB" w:eastAsia="ja-JP"/>
        </w:rPr>
        <w:t>a proper</w:t>
      </w:r>
      <w:r>
        <w:rPr>
          <w:color w:val="000000" w:themeColor="text1"/>
          <w:szCs w:val="22"/>
          <w:lang w:val="en-GB" w:eastAsia="ja-JP"/>
        </w:rPr>
        <w:t xml:space="preserve"> </w:t>
      </w:r>
      <w:r w:rsidR="00624E6C">
        <w:rPr>
          <w:color w:val="000000" w:themeColor="text1"/>
          <w:szCs w:val="22"/>
          <w:lang w:val="en-GB" w:eastAsia="ja-JP"/>
        </w:rPr>
        <w:t>normalisation analysis and</w:t>
      </w:r>
      <w:r w:rsidR="007D0F3F">
        <w:rPr>
          <w:color w:val="000000" w:themeColor="text1"/>
          <w:szCs w:val="22"/>
          <w:lang w:val="en-GB" w:eastAsia="ja-JP"/>
        </w:rPr>
        <w:t xml:space="preserve"> are subsequently very careful in interpreting </w:t>
      </w:r>
      <w:r w:rsidR="00165812">
        <w:rPr>
          <w:color w:val="000000" w:themeColor="text1"/>
          <w:szCs w:val="22"/>
          <w:lang w:val="en-GB" w:eastAsia="ja-JP"/>
        </w:rPr>
        <w:t xml:space="preserve">the biological relevance of </w:t>
      </w:r>
      <w:r w:rsidR="007D0F3F">
        <w:rPr>
          <w:color w:val="000000" w:themeColor="text1"/>
          <w:szCs w:val="22"/>
          <w:lang w:val="en-GB" w:eastAsia="ja-JP"/>
        </w:rPr>
        <w:t>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and are well aware of its quantitative limitations, which is why we do not draw any strong conclusions about individual interactions (although we of course make all of our data available). We only compare the global trends of the data (for example in </w:t>
      </w:r>
      <w:r w:rsidR="00ED7FA6" w:rsidRPr="00ED7FA6">
        <w:rPr>
          <w:b/>
          <w:bCs/>
          <w:color w:val="000000" w:themeColor="text1"/>
          <w:szCs w:val="22"/>
          <w:lang w:val="en-GB" w:eastAsia="ja-JP"/>
        </w:rPr>
        <w:t>Fig. 2b and c</w:t>
      </w:r>
      <w:r w:rsidR="00ED7FA6">
        <w:rPr>
          <w:color w:val="000000" w:themeColor="text1"/>
          <w:szCs w:val="22"/>
          <w:lang w:val="en-GB" w:eastAsia="ja-JP"/>
        </w:rPr>
        <w:t>)</w:t>
      </w:r>
      <w:r w:rsidR="00A90CD5">
        <w:rPr>
          <w:color w:val="000000" w:themeColor="text1"/>
          <w:szCs w:val="22"/>
          <w:lang w:val="en-GB" w:eastAsia="ja-JP"/>
        </w:rPr>
        <w:t xml:space="preserve">. </w:t>
      </w:r>
    </w:p>
    <w:p w14:paraId="3AC5D1CB" w14:textId="2507A571" w:rsidR="00643C84" w:rsidRPr="00ED7FA6" w:rsidRDefault="00A90CD5" w:rsidP="00437E2B">
      <w:pPr>
        <w:rPr>
          <w:color w:val="000000" w:themeColor="text1"/>
          <w:szCs w:val="22"/>
          <w:lang w:val="en-GB" w:eastAsia="ja-JP"/>
        </w:rPr>
      </w:pPr>
      <w:r>
        <w:rPr>
          <w:color w:val="000000" w:themeColor="text1"/>
          <w:szCs w:val="22"/>
          <w:lang w:val="en-GB" w:eastAsia="ja-JP"/>
        </w:rPr>
        <w:t>M</w:t>
      </w:r>
      <w:r w:rsidR="00ED7FA6">
        <w:rPr>
          <w:color w:val="000000" w:themeColor="text1"/>
          <w:szCs w:val="22"/>
          <w:lang w:val="en-GB" w:eastAsia="ja-JP"/>
        </w:rPr>
        <w:t>ost importantly considering all the limitations of our AP-MS experiment, we can still see a clear trend that separates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by 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Pr="00A90CD5">
        <w:rPr>
          <w:b/>
          <w:bCs/>
          <w:color w:val="000000" w:themeColor="text1"/>
          <w:szCs w:val="22"/>
          <w:lang w:val="en-GB" w:eastAsia="ja-JP"/>
        </w:rPr>
        <w:t>8a-c</w:t>
      </w:r>
      <w:r w:rsidR="00F45E8F">
        <w:rPr>
          <w:color w:val="000000" w:themeColor="text1"/>
          <w:szCs w:val="22"/>
          <w:lang w:val="en-GB" w:eastAsia="ja-JP"/>
        </w:rPr>
        <w:t>)</w:t>
      </w:r>
      <w:r>
        <w:rPr>
          <w:color w:val="000000" w:themeColor="text1"/>
          <w:szCs w:val="22"/>
          <w:lang w:val="en-GB" w:eastAsia="ja-JP"/>
        </w:rPr>
        <w:t>.</w:t>
      </w:r>
    </w:p>
    <w:p w14:paraId="20B05A69" w14:textId="77777777" w:rsidR="00184641" w:rsidRPr="001C16D7" w:rsidRDefault="00A43B6B" w:rsidP="00437E2B">
      <w:pPr>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perform </w:t>
      </w:r>
      <w:r w:rsidRPr="001C16D7">
        <w:rPr>
          <w:i/>
          <w:iCs/>
          <w:color w:val="000000" w:themeColor="text1"/>
          <w:szCs w:val="22"/>
          <w:highlight w:val="yellow"/>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4284BEB9" w:rsidR="00184641" w:rsidRDefault="003773A2" w:rsidP="00437E2B">
      <w:pPr>
        <w:rPr>
          <w:szCs w:val="22"/>
        </w:rPr>
      </w:pPr>
      <w:r>
        <w:rPr>
          <w:szCs w:val="22"/>
        </w:rPr>
        <w:t>Please see our general response to questions about the AP-MS by Reviewers 2 and 3 in GENERAL POINT 2, as well as our replies to point 4 by Reviewer 2.</w:t>
      </w:r>
    </w:p>
    <w:p w14:paraId="60441DC9" w14:textId="653616EC" w:rsidR="0067702E" w:rsidRPr="001C16D7" w:rsidRDefault="003773A2" w:rsidP="00437E2B">
      <w:pPr>
        <w:rPr>
          <w:szCs w:val="22"/>
        </w:rPr>
      </w:pPr>
      <w:r>
        <w:rPr>
          <w:szCs w:val="22"/>
        </w:rPr>
        <w:t xml:space="preserve">More specifically, in response to the specific comment regarding co-IPs; in addition to our opinion that having individual (pairwise) measurements of interface affinities would not change our main discovery that kinetic parameters of the GTPase cycle explain a large fraction of the observed phenotype differences, we are not convinced that the dynamic range of the co-IP experiments is sufficiently sensitive to pick up the differences in interface affinities. </w:t>
      </w:r>
    </w:p>
    <w:p w14:paraId="303796EA" w14:textId="77777777" w:rsidR="00ED3FE5" w:rsidRPr="001C16D7" w:rsidRDefault="00A43B6B" w:rsidP="00437E2B">
      <w:pPr>
        <w:rPr>
          <w:i/>
          <w:iCs/>
          <w:szCs w:val="22"/>
          <w:shd w:val="clear" w:color="auto" w:fill="FFFFFF"/>
        </w:rPr>
      </w:pPr>
      <w:r w:rsidRPr="001C16D7">
        <w:rPr>
          <w:i/>
          <w:iCs/>
          <w:szCs w:val="22"/>
          <w:shd w:val="clear" w:color="auto" w:fill="FFFFFF"/>
        </w:rPr>
        <w:t>4. p 11: The discussion of K101R and acetylation is speculative. The authors do not show that this lysine is acetylated in yeast.</w:t>
      </w:r>
    </w:p>
    <w:p w14:paraId="5FA56240" w14:textId="37EC1F4C" w:rsidR="001139C5" w:rsidRPr="006D37EB" w:rsidRDefault="006D37EB" w:rsidP="00437E2B">
      <w:pPr>
        <w:rPr>
          <w:color w:val="000000" w:themeColor="text1"/>
          <w:szCs w:val="22"/>
          <w:shd w:val="clear" w:color="auto" w:fill="FFFFFF"/>
        </w:rPr>
      </w:pPr>
      <w:r w:rsidRPr="006D37EB">
        <w:rPr>
          <w:color w:val="000000" w:themeColor="text1"/>
          <w:szCs w:val="22"/>
          <w:shd w:val="clear" w:color="auto" w:fill="FFFFFF"/>
        </w:rPr>
        <w:t xml:space="preserve">We would like to thank the reviewer for catching this. Reviewer 1 has raised the same point and we have now modified the text and added a reference that shows the K101 position is also acetylated in yeast (please see our response to Reviewer 1). </w:t>
      </w:r>
    </w:p>
    <w:p w14:paraId="1BCEADE0" w14:textId="36E61119" w:rsidR="00ED3FE5" w:rsidRPr="003773A2" w:rsidRDefault="003773A2" w:rsidP="00437E2B">
      <w:pPr>
        <w:rPr>
          <w:color w:val="000000" w:themeColor="text1"/>
          <w:szCs w:val="22"/>
          <w:shd w:val="clear" w:color="auto" w:fill="FFFFFF"/>
        </w:rPr>
      </w:pPr>
      <w:r w:rsidRPr="00FC5CC5">
        <w:rPr>
          <w:color w:val="000000" w:themeColor="text1"/>
          <w:szCs w:val="22"/>
          <w:shd w:val="clear" w:color="auto" w:fill="FFFFFF"/>
          <w:lang w:val="en-GB"/>
        </w:rPr>
        <w:lastRenderedPageBreak/>
        <w:t>Added r</w:t>
      </w:r>
      <w:r w:rsidR="00E469DE" w:rsidRPr="00FC5CC5">
        <w:rPr>
          <w:color w:val="000000" w:themeColor="text1"/>
          <w:szCs w:val="22"/>
          <w:shd w:val="clear" w:color="auto" w:fill="FFFFFF"/>
          <w:lang w:val="en-GB"/>
        </w:rPr>
        <w:t xml:space="preserve">eference: Henriksen, P. </w:t>
      </w:r>
      <w:r w:rsidR="00E469DE" w:rsidRPr="00FC5CC5">
        <w:rPr>
          <w:i/>
          <w:iCs/>
          <w:color w:val="000000" w:themeColor="text1"/>
          <w:szCs w:val="22"/>
          <w:shd w:val="clear" w:color="auto" w:fill="FFFFFF"/>
          <w:lang w:val="en-GB"/>
        </w:rPr>
        <w:t>et al.</w:t>
      </w:r>
      <w:r w:rsidR="00E469DE" w:rsidRPr="00FC5CC5">
        <w:rPr>
          <w:color w:val="000000" w:themeColor="text1"/>
          <w:szCs w:val="22"/>
          <w:shd w:val="clear" w:color="auto" w:fill="FFFFFF"/>
          <w:lang w:val="en-GB"/>
        </w:rPr>
        <w:t xml:space="preserve"> </w:t>
      </w:r>
      <w:r w:rsidR="00E469DE" w:rsidRPr="006D37EB">
        <w:rPr>
          <w:color w:val="000000" w:themeColor="text1"/>
          <w:szCs w:val="22"/>
          <w:shd w:val="clear" w:color="auto" w:fill="FFFFFF"/>
          <w:lang w:val="en-GB"/>
        </w:rPr>
        <w:t xml:space="preserve">Proteome-wide Analysis of Lysine Acetylation Suggests its Broad Regulatory Scope in Saccharomyces cerevisiae. </w:t>
      </w:r>
      <w:r w:rsidR="00E469DE" w:rsidRPr="006D37EB">
        <w:rPr>
          <w:i/>
          <w:iCs/>
          <w:color w:val="000000" w:themeColor="text1"/>
          <w:szCs w:val="22"/>
          <w:shd w:val="clear" w:color="auto" w:fill="FFFFFF"/>
          <w:lang w:val="en-GB"/>
        </w:rPr>
        <w:t>Mol. Cell Proteomics</w:t>
      </w:r>
      <w:r w:rsidR="00E469DE" w:rsidRPr="006D37EB">
        <w:rPr>
          <w:color w:val="000000" w:themeColor="text1"/>
          <w:szCs w:val="22"/>
          <w:shd w:val="clear" w:color="auto" w:fill="FFFFFF"/>
          <w:lang w:val="en-GB"/>
        </w:rPr>
        <w:t xml:space="preserve"> </w:t>
      </w:r>
      <w:r w:rsidR="00E469DE" w:rsidRPr="006D37EB">
        <w:rPr>
          <w:b/>
          <w:bCs/>
          <w:color w:val="000000" w:themeColor="text1"/>
          <w:szCs w:val="22"/>
          <w:shd w:val="clear" w:color="auto" w:fill="FFFFFF"/>
          <w:lang w:val="en-GB"/>
        </w:rPr>
        <w:t>11,</w:t>
      </w:r>
      <w:r w:rsidR="00E469DE" w:rsidRPr="006D37EB">
        <w:rPr>
          <w:color w:val="000000" w:themeColor="text1"/>
          <w:szCs w:val="22"/>
          <w:shd w:val="clear" w:color="auto" w:fill="FFFFFF"/>
          <w:lang w:val="en-GB"/>
        </w:rPr>
        <w:t xml:space="preserve"> 1510–1522 (2012).</w:t>
      </w:r>
    </w:p>
    <w:p w14:paraId="5BD46222" w14:textId="332AC759" w:rsidR="001139C5" w:rsidRPr="003773A2" w:rsidRDefault="00A43B6B" w:rsidP="00437E2B">
      <w:pPr>
        <w:rPr>
          <w:i/>
          <w:iCs/>
          <w:szCs w:val="22"/>
          <w:shd w:val="clear" w:color="auto" w:fill="FFFFFF"/>
        </w:rPr>
      </w:pPr>
      <w:r w:rsidRPr="001C16D7">
        <w:rPr>
          <w:i/>
          <w:iCs/>
          <w:szCs w:val="22"/>
          <w:shd w:val="clear" w:color="auto" w:fill="FFFFFF"/>
        </w:rPr>
        <w:t xml:space="preserve">5. The authors start with 56 mutants, but then drop </w:t>
      </w:r>
      <w:r w:rsidRPr="001C16D7">
        <w:rPr>
          <w:i/>
          <w:iCs/>
          <w:szCs w:val="22"/>
          <w:highlight w:val="yellow"/>
          <w:shd w:val="clear" w:color="auto" w:fill="FFFFFF"/>
        </w:rPr>
        <w:t>to 22 mutants that ‘express and purify well’</w:t>
      </w:r>
      <w:r w:rsidRPr="001C16D7">
        <w:rPr>
          <w:i/>
          <w:iCs/>
          <w:szCs w:val="22"/>
          <w:shd w:val="clear" w:color="auto" w:fill="FFFFFF"/>
        </w:rPr>
        <w:t>. What does this say about the other 34 mutants? Did they not express well? If so, then the GI and AP-MS data for these mutants should be removed.</w:t>
      </w:r>
    </w:p>
    <w:p w14:paraId="5A1CB636" w14:textId="072A74E9" w:rsidR="001E6127" w:rsidRPr="003773A2" w:rsidRDefault="001C24B5" w:rsidP="001E6127">
      <w:pPr>
        <w:rPr>
          <w:color w:val="000000" w:themeColor="text1"/>
          <w:szCs w:val="22"/>
        </w:rPr>
      </w:pPr>
      <w:r w:rsidRPr="003773A2">
        <w:rPr>
          <w:color w:val="000000" w:themeColor="text1"/>
          <w:szCs w:val="22"/>
        </w:rPr>
        <w:t xml:space="preserve">We would like to thank the reviewer for this comment. We should have been far more precise in our language, and now that the reviewer has brought it up, </w:t>
      </w:r>
      <w:r w:rsidR="003773A2">
        <w:rPr>
          <w:color w:val="000000" w:themeColor="text1"/>
          <w:szCs w:val="22"/>
        </w:rPr>
        <w:t>we can see how misleading the sentence was</w:t>
      </w:r>
      <w:r w:rsidRPr="003773A2">
        <w:rPr>
          <w:color w:val="000000" w:themeColor="text1"/>
          <w:szCs w:val="22"/>
        </w:rPr>
        <w:t xml:space="preserve">. </w:t>
      </w:r>
      <w:r w:rsidR="003773A2">
        <w:rPr>
          <w:color w:val="000000" w:themeColor="text1"/>
          <w:szCs w:val="22"/>
        </w:rPr>
        <w:t xml:space="preserve">In fact, </w:t>
      </w:r>
      <w:r w:rsidR="003773A2" w:rsidRPr="003773A2">
        <w:rPr>
          <w:b/>
          <w:bCs/>
          <w:color w:val="000000" w:themeColor="text1"/>
          <w:szCs w:val="22"/>
        </w:rPr>
        <w:t>a</w:t>
      </w:r>
      <w:r w:rsidR="005B4063" w:rsidRPr="003773A2">
        <w:rPr>
          <w:b/>
          <w:bCs/>
          <w:color w:val="000000" w:themeColor="text1"/>
          <w:szCs w:val="22"/>
        </w:rPr>
        <w:t>ll</w:t>
      </w:r>
      <w:r w:rsidRPr="003773A2">
        <w:rPr>
          <w:color w:val="000000" w:themeColor="text1"/>
          <w:szCs w:val="22"/>
        </w:rPr>
        <w:t xml:space="preserve"> of the mutants we tried to express </w:t>
      </w:r>
      <w:r w:rsidR="00D07292" w:rsidRPr="00FE1771">
        <w:rPr>
          <w:b/>
          <w:bCs/>
          <w:color w:val="000000" w:themeColor="text1"/>
          <w:szCs w:val="22"/>
        </w:rPr>
        <w:t>did</w:t>
      </w:r>
      <w:r w:rsidR="00D07292" w:rsidRPr="003773A2">
        <w:rPr>
          <w:color w:val="000000" w:themeColor="text1"/>
          <w:szCs w:val="22"/>
        </w:rPr>
        <w:t xml:space="preserve"> </w:t>
      </w:r>
      <w:r w:rsidRPr="003773A2">
        <w:rPr>
          <w:color w:val="000000" w:themeColor="text1"/>
          <w:szCs w:val="22"/>
        </w:rPr>
        <w:t>expres</w:t>
      </w:r>
      <w:r w:rsidR="00D07292" w:rsidRPr="003773A2">
        <w:rPr>
          <w:color w:val="000000" w:themeColor="text1"/>
          <w:szCs w:val="22"/>
        </w:rPr>
        <w:t xml:space="preserve">s </w:t>
      </w:r>
      <w:r w:rsidRPr="003773A2">
        <w:rPr>
          <w:color w:val="000000" w:themeColor="text1"/>
          <w:szCs w:val="22"/>
        </w:rPr>
        <w:t xml:space="preserve">in </w:t>
      </w:r>
      <w:r w:rsidRPr="003773A2">
        <w:rPr>
          <w:i/>
          <w:iCs/>
          <w:color w:val="000000" w:themeColor="text1"/>
          <w:szCs w:val="22"/>
        </w:rPr>
        <w:t>E. coli</w:t>
      </w:r>
      <w:r w:rsidRPr="003773A2">
        <w:rPr>
          <w:color w:val="000000" w:themeColor="text1"/>
          <w:szCs w:val="22"/>
        </w:rPr>
        <w:t xml:space="preserve"> at similar levels to the wild type, and we could purify </w:t>
      </w:r>
      <w:r w:rsidRPr="003773A2">
        <w:rPr>
          <w:b/>
          <w:bCs/>
          <w:color w:val="000000" w:themeColor="text1"/>
          <w:szCs w:val="22"/>
        </w:rPr>
        <w:t>all</w:t>
      </w:r>
      <w:r w:rsidRPr="003773A2">
        <w:rPr>
          <w:color w:val="000000" w:themeColor="text1"/>
          <w:szCs w:val="22"/>
        </w:rPr>
        <w:t xml:space="preserve"> of them. </w:t>
      </w:r>
      <w:r w:rsidR="001E6127" w:rsidRPr="003773A2">
        <w:rPr>
          <w:color w:val="000000" w:themeColor="text1"/>
          <w:szCs w:val="22"/>
        </w:rPr>
        <w:t>More importantly, we have shown by Western blots (</w:t>
      </w:r>
      <w:r w:rsidR="001E6127" w:rsidRPr="003773A2">
        <w:rPr>
          <w:b/>
          <w:bCs/>
          <w:color w:val="000000" w:themeColor="text1"/>
          <w:szCs w:val="22"/>
        </w:rPr>
        <w:t>Extended Data Fig</w:t>
      </w:r>
      <w:r w:rsidR="003773A2" w:rsidRPr="003773A2">
        <w:rPr>
          <w:b/>
          <w:bCs/>
          <w:color w:val="000000" w:themeColor="text1"/>
          <w:szCs w:val="22"/>
        </w:rPr>
        <w:t>.</w:t>
      </w:r>
      <w:r w:rsidR="001E6127" w:rsidRPr="003773A2">
        <w:rPr>
          <w:b/>
          <w:bCs/>
          <w:color w:val="000000" w:themeColor="text1"/>
          <w:szCs w:val="22"/>
        </w:rPr>
        <w:t xml:space="preserve"> 2</w:t>
      </w:r>
      <w:r w:rsidR="001E6127" w:rsidRPr="003773A2">
        <w:rPr>
          <w:color w:val="000000" w:themeColor="text1"/>
          <w:szCs w:val="22"/>
        </w:rPr>
        <w:t>) that all the mutants express from endogenous locus at levels similar to wild type, and that there is no significant difference in protein expression levels between mutants with weak and strong phenotype profiles.</w:t>
      </w:r>
    </w:p>
    <w:p w14:paraId="26C25C19" w14:textId="19101332" w:rsidR="00FE1771" w:rsidRDefault="001C24B5" w:rsidP="00437E2B">
      <w:pPr>
        <w:rPr>
          <w:color w:val="000000" w:themeColor="text1"/>
          <w:szCs w:val="22"/>
        </w:rPr>
      </w:pPr>
      <w:r w:rsidRPr="003773A2">
        <w:rPr>
          <w:color w:val="000000" w:themeColor="text1"/>
          <w:szCs w:val="22"/>
        </w:rPr>
        <w:t>However, GAP assay and NMR experiments required a highly concentrated pure protein</w:t>
      </w:r>
      <w:r w:rsidR="00D07292" w:rsidRPr="003773A2">
        <w:rPr>
          <w:color w:val="000000" w:themeColor="text1"/>
          <w:szCs w:val="22"/>
        </w:rPr>
        <w:t xml:space="preserve"> sample</w:t>
      </w:r>
      <w:r w:rsidRPr="003773A2">
        <w:rPr>
          <w:color w:val="000000" w:themeColor="text1"/>
          <w:szCs w:val="22"/>
        </w:rPr>
        <w:t xml:space="preserve"> (&gt; 1 mM)</w:t>
      </w:r>
      <w:r w:rsidR="005B4063" w:rsidRPr="003773A2">
        <w:rPr>
          <w:color w:val="000000" w:themeColor="text1"/>
          <w:szCs w:val="22"/>
        </w:rPr>
        <w:t xml:space="preserve">, and, </w:t>
      </w:r>
      <w:r w:rsidRPr="003773A2">
        <w:rPr>
          <w:color w:val="000000" w:themeColor="text1"/>
          <w:szCs w:val="22"/>
        </w:rPr>
        <w:t>more importantly, both experiments required loading the protein with GTP by using</w:t>
      </w:r>
      <w:r w:rsidR="005B4063" w:rsidRPr="003773A2">
        <w:rPr>
          <w:color w:val="000000" w:themeColor="text1"/>
          <w:szCs w:val="22"/>
        </w:rPr>
        <w:t xml:space="preserve"> enough</w:t>
      </w:r>
      <w:r w:rsidRPr="003773A2">
        <w:rPr>
          <w:color w:val="000000" w:themeColor="text1"/>
          <w:szCs w:val="22"/>
        </w:rPr>
        <w:t xml:space="preserve"> EDTA </w:t>
      </w:r>
      <w:r w:rsidR="005B4063" w:rsidRPr="003773A2">
        <w:rPr>
          <w:color w:val="000000" w:themeColor="text1"/>
          <w:szCs w:val="22"/>
        </w:rPr>
        <w:t>to chelate the Mg</w:t>
      </w:r>
      <w:r w:rsidR="005B4063" w:rsidRPr="003773A2">
        <w:rPr>
          <w:color w:val="000000" w:themeColor="text1"/>
          <w:szCs w:val="22"/>
          <w:vertAlign w:val="superscript"/>
        </w:rPr>
        <w:t>2+</w:t>
      </w:r>
      <w:r w:rsidR="005B4063" w:rsidRPr="003773A2">
        <w:rPr>
          <w:color w:val="000000" w:themeColor="text1"/>
          <w:szCs w:val="22"/>
        </w:rPr>
        <w:t>. Removal of Mg</w:t>
      </w:r>
      <w:r w:rsidR="005B4063" w:rsidRPr="003773A2">
        <w:rPr>
          <w:color w:val="000000" w:themeColor="text1"/>
          <w:szCs w:val="22"/>
          <w:vertAlign w:val="superscript"/>
        </w:rPr>
        <w:t xml:space="preserve">2+ </w:t>
      </w:r>
      <w:r w:rsidR="005B4063" w:rsidRPr="003773A2">
        <w:rPr>
          <w:color w:val="000000" w:themeColor="text1"/>
          <w:szCs w:val="22"/>
        </w:rPr>
        <w:t xml:space="preserve">increases the </w:t>
      </w:r>
      <w:proofErr w:type="gramStart"/>
      <w:r w:rsidR="005B4063" w:rsidRPr="003773A2">
        <w:rPr>
          <w:color w:val="000000" w:themeColor="text1"/>
          <w:szCs w:val="22"/>
        </w:rPr>
        <w:t>off-rate</w:t>
      </w:r>
      <w:proofErr w:type="gramEnd"/>
      <w:r w:rsidR="005B4063" w:rsidRPr="003773A2">
        <w:rPr>
          <w:color w:val="000000" w:themeColor="text1"/>
          <w:szCs w:val="22"/>
        </w:rPr>
        <w:t xml:space="preserve"> for nucleotide binding of small GTPases, and chelation of divalent cations is therefore a common method for nucleotide loading of small GTPases.</w:t>
      </w:r>
      <w:r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Pr="003773A2">
        <w:rPr>
          <w:color w:val="000000" w:themeColor="text1"/>
          <w:szCs w:val="22"/>
        </w:rPr>
        <w:t xml:space="preserve">(Klebe </w:t>
      </w:r>
      <w:r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Pr="003773A2">
        <w:rPr>
          <w:color w:val="000000" w:themeColor="text1"/>
          <w:szCs w:val="22"/>
        </w:rPr>
        <w:t>)</w:t>
      </w:r>
      <w:r w:rsidR="00580F95">
        <w:rPr>
          <w:color w:val="000000" w:themeColor="text1"/>
          <w:szCs w:val="22"/>
        </w:rPr>
        <w:t>,</w:t>
      </w:r>
      <w:r w:rsidRPr="003773A2">
        <w:rPr>
          <w:color w:val="000000" w:themeColor="text1"/>
          <w:szCs w:val="22"/>
        </w:rPr>
        <w:t xml:space="preserve"> </w:t>
      </w:r>
      <w:r w:rsidR="00546586">
        <w:rPr>
          <w:color w:val="000000" w:themeColor="text1"/>
          <w:szCs w:val="22"/>
        </w:rPr>
        <w:t xml:space="preserve">wild type </w:t>
      </w:r>
      <w:r w:rsidRPr="003773A2">
        <w:rPr>
          <w:color w:val="000000" w:themeColor="text1"/>
          <w:szCs w:val="22"/>
        </w:rPr>
        <w:t xml:space="preserve">RAN/Gsp1 is more unstable than other small GTPases </w:t>
      </w:r>
      <w:r w:rsidR="00546586">
        <w:rPr>
          <w:color w:val="000000" w:themeColor="text1"/>
          <w:szCs w:val="22"/>
        </w:rPr>
        <w:t>without the nucleotide bound</w:t>
      </w:r>
      <w:r w:rsidRPr="003773A2">
        <w:rPr>
          <w:color w:val="000000" w:themeColor="text1"/>
          <w:szCs w:val="22"/>
        </w:rPr>
        <w:t>.</w:t>
      </w:r>
      <w:r w:rsidR="00FB635D" w:rsidRPr="003773A2">
        <w:rPr>
          <w:color w:val="000000" w:themeColor="text1"/>
          <w:szCs w:val="22"/>
        </w:rPr>
        <w:t xml:space="preserve"> </w:t>
      </w:r>
    </w:p>
    <w:p w14:paraId="7DC587D7" w14:textId="0953F916" w:rsidR="001139C5" w:rsidRPr="003773A2" w:rsidRDefault="00FE1771" w:rsidP="00437E2B">
      <w:pPr>
        <w:rPr>
          <w:color w:val="000000" w:themeColor="text1"/>
          <w:szCs w:val="22"/>
        </w:rPr>
      </w:pPr>
      <w:r>
        <w:rPr>
          <w:color w:val="000000" w:themeColor="text1"/>
          <w:szCs w:val="22"/>
        </w:rPr>
        <w:t xml:space="preserve">In summary, while all the mutants expressed well, both in </w:t>
      </w:r>
      <w:r w:rsidRPr="00FE1771">
        <w:rPr>
          <w:i/>
          <w:iCs/>
          <w:color w:val="000000" w:themeColor="text1"/>
          <w:szCs w:val="22"/>
        </w:rPr>
        <w:t>E. coli</w:t>
      </w:r>
      <w:r>
        <w:rPr>
          <w:color w:val="000000" w:themeColor="text1"/>
          <w:szCs w:val="22"/>
        </w:rPr>
        <w:t xml:space="preserve"> and endogenously, some of them were more unstable when stripping them off the nucleotide at &gt;1 mM </w:t>
      </w:r>
      <w:proofErr w:type="gramStart"/>
      <w:r>
        <w:rPr>
          <w:color w:val="000000" w:themeColor="text1"/>
          <w:szCs w:val="22"/>
        </w:rPr>
        <w:t>concentrations</w:t>
      </w:r>
      <w:proofErr w:type="gramEnd"/>
      <w:r>
        <w:rPr>
          <w:color w:val="000000" w:themeColor="text1"/>
          <w:szCs w:val="22"/>
        </w:rPr>
        <w:t>.</w:t>
      </w:r>
    </w:p>
    <w:p w14:paraId="000ACEB1" w14:textId="77777777" w:rsidR="001139C5" w:rsidRPr="003773A2" w:rsidRDefault="001C24B5" w:rsidP="00437E2B">
      <w:pPr>
        <w:rPr>
          <w:color w:val="000000" w:themeColor="text1"/>
          <w:szCs w:val="22"/>
        </w:rPr>
      </w:pPr>
      <w:r w:rsidRPr="003773A2">
        <w:rPr>
          <w:color w:val="000000" w:themeColor="text1"/>
          <w:szCs w:val="22"/>
        </w:rPr>
        <w:t xml:space="preserve">Again, we would like to thank the reviewer for catching that. It might be a minor point, but we can see how </w:t>
      </w:r>
      <w:r w:rsidR="00673ED5" w:rsidRPr="003773A2">
        <w:rPr>
          <w:color w:val="000000" w:themeColor="text1"/>
          <w:szCs w:val="22"/>
        </w:rPr>
        <w:t xml:space="preserve">our language could have been </w:t>
      </w:r>
      <w:r w:rsidR="005B4063" w:rsidRPr="003773A2">
        <w:rPr>
          <w:color w:val="000000" w:themeColor="text1"/>
          <w:szCs w:val="22"/>
        </w:rPr>
        <w:t>misleading.</w:t>
      </w:r>
      <w:r w:rsidRPr="003773A2">
        <w:rPr>
          <w:color w:val="000000" w:themeColor="text1"/>
          <w:szCs w:val="22"/>
        </w:rPr>
        <w:t xml:space="preserve"> </w:t>
      </w:r>
      <w:r w:rsidR="000D7E12" w:rsidRPr="003773A2">
        <w:rPr>
          <w:color w:val="000000" w:themeColor="text1"/>
          <w:szCs w:val="22"/>
        </w:rPr>
        <w:t>We now rewrote that sentence to say:</w:t>
      </w:r>
    </w:p>
    <w:p w14:paraId="16E35097" w14:textId="2925D913" w:rsidR="0061617B" w:rsidRDefault="0061617B" w:rsidP="00437E2B">
      <w:pPr>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437E2B">
      <w:pPr>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AC0C04">
      <w:pPr>
        <w:rPr>
          <w:color w:val="000000" w:themeColor="text1"/>
          <w:szCs w:val="22"/>
          <w:shd w:val="clear" w:color="auto" w:fill="FFFFFF"/>
        </w:rPr>
      </w:pPr>
      <w:r w:rsidRPr="00B86B07">
        <w:rPr>
          <w:color w:val="000000" w:themeColor="text1"/>
          <w:szCs w:val="22"/>
          <w:shd w:val="clear" w:color="auto" w:fill="FFFFFF"/>
          <w:lang w:val="en-GB"/>
        </w:rPr>
        <w:t xml:space="preserve">Klebe,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437E2B">
      <w:pPr>
        <w:rPr>
          <w:color w:val="2F5496" w:themeColor="accent1" w:themeShade="BF"/>
        </w:rPr>
      </w:pPr>
    </w:p>
    <w:p w14:paraId="33559F6F" w14:textId="77777777" w:rsidR="004015DE" w:rsidRPr="001C16D7" w:rsidRDefault="00A43B6B" w:rsidP="00437E2B">
      <w:pPr>
        <w:rPr>
          <w:i/>
          <w:iCs/>
          <w:szCs w:val="22"/>
          <w:shd w:val="clear" w:color="auto" w:fill="FFFFFF"/>
        </w:rPr>
      </w:pPr>
      <w:r w:rsidRPr="001C16D7">
        <w:rPr>
          <w:i/>
          <w:iCs/>
          <w:szCs w:val="22"/>
          <w:shd w:val="clear" w:color="auto" w:fill="FFFFFF"/>
        </w:rPr>
        <w:t xml:space="preserve">6. Similar note regarding the AP-MS experiments. 56 mutants were used for GI, but </w:t>
      </w:r>
      <w:r w:rsidRPr="001C16D7">
        <w:rPr>
          <w:i/>
          <w:iCs/>
          <w:szCs w:val="22"/>
          <w:highlight w:val="yellow"/>
          <w:shd w:val="clear" w:color="auto" w:fill="FFFFFF"/>
        </w:rPr>
        <w:t>only 28 for AP-MS</w:t>
      </w:r>
      <w:r w:rsidRPr="001C16D7">
        <w:rPr>
          <w:i/>
          <w:iCs/>
          <w:szCs w:val="22"/>
          <w:shd w:val="clear" w:color="auto" w:fill="FFFFFF"/>
        </w:rPr>
        <w:t>? The other 28, even if they were not in interface regions, should have been assessed for altered protein interactions, even as controls. Are the 22 mutants for enzyme kinetics a subset of the 28 mutants for AP-MS?</w:t>
      </w:r>
    </w:p>
    <w:p w14:paraId="000322F2" w14:textId="4EB7044B" w:rsidR="0067702E" w:rsidRDefault="0061617B" w:rsidP="0061617B">
      <w:pPr>
        <w:spacing w:after="0"/>
        <w:jc w:val="left"/>
        <w:rPr>
          <w:color w:val="000000" w:themeColor="text1"/>
          <w:szCs w:val="22"/>
        </w:rPr>
      </w:pPr>
      <w:r w:rsidRPr="0061617B">
        <w:rPr>
          <w:color w:val="000000" w:themeColor="text1"/>
          <w:szCs w:val="22"/>
        </w:rPr>
        <w:t xml:space="preserve">We </w:t>
      </w:r>
      <w:r>
        <w:rPr>
          <w:color w:val="000000" w:themeColor="text1"/>
          <w:szCs w:val="22"/>
        </w:rPr>
        <w:t>believe we address this point</w:t>
      </w:r>
      <w:r w:rsidRPr="0061617B">
        <w:rPr>
          <w:color w:val="000000" w:themeColor="text1"/>
          <w:szCs w:val="22"/>
        </w:rPr>
        <w:t xml:space="preserve"> more generally in our GENERAL POINT 2 </w:t>
      </w:r>
      <w:r>
        <w:rPr>
          <w:color w:val="000000" w:themeColor="text1"/>
          <w:szCs w:val="22"/>
        </w:rPr>
        <w:t>at</w:t>
      </w:r>
      <w:r w:rsidRPr="0061617B">
        <w:rPr>
          <w:color w:val="000000" w:themeColor="text1"/>
          <w:szCs w:val="22"/>
        </w:rPr>
        <w:t xml:space="preserve"> the beginning of this document. </w:t>
      </w:r>
      <w:r w:rsidR="00E85681" w:rsidRPr="0061617B">
        <w:rPr>
          <w:color w:val="000000" w:themeColor="text1"/>
          <w:szCs w:val="22"/>
        </w:rPr>
        <w:t xml:space="preserve">In </w:t>
      </w:r>
      <w:r>
        <w:rPr>
          <w:color w:val="000000" w:themeColor="text1"/>
          <w:szCs w:val="22"/>
        </w:rPr>
        <w:t>brief</w:t>
      </w:r>
      <w:r w:rsidR="00E85681" w:rsidRPr="0061617B">
        <w:rPr>
          <w:color w:val="000000" w:themeColor="text1"/>
          <w:szCs w:val="22"/>
        </w:rPr>
        <w:t>, we</w:t>
      </w:r>
      <w:r>
        <w:rPr>
          <w:color w:val="000000" w:themeColor="text1"/>
          <w:szCs w:val="22"/>
        </w:rPr>
        <w:t xml:space="preserve"> purposefully present data starting with all the mutants, illustrating our approach of screening the mutants for phenotype, and then, based on the completely unbiased phenotype measurements choosing representative mutants (covering weak and strong phenotypes, as well as all the phenotype subgroups) in order to delve deeper into the details of the systems level mechanism. We believe that our approach is one of the strongest parts of our paper, and the different numbers of mutants are therefore a feature, not a bug, of our paper. We purposefully did not </w:t>
      </w:r>
      <w:r>
        <w:rPr>
          <w:color w:val="000000" w:themeColor="text1"/>
          <w:szCs w:val="22"/>
        </w:rPr>
        <w:lastRenderedPageBreak/>
        <w:t>simply present the data using a subset of mutants for which we have complete set of data (which would still be an unprecedented number of mutants for which E-MAP, AP-MS</w:t>
      </w:r>
      <w:r w:rsidR="0028332F">
        <w:rPr>
          <w:color w:val="000000" w:themeColor="text1"/>
          <w:szCs w:val="22"/>
        </w:rPr>
        <w:t>,</w:t>
      </w:r>
      <w:r>
        <w:rPr>
          <w:color w:val="000000" w:themeColor="text1"/>
          <w:szCs w:val="22"/>
        </w:rPr>
        <w:t xml:space="preserve"> and biochemical data were collected). </w:t>
      </w:r>
    </w:p>
    <w:p w14:paraId="3F146020" w14:textId="77777777" w:rsidR="0061617B" w:rsidRPr="0061617B" w:rsidRDefault="0061617B" w:rsidP="0061617B">
      <w:pPr>
        <w:spacing w:after="0"/>
        <w:jc w:val="left"/>
        <w:rPr>
          <w:color w:val="000000" w:themeColor="text1"/>
          <w:szCs w:val="22"/>
        </w:rPr>
      </w:pPr>
    </w:p>
    <w:p w14:paraId="1360481A" w14:textId="77777777" w:rsidR="00EC5FCF" w:rsidRPr="001C16D7" w:rsidRDefault="00A43B6B" w:rsidP="005C3948">
      <w:pPr>
        <w:tabs>
          <w:tab w:val="left" w:pos="3275"/>
        </w:tabs>
        <w:rPr>
          <w:i/>
          <w:iCs/>
          <w:szCs w:val="22"/>
          <w:shd w:val="clear" w:color="auto" w:fill="FFFFFF"/>
        </w:rPr>
      </w:pPr>
      <w:r w:rsidRPr="001C16D7">
        <w:rPr>
          <w:i/>
          <w:iCs/>
          <w:szCs w:val="22"/>
          <w:shd w:val="clear" w:color="auto" w:fill="FFFFFF"/>
        </w:rPr>
        <w:t xml:space="preserve">7. Were </w:t>
      </w:r>
      <w:r w:rsidRPr="001C16D7">
        <w:rPr>
          <w:i/>
          <w:iCs/>
          <w:szCs w:val="22"/>
          <w:highlight w:val="yellow"/>
          <w:shd w:val="clear" w:color="auto" w:fill="FFFFFF"/>
        </w:rPr>
        <w:t>only 13 of the mutants</w:t>
      </w:r>
      <w:r w:rsidRPr="001C16D7">
        <w:rPr>
          <w:i/>
          <w:iCs/>
          <w:szCs w:val="22"/>
          <w:shd w:val="clear" w:color="auto" w:fill="FFFFFF"/>
        </w:rPr>
        <w:t xml:space="preserve"> used for NMR?</w:t>
      </w:r>
    </w:p>
    <w:p w14:paraId="6C0C0BC5" w14:textId="6C5C586D" w:rsidR="00C275B6" w:rsidRPr="001C16D7" w:rsidRDefault="00EC5FCF" w:rsidP="00437E2B">
      <w:pPr>
        <w:rPr>
          <w:color w:val="00B0F0"/>
          <w:szCs w:val="22"/>
        </w:rPr>
      </w:pPr>
      <w:r w:rsidRPr="00C60FC7">
        <w:rPr>
          <w:color w:val="00B0F0"/>
          <w:szCs w:val="22"/>
          <w:highlight w:val="yellow"/>
        </w:rPr>
        <w:t>I think we can argue here, as the NMR mutants span the entire range</w:t>
      </w:r>
      <w:r w:rsidR="00644C4D" w:rsidRPr="00C60FC7">
        <w:rPr>
          <w:color w:val="00B0F0"/>
          <w:szCs w:val="22"/>
          <w:highlight w:val="yellow"/>
        </w:rPr>
        <w:t xml:space="preserve"> so we could not learn more if doing more.</w:t>
      </w:r>
    </w:p>
    <w:p w14:paraId="22340E6F" w14:textId="1D37CA84" w:rsidR="00E1086C" w:rsidRPr="00D45C55" w:rsidRDefault="00E1086C" w:rsidP="00437E2B">
      <w:pPr>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C60FC7">
        <w:rPr>
          <w:color w:val="000000" w:themeColor="text1"/>
          <w:szCs w:val="22"/>
          <w:lang w:val="en-GB" w:eastAsia="ja-JP"/>
        </w:rPr>
        <w:t xml:space="preserve">We have touched to this point in our GENERAL POINT 2 as well as in our response to point 5. </w:t>
      </w:r>
      <w:r w:rsidRPr="00C60FC7">
        <w:rPr>
          <w:color w:val="000000" w:themeColor="text1"/>
          <w:szCs w:val="22"/>
          <w:lang w:val="en-GB" w:eastAsia="ja-JP"/>
        </w:rPr>
        <w:t>Adequate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very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w:t>
      </w:r>
      <w:proofErr w:type="gramStart"/>
      <w:r w:rsidR="00B17A9A" w:rsidRPr="00C60FC7">
        <w:rPr>
          <w:color w:val="000000" w:themeColor="text1"/>
          <w:szCs w:val="22"/>
          <w:lang w:val="en-GB" w:eastAsia="ja-JP"/>
        </w:rPr>
        <w:t>1</w:t>
      </w:r>
      <w:r w:rsidR="00C60FC7">
        <w:rPr>
          <w:color w:val="000000" w:themeColor="text1"/>
          <w:szCs w:val="22"/>
          <w:lang w:val="en-GB" w:eastAsia="ja-JP"/>
        </w:rPr>
        <w:t>:</w:t>
      </w:r>
      <w:r w:rsidR="00B17A9A" w:rsidRPr="00C60FC7">
        <w:rPr>
          <w:color w:val="000000" w:themeColor="text1"/>
          <w:szCs w:val="22"/>
          <w:lang w:val="en-GB" w:eastAsia="ja-JP"/>
        </w:rPr>
        <w:t>GDP</w:t>
      </w:r>
      <w:proofErr w:type="gramEnd"/>
      <w:r w:rsidR="00B17A9A" w:rsidRPr="00C60FC7">
        <w:rPr>
          <w:color w:val="000000" w:themeColor="text1"/>
          <w:szCs w:val="22"/>
          <w:lang w:val="en-GB" w:eastAsia="ja-JP"/>
        </w:rPr>
        <w:t xml:space="preserve"> mutants to well over 1 </w:t>
      </w:r>
      <w:proofErr w:type="spellStart"/>
      <w:r w:rsidR="00B17A9A" w:rsidRPr="00C60FC7">
        <w:rPr>
          <w:color w:val="000000" w:themeColor="text1"/>
          <w:szCs w:val="22"/>
          <w:lang w:val="en-GB" w:eastAsia="ja-JP"/>
        </w:rPr>
        <w:t>mM.</w:t>
      </w:r>
      <w:proofErr w:type="spellEnd"/>
      <w:r w:rsidR="00B17A9A" w:rsidRPr="00C60FC7">
        <w:rPr>
          <w:color w:val="000000" w:themeColor="text1"/>
          <w:szCs w:val="22"/>
          <w:lang w:val="en-GB" w:eastAsia="ja-JP"/>
        </w:rPr>
        <w:t xml:space="preserve">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However, w</w:t>
      </w:r>
      <w:ins w:id="775" w:author="Perica, Tina" w:date="2020-08-05T15:24:00Z">
        <w:r w:rsidR="006A669A">
          <w:rPr>
            <w:color w:val="000000" w:themeColor="text1"/>
            <w:szCs w:val="22"/>
            <w:lang w:val="en-GB" w:eastAsia="ja-JP"/>
          </w:rPr>
          <w:t>e</w:t>
        </w:r>
      </w:ins>
      <w:r w:rsidR="00B17A9A" w:rsidRPr="00C60FC7">
        <w:rPr>
          <w:color w:val="000000" w:themeColor="text1"/>
          <w:szCs w:val="22"/>
          <w:lang w:val="en-GB" w:eastAsia="ja-JP"/>
        </w:rPr>
        <w:t xml:space="preserve"> believe</w:t>
      </w:r>
      <w:r w:rsidR="005D6629" w:rsidRPr="00C60FC7">
        <w:rPr>
          <w:color w:val="000000" w:themeColor="text1"/>
          <w:szCs w:val="22"/>
          <w:lang w:val="en-GB" w:eastAsia="ja-JP"/>
        </w:rPr>
        <w:t xml:space="preserve"> 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we have collected</w:t>
      </w:r>
      <w:r w:rsidR="00B17A9A" w:rsidRPr="00C60FC7">
        <w:rPr>
          <w:color w:val="000000" w:themeColor="text1"/>
          <w:szCs w:val="22"/>
          <w:lang w:val="en-GB" w:eastAsia="ja-JP"/>
        </w:rPr>
        <w:t xml:space="preserve"> spans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we would have been eager to collect a larger set if the samples were attainable, we do not believe those additional mutants would significantly change our claims.</w:t>
      </w:r>
    </w:p>
    <w:p w14:paraId="252C7197" w14:textId="77777777" w:rsidR="00A43B6B" w:rsidRPr="001C16D7" w:rsidRDefault="00A43B6B" w:rsidP="00437E2B">
      <w:pPr>
        <w:rPr>
          <w:i/>
          <w:iCs/>
          <w:szCs w:val="22"/>
        </w:rPr>
      </w:pPr>
      <w:r w:rsidRPr="001C16D7">
        <w:rPr>
          <w:i/>
          <w:iCs/>
          <w:szCs w:val="22"/>
          <w:shd w:val="clear" w:color="auto" w:fill="FFFFFF"/>
        </w:rPr>
        <w:t xml:space="preserve">8. In </w:t>
      </w:r>
      <w:r w:rsidRPr="001C16D7">
        <w:rPr>
          <w:i/>
          <w:iCs/>
          <w:szCs w:val="22"/>
          <w:highlight w:val="yellow"/>
          <w:shd w:val="clear" w:color="auto" w:fill="FFFFFF"/>
        </w:rPr>
        <w:t>Supp. Tables 6-8 the authors include std. dev. and std. error values</w:t>
      </w:r>
      <w:r w:rsidRPr="001C16D7">
        <w:rPr>
          <w:i/>
          <w:iCs/>
          <w:szCs w:val="22"/>
          <w:shd w:val="clear" w:color="auto" w:fill="FFFFFF"/>
        </w:rPr>
        <w:t xml:space="preserve">. </w:t>
      </w:r>
      <w:r w:rsidRPr="001C16D7">
        <w:rPr>
          <w:i/>
          <w:iCs/>
          <w:szCs w:val="22"/>
          <w:highlight w:val="yellow"/>
          <w:shd w:val="clear" w:color="auto" w:fill="FFFFFF"/>
        </w:rPr>
        <w:t>Often these values are of similar magnitude to the measured value, indicating that the confidence in the measured value is low</w:t>
      </w:r>
      <w:r w:rsidRPr="001C16D7">
        <w:rPr>
          <w:i/>
          <w:iCs/>
          <w:szCs w:val="22"/>
          <w:shd w:val="clear" w:color="auto" w:fill="FFFFFF"/>
        </w:rPr>
        <w:t>. Yet it seems that these measured values were still used in the main figures, with no indication of the error. Some indication of significance should be assigned to these figures.</w:t>
      </w:r>
    </w:p>
    <w:p w14:paraId="350E6C6C" w14:textId="29F59B46" w:rsidR="00C906D3" w:rsidRDefault="00A941E5" w:rsidP="00437E2B">
      <w:pPr>
        <w:rPr>
          <w:szCs w:val="22"/>
        </w:rPr>
      </w:pPr>
      <w:r>
        <w:rPr>
          <w:szCs w:val="22"/>
        </w:rPr>
        <w:t xml:space="preserve">We thank the Reviewer for this last comment. This is indeed a major point, and we </w:t>
      </w:r>
      <w:r w:rsidR="00F53AE3">
        <w:rPr>
          <w:szCs w:val="22"/>
        </w:rPr>
        <w:t>think</w:t>
      </w:r>
      <w:r>
        <w:rPr>
          <w:szCs w:val="22"/>
        </w:rPr>
        <w:t xml:space="preserve"> that addressing it has substantially </w:t>
      </w:r>
      <w:r w:rsidR="005143CB">
        <w:rPr>
          <w:szCs w:val="22"/>
        </w:rPr>
        <w:t>improved</w:t>
      </w:r>
      <w:r>
        <w:rPr>
          <w:szCs w:val="22"/>
        </w:rPr>
        <w:t xml:space="preserve"> our paper.</w:t>
      </w:r>
      <w:r w:rsidR="005143CB">
        <w:rPr>
          <w:szCs w:val="22"/>
        </w:rPr>
        <w:t xml:space="preserve"> The three main changes we made are:</w:t>
      </w:r>
    </w:p>
    <w:p w14:paraId="60F2B373" w14:textId="45EA9C63" w:rsidR="005143CB" w:rsidRDefault="005143CB" w:rsidP="00437E2B">
      <w:pPr>
        <w:rPr>
          <w:szCs w:val="22"/>
        </w:rPr>
      </w:pPr>
      <w:r>
        <w:rPr>
          <w:szCs w:val="22"/>
        </w:rPr>
        <w:t>1. We have collected more GAP-mediated GTP hydrolysis data on several of the mutants</w:t>
      </w:r>
    </w:p>
    <w:p w14:paraId="547E6638" w14:textId="492814D2" w:rsidR="005143CB" w:rsidRDefault="005143CB" w:rsidP="00437E2B">
      <w:pPr>
        <w:rPr>
          <w:szCs w:val="22"/>
        </w:rPr>
      </w:pPr>
      <w:r>
        <w:rPr>
          <w:szCs w:val="22"/>
        </w:rPr>
        <w:t>2. As we are mainly interested in the confidence in the mean value, we now report the standard mean error for both the GAP and the GEF data.</w:t>
      </w:r>
    </w:p>
    <w:p w14:paraId="1EBC31B3" w14:textId="44F06122" w:rsidR="005143CB" w:rsidRPr="001C16D7" w:rsidRDefault="005143CB" w:rsidP="00437E2B">
      <w:pPr>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kinetics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log-transformed relative value (MUT/WT), we report the standard error as standard error divided by the relative value (MUT/WT). </w:t>
      </w:r>
    </w:p>
    <w:p w14:paraId="0562386A" w14:textId="77777777" w:rsidR="00CB2094" w:rsidRPr="001C16D7" w:rsidRDefault="007F491D" w:rsidP="00437E2B">
      <w:pPr>
        <w:rPr>
          <w:color w:val="00B0F0"/>
          <w:szCs w:val="22"/>
        </w:rPr>
      </w:pPr>
      <w:r w:rsidRPr="00F53AE3">
        <w:rPr>
          <w:color w:val="00B0F0"/>
          <w:szCs w:val="22"/>
          <w:highlight w:val="yellow"/>
        </w:rPr>
        <w:t>Explain</w:t>
      </w:r>
      <w:r w:rsidR="00B554C4" w:rsidRPr="00F53AE3">
        <w:rPr>
          <w:color w:val="00B0F0"/>
          <w:szCs w:val="22"/>
          <w:highlight w:val="yellow"/>
        </w:rPr>
        <w:t xml:space="preserve"> </w:t>
      </w:r>
      <w:r w:rsidRPr="00F53AE3">
        <w:rPr>
          <w:color w:val="00B0F0"/>
          <w:szCs w:val="22"/>
          <w:highlight w:val="yellow"/>
        </w:rPr>
        <w:t xml:space="preserve">more </w:t>
      </w:r>
      <w:r w:rsidR="00B554C4" w:rsidRPr="00F53AE3">
        <w:rPr>
          <w:color w:val="00B0F0"/>
          <w:szCs w:val="22"/>
          <w:highlight w:val="yellow"/>
        </w:rPr>
        <w:t xml:space="preserve">(editor wants </w:t>
      </w:r>
      <w:r w:rsidR="007D2617" w:rsidRPr="00F53AE3">
        <w:rPr>
          <w:color w:val="00B0F0"/>
          <w:szCs w:val="22"/>
          <w:highlight w:val="yellow"/>
        </w:rPr>
        <w:t xml:space="preserve">to consult </w:t>
      </w:r>
      <w:r w:rsidR="00B554C4" w:rsidRPr="00F53AE3">
        <w:rPr>
          <w:color w:val="00B0F0"/>
          <w:szCs w:val="22"/>
          <w:highlight w:val="yellow"/>
        </w:rPr>
        <w:t>additional “stats” reviewer).</w:t>
      </w:r>
      <w:r w:rsidR="003211A6" w:rsidRPr="00F53AE3">
        <w:rPr>
          <w:color w:val="00B0F0"/>
          <w:szCs w:val="22"/>
          <w:highlight w:val="yellow"/>
        </w:rPr>
        <w:t xml:space="preserve"> </w:t>
      </w:r>
      <w:r w:rsidR="004330CE" w:rsidRPr="00F53AE3">
        <w:rPr>
          <w:color w:val="00B0F0"/>
          <w:szCs w:val="22"/>
          <w:highlight w:val="yellow"/>
        </w:rPr>
        <w:t xml:space="preserve">Probably there are only a few high-error values and </w:t>
      </w:r>
      <w:r w:rsidR="003211A6" w:rsidRPr="00F53AE3">
        <w:rPr>
          <w:color w:val="00B0F0"/>
          <w:szCs w:val="22"/>
          <w:highlight w:val="yellow"/>
        </w:rPr>
        <w:t xml:space="preserve">some </w:t>
      </w:r>
      <w:r w:rsidR="004330CE" w:rsidRPr="00F53AE3">
        <w:rPr>
          <w:color w:val="00B0F0"/>
          <w:szCs w:val="22"/>
          <w:highlight w:val="yellow"/>
        </w:rPr>
        <w:t>/ most of those may go down with additional GAP assays (?)</w:t>
      </w:r>
      <w:r w:rsidR="003211A6" w:rsidRPr="001C16D7">
        <w:rPr>
          <w:color w:val="00B0F0"/>
          <w:szCs w:val="22"/>
        </w:rPr>
        <w:t xml:space="preserve"> </w:t>
      </w:r>
    </w:p>
    <w:sectPr w:rsidR="00CB2094" w:rsidRPr="001C16D7" w:rsidSect="00A43B6B">
      <w:footerReference w:type="even" r:id="rId18"/>
      <w:footerReference w:type="default" r:id="rId19"/>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ristopher Mathy" w:date="2020-08-03T10:06:00Z" w:initials="CM">
    <w:p w14:paraId="6D20A42A" w14:textId="0FE7C747" w:rsidR="00366779" w:rsidRDefault="00366779">
      <w:pPr>
        <w:pStyle w:val="CommentText"/>
      </w:pPr>
      <w:r>
        <w:rPr>
          <w:rStyle w:val="CommentReference"/>
        </w:rPr>
        <w:annotationRef/>
      </w:r>
      <w:r>
        <w:t>Nevan suggested to me after a talk that I should say functional genetics instead of functional genomics</w:t>
      </w:r>
    </w:p>
  </w:comment>
  <w:comment w:id="5" w:author="Tanja Kortemme" w:date="2020-08-02T14:13:00Z" w:initials="MOU">
    <w:p w14:paraId="69CEC095" w14:textId="2C965BC1" w:rsidR="00366779" w:rsidRDefault="00366779">
      <w:pPr>
        <w:pStyle w:val="CommentText"/>
      </w:pPr>
      <w:r>
        <w:rPr>
          <w:rStyle w:val="CommentReference"/>
        </w:rPr>
        <w:annotationRef/>
      </w:r>
      <w:r>
        <w:t xml:space="preserve">Perhaps we don’t need these general points at the start – also much nicer to start, psychologically, with the summary of reviewer 1 </w:t>
      </w:r>
      <w:r>
        <w:sym w:font="Wingdings" w:char="F04A"/>
      </w:r>
    </w:p>
  </w:comment>
  <w:comment w:id="8" w:author="Tanja Kortemme" w:date="2020-07-29T09:54:00Z" w:initials="MOU">
    <w:p w14:paraId="34C25DBD" w14:textId="52311453" w:rsidR="00366779" w:rsidRDefault="00366779">
      <w:pPr>
        <w:pStyle w:val="CommentText"/>
      </w:pPr>
      <w:r>
        <w:rPr>
          <w:rStyle w:val="CommentReference"/>
        </w:rPr>
        <w:annotationRef/>
      </w:r>
      <w:r>
        <w:t>Perhaps move the details to the point-by</w:t>
      </w:r>
      <w:r>
        <w:rPr>
          <w:noProof/>
        </w:rPr>
        <w:t>-point section below</w:t>
      </w:r>
    </w:p>
  </w:comment>
  <w:comment w:id="67" w:author="Tanja Kortemme" w:date="2020-08-02T15:20:00Z" w:initials="MOU">
    <w:p w14:paraId="6D8114E8" w14:textId="6CB49DB7" w:rsidR="00366779" w:rsidRDefault="00366779">
      <w:pPr>
        <w:pStyle w:val="CommentText"/>
      </w:pPr>
      <w:r>
        <w:rPr>
          <w:rStyle w:val="CommentReference"/>
        </w:rPr>
        <w:annotationRef/>
      </w:r>
      <w:r>
        <w:t>We don’t use “phenotype” as a term in the MS so should reword in rebuttal letter</w:t>
      </w:r>
    </w:p>
  </w:comment>
  <w:comment w:id="106" w:author="Tanja Kortemme" w:date="2020-08-02T09:56:00Z" w:initials="MOU">
    <w:p w14:paraId="4AA17E3E" w14:textId="1F32E68B" w:rsidR="00366779" w:rsidRDefault="00366779">
      <w:pPr>
        <w:pStyle w:val="CommentText"/>
      </w:pPr>
      <w:r>
        <w:rPr>
          <w:rStyle w:val="CommentReference"/>
        </w:rPr>
        <w:annotationRef/>
      </w:r>
      <w:r>
        <w:t>I vote for showing the actual Gsp1 structure in each complex (i.e.  whatever conformation it is in in the complex) but in aligned orientations.  I got confused why each complex has 2 conformations…</w:t>
      </w:r>
    </w:p>
  </w:comment>
  <w:comment w:id="146" w:author="Tanja Kortemme" w:date="2020-08-02T10:25:00Z" w:initials="MOU">
    <w:p w14:paraId="3ABAF1BA" w14:textId="6C948E34" w:rsidR="00366779" w:rsidRDefault="00366779">
      <w:pPr>
        <w:pStyle w:val="CommentText"/>
      </w:pPr>
      <w:r>
        <w:rPr>
          <w:rStyle w:val="CommentReference"/>
        </w:rPr>
        <w:annotationRef/>
      </w:r>
      <w:r>
        <w:t>See comments in MS</w:t>
      </w:r>
    </w:p>
  </w:comment>
  <w:comment w:id="189" w:author="Tanja Kortemme" w:date="2020-08-02T10:32:00Z" w:initials="MOU">
    <w:p w14:paraId="298A1EF7" w14:textId="79C89CC0" w:rsidR="00366779" w:rsidRDefault="00366779">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comment>
  <w:comment w:id="190" w:author="Tanja Kortemme" w:date="2020-08-02T11:05:00Z" w:initials="MOU">
    <w:p w14:paraId="74080CC9" w14:textId="10DE8557" w:rsidR="00366779" w:rsidRDefault="00366779">
      <w:pPr>
        <w:pStyle w:val="CommentText"/>
      </w:pPr>
      <w:r>
        <w:rPr>
          <w:rStyle w:val="CommentReference"/>
        </w:rPr>
        <w:annotationRef/>
      </w:r>
      <w:r>
        <w:t>Fig. 14 (?)</w:t>
      </w:r>
    </w:p>
  </w:comment>
  <w:comment w:id="191" w:author="Tanja Kortemme" w:date="2020-08-02T10:47:00Z" w:initials="MOU">
    <w:p w14:paraId="2EE45BBC" w14:textId="555B40A4" w:rsidR="00366779" w:rsidRDefault="00366779">
      <w:pPr>
        <w:pStyle w:val="CommentText"/>
      </w:pPr>
      <w:r>
        <w:rPr>
          <w:rStyle w:val="CommentReference"/>
        </w:rPr>
        <w:annotationRef/>
      </w:r>
      <w:r>
        <w:t>Add overall % sequence identity and similarity</w:t>
      </w:r>
    </w:p>
  </w:comment>
  <w:comment w:id="192" w:author="Tanja Kortemme" w:date="2020-08-02T10:45:00Z" w:initials="MOU">
    <w:p w14:paraId="0A9EED3E" w14:textId="3271F6C1" w:rsidR="00366779" w:rsidRDefault="00366779">
      <w:pPr>
        <w:pStyle w:val="CommentText"/>
      </w:pPr>
      <w:r>
        <w:rPr>
          <w:rStyle w:val="CommentReference"/>
        </w:rPr>
        <w:annotationRef/>
      </w:r>
      <w:r>
        <w:t>Pl change</w:t>
      </w:r>
    </w:p>
  </w:comment>
  <w:comment w:id="193" w:author="Tanja Kortemme" w:date="2020-08-02T10:51:00Z" w:initials="MOU">
    <w:p w14:paraId="48739735" w14:textId="2CDBDEB6" w:rsidR="00366779" w:rsidRDefault="00366779">
      <w:pPr>
        <w:pStyle w:val="CommentText"/>
      </w:pPr>
      <w:r>
        <w:rPr>
          <w:rStyle w:val="CommentReference"/>
        </w:rPr>
        <w:annotationRef/>
      </w:r>
      <w:r>
        <w:t>change</w:t>
      </w:r>
    </w:p>
  </w:comment>
  <w:comment w:id="210" w:author="Tanja Kortemme" w:date="2020-08-02T10:50:00Z" w:initials="MOU">
    <w:p w14:paraId="55BACAA7" w14:textId="372C2933" w:rsidR="00366779" w:rsidRDefault="00366779">
      <w:pPr>
        <w:pStyle w:val="CommentText"/>
      </w:pPr>
      <w:r>
        <w:rPr>
          <w:rStyle w:val="CommentReference"/>
        </w:rPr>
        <w:annotationRef/>
      </w:r>
      <w:r>
        <w:t>With similar kinetic parameters?</w:t>
      </w:r>
    </w:p>
  </w:comment>
  <w:comment w:id="246" w:author="Tanja Kortemme" w:date="2020-08-02T10:50:00Z" w:initials="MOU">
    <w:p w14:paraId="4328310A" w14:textId="77777777" w:rsidR="00366779" w:rsidRDefault="00366779" w:rsidP="0047296A">
      <w:pPr>
        <w:pStyle w:val="CommentText"/>
      </w:pPr>
      <w:r>
        <w:rPr>
          <w:rStyle w:val="CommentReference"/>
        </w:rPr>
        <w:annotationRef/>
      </w:r>
      <w:r>
        <w:t>With similar kinetic parameters?</w:t>
      </w:r>
    </w:p>
  </w:comment>
  <w:comment w:id="252" w:author="Tanja Kortemme" w:date="2020-08-02T11:17:00Z" w:initials="MOU">
    <w:p w14:paraId="1C8FA080" w14:textId="38430855" w:rsidR="00366779" w:rsidRDefault="00366779">
      <w:pPr>
        <w:pStyle w:val="CommentText"/>
      </w:pPr>
      <w:r>
        <w:rPr>
          <w:rStyle w:val="CommentReference"/>
        </w:rPr>
        <w:annotationRef/>
      </w:r>
      <w:r>
        <w:rPr>
          <w:noProof/>
        </w:rPr>
        <w:t>We do not use "phenotype" in the MS</w:t>
      </w:r>
    </w:p>
  </w:comment>
  <w:comment w:id="283" w:author="Tanja Kortemme" w:date="2020-08-02T11:42:00Z" w:initials="MOU">
    <w:p w14:paraId="1E304B25" w14:textId="32899016" w:rsidR="00366779" w:rsidRDefault="00366779">
      <w:pPr>
        <w:pStyle w:val="CommentText"/>
      </w:pPr>
      <w:r>
        <w:rPr>
          <w:rStyle w:val="CommentReference"/>
        </w:rPr>
        <w:annotationRef/>
      </w:r>
      <w:r>
        <w:t xml:space="preserve">From DL: Such mutations were discovered decades ago, have been extensively characterized in Ras superfamily GTPases, and are widely used. For example, the constitutively active (aka GTP-locked) Q-&gt;L mutation in the switch II </w:t>
      </w:r>
      <w:proofErr w:type="spellStart"/>
      <w:r>
        <w:t>DxxGQ</w:t>
      </w:r>
      <w:proofErr w:type="spellEnd"/>
      <w:r>
        <w:t xml:space="preserve"> motif impairs intrinsic and GAP-catalyzed hydrolysis. The fast cycling F-&gt;A mutation in switch I decreases nucleotide affinity, increases the intrinsic rate of nucleotide release and bypasses the requirement for activation by GEFs. I'm not a Ran-</w:t>
      </w:r>
      <w:proofErr w:type="spellStart"/>
      <w:r>
        <w:t>ologist</w:t>
      </w:r>
      <w:proofErr w:type="spellEnd"/>
      <w:r>
        <w:t xml:space="preserve">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 w:id="377" w:author="Christopher Mathy" w:date="2020-08-03T11:37:00Z" w:initials="CM">
    <w:p w14:paraId="69CBF3EF" w14:textId="28C373F6" w:rsidR="00366779" w:rsidRDefault="00366779" w:rsidP="00924899">
      <w:r>
        <w:t>Literature citations for those mutants:</w:t>
      </w:r>
    </w:p>
    <w:p w14:paraId="70E95D9E" w14:textId="77777777" w:rsidR="00366779" w:rsidRDefault="00366779" w:rsidP="00924899"/>
    <w:p w14:paraId="31BE45C6" w14:textId="14508ACC" w:rsidR="00366779" w:rsidRDefault="00366779" w:rsidP="00924899">
      <w:r>
        <w:rPr>
          <w:rStyle w:val="CommentReference"/>
        </w:rPr>
        <w:annotationRef/>
      </w:r>
      <w:r>
        <w:t>From Klebe et al 1995 (the paper with the GAP/GEF assays for Ran): “</w:t>
      </w:r>
      <w:r w:rsidRPr="004D63E6">
        <w:t xml:space="preserve">Using Xenopus egg extracts, </w:t>
      </w:r>
      <w:proofErr w:type="gramStart"/>
      <w:r w:rsidRPr="004D63E6">
        <w:t>Ran</w:t>
      </w:r>
      <w:proofErr w:type="gramEnd"/>
      <w:r w:rsidRPr="004D63E6">
        <w:t>(T24N) was found to inhibit DNA replication and the activation of mitosis promoting factor (</w:t>
      </w:r>
      <w:proofErr w:type="spellStart"/>
      <w:r w:rsidRPr="004D63E6">
        <w:t>Kombluth</w:t>
      </w:r>
      <w:proofErr w:type="spellEnd"/>
      <w:r w:rsidRPr="004D63E6">
        <w:t xml:space="preserve"> et al., 1994). Another effect was found using a permanently active double mutant Ran(G19</w:t>
      </w:r>
      <w:proofErr w:type="gramStart"/>
      <w:r w:rsidRPr="004D63E6">
        <w:t>V,Q</w:t>
      </w:r>
      <w:proofErr w:type="gramEnd"/>
      <w:r w:rsidRPr="004D63E6">
        <w:t>69L), incapable of GTP hydrolysis (</w:t>
      </w:r>
      <w:proofErr w:type="spellStart"/>
      <w:r w:rsidRPr="004D63E6">
        <w:t>Coutavas</w:t>
      </w:r>
      <w:proofErr w:type="spellEnd"/>
      <w:r w:rsidRPr="004D63E6">
        <w:t xml:space="preserve"> et al., 1993), which arrested somatic cells in G1 and G2 (Ren et al., 1994).</w:t>
      </w:r>
      <w:r>
        <w:t>”</w:t>
      </w:r>
    </w:p>
    <w:p w14:paraId="6B878CF3" w14:textId="77777777" w:rsidR="00366779" w:rsidRDefault="00366779" w:rsidP="00924899"/>
    <w:p w14:paraId="4A37462E" w14:textId="77777777" w:rsidR="00366779" w:rsidRDefault="00366779" w:rsidP="00924899">
      <w:r>
        <w:t>Those papers:</w:t>
      </w:r>
    </w:p>
    <w:p w14:paraId="458C2EF3" w14:textId="77777777" w:rsidR="00366779" w:rsidRPr="004D63E6" w:rsidRDefault="00366779" w:rsidP="00924899">
      <w:pPr>
        <w:pStyle w:val="ListParagraph"/>
        <w:numPr>
          <w:ilvl w:val="0"/>
          <w:numId w:val="11"/>
        </w:numPr>
        <w:spacing w:after="0" w:line="240" w:lineRule="auto"/>
        <w:jc w:val="left"/>
      </w:pPr>
      <w:r w:rsidRPr="004D63E6">
        <w:t xml:space="preserve">Kornbluth, S., </w:t>
      </w:r>
      <w:proofErr w:type="spellStart"/>
      <w:r w:rsidRPr="004D63E6">
        <w:t>Dasso</w:t>
      </w:r>
      <w:proofErr w:type="spellEnd"/>
      <w:r w:rsidRPr="004D63E6">
        <w:t xml:space="preserve">, M., &amp; Newport, J. (1994). Evidence for a dual role for TC4 protein in regulating nuclear structure and cell cycle progression. </w:t>
      </w:r>
      <w:r w:rsidRPr="004D63E6">
        <w:rPr>
          <w:i/>
          <w:iCs/>
        </w:rPr>
        <w:t>The Journal of Cell Biology</w:t>
      </w:r>
      <w:r w:rsidRPr="004D63E6">
        <w:t xml:space="preserve">, </w:t>
      </w:r>
      <w:r w:rsidRPr="004D63E6">
        <w:rPr>
          <w:i/>
          <w:iCs/>
        </w:rPr>
        <w:t>125</w:t>
      </w:r>
      <w:r w:rsidRPr="004D63E6">
        <w:t>(4), 705–719.</w:t>
      </w:r>
    </w:p>
    <w:p w14:paraId="2DF1EAC2" w14:textId="77777777" w:rsidR="00366779" w:rsidRPr="004D63E6" w:rsidRDefault="00366779" w:rsidP="00924899">
      <w:pPr>
        <w:pStyle w:val="ListParagraph"/>
        <w:numPr>
          <w:ilvl w:val="0"/>
          <w:numId w:val="11"/>
        </w:numPr>
        <w:spacing w:after="0" w:line="240" w:lineRule="auto"/>
        <w:jc w:val="left"/>
        <w:rPr>
          <w:rFonts w:cs="Times New Roman (Body CS)"/>
          <w:sz w:val="20"/>
          <w:szCs w:val="20"/>
        </w:rPr>
      </w:pPr>
      <w:proofErr w:type="spellStart"/>
      <w:r w:rsidRPr="00366779">
        <w:rPr>
          <w:rFonts w:cs="Times New Roman (Body CS)"/>
          <w:sz w:val="20"/>
          <w:szCs w:val="20"/>
          <w:lang w:val="de-DE"/>
        </w:rPr>
        <w:t>Coutavas</w:t>
      </w:r>
      <w:proofErr w:type="spellEnd"/>
      <w:r w:rsidRPr="00366779">
        <w:rPr>
          <w:rFonts w:cs="Times New Roman (Body CS)"/>
          <w:sz w:val="20"/>
          <w:szCs w:val="20"/>
          <w:lang w:val="de-DE"/>
        </w:rPr>
        <w:t xml:space="preserve">, E., Ren, M., Oppenheim, J. D., </w:t>
      </w:r>
      <w:proofErr w:type="spellStart"/>
      <w:r w:rsidRPr="00366779">
        <w:rPr>
          <w:rFonts w:cs="Times New Roman (Body CS)"/>
          <w:sz w:val="20"/>
          <w:szCs w:val="20"/>
          <w:lang w:val="de-DE"/>
        </w:rPr>
        <w:t>D’Eustachio</w:t>
      </w:r>
      <w:proofErr w:type="spellEnd"/>
      <w:r w:rsidRPr="00366779">
        <w:rPr>
          <w:rFonts w:cs="Times New Roman (Body CS)"/>
          <w:sz w:val="20"/>
          <w:szCs w:val="20"/>
          <w:lang w:val="de-DE"/>
        </w:rPr>
        <w:t xml:space="preserve">, P., &amp; Rush, M. G. (1993). </w:t>
      </w:r>
      <w:r w:rsidRPr="004D63E6">
        <w:rPr>
          <w:rFonts w:cs="Times New Roman (Body CS)"/>
          <w:sz w:val="20"/>
          <w:szCs w:val="20"/>
        </w:rPr>
        <w:t xml:space="preserve">Characterization of proteins that interact with the cell-cycle regulatory protein Ran/TC4. </w:t>
      </w:r>
      <w:r w:rsidRPr="004D63E6">
        <w:rPr>
          <w:rFonts w:cs="Times New Roman (Body CS)"/>
          <w:i/>
          <w:iCs/>
          <w:sz w:val="20"/>
          <w:szCs w:val="20"/>
        </w:rPr>
        <w:t>Nature</w:t>
      </w:r>
      <w:r w:rsidRPr="004D63E6">
        <w:rPr>
          <w:rFonts w:cs="Times New Roman (Body CS)"/>
          <w:sz w:val="20"/>
          <w:szCs w:val="20"/>
        </w:rPr>
        <w:t xml:space="preserve">, </w:t>
      </w:r>
      <w:r w:rsidRPr="004D63E6">
        <w:rPr>
          <w:rFonts w:cs="Times New Roman (Body CS)"/>
          <w:i/>
          <w:iCs/>
          <w:sz w:val="20"/>
          <w:szCs w:val="20"/>
        </w:rPr>
        <w:t>366</w:t>
      </w:r>
      <w:r w:rsidRPr="004D63E6">
        <w:rPr>
          <w:rFonts w:cs="Times New Roman (Body CS)"/>
          <w:sz w:val="20"/>
          <w:szCs w:val="20"/>
        </w:rPr>
        <w:t>(6455), 585–587.</w:t>
      </w:r>
    </w:p>
    <w:p w14:paraId="51487D30" w14:textId="7013D509" w:rsidR="00366779" w:rsidRDefault="00366779" w:rsidP="00924899">
      <w:pPr>
        <w:pStyle w:val="ListParagraph"/>
        <w:numPr>
          <w:ilvl w:val="0"/>
          <w:numId w:val="11"/>
        </w:numPr>
        <w:spacing w:after="0" w:line="240" w:lineRule="auto"/>
        <w:jc w:val="left"/>
      </w:pPr>
      <w:r w:rsidRPr="004D63E6">
        <w:rPr>
          <w:rFonts w:cs="Times New Roman (Body CS)"/>
          <w:sz w:val="20"/>
          <w:szCs w:val="20"/>
        </w:rPr>
        <w:t xml:space="preserve">Ren, M., </w:t>
      </w:r>
      <w:proofErr w:type="spellStart"/>
      <w:r w:rsidRPr="004D63E6">
        <w:rPr>
          <w:rFonts w:cs="Times New Roman (Body CS)"/>
          <w:sz w:val="20"/>
          <w:szCs w:val="20"/>
        </w:rPr>
        <w:t>Coutavas</w:t>
      </w:r>
      <w:proofErr w:type="spellEnd"/>
      <w:r w:rsidRPr="004D63E6">
        <w:rPr>
          <w:rFonts w:cs="Times New Roman (Body CS)"/>
          <w:sz w:val="20"/>
          <w:szCs w:val="20"/>
        </w:rPr>
        <w:t xml:space="preserve">, E., </w:t>
      </w:r>
      <w:proofErr w:type="spellStart"/>
      <w:r w:rsidRPr="004D63E6">
        <w:rPr>
          <w:rFonts w:cs="Times New Roman (Body CS)"/>
          <w:sz w:val="20"/>
          <w:szCs w:val="20"/>
        </w:rPr>
        <w:t>D’Eustachio</w:t>
      </w:r>
      <w:proofErr w:type="spellEnd"/>
      <w:r w:rsidRPr="004D63E6">
        <w:rPr>
          <w:rFonts w:cs="Times New Roman (Body CS)"/>
          <w:sz w:val="20"/>
          <w:szCs w:val="20"/>
        </w:rPr>
        <w:t xml:space="preserve">, P., &amp; Rush, M. G. (1994). Effects of mutant Ran/TC4 proteins on cell cycle progression. </w:t>
      </w:r>
      <w:r w:rsidRPr="004D63E6">
        <w:rPr>
          <w:rFonts w:cs="Times New Roman (Body CS)"/>
          <w:i/>
          <w:iCs/>
          <w:sz w:val="20"/>
          <w:szCs w:val="20"/>
        </w:rPr>
        <w:t>Molecular and Cellular Biology</w:t>
      </w:r>
      <w:r w:rsidRPr="004D63E6">
        <w:rPr>
          <w:rFonts w:cs="Times New Roman (Body CS)"/>
          <w:sz w:val="20"/>
          <w:szCs w:val="20"/>
        </w:rPr>
        <w:t xml:space="preserve">, </w:t>
      </w:r>
      <w:r w:rsidRPr="004D63E6">
        <w:rPr>
          <w:rFonts w:cs="Times New Roman (Body CS)"/>
          <w:i/>
          <w:iCs/>
          <w:sz w:val="20"/>
          <w:szCs w:val="20"/>
        </w:rPr>
        <w:t>14</w:t>
      </w:r>
      <w:r w:rsidRPr="004D63E6">
        <w:rPr>
          <w:rFonts w:cs="Times New Roman (Body CS)"/>
          <w:sz w:val="20"/>
          <w:szCs w:val="20"/>
        </w:rPr>
        <w:t>(6), 4216–4224.</w:t>
      </w:r>
    </w:p>
  </w:comment>
  <w:comment w:id="381" w:author="Christopher Mathy" w:date="2020-08-03T11:39:00Z" w:initials="CM">
    <w:p w14:paraId="5D3FF52A" w14:textId="77777777" w:rsidR="00366779" w:rsidRDefault="00366779">
      <w:pPr>
        <w:pStyle w:val="CommentText"/>
      </w:pPr>
      <w:r>
        <w:rPr>
          <w:rStyle w:val="CommentReference"/>
        </w:rPr>
        <w:annotationRef/>
      </w:r>
      <w:r>
        <w:t xml:space="preserve">For references showing that the effects of these mutations </w:t>
      </w:r>
      <w:proofErr w:type="gramStart"/>
      <w:r>
        <w:t>is</w:t>
      </w:r>
      <w:proofErr w:type="gramEnd"/>
      <w:r>
        <w:t xml:space="preserve"> consistent with our conclusions about processes being sensitive to only one mutation, please see the four references in the document “</w:t>
      </w:r>
      <w:r w:rsidRPr="00716DE1">
        <w:t>Ran kinetic mutants lit review</w:t>
      </w:r>
      <w:r>
        <w:t>.docx”</w:t>
      </w:r>
    </w:p>
    <w:p w14:paraId="03F44F3D" w14:textId="77777777" w:rsidR="00366779" w:rsidRDefault="00366779">
      <w:pPr>
        <w:pStyle w:val="CommentText"/>
      </w:pPr>
    </w:p>
    <w:p w14:paraId="6D447284" w14:textId="0CD369B4" w:rsidR="00366779" w:rsidRDefault="00366779">
      <w:pPr>
        <w:pStyle w:val="CommentText"/>
      </w:pPr>
      <w:r>
        <w:t>Wasn’t sure if you wanted these references or the references that first characterized the mutants themselves (see the other comment), Tanja.</w:t>
      </w:r>
    </w:p>
  </w:comment>
  <w:comment w:id="476" w:author="Tanja Kortemme" w:date="2020-08-02T15:53:00Z" w:initials="MOU">
    <w:p w14:paraId="50B90592" w14:textId="04753031" w:rsidR="00366779" w:rsidRDefault="00366779" w:rsidP="007D1CF0">
      <w:pPr>
        <w:rPr>
          <w:color w:val="000000" w:themeColor="text1"/>
          <w:szCs w:val="22"/>
        </w:rPr>
      </w:pPr>
      <w:r>
        <w:rPr>
          <w:rStyle w:val="CommentReference"/>
        </w:rPr>
        <w:annotationRef/>
      </w:r>
      <w:r>
        <w:t>Could move the explanation of the integrated MM from below to here, as the “single substrate conc is insufficient” is the major criticism. Would start with “</w:t>
      </w:r>
      <w:r>
        <w:rPr>
          <w:color w:val="000000" w:themeColor="text1"/>
          <w:szCs w:val="22"/>
        </w:rPr>
        <w:t>Analyzing the full reaction progress curve with the integrated Michaelis-Menten equation differs fundamentally from traditional enzyme kinetic analysis of initial velocities for which case, as the reviewer correctly notes, the value of Km cannot be determined from a single initial [S] &gt;&gt; K</w:t>
      </w:r>
      <w:r w:rsidRPr="00D3025E">
        <w:rPr>
          <w:color w:val="000000" w:themeColor="text1"/>
          <w:szCs w:val="22"/>
          <w:vertAlign w:val="subscript"/>
        </w:rPr>
        <w:t>m</w:t>
      </w:r>
      <w:r>
        <w:rPr>
          <w:color w:val="000000" w:themeColor="text1"/>
          <w:szCs w:val="22"/>
        </w:rPr>
        <w:t>.”</w:t>
      </w:r>
    </w:p>
    <w:p w14:paraId="24CA98C3" w14:textId="0B534836" w:rsidR="00366779" w:rsidRDefault="00366779" w:rsidP="007D1CF0">
      <w:pPr>
        <w:rPr>
          <w:color w:val="000000" w:themeColor="text1"/>
          <w:szCs w:val="22"/>
        </w:rPr>
      </w:pPr>
    </w:p>
    <w:p w14:paraId="1505EB27" w14:textId="7C79707D" w:rsidR="00366779" w:rsidRPr="00E52918" w:rsidRDefault="00366779" w:rsidP="007D1CF0">
      <w:pPr>
        <w:rPr>
          <w:color w:val="000000" w:themeColor="text1"/>
          <w:szCs w:val="22"/>
        </w:rPr>
      </w:pPr>
      <w:r>
        <w:rPr>
          <w:color w:val="000000" w:themeColor="text1"/>
          <w:szCs w:val="22"/>
        </w:rPr>
        <w:t>Then would end with error analysis.</w:t>
      </w:r>
    </w:p>
    <w:p w14:paraId="5A300F87" w14:textId="71968AAE" w:rsidR="00366779" w:rsidRDefault="00366779">
      <w:pPr>
        <w:pStyle w:val="CommentText"/>
      </w:pPr>
    </w:p>
  </w:comment>
  <w:comment w:id="519" w:author="Tanja Kortemme" w:date="2020-08-02T15:51:00Z" w:initials="MOU">
    <w:p w14:paraId="6AA731D4" w14:textId="1E2461AC" w:rsidR="00366779" w:rsidRDefault="00366779">
      <w:pPr>
        <w:pStyle w:val="CommentText"/>
      </w:pPr>
      <w:r>
        <w:rPr>
          <w:rStyle w:val="CommentReference"/>
        </w:rPr>
        <w:annotationRef/>
      </w:r>
      <w:r>
        <w:t>link citations</w:t>
      </w:r>
    </w:p>
  </w:comment>
  <w:comment w:id="550" w:author="Tanja Kortemme" w:date="2020-08-02T16:05:00Z" w:initials="MOU">
    <w:p w14:paraId="49B4F61D" w14:textId="77777777" w:rsidR="00366779" w:rsidRDefault="00366779">
      <w:pPr>
        <w:pStyle w:val="CommentText"/>
      </w:pPr>
      <w:r>
        <w:rPr>
          <w:rStyle w:val="CommentReference"/>
        </w:rPr>
        <w:annotationRef/>
      </w:r>
      <w:r>
        <w:t>update</w:t>
      </w:r>
    </w:p>
    <w:p w14:paraId="1128FF60" w14:textId="62A78B81" w:rsidR="00366779" w:rsidRDefault="00366779">
      <w:pPr>
        <w:pStyle w:val="CommentText"/>
      </w:pPr>
      <w:r>
        <w:t xml:space="preserve">Tina: They are both with 1 </w:t>
      </w:r>
      <w:proofErr w:type="spellStart"/>
      <w:r>
        <w:t>nM</w:t>
      </w:r>
      <w:proofErr w:type="spellEnd"/>
      <w:r>
        <w:t xml:space="preserve"> GAP?</w:t>
      </w:r>
    </w:p>
  </w:comment>
  <w:comment w:id="576" w:author="Tanja Kortemme" w:date="2020-08-02T16:24:00Z" w:initials="MOU">
    <w:p w14:paraId="026A8AF1" w14:textId="3E78A322" w:rsidR="00366779" w:rsidRDefault="00366779">
      <w:pPr>
        <w:pStyle w:val="CommentText"/>
      </w:pPr>
      <w:r>
        <w:rPr>
          <w:rStyle w:val="CommentReference"/>
        </w:rPr>
        <w:annotationRef/>
      </w:r>
      <w:r>
        <w:t>reviewer asks for relative GTP and GDP affinity, can you add GDP value</w:t>
      </w:r>
    </w:p>
  </w:comment>
  <w:comment w:id="580" w:author="Tanja Kortemme" w:date="2020-08-02T16:23:00Z" w:initials="MOU">
    <w:p w14:paraId="7A18BD94" w14:textId="409AF88C" w:rsidR="00366779" w:rsidRDefault="00366779">
      <w:pPr>
        <w:pStyle w:val="CommentText"/>
      </w:pPr>
      <w:r>
        <w:rPr>
          <w:rStyle w:val="CommentReference"/>
        </w:rPr>
        <w:annotationRef/>
      </w:r>
      <w:r>
        <w:t>change correct?</w:t>
      </w:r>
    </w:p>
  </w:comment>
  <w:comment w:id="593" w:author="Tanja Kortemme" w:date="2020-08-02T16:28:00Z" w:initials="MOU">
    <w:p w14:paraId="4B838D2B" w14:textId="5C5E1F2B" w:rsidR="00366779" w:rsidRDefault="00366779">
      <w:pPr>
        <w:pStyle w:val="CommentText"/>
      </w:pPr>
      <w:r>
        <w:rPr>
          <w:rStyle w:val="CommentReference"/>
        </w:rPr>
        <w:annotationRef/>
      </w:r>
      <w:r>
        <w:t>Check RAN vs Ran everywhere</w:t>
      </w:r>
    </w:p>
  </w:comment>
  <w:comment w:id="595" w:author="Tanja Kortemme" w:date="2020-08-02T16:31:00Z" w:initials="MOU">
    <w:p w14:paraId="0FE2F76E" w14:textId="653A8734" w:rsidR="00366779" w:rsidRDefault="00366779">
      <w:pPr>
        <w:pStyle w:val="CommentText"/>
      </w:pPr>
      <w:r>
        <w:rPr>
          <w:rStyle w:val="CommentReference"/>
        </w:rPr>
        <w:annotationRef/>
      </w:r>
      <w:r>
        <w:t>Don’t need this here?</w:t>
      </w:r>
    </w:p>
  </w:comment>
  <w:comment w:id="652" w:author="Tanja Kortemme" w:date="2020-08-02T17:36:00Z" w:initials="MOU">
    <w:p w14:paraId="1DBC4554" w14:textId="77777777" w:rsidR="00366779" w:rsidRDefault="00366779">
      <w:pPr>
        <w:pStyle w:val="CommentText"/>
      </w:pPr>
      <w:r>
        <w:rPr>
          <w:rStyle w:val="CommentReference"/>
        </w:rPr>
        <w:annotationRef/>
      </w:r>
      <w:r>
        <w:t>5% or 3%?</w:t>
      </w:r>
    </w:p>
    <w:p w14:paraId="1E7E3413" w14:textId="519A0C58" w:rsidR="000D0767" w:rsidRDefault="000D0767">
      <w:pPr>
        <w:pStyle w:val="CommentText"/>
      </w:pPr>
      <w:r>
        <w:t>Tina: 3%!</w:t>
      </w:r>
    </w:p>
  </w:comment>
  <w:comment w:id="739" w:author="Tanja Kortemme" w:date="2020-08-02T18:01:00Z" w:initials="MOU">
    <w:p w14:paraId="5EBD0966" w14:textId="46878B1B" w:rsidR="00366779" w:rsidRDefault="00366779">
      <w:pPr>
        <w:pStyle w:val="CommentText"/>
      </w:pPr>
      <w:r>
        <w:rPr>
          <w:rStyle w:val="CommentReference"/>
        </w:rPr>
        <w:annotationRef/>
      </w:r>
      <w:r>
        <w:t>Would leave point 1 out, if we don’t want to measure these interactions…</w:t>
      </w:r>
    </w:p>
  </w:comment>
  <w:comment w:id="737" w:author="Tanja Kortemme" w:date="2020-08-02T18:27:00Z" w:initials="MOU">
    <w:p w14:paraId="3FE43A66" w14:textId="4AEB7F56" w:rsidR="00366779" w:rsidRDefault="00366779">
      <w:pPr>
        <w:pStyle w:val="CommentText"/>
      </w:pPr>
      <w:r>
        <w:rPr>
          <w:rStyle w:val="CommentReference"/>
        </w:rPr>
        <w:annotationRef/>
      </w:r>
      <w:r>
        <w:t>We could support this assertion with citing/describing structural studies on state 1 and state 2 in Ras, and state that what is new in our work is that mutations in binding sites appear to be able to modulate these conformations in Ran. It might help to highlight better what is new in our work (the 2 points below make it sound a bit like everything is known already… which it isn’t!)</w:t>
      </w:r>
    </w:p>
  </w:comment>
  <w:comment w:id="774" w:author="Tanja Kortemme" w:date="2020-08-02T18:33:00Z" w:initials="MOU">
    <w:p w14:paraId="390CDFEA" w14:textId="1FA5BE01" w:rsidR="00366779" w:rsidRDefault="00366779">
      <w:pPr>
        <w:pStyle w:val="CommentText"/>
      </w:pPr>
      <w:r>
        <w:rPr>
          <w:rStyle w:val="CommentReference"/>
        </w:rPr>
        <w:annotationRef/>
      </w:r>
      <w:r>
        <w:t>Move text from beginning and adapt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20A42A" w15:done="0"/>
  <w15:commentEx w15:paraId="69CEC095" w15:done="0"/>
  <w15:commentEx w15:paraId="34C25DBD" w15:done="0"/>
  <w15:commentEx w15:paraId="6D8114E8" w15:done="0"/>
  <w15:commentEx w15:paraId="4AA17E3E" w15:done="0"/>
  <w15:commentEx w15:paraId="3ABAF1BA" w15:done="0"/>
  <w15:commentEx w15:paraId="298A1EF7" w15:done="0"/>
  <w15:commentEx w15:paraId="74080CC9" w15:done="0"/>
  <w15:commentEx w15:paraId="2EE45BBC" w15:done="0"/>
  <w15:commentEx w15:paraId="0A9EED3E" w15:done="0"/>
  <w15:commentEx w15:paraId="48739735" w15:done="0"/>
  <w15:commentEx w15:paraId="55BACAA7" w15:done="0"/>
  <w15:commentEx w15:paraId="4328310A" w15:done="0"/>
  <w15:commentEx w15:paraId="1C8FA080" w15:done="0"/>
  <w15:commentEx w15:paraId="1E304B25" w15:done="0"/>
  <w15:commentEx w15:paraId="51487D30" w15:done="0"/>
  <w15:commentEx w15:paraId="6D447284" w15:done="0"/>
  <w15:commentEx w15:paraId="5A300F87" w15:done="0"/>
  <w15:commentEx w15:paraId="6AA731D4" w15:done="0"/>
  <w15:commentEx w15:paraId="1128FF60" w15:done="0"/>
  <w15:commentEx w15:paraId="026A8AF1" w15:done="0"/>
  <w15:commentEx w15:paraId="7A18BD94" w15:done="0"/>
  <w15:commentEx w15:paraId="4B838D2B" w15:done="0"/>
  <w15:commentEx w15:paraId="0FE2F76E" w15:done="0"/>
  <w15:commentEx w15:paraId="1E7E3413" w15:done="0"/>
  <w15:commentEx w15:paraId="5EBD0966" w15:done="0"/>
  <w15:commentEx w15:paraId="3FE43A66" w15:done="0"/>
  <w15:commentEx w15:paraId="390CDF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602E" w16cex:dateUtc="2020-08-03T17:06:00Z"/>
  <w16cex:commentExtensible w16cex:durableId="22D27596" w16cex:dateUtc="2020-08-03T18:37:00Z"/>
  <w16cex:commentExtensible w16cex:durableId="22D275DA" w16cex:dateUtc="2020-08-03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20A42A" w16cid:durableId="22D2602E"/>
  <w16cid:commentId w16cid:paraId="69CEC095" w16cid:durableId="22D14883"/>
  <w16cid:commentId w16cid:paraId="34C25DBD" w16cid:durableId="22CBC5EE"/>
  <w16cid:commentId w16cid:paraId="6D8114E8" w16cid:durableId="22D15839"/>
  <w16cid:commentId w16cid:paraId="4AA17E3E" w16cid:durableId="22D10C46"/>
  <w16cid:commentId w16cid:paraId="3ABAF1BA" w16cid:durableId="22D11322"/>
  <w16cid:commentId w16cid:paraId="298A1EF7" w16cid:durableId="22D114BC"/>
  <w16cid:commentId w16cid:paraId="74080CC9" w16cid:durableId="22D11C5D"/>
  <w16cid:commentId w16cid:paraId="2EE45BBC" w16cid:durableId="22D11858"/>
  <w16cid:commentId w16cid:paraId="0A9EED3E" w16cid:durableId="22D117D4"/>
  <w16cid:commentId w16cid:paraId="48739735" w16cid:durableId="22D1194D"/>
  <w16cid:commentId w16cid:paraId="55BACAA7" w16cid:durableId="22D118F5"/>
  <w16cid:commentId w16cid:paraId="4328310A" w16cid:durableId="22D11EAF"/>
  <w16cid:commentId w16cid:paraId="1C8FA080" w16cid:durableId="22D11F66"/>
  <w16cid:commentId w16cid:paraId="1E304B25" w16cid:durableId="22D12543"/>
  <w16cid:commentId w16cid:paraId="51487D30" w16cid:durableId="22D27596"/>
  <w16cid:commentId w16cid:paraId="6D447284" w16cid:durableId="22D275DA"/>
  <w16cid:commentId w16cid:paraId="5A300F87" w16cid:durableId="22D15FE8"/>
  <w16cid:commentId w16cid:paraId="6AA731D4" w16cid:durableId="22D15F6C"/>
  <w16cid:commentId w16cid:paraId="1128FF60" w16cid:durableId="22D162D3"/>
  <w16cid:commentId w16cid:paraId="026A8AF1" w16cid:durableId="22D1673D"/>
  <w16cid:commentId w16cid:paraId="7A18BD94" w16cid:durableId="22D16704"/>
  <w16cid:commentId w16cid:paraId="4B838D2B" w16cid:durableId="22D16822"/>
  <w16cid:commentId w16cid:paraId="0FE2F76E" w16cid:durableId="22D168E2"/>
  <w16cid:commentId w16cid:paraId="1E7E3413" w16cid:durableId="22D1780A"/>
  <w16cid:commentId w16cid:paraId="5EBD0966" w16cid:durableId="22D17E05"/>
  <w16cid:commentId w16cid:paraId="3FE43A66" w16cid:durableId="22D18413"/>
  <w16cid:commentId w16cid:paraId="390CDFEA" w16cid:durableId="22D185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A7B48" w14:textId="77777777" w:rsidR="001B000D" w:rsidRDefault="001B000D" w:rsidP="00252FA1">
      <w:pPr>
        <w:spacing w:after="0"/>
      </w:pPr>
      <w:r>
        <w:separator/>
      </w:r>
    </w:p>
  </w:endnote>
  <w:endnote w:type="continuationSeparator" w:id="0">
    <w:p w14:paraId="0E675B2A" w14:textId="77777777" w:rsidR="001B000D" w:rsidRDefault="001B000D"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366779" w:rsidRDefault="00366779"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366779" w:rsidRDefault="003667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366779" w:rsidRDefault="00366779"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366779" w:rsidRDefault="003667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E267A" w14:textId="77777777" w:rsidR="001B000D" w:rsidRDefault="001B000D" w:rsidP="00252FA1">
      <w:pPr>
        <w:spacing w:after="0"/>
      </w:pPr>
      <w:r>
        <w:separator/>
      </w:r>
    </w:p>
  </w:footnote>
  <w:footnote w:type="continuationSeparator" w:id="0">
    <w:p w14:paraId="7B181F6A" w14:textId="77777777" w:rsidR="001B000D" w:rsidRDefault="001B000D"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4"/>
  </w:num>
  <w:num w:numId="5">
    <w:abstractNumId w:val="5"/>
  </w:num>
  <w:num w:numId="6">
    <w:abstractNumId w:val="0"/>
  </w:num>
  <w:num w:numId="7">
    <w:abstractNumId w:val="10"/>
  </w:num>
  <w:num w:numId="8">
    <w:abstractNumId w:val="8"/>
  </w:num>
  <w:num w:numId="9">
    <w:abstractNumId w:val="9"/>
  </w:num>
  <w:num w:numId="10">
    <w:abstractNumId w:val="2"/>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Mathy">
    <w15:presenceInfo w15:providerId="AD" w15:userId="S::cjmathy@berkeley.edu::5c7fe757-e4f4-4e60-af50-b7d683970163"/>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AEC"/>
    <w:rsid w:val="00002002"/>
    <w:rsid w:val="000025B0"/>
    <w:rsid w:val="00003CB1"/>
    <w:rsid w:val="000048CC"/>
    <w:rsid w:val="000060B0"/>
    <w:rsid w:val="000078EB"/>
    <w:rsid w:val="00007E52"/>
    <w:rsid w:val="000108FB"/>
    <w:rsid w:val="000115F3"/>
    <w:rsid w:val="00011CB7"/>
    <w:rsid w:val="00011D77"/>
    <w:rsid w:val="00013C7F"/>
    <w:rsid w:val="000143A6"/>
    <w:rsid w:val="00014F60"/>
    <w:rsid w:val="000161B9"/>
    <w:rsid w:val="00017616"/>
    <w:rsid w:val="00017972"/>
    <w:rsid w:val="000204CC"/>
    <w:rsid w:val="00022212"/>
    <w:rsid w:val="000231D8"/>
    <w:rsid w:val="000235B3"/>
    <w:rsid w:val="0002361A"/>
    <w:rsid w:val="00025128"/>
    <w:rsid w:val="00030408"/>
    <w:rsid w:val="00030748"/>
    <w:rsid w:val="0003091E"/>
    <w:rsid w:val="00030A2A"/>
    <w:rsid w:val="00031015"/>
    <w:rsid w:val="000312ED"/>
    <w:rsid w:val="00031DFD"/>
    <w:rsid w:val="00032C0E"/>
    <w:rsid w:val="0003376F"/>
    <w:rsid w:val="00033A87"/>
    <w:rsid w:val="00033E0A"/>
    <w:rsid w:val="000341A1"/>
    <w:rsid w:val="00035C0A"/>
    <w:rsid w:val="00040C67"/>
    <w:rsid w:val="00041C85"/>
    <w:rsid w:val="000422CA"/>
    <w:rsid w:val="00042312"/>
    <w:rsid w:val="00043BFA"/>
    <w:rsid w:val="000451A3"/>
    <w:rsid w:val="00045562"/>
    <w:rsid w:val="00045C30"/>
    <w:rsid w:val="00046A29"/>
    <w:rsid w:val="00046F8B"/>
    <w:rsid w:val="000472F4"/>
    <w:rsid w:val="0004781B"/>
    <w:rsid w:val="00050336"/>
    <w:rsid w:val="00052920"/>
    <w:rsid w:val="00053970"/>
    <w:rsid w:val="0005456C"/>
    <w:rsid w:val="000545E0"/>
    <w:rsid w:val="000548C2"/>
    <w:rsid w:val="00054ED0"/>
    <w:rsid w:val="00055DC1"/>
    <w:rsid w:val="00057C91"/>
    <w:rsid w:val="00062A8B"/>
    <w:rsid w:val="00064C63"/>
    <w:rsid w:val="000670AC"/>
    <w:rsid w:val="00070485"/>
    <w:rsid w:val="0007143A"/>
    <w:rsid w:val="00072667"/>
    <w:rsid w:val="00072EC3"/>
    <w:rsid w:val="00073299"/>
    <w:rsid w:val="000749F1"/>
    <w:rsid w:val="00075196"/>
    <w:rsid w:val="00080A2F"/>
    <w:rsid w:val="00082130"/>
    <w:rsid w:val="0008213A"/>
    <w:rsid w:val="000847A7"/>
    <w:rsid w:val="000902B4"/>
    <w:rsid w:val="00090579"/>
    <w:rsid w:val="000937FE"/>
    <w:rsid w:val="000952E5"/>
    <w:rsid w:val="00095CC5"/>
    <w:rsid w:val="00096235"/>
    <w:rsid w:val="00096626"/>
    <w:rsid w:val="000970B9"/>
    <w:rsid w:val="000A01F8"/>
    <w:rsid w:val="000A084B"/>
    <w:rsid w:val="000A11F1"/>
    <w:rsid w:val="000A12F8"/>
    <w:rsid w:val="000A1330"/>
    <w:rsid w:val="000A2B34"/>
    <w:rsid w:val="000A39AF"/>
    <w:rsid w:val="000A41AE"/>
    <w:rsid w:val="000A476B"/>
    <w:rsid w:val="000A6989"/>
    <w:rsid w:val="000A72AD"/>
    <w:rsid w:val="000A72EF"/>
    <w:rsid w:val="000A7977"/>
    <w:rsid w:val="000B28E0"/>
    <w:rsid w:val="000B37A7"/>
    <w:rsid w:val="000B4238"/>
    <w:rsid w:val="000B79BD"/>
    <w:rsid w:val="000C27BF"/>
    <w:rsid w:val="000C38CF"/>
    <w:rsid w:val="000C5AE0"/>
    <w:rsid w:val="000C6E34"/>
    <w:rsid w:val="000C7F4F"/>
    <w:rsid w:val="000D042B"/>
    <w:rsid w:val="000D0767"/>
    <w:rsid w:val="000D1133"/>
    <w:rsid w:val="000D1C83"/>
    <w:rsid w:val="000D1F62"/>
    <w:rsid w:val="000D2727"/>
    <w:rsid w:val="000D29D6"/>
    <w:rsid w:val="000D2B8B"/>
    <w:rsid w:val="000D2C8E"/>
    <w:rsid w:val="000D47E1"/>
    <w:rsid w:val="000D4A07"/>
    <w:rsid w:val="000D4C12"/>
    <w:rsid w:val="000D4DD6"/>
    <w:rsid w:val="000D56DA"/>
    <w:rsid w:val="000D777A"/>
    <w:rsid w:val="000D7E12"/>
    <w:rsid w:val="000E1913"/>
    <w:rsid w:val="000E2E59"/>
    <w:rsid w:val="000E34B4"/>
    <w:rsid w:val="000E577F"/>
    <w:rsid w:val="000E7F36"/>
    <w:rsid w:val="000F1F36"/>
    <w:rsid w:val="000F4805"/>
    <w:rsid w:val="000F4B86"/>
    <w:rsid w:val="000F62C4"/>
    <w:rsid w:val="000F70A5"/>
    <w:rsid w:val="000F7733"/>
    <w:rsid w:val="001019EE"/>
    <w:rsid w:val="00103274"/>
    <w:rsid w:val="00104807"/>
    <w:rsid w:val="00105236"/>
    <w:rsid w:val="001064A9"/>
    <w:rsid w:val="001100F5"/>
    <w:rsid w:val="00111594"/>
    <w:rsid w:val="00112AC2"/>
    <w:rsid w:val="001138FE"/>
    <w:rsid w:val="001139C5"/>
    <w:rsid w:val="00113CB9"/>
    <w:rsid w:val="00114F1D"/>
    <w:rsid w:val="00115063"/>
    <w:rsid w:val="00116A63"/>
    <w:rsid w:val="00120ACD"/>
    <w:rsid w:val="001216FA"/>
    <w:rsid w:val="0012181F"/>
    <w:rsid w:val="00121D62"/>
    <w:rsid w:val="00124078"/>
    <w:rsid w:val="00124190"/>
    <w:rsid w:val="00124C42"/>
    <w:rsid w:val="00126D4B"/>
    <w:rsid w:val="00127CE7"/>
    <w:rsid w:val="0013001D"/>
    <w:rsid w:val="00130887"/>
    <w:rsid w:val="00130A0C"/>
    <w:rsid w:val="00131C7A"/>
    <w:rsid w:val="00132E4B"/>
    <w:rsid w:val="00133EBF"/>
    <w:rsid w:val="001340FE"/>
    <w:rsid w:val="00134F3D"/>
    <w:rsid w:val="00136101"/>
    <w:rsid w:val="00136344"/>
    <w:rsid w:val="001369E9"/>
    <w:rsid w:val="00136E0F"/>
    <w:rsid w:val="00137C51"/>
    <w:rsid w:val="00137DBA"/>
    <w:rsid w:val="001412C7"/>
    <w:rsid w:val="00141453"/>
    <w:rsid w:val="001414D2"/>
    <w:rsid w:val="0014265C"/>
    <w:rsid w:val="001432F8"/>
    <w:rsid w:val="0014526C"/>
    <w:rsid w:val="001457B4"/>
    <w:rsid w:val="00145E57"/>
    <w:rsid w:val="001474C7"/>
    <w:rsid w:val="00151071"/>
    <w:rsid w:val="001511F6"/>
    <w:rsid w:val="00151923"/>
    <w:rsid w:val="001520BB"/>
    <w:rsid w:val="0015401C"/>
    <w:rsid w:val="00154EA9"/>
    <w:rsid w:val="00156BEC"/>
    <w:rsid w:val="001571DE"/>
    <w:rsid w:val="00160539"/>
    <w:rsid w:val="00162504"/>
    <w:rsid w:val="00162BDD"/>
    <w:rsid w:val="00162DC7"/>
    <w:rsid w:val="00164AE0"/>
    <w:rsid w:val="00165812"/>
    <w:rsid w:val="001661ED"/>
    <w:rsid w:val="00166BFC"/>
    <w:rsid w:val="00170E2F"/>
    <w:rsid w:val="00171532"/>
    <w:rsid w:val="00171DE3"/>
    <w:rsid w:val="00172A68"/>
    <w:rsid w:val="00174237"/>
    <w:rsid w:val="00174875"/>
    <w:rsid w:val="0017613F"/>
    <w:rsid w:val="00176A3B"/>
    <w:rsid w:val="001775A7"/>
    <w:rsid w:val="00180FB4"/>
    <w:rsid w:val="00181544"/>
    <w:rsid w:val="001819BF"/>
    <w:rsid w:val="00181E71"/>
    <w:rsid w:val="00183126"/>
    <w:rsid w:val="00184641"/>
    <w:rsid w:val="00186506"/>
    <w:rsid w:val="00187C67"/>
    <w:rsid w:val="001913C0"/>
    <w:rsid w:val="00192324"/>
    <w:rsid w:val="00193E22"/>
    <w:rsid w:val="0019422F"/>
    <w:rsid w:val="00194ACC"/>
    <w:rsid w:val="00195E2A"/>
    <w:rsid w:val="00196056"/>
    <w:rsid w:val="00197624"/>
    <w:rsid w:val="00197C72"/>
    <w:rsid w:val="001A0D9F"/>
    <w:rsid w:val="001A15DA"/>
    <w:rsid w:val="001A21DB"/>
    <w:rsid w:val="001A225C"/>
    <w:rsid w:val="001A22D3"/>
    <w:rsid w:val="001A27FB"/>
    <w:rsid w:val="001A3F7B"/>
    <w:rsid w:val="001A447D"/>
    <w:rsid w:val="001A45D7"/>
    <w:rsid w:val="001A577C"/>
    <w:rsid w:val="001A69E5"/>
    <w:rsid w:val="001B000D"/>
    <w:rsid w:val="001B0448"/>
    <w:rsid w:val="001B0ED7"/>
    <w:rsid w:val="001B1E35"/>
    <w:rsid w:val="001B3084"/>
    <w:rsid w:val="001B3BEB"/>
    <w:rsid w:val="001B492F"/>
    <w:rsid w:val="001B4977"/>
    <w:rsid w:val="001B4A75"/>
    <w:rsid w:val="001B52AC"/>
    <w:rsid w:val="001B6D33"/>
    <w:rsid w:val="001B7F8A"/>
    <w:rsid w:val="001C07C6"/>
    <w:rsid w:val="001C0DF1"/>
    <w:rsid w:val="001C12B0"/>
    <w:rsid w:val="001C16D7"/>
    <w:rsid w:val="001C24B5"/>
    <w:rsid w:val="001C42DB"/>
    <w:rsid w:val="001C556E"/>
    <w:rsid w:val="001C7385"/>
    <w:rsid w:val="001C7CC8"/>
    <w:rsid w:val="001D0A9C"/>
    <w:rsid w:val="001D0E09"/>
    <w:rsid w:val="001D0FF3"/>
    <w:rsid w:val="001D10B2"/>
    <w:rsid w:val="001D13E3"/>
    <w:rsid w:val="001D1A90"/>
    <w:rsid w:val="001D236C"/>
    <w:rsid w:val="001D3A7A"/>
    <w:rsid w:val="001D5096"/>
    <w:rsid w:val="001D71AC"/>
    <w:rsid w:val="001D7651"/>
    <w:rsid w:val="001E12D1"/>
    <w:rsid w:val="001E53C2"/>
    <w:rsid w:val="001E5B1E"/>
    <w:rsid w:val="001E6127"/>
    <w:rsid w:val="001E61C4"/>
    <w:rsid w:val="001E6D13"/>
    <w:rsid w:val="001E7F50"/>
    <w:rsid w:val="001E7FFB"/>
    <w:rsid w:val="001F030D"/>
    <w:rsid w:val="001F156F"/>
    <w:rsid w:val="001F2A22"/>
    <w:rsid w:val="001F2EEE"/>
    <w:rsid w:val="001F4910"/>
    <w:rsid w:val="001F5867"/>
    <w:rsid w:val="001F7C4E"/>
    <w:rsid w:val="00201E58"/>
    <w:rsid w:val="002053E4"/>
    <w:rsid w:val="0020657C"/>
    <w:rsid w:val="00207689"/>
    <w:rsid w:val="00211144"/>
    <w:rsid w:val="00211401"/>
    <w:rsid w:val="00211DB5"/>
    <w:rsid w:val="00211F0C"/>
    <w:rsid w:val="0021399A"/>
    <w:rsid w:val="0021409F"/>
    <w:rsid w:val="00215019"/>
    <w:rsid w:val="00215573"/>
    <w:rsid w:val="0021614A"/>
    <w:rsid w:val="002209A5"/>
    <w:rsid w:val="002217D5"/>
    <w:rsid w:val="00222104"/>
    <w:rsid w:val="00222307"/>
    <w:rsid w:val="00222CA1"/>
    <w:rsid w:val="00222CD9"/>
    <w:rsid w:val="0022363D"/>
    <w:rsid w:val="0022515C"/>
    <w:rsid w:val="002255B0"/>
    <w:rsid w:val="00230568"/>
    <w:rsid w:val="00230BF5"/>
    <w:rsid w:val="00231E6E"/>
    <w:rsid w:val="00234284"/>
    <w:rsid w:val="0023598C"/>
    <w:rsid w:val="00236D1D"/>
    <w:rsid w:val="00237943"/>
    <w:rsid w:val="002413A2"/>
    <w:rsid w:val="00241500"/>
    <w:rsid w:val="00242639"/>
    <w:rsid w:val="00243CB8"/>
    <w:rsid w:val="00243F57"/>
    <w:rsid w:val="00244999"/>
    <w:rsid w:val="0025210E"/>
    <w:rsid w:val="00252FA1"/>
    <w:rsid w:val="00253795"/>
    <w:rsid w:val="00254993"/>
    <w:rsid w:val="002549AF"/>
    <w:rsid w:val="002574FF"/>
    <w:rsid w:val="002608A7"/>
    <w:rsid w:val="00261177"/>
    <w:rsid w:val="0026189A"/>
    <w:rsid w:val="002644AC"/>
    <w:rsid w:val="00264C47"/>
    <w:rsid w:val="00265425"/>
    <w:rsid w:val="00266174"/>
    <w:rsid w:val="002668A9"/>
    <w:rsid w:val="00267D21"/>
    <w:rsid w:val="00267D85"/>
    <w:rsid w:val="00267E80"/>
    <w:rsid w:val="0027065C"/>
    <w:rsid w:val="00270A2D"/>
    <w:rsid w:val="0027243C"/>
    <w:rsid w:val="00273A8B"/>
    <w:rsid w:val="002751DF"/>
    <w:rsid w:val="002755F1"/>
    <w:rsid w:val="00275AA5"/>
    <w:rsid w:val="00275D55"/>
    <w:rsid w:val="0027607D"/>
    <w:rsid w:val="0027648A"/>
    <w:rsid w:val="00277BD6"/>
    <w:rsid w:val="00280186"/>
    <w:rsid w:val="00282105"/>
    <w:rsid w:val="002823BE"/>
    <w:rsid w:val="00282780"/>
    <w:rsid w:val="0028302C"/>
    <w:rsid w:val="0028332F"/>
    <w:rsid w:val="00283A44"/>
    <w:rsid w:val="00284D5D"/>
    <w:rsid w:val="00285E00"/>
    <w:rsid w:val="0028685A"/>
    <w:rsid w:val="00287267"/>
    <w:rsid w:val="00287A9D"/>
    <w:rsid w:val="00287F2E"/>
    <w:rsid w:val="00290A73"/>
    <w:rsid w:val="00291456"/>
    <w:rsid w:val="00291D3C"/>
    <w:rsid w:val="0029255D"/>
    <w:rsid w:val="00293719"/>
    <w:rsid w:val="00296791"/>
    <w:rsid w:val="00297246"/>
    <w:rsid w:val="0029766E"/>
    <w:rsid w:val="002A0A74"/>
    <w:rsid w:val="002A184B"/>
    <w:rsid w:val="002A4485"/>
    <w:rsid w:val="002A5452"/>
    <w:rsid w:val="002A5723"/>
    <w:rsid w:val="002A5FFA"/>
    <w:rsid w:val="002A6A91"/>
    <w:rsid w:val="002A7B5F"/>
    <w:rsid w:val="002B0340"/>
    <w:rsid w:val="002B0E92"/>
    <w:rsid w:val="002B196B"/>
    <w:rsid w:val="002B1B2C"/>
    <w:rsid w:val="002B2848"/>
    <w:rsid w:val="002B2CBA"/>
    <w:rsid w:val="002B521A"/>
    <w:rsid w:val="002B67C3"/>
    <w:rsid w:val="002B681D"/>
    <w:rsid w:val="002B7436"/>
    <w:rsid w:val="002C0080"/>
    <w:rsid w:val="002C0969"/>
    <w:rsid w:val="002C327B"/>
    <w:rsid w:val="002C32CD"/>
    <w:rsid w:val="002C3AF6"/>
    <w:rsid w:val="002C41F5"/>
    <w:rsid w:val="002C6BC7"/>
    <w:rsid w:val="002C7282"/>
    <w:rsid w:val="002D1110"/>
    <w:rsid w:val="002D12BD"/>
    <w:rsid w:val="002D5B70"/>
    <w:rsid w:val="002D67BD"/>
    <w:rsid w:val="002D7B9A"/>
    <w:rsid w:val="002E275D"/>
    <w:rsid w:val="002E2A48"/>
    <w:rsid w:val="002E4B4B"/>
    <w:rsid w:val="002E4DA7"/>
    <w:rsid w:val="002E4DE5"/>
    <w:rsid w:val="002E677D"/>
    <w:rsid w:val="002F2C58"/>
    <w:rsid w:val="002F2EB7"/>
    <w:rsid w:val="002F3449"/>
    <w:rsid w:val="002F3B85"/>
    <w:rsid w:val="002F4119"/>
    <w:rsid w:val="002F451B"/>
    <w:rsid w:val="002F4788"/>
    <w:rsid w:val="002F4E58"/>
    <w:rsid w:val="002F54AC"/>
    <w:rsid w:val="002F5D12"/>
    <w:rsid w:val="002F6119"/>
    <w:rsid w:val="002F6993"/>
    <w:rsid w:val="002F71B1"/>
    <w:rsid w:val="002F7F44"/>
    <w:rsid w:val="00300AED"/>
    <w:rsid w:val="003019A2"/>
    <w:rsid w:val="00305B3E"/>
    <w:rsid w:val="00305C5B"/>
    <w:rsid w:val="00305D93"/>
    <w:rsid w:val="00305E92"/>
    <w:rsid w:val="003068C5"/>
    <w:rsid w:val="00310EFF"/>
    <w:rsid w:val="00311C03"/>
    <w:rsid w:val="00312D88"/>
    <w:rsid w:val="003131CA"/>
    <w:rsid w:val="00313855"/>
    <w:rsid w:val="003144D0"/>
    <w:rsid w:val="00320ED9"/>
    <w:rsid w:val="003211A6"/>
    <w:rsid w:val="00321F8E"/>
    <w:rsid w:val="00323690"/>
    <w:rsid w:val="00325A6B"/>
    <w:rsid w:val="00326386"/>
    <w:rsid w:val="00327B52"/>
    <w:rsid w:val="0033014D"/>
    <w:rsid w:val="003311ED"/>
    <w:rsid w:val="003314ED"/>
    <w:rsid w:val="00333D51"/>
    <w:rsid w:val="00335254"/>
    <w:rsid w:val="0033595F"/>
    <w:rsid w:val="00335E48"/>
    <w:rsid w:val="00336C5C"/>
    <w:rsid w:val="00336DD9"/>
    <w:rsid w:val="00340650"/>
    <w:rsid w:val="003410C0"/>
    <w:rsid w:val="003413E9"/>
    <w:rsid w:val="00343BCC"/>
    <w:rsid w:val="00345001"/>
    <w:rsid w:val="0034514C"/>
    <w:rsid w:val="00345582"/>
    <w:rsid w:val="00347908"/>
    <w:rsid w:val="00347A30"/>
    <w:rsid w:val="00350341"/>
    <w:rsid w:val="003503BF"/>
    <w:rsid w:val="00350E7B"/>
    <w:rsid w:val="00351765"/>
    <w:rsid w:val="00351C58"/>
    <w:rsid w:val="00351EA3"/>
    <w:rsid w:val="00352738"/>
    <w:rsid w:val="0035367A"/>
    <w:rsid w:val="003540CF"/>
    <w:rsid w:val="00356450"/>
    <w:rsid w:val="003608E9"/>
    <w:rsid w:val="00361BCC"/>
    <w:rsid w:val="00362720"/>
    <w:rsid w:val="00363867"/>
    <w:rsid w:val="003649A2"/>
    <w:rsid w:val="00364FDA"/>
    <w:rsid w:val="003653B7"/>
    <w:rsid w:val="003664F3"/>
    <w:rsid w:val="00366779"/>
    <w:rsid w:val="003677DD"/>
    <w:rsid w:val="003679E2"/>
    <w:rsid w:val="0037210A"/>
    <w:rsid w:val="0037244A"/>
    <w:rsid w:val="00372DE8"/>
    <w:rsid w:val="00373887"/>
    <w:rsid w:val="00374A19"/>
    <w:rsid w:val="003753A6"/>
    <w:rsid w:val="00375590"/>
    <w:rsid w:val="00375BDA"/>
    <w:rsid w:val="003771CF"/>
    <w:rsid w:val="003773A2"/>
    <w:rsid w:val="003839A5"/>
    <w:rsid w:val="00383FCE"/>
    <w:rsid w:val="003850A3"/>
    <w:rsid w:val="003855D3"/>
    <w:rsid w:val="00385965"/>
    <w:rsid w:val="003923D3"/>
    <w:rsid w:val="00393033"/>
    <w:rsid w:val="00393783"/>
    <w:rsid w:val="00397891"/>
    <w:rsid w:val="0039793B"/>
    <w:rsid w:val="003979B5"/>
    <w:rsid w:val="00397BB0"/>
    <w:rsid w:val="00397FE2"/>
    <w:rsid w:val="003A00A5"/>
    <w:rsid w:val="003A012E"/>
    <w:rsid w:val="003A08F6"/>
    <w:rsid w:val="003A2798"/>
    <w:rsid w:val="003A27F1"/>
    <w:rsid w:val="003A3F62"/>
    <w:rsid w:val="003A41F7"/>
    <w:rsid w:val="003A461F"/>
    <w:rsid w:val="003A57A4"/>
    <w:rsid w:val="003A621B"/>
    <w:rsid w:val="003A7328"/>
    <w:rsid w:val="003B0730"/>
    <w:rsid w:val="003B0D35"/>
    <w:rsid w:val="003B26F7"/>
    <w:rsid w:val="003B399E"/>
    <w:rsid w:val="003B4208"/>
    <w:rsid w:val="003B44D7"/>
    <w:rsid w:val="003B4D1F"/>
    <w:rsid w:val="003B4E61"/>
    <w:rsid w:val="003B53B1"/>
    <w:rsid w:val="003B5727"/>
    <w:rsid w:val="003B5AB9"/>
    <w:rsid w:val="003B613D"/>
    <w:rsid w:val="003B640A"/>
    <w:rsid w:val="003B68FD"/>
    <w:rsid w:val="003B7B60"/>
    <w:rsid w:val="003C3E8A"/>
    <w:rsid w:val="003C41F2"/>
    <w:rsid w:val="003C4F36"/>
    <w:rsid w:val="003C752E"/>
    <w:rsid w:val="003C7F93"/>
    <w:rsid w:val="003D0837"/>
    <w:rsid w:val="003D09E6"/>
    <w:rsid w:val="003D1C2D"/>
    <w:rsid w:val="003D24C6"/>
    <w:rsid w:val="003D3335"/>
    <w:rsid w:val="003D3979"/>
    <w:rsid w:val="003D5F37"/>
    <w:rsid w:val="003D66D4"/>
    <w:rsid w:val="003D6C70"/>
    <w:rsid w:val="003D6CC7"/>
    <w:rsid w:val="003E08C7"/>
    <w:rsid w:val="003E334A"/>
    <w:rsid w:val="003E5B78"/>
    <w:rsid w:val="003E5DB0"/>
    <w:rsid w:val="003E6414"/>
    <w:rsid w:val="003E6849"/>
    <w:rsid w:val="003E7569"/>
    <w:rsid w:val="003F35CE"/>
    <w:rsid w:val="003F36E2"/>
    <w:rsid w:val="003F4A89"/>
    <w:rsid w:val="003F5830"/>
    <w:rsid w:val="003F5A48"/>
    <w:rsid w:val="003F73FF"/>
    <w:rsid w:val="003F74F5"/>
    <w:rsid w:val="004002AF"/>
    <w:rsid w:val="00400556"/>
    <w:rsid w:val="00400580"/>
    <w:rsid w:val="004015DE"/>
    <w:rsid w:val="00401F90"/>
    <w:rsid w:val="0040388C"/>
    <w:rsid w:val="0040395E"/>
    <w:rsid w:val="00404327"/>
    <w:rsid w:val="004044B4"/>
    <w:rsid w:val="004079B2"/>
    <w:rsid w:val="00410158"/>
    <w:rsid w:val="00413831"/>
    <w:rsid w:val="00413EB1"/>
    <w:rsid w:val="00413FEA"/>
    <w:rsid w:val="004151B6"/>
    <w:rsid w:val="004160A1"/>
    <w:rsid w:val="00416686"/>
    <w:rsid w:val="004170F5"/>
    <w:rsid w:val="00417D41"/>
    <w:rsid w:val="00420D5D"/>
    <w:rsid w:val="00420EF5"/>
    <w:rsid w:val="00421F65"/>
    <w:rsid w:val="00422173"/>
    <w:rsid w:val="00423C98"/>
    <w:rsid w:val="0042451F"/>
    <w:rsid w:val="00424B32"/>
    <w:rsid w:val="00425806"/>
    <w:rsid w:val="00426957"/>
    <w:rsid w:val="00426A76"/>
    <w:rsid w:val="00426E28"/>
    <w:rsid w:val="00427819"/>
    <w:rsid w:val="004300D0"/>
    <w:rsid w:val="00431972"/>
    <w:rsid w:val="004319D9"/>
    <w:rsid w:val="00432001"/>
    <w:rsid w:val="004321B2"/>
    <w:rsid w:val="00432445"/>
    <w:rsid w:val="0043289A"/>
    <w:rsid w:val="004330CE"/>
    <w:rsid w:val="00434446"/>
    <w:rsid w:val="00435247"/>
    <w:rsid w:val="00436E60"/>
    <w:rsid w:val="00437730"/>
    <w:rsid w:val="00437E2B"/>
    <w:rsid w:val="00440314"/>
    <w:rsid w:val="004414D4"/>
    <w:rsid w:val="00441A8B"/>
    <w:rsid w:val="00443646"/>
    <w:rsid w:val="004439A9"/>
    <w:rsid w:val="00444848"/>
    <w:rsid w:val="00445B28"/>
    <w:rsid w:val="00445CDE"/>
    <w:rsid w:val="004461C8"/>
    <w:rsid w:val="00447B68"/>
    <w:rsid w:val="00453DD9"/>
    <w:rsid w:val="00454F83"/>
    <w:rsid w:val="004563F6"/>
    <w:rsid w:val="004567DF"/>
    <w:rsid w:val="00456E5E"/>
    <w:rsid w:val="004570B9"/>
    <w:rsid w:val="004578D0"/>
    <w:rsid w:val="00460E8F"/>
    <w:rsid w:val="00461128"/>
    <w:rsid w:val="0046135E"/>
    <w:rsid w:val="00461883"/>
    <w:rsid w:val="004644B1"/>
    <w:rsid w:val="0046548A"/>
    <w:rsid w:val="004661A6"/>
    <w:rsid w:val="004668BF"/>
    <w:rsid w:val="00470131"/>
    <w:rsid w:val="00470E56"/>
    <w:rsid w:val="00472200"/>
    <w:rsid w:val="0047296A"/>
    <w:rsid w:val="00476398"/>
    <w:rsid w:val="00476561"/>
    <w:rsid w:val="00477EA4"/>
    <w:rsid w:val="00480400"/>
    <w:rsid w:val="004804F5"/>
    <w:rsid w:val="00482B41"/>
    <w:rsid w:val="00484DF8"/>
    <w:rsid w:val="00485080"/>
    <w:rsid w:val="00485A06"/>
    <w:rsid w:val="004874A7"/>
    <w:rsid w:val="004901F6"/>
    <w:rsid w:val="00492093"/>
    <w:rsid w:val="00492C00"/>
    <w:rsid w:val="0049305C"/>
    <w:rsid w:val="00493191"/>
    <w:rsid w:val="00493298"/>
    <w:rsid w:val="004938B0"/>
    <w:rsid w:val="0049680A"/>
    <w:rsid w:val="00497DE4"/>
    <w:rsid w:val="004A0327"/>
    <w:rsid w:val="004A2020"/>
    <w:rsid w:val="004A2F47"/>
    <w:rsid w:val="004A39D4"/>
    <w:rsid w:val="004A560E"/>
    <w:rsid w:val="004A5FEE"/>
    <w:rsid w:val="004B09A2"/>
    <w:rsid w:val="004B180F"/>
    <w:rsid w:val="004B1AFF"/>
    <w:rsid w:val="004B1C39"/>
    <w:rsid w:val="004B23DA"/>
    <w:rsid w:val="004B384E"/>
    <w:rsid w:val="004B5048"/>
    <w:rsid w:val="004B656C"/>
    <w:rsid w:val="004B7049"/>
    <w:rsid w:val="004B7FD1"/>
    <w:rsid w:val="004C0207"/>
    <w:rsid w:val="004C0D17"/>
    <w:rsid w:val="004C0EF5"/>
    <w:rsid w:val="004C11D7"/>
    <w:rsid w:val="004C193F"/>
    <w:rsid w:val="004C3654"/>
    <w:rsid w:val="004C565C"/>
    <w:rsid w:val="004C5830"/>
    <w:rsid w:val="004C6FB5"/>
    <w:rsid w:val="004C7367"/>
    <w:rsid w:val="004D1019"/>
    <w:rsid w:val="004D1855"/>
    <w:rsid w:val="004D2D1C"/>
    <w:rsid w:val="004D54B6"/>
    <w:rsid w:val="004D6163"/>
    <w:rsid w:val="004D617A"/>
    <w:rsid w:val="004D679F"/>
    <w:rsid w:val="004E1B64"/>
    <w:rsid w:val="004E1DF1"/>
    <w:rsid w:val="004E3D8D"/>
    <w:rsid w:val="004E4144"/>
    <w:rsid w:val="004E5C6D"/>
    <w:rsid w:val="004E6175"/>
    <w:rsid w:val="004E7E2D"/>
    <w:rsid w:val="004E7FC7"/>
    <w:rsid w:val="004F05F4"/>
    <w:rsid w:val="004F1A9E"/>
    <w:rsid w:val="004F2EF6"/>
    <w:rsid w:val="004F2F95"/>
    <w:rsid w:val="004F3970"/>
    <w:rsid w:val="004F5AFC"/>
    <w:rsid w:val="004F5BE6"/>
    <w:rsid w:val="00500E92"/>
    <w:rsid w:val="005035FF"/>
    <w:rsid w:val="005061A5"/>
    <w:rsid w:val="0050661D"/>
    <w:rsid w:val="0050729F"/>
    <w:rsid w:val="005076D3"/>
    <w:rsid w:val="00507787"/>
    <w:rsid w:val="0051043F"/>
    <w:rsid w:val="00510C7E"/>
    <w:rsid w:val="00512460"/>
    <w:rsid w:val="005143CB"/>
    <w:rsid w:val="00515056"/>
    <w:rsid w:val="005156D1"/>
    <w:rsid w:val="00515BA7"/>
    <w:rsid w:val="0051607B"/>
    <w:rsid w:val="00516B53"/>
    <w:rsid w:val="005225B8"/>
    <w:rsid w:val="00523EDC"/>
    <w:rsid w:val="005247CD"/>
    <w:rsid w:val="00524835"/>
    <w:rsid w:val="005250D6"/>
    <w:rsid w:val="00525E75"/>
    <w:rsid w:val="00526FE5"/>
    <w:rsid w:val="0053074D"/>
    <w:rsid w:val="00531BFF"/>
    <w:rsid w:val="00531F08"/>
    <w:rsid w:val="00532AFC"/>
    <w:rsid w:val="00532FCC"/>
    <w:rsid w:val="005331EC"/>
    <w:rsid w:val="0053393B"/>
    <w:rsid w:val="005357AA"/>
    <w:rsid w:val="00535AF2"/>
    <w:rsid w:val="00536BD1"/>
    <w:rsid w:val="0054073A"/>
    <w:rsid w:val="005427F0"/>
    <w:rsid w:val="00542CA8"/>
    <w:rsid w:val="00543C79"/>
    <w:rsid w:val="00543CDA"/>
    <w:rsid w:val="00545CAF"/>
    <w:rsid w:val="00546586"/>
    <w:rsid w:val="005468CA"/>
    <w:rsid w:val="00547389"/>
    <w:rsid w:val="005512D0"/>
    <w:rsid w:val="0055137D"/>
    <w:rsid w:val="0055160A"/>
    <w:rsid w:val="005518CD"/>
    <w:rsid w:val="00551DDB"/>
    <w:rsid w:val="00553368"/>
    <w:rsid w:val="00554AD6"/>
    <w:rsid w:val="00555507"/>
    <w:rsid w:val="00555B9A"/>
    <w:rsid w:val="00555F5D"/>
    <w:rsid w:val="005563A1"/>
    <w:rsid w:val="00556416"/>
    <w:rsid w:val="00557387"/>
    <w:rsid w:val="005608B1"/>
    <w:rsid w:val="00560DCB"/>
    <w:rsid w:val="00561815"/>
    <w:rsid w:val="00561AA5"/>
    <w:rsid w:val="00562630"/>
    <w:rsid w:val="00562975"/>
    <w:rsid w:val="005659B4"/>
    <w:rsid w:val="00565ABF"/>
    <w:rsid w:val="00565C25"/>
    <w:rsid w:val="00566A3F"/>
    <w:rsid w:val="0057033E"/>
    <w:rsid w:val="00570BD1"/>
    <w:rsid w:val="00570F56"/>
    <w:rsid w:val="00571C84"/>
    <w:rsid w:val="00572684"/>
    <w:rsid w:val="00572CE8"/>
    <w:rsid w:val="00573E19"/>
    <w:rsid w:val="00574A02"/>
    <w:rsid w:val="00574D48"/>
    <w:rsid w:val="0057590E"/>
    <w:rsid w:val="00576BFA"/>
    <w:rsid w:val="005800FA"/>
    <w:rsid w:val="00580758"/>
    <w:rsid w:val="00580F95"/>
    <w:rsid w:val="00581B55"/>
    <w:rsid w:val="00582CBA"/>
    <w:rsid w:val="0058302F"/>
    <w:rsid w:val="0058334B"/>
    <w:rsid w:val="00583432"/>
    <w:rsid w:val="005840E6"/>
    <w:rsid w:val="0058411B"/>
    <w:rsid w:val="0058536B"/>
    <w:rsid w:val="00585C3E"/>
    <w:rsid w:val="00585E8C"/>
    <w:rsid w:val="00585F86"/>
    <w:rsid w:val="00587399"/>
    <w:rsid w:val="0058778A"/>
    <w:rsid w:val="0059195D"/>
    <w:rsid w:val="005921E8"/>
    <w:rsid w:val="0059349D"/>
    <w:rsid w:val="00594649"/>
    <w:rsid w:val="00594CCF"/>
    <w:rsid w:val="0059645E"/>
    <w:rsid w:val="0059786F"/>
    <w:rsid w:val="005A1B67"/>
    <w:rsid w:val="005A1BB5"/>
    <w:rsid w:val="005A22C1"/>
    <w:rsid w:val="005A39D0"/>
    <w:rsid w:val="005A5729"/>
    <w:rsid w:val="005A5AB6"/>
    <w:rsid w:val="005B29B6"/>
    <w:rsid w:val="005B3075"/>
    <w:rsid w:val="005B4063"/>
    <w:rsid w:val="005B4DD0"/>
    <w:rsid w:val="005B5F15"/>
    <w:rsid w:val="005B7358"/>
    <w:rsid w:val="005C0297"/>
    <w:rsid w:val="005C04DD"/>
    <w:rsid w:val="005C1694"/>
    <w:rsid w:val="005C272B"/>
    <w:rsid w:val="005C3948"/>
    <w:rsid w:val="005C545D"/>
    <w:rsid w:val="005C56D1"/>
    <w:rsid w:val="005C66C8"/>
    <w:rsid w:val="005C7444"/>
    <w:rsid w:val="005C74D8"/>
    <w:rsid w:val="005D0E1D"/>
    <w:rsid w:val="005D1252"/>
    <w:rsid w:val="005D1808"/>
    <w:rsid w:val="005D18CE"/>
    <w:rsid w:val="005D1D2B"/>
    <w:rsid w:val="005D2D04"/>
    <w:rsid w:val="005D38E5"/>
    <w:rsid w:val="005D4943"/>
    <w:rsid w:val="005D5264"/>
    <w:rsid w:val="005D5DB0"/>
    <w:rsid w:val="005D6629"/>
    <w:rsid w:val="005D6AB4"/>
    <w:rsid w:val="005D6AD3"/>
    <w:rsid w:val="005D6EBF"/>
    <w:rsid w:val="005E0881"/>
    <w:rsid w:val="005E1711"/>
    <w:rsid w:val="005E1ACF"/>
    <w:rsid w:val="005E1D09"/>
    <w:rsid w:val="005E32AA"/>
    <w:rsid w:val="005E3BBC"/>
    <w:rsid w:val="005E4C79"/>
    <w:rsid w:val="005E4DAD"/>
    <w:rsid w:val="005E50F0"/>
    <w:rsid w:val="005E5AC3"/>
    <w:rsid w:val="005E6E70"/>
    <w:rsid w:val="005E706B"/>
    <w:rsid w:val="005F2000"/>
    <w:rsid w:val="005F2B4A"/>
    <w:rsid w:val="005F55F8"/>
    <w:rsid w:val="005F699D"/>
    <w:rsid w:val="005F709E"/>
    <w:rsid w:val="005F7597"/>
    <w:rsid w:val="005F7CBC"/>
    <w:rsid w:val="00600FBD"/>
    <w:rsid w:val="0060337D"/>
    <w:rsid w:val="00603F96"/>
    <w:rsid w:val="006055B8"/>
    <w:rsid w:val="00605B4D"/>
    <w:rsid w:val="00607381"/>
    <w:rsid w:val="006105FA"/>
    <w:rsid w:val="00612C45"/>
    <w:rsid w:val="00612E22"/>
    <w:rsid w:val="00612EA2"/>
    <w:rsid w:val="00613391"/>
    <w:rsid w:val="00613F88"/>
    <w:rsid w:val="0061617B"/>
    <w:rsid w:val="00616849"/>
    <w:rsid w:val="00620269"/>
    <w:rsid w:val="006220F8"/>
    <w:rsid w:val="00623FB2"/>
    <w:rsid w:val="0062495C"/>
    <w:rsid w:val="00624B58"/>
    <w:rsid w:val="00624E6C"/>
    <w:rsid w:val="00625365"/>
    <w:rsid w:val="00625DFC"/>
    <w:rsid w:val="00626141"/>
    <w:rsid w:val="00627F0D"/>
    <w:rsid w:val="006312B7"/>
    <w:rsid w:val="00631D19"/>
    <w:rsid w:val="0063238E"/>
    <w:rsid w:val="00632558"/>
    <w:rsid w:val="00633222"/>
    <w:rsid w:val="00633AB8"/>
    <w:rsid w:val="00633CF8"/>
    <w:rsid w:val="00633DA3"/>
    <w:rsid w:val="00634382"/>
    <w:rsid w:val="00635185"/>
    <w:rsid w:val="006369F1"/>
    <w:rsid w:val="006405C3"/>
    <w:rsid w:val="00640E90"/>
    <w:rsid w:val="006413D9"/>
    <w:rsid w:val="00642453"/>
    <w:rsid w:val="006438DA"/>
    <w:rsid w:val="00643C84"/>
    <w:rsid w:val="006442C3"/>
    <w:rsid w:val="0064431D"/>
    <w:rsid w:val="00644C4D"/>
    <w:rsid w:val="00645209"/>
    <w:rsid w:val="00646E54"/>
    <w:rsid w:val="00646FC7"/>
    <w:rsid w:val="00647C70"/>
    <w:rsid w:val="006506BC"/>
    <w:rsid w:val="00651203"/>
    <w:rsid w:val="00653701"/>
    <w:rsid w:val="0065418F"/>
    <w:rsid w:val="00654897"/>
    <w:rsid w:val="00655D76"/>
    <w:rsid w:val="006565DD"/>
    <w:rsid w:val="00656B81"/>
    <w:rsid w:val="006571A2"/>
    <w:rsid w:val="00657C22"/>
    <w:rsid w:val="00662FD0"/>
    <w:rsid w:val="00664E28"/>
    <w:rsid w:val="00667889"/>
    <w:rsid w:val="00671706"/>
    <w:rsid w:val="00671C09"/>
    <w:rsid w:val="00673ED5"/>
    <w:rsid w:val="00674159"/>
    <w:rsid w:val="00674345"/>
    <w:rsid w:val="00674E08"/>
    <w:rsid w:val="00675287"/>
    <w:rsid w:val="0067558E"/>
    <w:rsid w:val="006765A6"/>
    <w:rsid w:val="00676A80"/>
    <w:rsid w:val="0067702E"/>
    <w:rsid w:val="00677081"/>
    <w:rsid w:val="00677F33"/>
    <w:rsid w:val="0068000A"/>
    <w:rsid w:val="00680BE6"/>
    <w:rsid w:val="00681A72"/>
    <w:rsid w:val="006834AF"/>
    <w:rsid w:val="00683876"/>
    <w:rsid w:val="00684173"/>
    <w:rsid w:val="006841B3"/>
    <w:rsid w:val="00684818"/>
    <w:rsid w:val="006849DA"/>
    <w:rsid w:val="00684CF4"/>
    <w:rsid w:val="0068622B"/>
    <w:rsid w:val="0068624A"/>
    <w:rsid w:val="00686347"/>
    <w:rsid w:val="00691A12"/>
    <w:rsid w:val="00692709"/>
    <w:rsid w:val="006934BD"/>
    <w:rsid w:val="0069433B"/>
    <w:rsid w:val="006945B9"/>
    <w:rsid w:val="006955A9"/>
    <w:rsid w:val="00696933"/>
    <w:rsid w:val="00696CB6"/>
    <w:rsid w:val="0069734A"/>
    <w:rsid w:val="006A01DF"/>
    <w:rsid w:val="006A0E34"/>
    <w:rsid w:val="006A1098"/>
    <w:rsid w:val="006A233A"/>
    <w:rsid w:val="006A2579"/>
    <w:rsid w:val="006A2880"/>
    <w:rsid w:val="006A3112"/>
    <w:rsid w:val="006A369F"/>
    <w:rsid w:val="006A3BB4"/>
    <w:rsid w:val="006A4D46"/>
    <w:rsid w:val="006A4EF9"/>
    <w:rsid w:val="006A5DAD"/>
    <w:rsid w:val="006A6563"/>
    <w:rsid w:val="006A669A"/>
    <w:rsid w:val="006A6CBC"/>
    <w:rsid w:val="006A7A7A"/>
    <w:rsid w:val="006B01A8"/>
    <w:rsid w:val="006B03D6"/>
    <w:rsid w:val="006B057E"/>
    <w:rsid w:val="006B0B97"/>
    <w:rsid w:val="006B0DA6"/>
    <w:rsid w:val="006B418F"/>
    <w:rsid w:val="006B4D01"/>
    <w:rsid w:val="006B6FFB"/>
    <w:rsid w:val="006B73A6"/>
    <w:rsid w:val="006C1387"/>
    <w:rsid w:val="006C22C5"/>
    <w:rsid w:val="006C2C6C"/>
    <w:rsid w:val="006C4DDB"/>
    <w:rsid w:val="006C67A6"/>
    <w:rsid w:val="006C6C79"/>
    <w:rsid w:val="006D18A4"/>
    <w:rsid w:val="006D215E"/>
    <w:rsid w:val="006D30F1"/>
    <w:rsid w:val="006D3643"/>
    <w:rsid w:val="006D37EB"/>
    <w:rsid w:val="006D4A78"/>
    <w:rsid w:val="006D595C"/>
    <w:rsid w:val="006D66B4"/>
    <w:rsid w:val="006D74F3"/>
    <w:rsid w:val="006D7A37"/>
    <w:rsid w:val="006E079E"/>
    <w:rsid w:val="006E1F98"/>
    <w:rsid w:val="006E2527"/>
    <w:rsid w:val="006E2D17"/>
    <w:rsid w:val="006F0130"/>
    <w:rsid w:val="006F1E5E"/>
    <w:rsid w:val="006F3E44"/>
    <w:rsid w:val="006F40C2"/>
    <w:rsid w:val="006F432F"/>
    <w:rsid w:val="006F4DC5"/>
    <w:rsid w:val="006F4FC8"/>
    <w:rsid w:val="006F5A86"/>
    <w:rsid w:val="006F61BA"/>
    <w:rsid w:val="006F676A"/>
    <w:rsid w:val="006F7247"/>
    <w:rsid w:val="006F7436"/>
    <w:rsid w:val="0070000F"/>
    <w:rsid w:val="00700BBB"/>
    <w:rsid w:val="007014F7"/>
    <w:rsid w:val="007015A3"/>
    <w:rsid w:val="00702DC2"/>
    <w:rsid w:val="00703D3F"/>
    <w:rsid w:val="00703EB6"/>
    <w:rsid w:val="00704E02"/>
    <w:rsid w:val="00704F01"/>
    <w:rsid w:val="007051D0"/>
    <w:rsid w:val="00705234"/>
    <w:rsid w:val="007069C6"/>
    <w:rsid w:val="00707F93"/>
    <w:rsid w:val="0071085C"/>
    <w:rsid w:val="00711616"/>
    <w:rsid w:val="00711672"/>
    <w:rsid w:val="00712383"/>
    <w:rsid w:val="00712616"/>
    <w:rsid w:val="0071278B"/>
    <w:rsid w:val="00712AF4"/>
    <w:rsid w:val="00714AA6"/>
    <w:rsid w:val="0071528C"/>
    <w:rsid w:val="00715340"/>
    <w:rsid w:val="00715FB1"/>
    <w:rsid w:val="00716DE1"/>
    <w:rsid w:val="00717252"/>
    <w:rsid w:val="007173C9"/>
    <w:rsid w:val="00717983"/>
    <w:rsid w:val="00720C8F"/>
    <w:rsid w:val="00720D28"/>
    <w:rsid w:val="007231F6"/>
    <w:rsid w:val="0072391D"/>
    <w:rsid w:val="007240CE"/>
    <w:rsid w:val="00724D78"/>
    <w:rsid w:val="00730227"/>
    <w:rsid w:val="00730A3E"/>
    <w:rsid w:val="00731C53"/>
    <w:rsid w:val="00732CDD"/>
    <w:rsid w:val="00733A01"/>
    <w:rsid w:val="007341A0"/>
    <w:rsid w:val="00736809"/>
    <w:rsid w:val="00737459"/>
    <w:rsid w:val="007412BC"/>
    <w:rsid w:val="00741665"/>
    <w:rsid w:val="00741BEE"/>
    <w:rsid w:val="00742151"/>
    <w:rsid w:val="0074229C"/>
    <w:rsid w:val="0074230E"/>
    <w:rsid w:val="0074280F"/>
    <w:rsid w:val="00743B45"/>
    <w:rsid w:val="00743B6B"/>
    <w:rsid w:val="00743F68"/>
    <w:rsid w:val="007447D8"/>
    <w:rsid w:val="00744AC8"/>
    <w:rsid w:val="00745FA6"/>
    <w:rsid w:val="0074694E"/>
    <w:rsid w:val="00747AA6"/>
    <w:rsid w:val="00750D4C"/>
    <w:rsid w:val="00751AF1"/>
    <w:rsid w:val="00752185"/>
    <w:rsid w:val="007531C7"/>
    <w:rsid w:val="007551A3"/>
    <w:rsid w:val="0076036A"/>
    <w:rsid w:val="00760A1D"/>
    <w:rsid w:val="00760BD7"/>
    <w:rsid w:val="00762795"/>
    <w:rsid w:val="00762A35"/>
    <w:rsid w:val="00762A78"/>
    <w:rsid w:val="00764ADF"/>
    <w:rsid w:val="00764E59"/>
    <w:rsid w:val="00764FF5"/>
    <w:rsid w:val="00765D76"/>
    <w:rsid w:val="00770A3D"/>
    <w:rsid w:val="00771300"/>
    <w:rsid w:val="007720B2"/>
    <w:rsid w:val="00772A59"/>
    <w:rsid w:val="00773D58"/>
    <w:rsid w:val="007744CE"/>
    <w:rsid w:val="00774555"/>
    <w:rsid w:val="00774F42"/>
    <w:rsid w:val="00775972"/>
    <w:rsid w:val="00776448"/>
    <w:rsid w:val="007767B4"/>
    <w:rsid w:val="00776926"/>
    <w:rsid w:val="007773A9"/>
    <w:rsid w:val="00777B07"/>
    <w:rsid w:val="007806D2"/>
    <w:rsid w:val="00780D74"/>
    <w:rsid w:val="00782066"/>
    <w:rsid w:val="00782786"/>
    <w:rsid w:val="00782D0E"/>
    <w:rsid w:val="00783D2B"/>
    <w:rsid w:val="007845B2"/>
    <w:rsid w:val="007856EF"/>
    <w:rsid w:val="0078640D"/>
    <w:rsid w:val="00787054"/>
    <w:rsid w:val="00790100"/>
    <w:rsid w:val="0079071A"/>
    <w:rsid w:val="007914AB"/>
    <w:rsid w:val="007915A2"/>
    <w:rsid w:val="00791AAD"/>
    <w:rsid w:val="00792581"/>
    <w:rsid w:val="00793540"/>
    <w:rsid w:val="00795AB5"/>
    <w:rsid w:val="007A0E89"/>
    <w:rsid w:val="007A2AF9"/>
    <w:rsid w:val="007A5D05"/>
    <w:rsid w:val="007A6BE3"/>
    <w:rsid w:val="007A7624"/>
    <w:rsid w:val="007B0319"/>
    <w:rsid w:val="007B1098"/>
    <w:rsid w:val="007B268E"/>
    <w:rsid w:val="007B272F"/>
    <w:rsid w:val="007B2F5F"/>
    <w:rsid w:val="007B30E4"/>
    <w:rsid w:val="007B31BF"/>
    <w:rsid w:val="007B32CA"/>
    <w:rsid w:val="007B339F"/>
    <w:rsid w:val="007B36D6"/>
    <w:rsid w:val="007B376C"/>
    <w:rsid w:val="007B39AA"/>
    <w:rsid w:val="007B4223"/>
    <w:rsid w:val="007B5337"/>
    <w:rsid w:val="007B7116"/>
    <w:rsid w:val="007B7AAD"/>
    <w:rsid w:val="007C047F"/>
    <w:rsid w:val="007C15AE"/>
    <w:rsid w:val="007C214E"/>
    <w:rsid w:val="007C2DD4"/>
    <w:rsid w:val="007C3B7B"/>
    <w:rsid w:val="007C5D1D"/>
    <w:rsid w:val="007D0F3F"/>
    <w:rsid w:val="007D105D"/>
    <w:rsid w:val="007D1CF0"/>
    <w:rsid w:val="007D2617"/>
    <w:rsid w:val="007D7EE7"/>
    <w:rsid w:val="007E0A4D"/>
    <w:rsid w:val="007E0EA1"/>
    <w:rsid w:val="007E517A"/>
    <w:rsid w:val="007E5AD9"/>
    <w:rsid w:val="007E6344"/>
    <w:rsid w:val="007E6EDC"/>
    <w:rsid w:val="007F06D4"/>
    <w:rsid w:val="007F077D"/>
    <w:rsid w:val="007F092F"/>
    <w:rsid w:val="007F3A28"/>
    <w:rsid w:val="007F3F23"/>
    <w:rsid w:val="007F491D"/>
    <w:rsid w:val="007F53E2"/>
    <w:rsid w:val="007F54EB"/>
    <w:rsid w:val="007F5BDA"/>
    <w:rsid w:val="007F65D3"/>
    <w:rsid w:val="007F70BF"/>
    <w:rsid w:val="0080014B"/>
    <w:rsid w:val="0080046E"/>
    <w:rsid w:val="0080095E"/>
    <w:rsid w:val="00801146"/>
    <w:rsid w:val="00801A2B"/>
    <w:rsid w:val="0080386E"/>
    <w:rsid w:val="0080595F"/>
    <w:rsid w:val="00805D4C"/>
    <w:rsid w:val="00805E16"/>
    <w:rsid w:val="0080711D"/>
    <w:rsid w:val="00807D96"/>
    <w:rsid w:val="00810640"/>
    <w:rsid w:val="0081233F"/>
    <w:rsid w:val="00812B52"/>
    <w:rsid w:val="00813073"/>
    <w:rsid w:val="00813F7B"/>
    <w:rsid w:val="008150D1"/>
    <w:rsid w:val="00815730"/>
    <w:rsid w:val="008163C7"/>
    <w:rsid w:val="008168E5"/>
    <w:rsid w:val="00817511"/>
    <w:rsid w:val="008203AA"/>
    <w:rsid w:val="00820DD8"/>
    <w:rsid w:val="008219AD"/>
    <w:rsid w:val="00822B27"/>
    <w:rsid w:val="00822D9F"/>
    <w:rsid w:val="00823B6E"/>
    <w:rsid w:val="00824BB7"/>
    <w:rsid w:val="00825FFB"/>
    <w:rsid w:val="00827B05"/>
    <w:rsid w:val="00827E7A"/>
    <w:rsid w:val="0083083D"/>
    <w:rsid w:val="0083119D"/>
    <w:rsid w:val="008311D0"/>
    <w:rsid w:val="00832506"/>
    <w:rsid w:val="00832B7A"/>
    <w:rsid w:val="00832D74"/>
    <w:rsid w:val="00833280"/>
    <w:rsid w:val="00834ABA"/>
    <w:rsid w:val="0083560E"/>
    <w:rsid w:val="00835848"/>
    <w:rsid w:val="00840215"/>
    <w:rsid w:val="00840729"/>
    <w:rsid w:val="0084075C"/>
    <w:rsid w:val="008408AF"/>
    <w:rsid w:val="00840992"/>
    <w:rsid w:val="008409E2"/>
    <w:rsid w:val="0084378C"/>
    <w:rsid w:val="00843ED0"/>
    <w:rsid w:val="00844430"/>
    <w:rsid w:val="008467E0"/>
    <w:rsid w:val="00852CA2"/>
    <w:rsid w:val="008569BC"/>
    <w:rsid w:val="0086048D"/>
    <w:rsid w:val="00860811"/>
    <w:rsid w:val="00860901"/>
    <w:rsid w:val="00860DC1"/>
    <w:rsid w:val="008620FA"/>
    <w:rsid w:val="00866B5B"/>
    <w:rsid w:val="00867920"/>
    <w:rsid w:val="00867AC7"/>
    <w:rsid w:val="00870F3B"/>
    <w:rsid w:val="00871524"/>
    <w:rsid w:val="00871E6C"/>
    <w:rsid w:val="00873275"/>
    <w:rsid w:val="00874546"/>
    <w:rsid w:val="0087565D"/>
    <w:rsid w:val="00875F86"/>
    <w:rsid w:val="00877CDA"/>
    <w:rsid w:val="008806AB"/>
    <w:rsid w:val="008808CB"/>
    <w:rsid w:val="008820B1"/>
    <w:rsid w:val="00883766"/>
    <w:rsid w:val="00884859"/>
    <w:rsid w:val="00887A21"/>
    <w:rsid w:val="00890E40"/>
    <w:rsid w:val="0089136A"/>
    <w:rsid w:val="00891AFB"/>
    <w:rsid w:val="00891B27"/>
    <w:rsid w:val="008927E0"/>
    <w:rsid w:val="00893A4B"/>
    <w:rsid w:val="00893B47"/>
    <w:rsid w:val="0089451E"/>
    <w:rsid w:val="0089486B"/>
    <w:rsid w:val="0089556C"/>
    <w:rsid w:val="00896D36"/>
    <w:rsid w:val="00897321"/>
    <w:rsid w:val="00897788"/>
    <w:rsid w:val="00897C86"/>
    <w:rsid w:val="008A02AF"/>
    <w:rsid w:val="008A0689"/>
    <w:rsid w:val="008A09FC"/>
    <w:rsid w:val="008A1290"/>
    <w:rsid w:val="008A1F31"/>
    <w:rsid w:val="008A2B75"/>
    <w:rsid w:val="008A34F1"/>
    <w:rsid w:val="008A5010"/>
    <w:rsid w:val="008A6302"/>
    <w:rsid w:val="008A70A9"/>
    <w:rsid w:val="008B2A39"/>
    <w:rsid w:val="008B5A34"/>
    <w:rsid w:val="008B6711"/>
    <w:rsid w:val="008B6EC4"/>
    <w:rsid w:val="008C04CE"/>
    <w:rsid w:val="008C0871"/>
    <w:rsid w:val="008C398F"/>
    <w:rsid w:val="008C43F0"/>
    <w:rsid w:val="008C49A2"/>
    <w:rsid w:val="008C6414"/>
    <w:rsid w:val="008C6AF0"/>
    <w:rsid w:val="008C7270"/>
    <w:rsid w:val="008C7369"/>
    <w:rsid w:val="008D0808"/>
    <w:rsid w:val="008D0E8B"/>
    <w:rsid w:val="008D2EC2"/>
    <w:rsid w:val="008D3056"/>
    <w:rsid w:val="008D30CB"/>
    <w:rsid w:val="008D3E93"/>
    <w:rsid w:val="008D61EB"/>
    <w:rsid w:val="008D6D60"/>
    <w:rsid w:val="008D775B"/>
    <w:rsid w:val="008E0E4F"/>
    <w:rsid w:val="008E13B3"/>
    <w:rsid w:val="008E1622"/>
    <w:rsid w:val="008E17D4"/>
    <w:rsid w:val="008E1EAE"/>
    <w:rsid w:val="008E1F5A"/>
    <w:rsid w:val="008E2315"/>
    <w:rsid w:val="008E25A6"/>
    <w:rsid w:val="008E341C"/>
    <w:rsid w:val="008E4A1F"/>
    <w:rsid w:val="008E5484"/>
    <w:rsid w:val="008E5B87"/>
    <w:rsid w:val="008E699B"/>
    <w:rsid w:val="008E6C1A"/>
    <w:rsid w:val="008E6E98"/>
    <w:rsid w:val="008E752C"/>
    <w:rsid w:val="008F0691"/>
    <w:rsid w:val="008F1AA4"/>
    <w:rsid w:val="008F2221"/>
    <w:rsid w:val="008F23B7"/>
    <w:rsid w:val="008F2FB7"/>
    <w:rsid w:val="008F3C8B"/>
    <w:rsid w:val="008F432E"/>
    <w:rsid w:val="008F4BE8"/>
    <w:rsid w:val="008F6D31"/>
    <w:rsid w:val="008F71B4"/>
    <w:rsid w:val="00900653"/>
    <w:rsid w:val="0090179C"/>
    <w:rsid w:val="009018D9"/>
    <w:rsid w:val="009019EC"/>
    <w:rsid w:val="00901A88"/>
    <w:rsid w:val="00903518"/>
    <w:rsid w:val="009045E5"/>
    <w:rsid w:val="00904874"/>
    <w:rsid w:val="00904E3A"/>
    <w:rsid w:val="00907C7D"/>
    <w:rsid w:val="00907EDC"/>
    <w:rsid w:val="009100FA"/>
    <w:rsid w:val="009102D6"/>
    <w:rsid w:val="0091142B"/>
    <w:rsid w:val="009124E7"/>
    <w:rsid w:val="0091251C"/>
    <w:rsid w:val="00912BE4"/>
    <w:rsid w:val="00912C2B"/>
    <w:rsid w:val="00913367"/>
    <w:rsid w:val="0091566C"/>
    <w:rsid w:val="00915741"/>
    <w:rsid w:val="00915FB5"/>
    <w:rsid w:val="009167D8"/>
    <w:rsid w:val="00917B66"/>
    <w:rsid w:val="00920194"/>
    <w:rsid w:val="00921E77"/>
    <w:rsid w:val="009235CA"/>
    <w:rsid w:val="009237B3"/>
    <w:rsid w:val="00923B20"/>
    <w:rsid w:val="00924899"/>
    <w:rsid w:val="00924ECB"/>
    <w:rsid w:val="009259AE"/>
    <w:rsid w:val="00925C63"/>
    <w:rsid w:val="00926178"/>
    <w:rsid w:val="00927071"/>
    <w:rsid w:val="0092734B"/>
    <w:rsid w:val="0093038C"/>
    <w:rsid w:val="009319F6"/>
    <w:rsid w:val="00931A49"/>
    <w:rsid w:val="0093230E"/>
    <w:rsid w:val="00933425"/>
    <w:rsid w:val="00934B23"/>
    <w:rsid w:val="00934C6C"/>
    <w:rsid w:val="00936E9A"/>
    <w:rsid w:val="009373B3"/>
    <w:rsid w:val="009375DD"/>
    <w:rsid w:val="009401F2"/>
    <w:rsid w:val="00940E08"/>
    <w:rsid w:val="0094127F"/>
    <w:rsid w:val="009427F3"/>
    <w:rsid w:val="00943FC4"/>
    <w:rsid w:val="009444B4"/>
    <w:rsid w:val="00945722"/>
    <w:rsid w:val="00945DD2"/>
    <w:rsid w:val="00946646"/>
    <w:rsid w:val="00946D18"/>
    <w:rsid w:val="00946F3E"/>
    <w:rsid w:val="00946FE8"/>
    <w:rsid w:val="00947B33"/>
    <w:rsid w:val="00950FB5"/>
    <w:rsid w:val="00951075"/>
    <w:rsid w:val="00951410"/>
    <w:rsid w:val="00953D58"/>
    <w:rsid w:val="0095424A"/>
    <w:rsid w:val="009556A4"/>
    <w:rsid w:val="00956DAF"/>
    <w:rsid w:val="00960261"/>
    <w:rsid w:val="009605C7"/>
    <w:rsid w:val="009608D2"/>
    <w:rsid w:val="009614BD"/>
    <w:rsid w:val="009618E9"/>
    <w:rsid w:val="0096198B"/>
    <w:rsid w:val="00962A9F"/>
    <w:rsid w:val="00963498"/>
    <w:rsid w:val="009652AA"/>
    <w:rsid w:val="009656B8"/>
    <w:rsid w:val="0096616F"/>
    <w:rsid w:val="00966831"/>
    <w:rsid w:val="0096730E"/>
    <w:rsid w:val="00967408"/>
    <w:rsid w:val="0096785A"/>
    <w:rsid w:val="00970735"/>
    <w:rsid w:val="00973ECC"/>
    <w:rsid w:val="009741F6"/>
    <w:rsid w:val="0097460B"/>
    <w:rsid w:val="00974C00"/>
    <w:rsid w:val="009765AD"/>
    <w:rsid w:val="009801B4"/>
    <w:rsid w:val="009818A9"/>
    <w:rsid w:val="00981E43"/>
    <w:rsid w:val="009834B8"/>
    <w:rsid w:val="0098665B"/>
    <w:rsid w:val="009878C7"/>
    <w:rsid w:val="00987F2C"/>
    <w:rsid w:val="00990583"/>
    <w:rsid w:val="00991773"/>
    <w:rsid w:val="0099301D"/>
    <w:rsid w:val="00994617"/>
    <w:rsid w:val="00994C05"/>
    <w:rsid w:val="009A12DC"/>
    <w:rsid w:val="009A232E"/>
    <w:rsid w:val="009A2BF1"/>
    <w:rsid w:val="009A5678"/>
    <w:rsid w:val="009A69D2"/>
    <w:rsid w:val="009A6AB4"/>
    <w:rsid w:val="009A7205"/>
    <w:rsid w:val="009B1CEB"/>
    <w:rsid w:val="009B41CE"/>
    <w:rsid w:val="009B4E47"/>
    <w:rsid w:val="009B7C00"/>
    <w:rsid w:val="009C0B6C"/>
    <w:rsid w:val="009C0F14"/>
    <w:rsid w:val="009C209B"/>
    <w:rsid w:val="009C279A"/>
    <w:rsid w:val="009C2ECB"/>
    <w:rsid w:val="009C30B0"/>
    <w:rsid w:val="009C33C6"/>
    <w:rsid w:val="009C5006"/>
    <w:rsid w:val="009C564F"/>
    <w:rsid w:val="009C5BF8"/>
    <w:rsid w:val="009C5E36"/>
    <w:rsid w:val="009C65EF"/>
    <w:rsid w:val="009C67F4"/>
    <w:rsid w:val="009C70E2"/>
    <w:rsid w:val="009C7AFC"/>
    <w:rsid w:val="009C7D50"/>
    <w:rsid w:val="009D0509"/>
    <w:rsid w:val="009D08DB"/>
    <w:rsid w:val="009D0A6C"/>
    <w:rsid w:val="009D11A7"/>
    <w:rsid w:val="009D1878"/>
    <w:rsid w:val="009D41EF"/>
    <w:rsid w:val="009D6484"/>
    <w:rsid w:val="009D6489"/>
    <w:rsid w:val="009E001E"/>
    <w:rsid w:val="009E1EE1"/>
    <w:rsid w:val="009E259A"/>
    <w:rsid w:val="009E45E3"/>
    <w:rsid w:val="009E4F23"/>
    <w:rsid w:val="009E5951"/>
    <w:rsid w:val="009E5DC1"/>
    <w:rsid w:val="009E6D78"/>
    <w:rsid w:val="009E7DD9"/>
    <w:rsid w:val="009F03EB"/>
    <w:rsid w:val="009F11BB"/>
    <w:rsid w:val="009F2449"/>
    <w:rsid w:val="009F26CF"/>
    <w:rsid w:val="009F33A2"/>
    <w:rsid w:val="009F509D"/>
    <w:rsid w:val="009F629D"/>
    <w:rsid w:val="009F6465"/>
    <w:rsid w:val="009F6A72"/>
    <w:rsid w:val="009F7702"/>
    <w:rsid w:val="00A00374"/>
    <w:rsid w:val="00A00E1A"/>
    <w:rsid w:val="00A00F6F"/>
    <w:rsid w:val="00A01226"/>
    <w:rsid w:val="00A03374"/>
    <w:rsid w:val="00A042C6"/>
    <w:rsid w:val="00A0520E"/>
    <w:rsid w:val="00A05C4F"/>
    <w:rsid w:val="00A07814"/>
    <w:rsid w:val="00A10DB6"/>
    <w:rsid w:val="00A11C69"/>
    <w:rsid w:val="00A123CA"/>
    <w:rsid w:val="00A1248B"/>
    <w:rsid w:val="00A130D0"/>
    <w:rsid w:val="00A13295"/>
    <w:rsid w:val="00A160CB"/>
    <w:rsid w:val="00A16776"/>
    <w:rsid w:val="00A2061F"/>
    <w:rsid w:val="00A219CC"/>
    <w:rsid w:val="00A21A13"/>
    <w:rsid w:val="00A22CD2"/>
    <w:rsid w:val="00A23346"/>
    <w:rsid w:val="00A247F5"/>
    <w:rsid w:val="00A24B1B"/>
    <w:rsid w:val="00A2620D"/>
    <w:rsid w:val="00A312DE"/>
    <w:rsid w:val="00A31DAE"/>
    <w:rsid w:val="00A32139"/>
    <w:rsid w:val="00A3293C"/>
    <w:rsid w:val="00A36AC7"/>
    <w:rsid w:val="00A36D95"/>
    <w:rsid w:val="00A36F2C"/>
    <w:rsid w:val="00A37C75"/>
    <w:rsid w:val="00A4068F"/>
    <w:rsid w:val="00A40D4A"/>
    <w:rsid w:val="00A41259"/>
    <w:rsid w:val="00A41506"/>
    <w:rsid w:val="00A43B6B"/>
    <w:rsid w:val="00A43BDE"/>
    <w:rsid w:val="00A4471C"/>
    <w:rsid w:val="00A4501E"/>
    <w:rsid w:val="00A45C97"/>
    <w:rsid w:val="00A46095"/>
    <w:rsid w:val="00A4616D"/>
    <w:rsid w:val="00A46B44"/>
    <w:rsid w:val="00A47E20"/>
    <w:rsid w:val="00A500EB"/>
    <w:rsid w:val="00A50A41"/>
    <w:rsid w:val="00A50D1D"/>
    <w:rsid w:val="00A53699"/>
    <w:rsid w:val="00A55412"/>
    <w:rsid w:val="00A5692B"/>
    <w:rsid w:val="00A56C8E"/>
    <w:rsid w:val="00A60141"/>
    <w:rsid w:val="00A61020"/>
    <w:rsid w:val="00A61DCF"/>
    <w:rsid w:val="00A644CD"/>
    <w:rsid w:val="00A651D8"/>
    <w:rsid w:val="00A66014"/>
    <w:rsid w:val="00A6610C"/>
    <w:rsid w:val="00A70807"/>
    <w:rsid w:val="00A71283"/>
    <w:rsid w:val="00A71E4C"/>
    <w:rsid w:val="00A7218A"/>
    <w:rsid w:val="00A726B3"/>
    <w:rsid w:val="00A7311D"/>
    <w:rsid w:val="00A744EC"/>
    <w:rsid w:val="00A76A52"/>
    <w:rsid w:val="00A7798E"/>
    <w:rsid w:val="00A80F6C"/>
    <w:rsid w:val="00A82ABE"/>
    <w:rsid w:val="00A83747"/>
    <w:rsid w:val="00A8375B"/>
    <w:rsid w:val="00A83D77"/>
    <w:rsid w:val="00A844F6"/>
    <w:rsid w:val="00A84601"/>
    <w:rsid w:val="00A84718"/>
    <w:rsid w:val="00A84CA0"/>
    <w:rsid w:val="00A850D7"/>
    <w:rsid w:val="00A8539B"/>
    <w:rsid w:val="00A8736B"/>
    <w:rsid w:val="00A90CD5"/>
    <w:rsid w:val="00A90D57"/>
    <w:rsid w:val="00A91588"/>
    <w:rsid w:val="00A924C8"/>
    <w:rsid w:val="00A9267E"/>
    <w:rsid w:val="00A92723"/>
    <w:rsid w:val="00A937C0"/>
    <w:rsid w:val="00A93846"/>
    <w:rsid w:val="00A941E5"/>
    <w:rsid w:val="00A95A0F"/>
    <w:rsid w:val="00A97A82"/>
    <w:rsid w:val="00A97C04"/>
    <w:rsid w:val="00A97D1E"/>
    <w:rsid w:val="00AA10DF"/>
    <w:rsid w:val="00AA1378"/>
    <w:rsid w:val="00AA39A4"/>
    <w:rsid w:val="00AA4F2C"/>
    <w:rsid w:val="00AA5736"/>
    <w:rsid w:val="00AB0FFA"/>
    <w:rsid w:val="00AB1AF5"/>
    <w:rsid w:val="00AC005D"/>
    <w:rsid w:val="00AC08FA"/>
    <w:rsid w:val="00AC0C04"/>
    <w:rsid w:val="00AC0CBD"/>
    <w:rsid w:val="00AC3FFE"/>
    <w:rsid w:val="00AC538F"/>
    <w:rsid w:val="00AC5CD6"/>
    <w:rsid w:val="00AC65DA"/>
    <w:rsid w:val="00AC7500"/>
    <w:rsid w:val="00AC7985"/>
    <w:rsid w:val="00AD0EFB"/>
    <w:rsid w:val="00AD2004"/>
    <w:rsid w:val="00AD44BF"/>
    <w:rsid w:val="00AD4C47"/>
    <w:rsid w:val="00AD5391"/>
    <w:rsid w:val="00AD5A2E"/>
    <w:rsid w:val="00AD6731"/>
    <w:rsid w:val="00AD6B05"/>
    <w:rsid w:val="00AD769B"/>
    <w:rsid w:val="00AE18C1"/>
    <w:rsid w:val="00AE2890"/>
    <w:rsid w:val="00AE2B07"/>
    <w:rsid w:val="00AE2FFF"/>
    <w:rsid w:val="00AE4904"/>
    <w:rsid w:val="00AF1B2F"/>
    <w:rsid w:val="00AF1E3E"/>
    <w:rsid w:val="00AF2519"/>
    <w:rsid w:val="00AF3E34"/>
    <w:rsid w:val="00AF5E1B"/>
    <w:rsid w:val="00AF6060"/>
    <w:rsid w:val="00AF64E2"/>
    <w:rsid w:val="00B0066A"/>
    <w:rsid w:val="00B00DBF"/>
    <w:rsid w:val="00B01F74"/>
    <w:rsid w:val="00B05837"/>
    <w:rsid w:val="00B0641D"/>
    <w:rsid w:val="00B06A16"/>
    <w:rsid w:val="00B06DF8"/>
    <w:rsid w:val="00B100F3"/>
    <w:rsid w:val="00B1029D"/>
    <w:rsid w:val="00B10773"/>
    <w:rsid w:val="00B1125E"/>
    <w:rsid w:val="00B11EA5"/>
    <w:rsid w:val="00B12429"/>
    <w:rsid w:val="00B124A3"/>
    <w:rsid w:val="00B133D7"/>
    <w:rsid w:val="00B13786"/>
    <w:rsid w:val="00B13D53"/>
    <w:rsid w:val="00B14243"/>
    <w:rsid w:val="00B15211"/>
    <w:rsid w:val="00B158ED"/>
    <w:rsid w:val="00B162B0"/>
    <w:rsid w:val="00B16B1B"/>
    <w:rsid w:val="00B17A9A"/>
    <w:rsid w:val="00B17DE8"/>
    <w:rsid w:val="00B2095C"/>
    <w:rsid w:val="00B21B1F"/>
    <w:rsid w:val="00B21BCF"/>
    <w:rsid w:val="00B22242"/>
    <w:rsid w:val="00B2462C"/>
    <w:rsid w:val="00B255E2"/>
    <w:rsid w:val="00B26374"/>
    <w:rsid w:val="00B30DCA"/>
    <w:rsid w:val="00B31295"/>
    <w:rsid w:val="00B3162A"/>
    <w:rsid w:val="00B32391"/>
    <w:rsid w:val="00B326D8"/>
    <w:rsid w:val="00B32808"/>
    <w:rsid w:val="00B33644"/>
    <w:rsid w:val="00B34D9C"/>
    <w:rsid w:val="00B3641C"/>
    <w:rsid w:val="00B36586"/>
    <w:rsid w:val="00B36C9D"/>
    <w:rsid w:val="00B36E1F"/>
    <w:rsid w:val="00B37050"/>
    <w:rsid w:val="00B400A4"/>
    <w:rsid w:val="00B40A11"/>
    <w:rsid w:val="00B4311E"/>
    <w:rsid w:val="00B43C2D"/>
    <w:rsid w:val="00B4442A"/>
    <w:rsid w:val="00B45FCF"/>
    <w:rsid w:val="00B4730D"/>
    <w:rsid w:val="00B50855"/>
    <w:rsid w:val="00B51771"/>
    <w:rsid w:val="00B51AC4"/>
    <w:rsid w:val="00B5485C"/>
    <w:rsid w:val="00B554C4"/>
    <w:rsid w:val="00B555E7"/>
    <w:rsid w:val="00B5585B"/>
    <w:rsid w:val="00B57C07"/>
    <w:rsid w:val="00B60F9C"/>
    <w:rsid w:val="00B60FB0"/>
    <w:rsid w:val="00B61EC3"/>
    <w:rsid w:val="00B62008"/>
    <w:rsid w:val="00B629AC"/>
    <w:rsid w:val="00B62C0A"/>
    <w:rsid w:val="00B62E2F"/>
    <w:rsid w:val="00B62E39"/>
    <w:rsid w:val="00B6480E"/>
    <w:rsid w:val="00B6537A"/>
    <w:rsid w:val="00B66729"/>
    <w:rsid w:val="00B66E07"/>
    <w:rsid w:val="00B67AC3"/>
    <w:rsid w:val="00B71288"/>
    <w:rsid w:val="00B71743"/>
    <w:rsid w:val="00B735E0"/>
    <w:rsid w:val="00B738F7"/>
    <w:rsid w:val="00B73C68"/>
    <w:rsid w:val="00B73EE7"/>
    <w:rsid w:val="00B7444D"/>
    <w:rsid w:val="00B7630C"/>
    <w:rsid w:val="00B8001E"/>
    <w:rsid w:val="00B80ECA"/>
    <w:rsid w:val="00B83142"/>
    <w:rsid w:val="00B834AE"/>
    <w:rsid w:val="00B83A18"/>
    <w:rsid w:val="00B84E78"/>
    <w:rsid w:val="00B86B07"/>
    <w:rsid w:val="00B86C67"/>
    <w:rsid w:val="00B91392"/>
    <w:rsid w:val="00B91D4C"/>
    <w:rsid w:val="00B9284E"/>
    <w:rsid w:val="00B933B1"/>
    <w:rsid w:val="00B93445"/>
    <w:rsid w:val="00B9371D"/>
    <w:rsid w:val="00B949DF"/>
    <w:rsid w:val="00B951BE"/>
    <w:rsid w:val="00B95404"/>
    <w:rsid w:val="00B960A0"/>
    <w:rsid w:val="00BA02D5"/>
    <w:rsid w:val="00BA0DAE"/>
    <w:rsid w:val="00BA2A08"/>
    <w:rsid w:val="00BA3275"/>
    <w:rsid w:val="00BA3963"/>
    <w:rsid w:val="00BA3C44"/>
    <w:rsid w:val="00BA4353"/>
    <w:rsid w:val="00BA44FF"/>
    <w:rsid w:val="00BA4A85"/>
    <w:rsid w:val="00BA4E22"/>
    <w:rsid w:val="00BA56A0"/>
    <w:rsid w:val="00BA6630"/>
    <w:rsid w:val="00BA7F6D"/>
    <w:rsid w:val="00BA7FC7"/>
    <w:rsid w:val="00BB174C"/>
    <w:rsid w:val="00BB29F0"/>
    <w:rsid w:val="00BB35D7"/>
    <w:rsid w:val="00BB3C7A"/>
    <w:rsid w:val="00BB7467"/>
    <w:rsid w:val="00BC21EA"/>
    <w:rsid w:val="00BC2FBB"/>
    <w:rsid w:val="00BC3D63"/>
    <w:rsid w:val="00BC3FC5"/>
    <w:rsid w:val="00BC757F"/>
    <w:rsid w:val="00BD0320"/>
    <w:rsid w:val="00BD422B"/>
    <w:rsid w:val="00BD5811"/>
    <w:rsid w:val="00BD6AAB"/>
    <w:rsid w:val="00BD6DAA"/>
    <w:rsid w:val="00BD7784"/>
    <w:rsid w:val="00BD7883"/>
    <w:rsid w:val="00BD7F19"/>
    <w:rsid w:val="00BE00D7"/>
    <w:rsid w:val="00BE011F"/>
    <w:rsid w:val="00BE3E70"/>
    <w:rsid w:val="00BE45DB"/>
    <w:rsid w:val="00BE48C1"/>
    <w:rsid w:val="00BE4A41"/>
    <w:rsid w:val="00BE51B0"/>
    <w:rsid w:val="00BE5A74"/>
    <w:rsid w:val="00BE6F27"/>
    <w:rsid w:val="00BE73EC"/>
    <w:rsid w:val="00BE7C19"/>
    <w:rsid w:val="00BF0243"/>
    <w:rsid w:val="00BF0874"/>
    <w:rsid w:val="00BF1804"/>
    <w:rsid w:val="00BF3EFC"/>
    <w:rsid w:val="00BF3FD5"/>
    <w:rsid w:val="00BF4D21"/>
    <w:rsid w:val="00BF527E"/>
    <w:rsid w:val="00BF715D"/>
    <w:rsid w:val="00C009B6"/>
    <w:rsid w:val="00C01108"/>
    <w:rsid w:val="00C01314"/>
    <w:rsid w:val="00C02301"/>
    <w:rsid w:val="00C02FFC"/>
    <w:rsid w:val="00C057C8"/>
    <w:rsid w:val="00C07514"/>
    <w:rsid w:val="00C13518"/>
    <w:rsid w:val="00C13A41"/>
    <w:rsid w:val="00C13D2B"/>
    <w:rsid w:val="00C13D40"/>
    <w:rsid w:val="00C15B50"/>
    <w:rsid w:val="00C162DC"/>
    <w:rsid w:val="00C17FD6"/>
    <w:rsid w:val="00C20126"/>
    <w:rsid w:val="00C2158C"/>
    <w:rsid w:val="00C223E9"/>
    <w:rsid w:val="00C237D5"/>
    <w:rsid w:val="00C24D3E"/>
    <w:rsid w:val="00C26838"/>
    <w:rsid w:val="00C27099"/>
    <w:rsid w:val="00C275B6"/>
    <w:rsid w:val="00C316A9"/>
    <w:rsid w:val="00C31AA4"/>
    <w:rsid w:val="00C31C8D"/>
    <w:rsid w:val="00C341C3"/>
    <w:rsid w:val="00C34F5B"/>
    <w:rsid w:val="00C354D6"/>
    <w:rsid w:val="00C35E8E"/>
    <w:rsid w:val="00C362BF"/>
    <w:rsid w:val="00C36F87"/>
    <w:rsid w:val="00C37022"/>
    <w:rsid w:val="00C3746B"/>
    <w:rsid w:val="00C378CA"/>
    <w:rsid w:val="00C37A8A"/>
    <w:rsid w:val="00C4103C"/>
    <w:rsid w:val="00C421C2"/>
    <w:rsid w:val="00C43821"/>
    <w:rsid w:val="00C457DB"/>
    <w:rsid w:val="00C463B6"/>
    <w:rsid w:val="00C46977"/>
    <w:rsid w:val="00C46DFC"/>
    <w:rsid w:val="00C476E3"/>
    <w:rsid w:val="00C47EB0"/>
    <w:rsid w:val="00C50F38"/>
    <w:rsid w:val="00C520AD"/>
    <w:rsid w:val="00C535F2"/>
    <w:rsid w:val="00C546C7"/>
    <w:rsid w:val="00C549C4"/>
    <w:rsid w:val="00C561A1"/>
    <w:rsid w:val="00C565C0"/>
    <w:rsid w:val="00C56AE3"/>
    <w:rsid w:val="00C56B29"/>
    <w:rsid w:val="00C60FC7"/>
    <w:rsid w:val="00C63296"/>
    <w:rsid w:val="00C64D04"/>
    <w:rsid w:val="00C6615C"/>
    <w:rsid w:val="00C6637D"/>
    <w:rsid w:val="00C66D18"/>
    <w:rsid w:val="00C70574"/>
    <w:rsid w:val="00C71C91"/>
    <w:rsid w:val="00C76250"/>
    <w:rsid w:val="00C82056"/>
    <w:rsid w:val="00C859D5"/>
    <w:rsid w:val="00C86D15"/>
    <w:rsid w:val="00C87181"/>
    <w:rsid w:val="00C902A9"/>
    <w:rsid w:val="00C906D3"/>
    <w:rsid w:val="00C93B67"/>
    <w:rsid w:val="00C963F1"/>
    <w:rsid w:val="00C9685F"/>
    <w:rsid w:val="00C9754D"/>
    <w:rsid w:val="00C9792E"/>
    <w:rsid w:val="00C97936"/>
    <w:rsid w:val="00CA048C"/>
    <w:rsid w:val="00CA10E5"/>
    <w:rsid w:val="00CA1D7E"/>
    <w:rsid w:val="00CA29E2"/>
    <w:rsid w:val="00CA3094"/>
    <w:rsid w:val="00CA3D66"/>
    <w:rsid w:val="00CA4A6B"/>
    <w:rsid w:val="00CA5221"/>
    <w:rsid w:val="00CA5AEB"/>
    <w:rsid w:val="00CA681F"/>
    <w:rsid w:val="00CA6CA8"/>
    <w:rsid w:val="00CA7151"/>
    <w:rsid w:val="00CB00E2"/>
    <w:rsid w:val="00CB094C"/>
    <w:rsid w:val="00CB1413"/>
    <w:rsid w:val="00CB2094"/>
    <w:rsid w:val="00CB3075"/>
    <w:rsid w:val="00CB3CC7"/>
    <w:rsid w:val="00CB4730"/>
    <w:rsid w:val="00CB59D8"/>
    <w:rsid w:val="00CB6845"/>
    <w:rsid w:val="00CC4DF0"/>
    <w:rsid w:val="00CC67ED"/>
    <w:rsid w:val="00CC7815"/>
    <w:rsid w:val="00CD0CEF"/>
    <w:rsid w:val="00CD1BC9"/>
    <w:rsid w:val="00CD1ED2"/>
    <w:rsid w:val="00CD288F"/>
    <w:rsid w:val="00CD34F4"/>
    <w:rsid w:val="00CD50A3"/>
    <w:rsid w:val="00CD5383"/>
    <w:rsid w:val="00CD6E90"/>
    <w:rsid w:val="00CD6FE3"/>
    <w:rsid w:val="00CE075B"/>
    <w:rsid w:val="00CE19D9"/>
    <w:rsid w:val="00CE1DAD"/>
    <w:rsid w:val="00CE1E67"/>
    <w:rsid w:val="00CE23BD"/>
    <w:rsid w:val="00CE2A61"/>
    <w:rsid w:val="00CE2B22"/>
    <w:rsid w:val="00CE2B2B"/>
    <w:rsid w:val="00CE38C4"/>
    <w:rsid w:val="00CE3A06"/>
    <w:rsid w:val="00CE5793"/>
    <w:rsid w:val="00CE5AC4"/>
    <w:rsid w:val="00CE67A0"/>
    <w:rsid w:val="00CE6CDC"/>
    <w:rsid w:val="00CE7010"/>
    <w:rsid w:val="00CF1C5C"/>
    <w:rsid w:val="00CF2082"/>
    <w:rsid w:val="00CF2142"/>
    <w:rsid w:val="00CF2DD2"/>
    <w:rsid w:val="00CF3259"/>
    <w:rsid w:val="00CF33E1"/>
    <w:rsid w:val="00CF37D1"/>
    <w:rsid w:val="00CF4B4F"/>
    <w:rsid w:val="00CF668C"/>
    <w:rsid w:val="00CF75C9"/>
    <w:rsid w:val="00D01243"/>
    <w:rsid w:val="00D014CA"/>
    <w:rsid w:val="00D01535"/>
    <w:rsid w:val="00D0284D"/>
    <w:rsid w:val="00D02933"/>
    <w:rsid w:val="00D04256"/>
    <w:rsid w:val="00D05888"/>
    <w:rsid w:val="00D059D4"/>
    <w:rsid w:val="00D05A39"/>
    <w:rsid w:val="00D05C8F"/>
    <w:rsid w:val="00D067A8"/>
    <w:rsid w:val="00D06813"/>
    <w:rsid w:val="00D07292"/>
    <w:rsid w:val="00D111E2"/>
    <w:rsid w:val="00D11EF6"/>
    <w:rsid w:val="00D11FFC"/>
    <w:rsid w:val="00D128EC"/>
    <w:rsid w:val="00D1350B"/>
    <w:rsid w:val="00D13C32"/>
    <w:rsid w:val="00D14F1B"/>
    <w:rsid w:val="00D154D1"/>
    <w:rsid w:val="00D1595D"/>
    <w:rsid w:val="00D1598A"/>
    <w:rsid w:val="00D15C9F"/>
    <w:rsid w:val="00D16F05"/>
    <w:rsid w:val="00D17D45"/>
    <w:rsid w:val="00D21229"/>
    <w:rsid w:val="00D24694"/>
    <w:rsid w:val="00D24EA1"/>
    <w:rsid w:val="00D25BC4"/>
    <w:rsid w:val="00D26542"/>
    <w:rsid w:val="00D27FCF"/>
    <w:rsid w:val="00D30202"/>
    <w:rsid w:val="00D3025E"/>
    <w:rsid w:val="00D31FAA"/>
    <w:rsid w:val="00D332E5"/>
    <w:rsid w:val="00D33D55"/>
    <w:rsid w:val="00D34512"/>
    <w:rsid w:val="00D34850"/>
    <w:rsid w:val="00D35BE2"/>
    <w:rsid w:val="00D35D57"/>
    <w:rsid w:val="00D405BE"/>
    <w:rsid w:val="00D40AEC"/>
    <w:rsid w:val="00D419FF"/>
    <w:rsid w:val="00D425D2"/>
    <w:rsid w:val="00D425EC"/>
    <w:rsid w:val="00D42AF7"/>
    <w:rsid w:val="00D42AFB"/>
    <w:rsid w:val="00D4357D"/>
    <w:rsid w:val="00D4403B"/>
    <w:rsid w:val="00D4559E"/>
    <w:rsid w:val="00D457AC"/>
    <w:rsid w:val="00D45C55"/>
    <w:rsid w:val="00D478D0"/>
    <w:rsid w:val="00D5035A"/>
    <w:rsid w:val="00D509F7"/>
    <w:rsid w:val="00D5127C"/>
    <w:rsid w:val="00D5274F"/>
    <w:rsid w:val="00D52CC5"/>
    <w:rsid w:val="00D5313D"/>
    <w:rsid w:val="00D53E99"/>
    <w:rsid w:val="00D53F0B"/>
    <w:rsid w:val="00D55D44"/>
    <w:rsid w:val="00D564BF"/>
    <w:rsid w:val="00D60A83"/>
    <w:rsid w:val="00D6105F"/>
    <w:rsid w:val="00D6118B"/>
    <w:rsid w:val="00D63C27"/>
    <w:rsid w:val="00D640FA"/>
    <w:rsid w:val="00D642B4"/>
    <w:rsid w:val="00D652EB"/>
    <w:rsid w:val="00D703B0"/>
    <w:rsid w:val="00D715B1"/>
    <w:rsid w:val="00D74C00"/>
    <w:rsid w:val="00D75182"/>
    <w:rsid w:val="00D75FA9"/>
    <w:rsid w:val="00D7607F"/>
    <w:rsid w:val="00D766C2"/>
    <w:rsid w:val="00D81474"/>
    <w:rsid w:val="00D82EDF"/>
    <w:rsid w:val="00D848F8"/>
    <w:rsid w:val="00D84B1C"/>
    <w:rsid w:val="00D84CA4"/>
    <w:rsid w:val="00D85DD8"/>
    <w:rsid w:val="00D86575"/>
    <w:rsid w:val="00D86678"/>
    <w:rsid w:val="00D87878"/>
    <w:rsid w:val="00D90D7E"/>
    <w:rsid w:val="00D90F85"/>
    <w:rsid w:val="00D91796"/>
    <w:rsid w:val="00D92893"/>
    <w:rsid w:val="00D92EA8"/>
    <w:rsid w:val="00D9310D"/>
    <w:rsid w:val="00D951DA"/>
    <w:rsid w:val="00D9791F"/>
    <w:rsid w:val="00DA0E94"/>
    <w:rsid w:val="00DA2C3A"/>
    <w:rsid w:val="00DA3964"/>
    <w:rsid w:val="00DA3C76"/>
    <w:rsid w:val="00DA68D3"/>
    <w:rsid w:val="00DA6A0F"/>
    <w:rsid w:val="00DA702B"/>
    <w:rsid w:val="00DA761D"/>
    <w:rsid w:val="00DB1701"/>
    <w:rsid w:val="00DB29B4"/>
    <w:rsid w:val="00DB4610"/>
    <w:rsid w:val="00DB556D"/>
    <w:rsid w:val="00DB5965"/>
    <w:rsid w:val="00DB6646"/>
    <w:rsid w:val="00DB6ADB"/>
    <w:rsid w:val="00DC0C89"/>
    <w:rsid w:val="00DC1236"/>
    <w:rsid w:val="00DC2F0F"/>
    <w:rsid w:val="00DC35A0"/>
    <w:rsid w:val="00DC3A8D"/>
    <w:rsid w:val="00DC5129"/>
    <w:rsid w:val="00DC769D"/>
    <w:rsid w:val="00DC787B"/>
    <w:rsid w:val="00DD0E4D"/>
    <w:rsid w:val="00DD0EF5"/>
    <w:rsid w:val="00DD1931"/>
    <w:rsid w:val="00DD3D1D"/>
    <w:rsid w:val="00DD3E34"/>
    <w:rsid w:val="00DD4A0F"/>
    <w:rsid w:val="00DD4E72"/>
    <w:rsid w:val="00DD5F75"/>
    <w:rsid w:val="00DD676E"/>
    <w:rsid w:val="00DD6FCE"/>
    <w:rsid w:val="00DD78DB"/>
    <w:rsid w:val="00DE06A3"/>
    <w:rsid w:val="00DE1D91"/>
    <w:rsid w:val="00DE1F9B"/>
    <w:rsid w:val="00DE3412"/>
    <w:rsid w:val="00DE5A2C"/>
    <w:rsid w:val="00DE6521"/>
    <w:rsid w:val="00DE6696"/>
    <w:rsid w:val="00DE6CE9"/>
    <w:rsid w:val="00DE7927"/>
    <w:rsid w:val="00DE7AC7"/>
    <w:rsid w:val="00DF214E"/>
    <w:rsid w:val="00DF4985"/>
    <w:rsid w:val="00DF5E9B"/>
    <w:rsid w:val="00DF651D"/>
    <w:rsid w:val="00DF7532"/>
    <w:rsid w:val="00E011CD"/>
    <w:rsid w:val="00E014FC"/>
    <w:rsid w:val="00E01F79"/>
    <w:rsid w:val="00E02954"/>
    <w:rsid w:val="00E034CA"/>
    <w:rsid w:val="00E03F07"/>
    <w:rsid w:val="00E047C6"/>
    <w:rsid w:val="00E06BEA"/>
    <w:rsid w:val="00E06C09"/>
    <w:rsid w:val="00E07748"/>
    <w:rsid w:val="00E1086C"/>
    <w:rsid w:val="00E113EF"/>
    <w:rsid w:val="00E11CFA"/>
    <w:rsid w:val="00E11FC2"/>
    <w:rsid w:val="00E1220B"/>
    <w:rsid w:val="00E12D3D"/>
    <w:rsid w:val="00E13DD8"/>
    <w:rsid w:val="00E14AC2"/>
    <w:rsid w:val="00E14B3C"/>
    <w:rsid w:val="00E151F2"/>
    <w:rsid w:val="00E15FE9"/>
    <w:rsid w:val="00E1649B"/>
    <w:rsid w:val="00E169E6"/>
    <w:rsid w:val="00E17D47"/>
    <w:rsid w:val="00E204A1"/>
    <w:rsid w:val="00E20FA7"/>
    <w:rsid w:val="00E23177"/>
    <w:rsid w:val="00E2332D"/>
    <w:rsid w:val="00E24995"/>
    <w:rsid w:val="00E2512B"/>
    <w:rsid w:val="00E27B91"/>
    <w:rsid w:val="00E34F31"/>
    <w:rsid w:val="00E36667"/>
    <w:rsid w:val="00E374B5"/>
    <w:rsid w:val="00E37C77"/>
    <w:rsid w:val="00E409D8"/>
    <w:rsid w:val="00E40F8A"/>
    <w:rsid w:val="00E414DF"/>
    <w:rsid w:val="00E41BEF"/>
    <w:rsid w:val="00E4210F"/>
    <w:rsid w:val="00E425E9"/>
    <w:rsid w:val="00E42724"/>
    <w:rsid w:val="00E42824"/>
    <w:rsid w:val="00E43979"/>
    <w:rsid w:val="00E43FD8"/>
    <w:rsid w:val="00E469DE"/>
    <w:rsid w:val="00E47589"/>
    <w:rsid w:val="00E500A2"/>
    <w:rsid w:val="00E505BC"/>
    <w:rsid w:val="00E50B62"/>
    <w:rsid w:val="00E51AFA"/>
    <w:rsid w:val="00E52918"/>
    <w:rsid w:val="00E533FD"/>
    <w:rsid w:val="00E551D7"/>
    <w:rsid w:val="00E553F5"/>
    <w:rsid w:val="00E560E1"/>
    <w:rsid w:val="00E56574"/>
    <w:rsid w:val="00E61407"/>
    <w:rsid w:val="00E6146E"/>
    <w:rsid w:val="00E62BCB"/>
    <w:rsid w:val="00E648DF"/>
    <w:rsid w:val="00E653E6"/>
    <w:rsid w:val="00E65699"/>
    <w:rsid w:val="00E65824"/>
    <w:rsid w:val="00E66119"/>
    <w:rsid w:val="00E70C1F"/>
    <w:rsid w:val="00E70E98"/>
    <w:rsid w:val="00E716EE"/>
    <w:rsid w:val="00E71F1A"/>
    <w:rsid w:val="00E74C56"/>
    <w:rsid w:val="00E74EA1"/>
    <w:rsid w:val="00E75BF8"/>
    <w:rsid w:val="00E75C24"/>
    <w:rsid w:val="00E75D68"/>
    <w:rsid w:val="00E7647D"/>
    <w:rsid w:val="00E77036"/>
    <w:rsid w:val="00E773BA"/>
    <w:rsid w:val="00E77742"/>
    <w:rsid w:val="00E77852"/>
    <w:rsid w:val="00E802EC"/>
    <w:rsid w:val="00E80B3B"/>
    <w:rsid w:val="00E82FE8"/>
    <w:rsid w:val="00E85540"/>
    <w:rsid w:val="00E85595"/>
    <w:rsid w:val="00E85681"/>
    <w:rsid w:val="00E866A0"/>
    <w:rsid w:val="00E86F9B"/>
    <w:rsid w:val="00E907D0"/>
    <w:rsid w:val="00E910AF"/>
    <w:rsid w:val="00E91F65"/>
    <w:rsid w:val="00E92E0B"/>
    <w:rsid w:val="00E92EB2"/>
    <w:rsid w:val="00E93D6C"/>
    <w:rsid w:val="00E95810"/>
    <w:rsid w:val="00E95887"/>
    <w:rsid w:val="00E962BE"/>
    <w:rsid w:val="00E965FE"/>
    <w:rsid w:val="00E968EA"/>
    <w:rsid w:val="00E96EDE"/>
    <w:rsid w:val="00EA09A4"/>
    <w:rsid w:val="00EA1107"/>
    <w:rsid w:val="00EA1B00"/>
    <w:rsid w:val="00EA37D1"/>
    <w:rsid w:val="00EA3EE6"/>
    <w:rsid w:val="00EA3F35"/>
    <w:rsid w:val="00EA5D21"/>
    <w:rsid w:val="00EA600B"/>
    <w:rsid w:val="00EA6F1C"/>
    <w:rsid w:val="00EA71E6"/>
    <w:rsid w:val="00EA7D62"/>
    <w:rsid w:val="00EB01E4"/>
    <w:rsid w:val="00EB0F43"/>
    <w:rsid w:val="00EB26EF"/>
    <w:rsid w:val="00EB4322"/>
    <w:rsid w:val="00EB456E"/>
    <w:rsid w:val="00EB568C"/>
    <w:rsid w:val="00EB78FA"/>
    <w:rsid w:val="00EC0C51"/>
    <w:rsid w:val="00EC0ED8"/>
    <w:rsid w:val="00EC174D"/>
    <w:rsid w:val="00EC17EC"/>
    <w:rsid w:val="00EC2256"/>
    <w:rsid w:val="00EC30A1"/>
    <w:rsid w:val="00EC470E"/>
    <w:rsid w:val="00EC4B94"/>
    <w:rsid w:val="00EC5FCF"/>
    <w:rsid w:val="00EC6D10"/>
    <w:rsid w:val="00ED0C98"/>
    <w:rsid w:val="00ED1395"/>
    <w:rsid w:val="00ED271D"/>
    <w:rsid w:val="00ED2E51"/>
    <w:rsid w:val="00ED3F17"/>
    <w:rsid w:val="00ED3FE5"/>
    <w:rsid w:val="00ED4C4E"/>
    <w:rsid w:val="00ED4CF7"/>
    <w:rsid w:val="00ED50B0"/>
    <w:rsid w:val="00ED7FA6"/>
    <w:rsid w:val="00EE074D"/>
    <w:rsid w:val="00EE08A8"/>
    <w:rsid w:val="00EE1090"/>
    <w:rsid w:val="00EE1929"/>
    <w:rsid w:val="00EE1E50"/>
    <w:rsid w:val="00EE30A6"/>
    <w:rsid w:val="00EE39F0"/>
    <w:rsid w:val="00EE4343"/>
    <w:rsid w:val="00EE7DDF"/>
    <w:rsid w:val="00EF1B35"/>
    <w:rsid w:val="00EF2753"/>
    <w:rsid w:val="00EF31B3"/>
    <w:rsid w:val="00EF5C03"/>
    <w:rsid w:val="00EF6281"/>
    <w:rsid w:val="00EF6A21"/>
    <w:rsid w:val="00EF7E2E"/>
    <w:rsid w:val="00F002FE"/>
    <w:rsid w:val="00F018A4"/>
    <w:rsid w:val="00F03429"/>
    <w:rsid w:val="00F037C3"/>
    <w:rsid w:val="00F04291"/>
    <w:rsid w:val="00F05AD3"/>
    <w:rsid w:val="00F106D4"/>
    <w:rsid w:val="00F10AA1"/>
    <w:rsid w:val="00F10B4F"/>
    <w:rsid w:val="00F10B9D"/>
    <w:rsid w:val="00F10FF3"/>
    <w:rsid w:val="00F10FF8"/>
    <w:rsid w:val="00F12623"/>
    <w:rsid w:val="00F1290A"/>
    <w:rsid w:val="00F14227"/>
    <w:rsid w:val="00F148A5"/>
    <w:rsid w:val="00F15BCE"/>
    <w:rsid w:val="00F16FF0"/>
    <w:rsid w:val="00F17BAA"/>
    <w:rsid w:val="00F20AA3"/>
    <w:rsid w:val="00F2133C"/>
    <w:rsid w:val="00F2151F"/>
    <w:rsid w:val="00F240D7"/>
    <w:rsid w:val="00F24103"/>
    <w:rsid w:val="00F24A06"/>
    <w:rsid w:val="00F253A2"/>
    <w:rsid w:val="00F261E9"/>
    <w:rsid w:val="00F26A06"/>
    <w:rsid w:val="00F27BBF"/>
    <w:rsid w:val="00F323FA"/>
    <w:rsid w:val="00F32ACE"/>
    <w:rsid w:val="00F331D5"/>
    <w:rsid w:val="00F33A32"/>
    <w:rsid w:val="00F33E99"/>
    <w:rsid w:val="00F34893"/>
    <w:rsid w:val="00F34D3B"/>
    <w:rsid w:val="00F35EBB"/>
    <w:rsid w:val="00F3613E"/>
    <w:rsid w:val="00F37AFE"/>
    <w:rsid w:val="00F40DCF"/>
    <w:rsid w:val="00F427F4"/>
    <w:rsid w:val="00F45E8F"/>
    <w:rsid w:val="00F45F8D"/>
    <w:rsid w:val="00F4786E"/>
    <w:rsid w:val="00F47A69"/>
    <w:rsid w:val="00F47A8E"/>
    <w:rsid w:val="00F5067E"/>
    <w:rsid w:val="00F50E78"/>
    <w:rsid w:val="00F521ED"/>
    <w:rsid w:val="00F5238E"/>
    <w:rsid w:val="00F53AE3"/>
    <w:rsid w:val="00F54985"/>
    <w:rsid w:val="00F54DB2"/>
    <w:rsid w:val="00F56863"/>
    <w:rsid w:val="00F5714F"/>
    <w:rsid w:val="00F57643"/>
    <w:rsid w:val="00F60B1F"/>
    <w:rsid w:val="00F6112E"/>
    <w:rsid w:val="00F64537"/>
    <w:rsid w:val="00F64D98"/>
    <w:rsid w:val="00F65312"/>
    <w:rsid w:val="00F65C9F"/>
    <w:rsid w:val="00F666DF"/>
    <w:rsid w:val="00F668A2"/>
    <w:rsid w:val="00F66F55"/>
    <w:rsid w:val="00F67602"/>
    <w:rsid w:val="00F70BA1"/>
    <w:rsid w:val="00F70C5C"/>
    <w:rsid w:val="00F70F33"/>
    <w:rsid w:val="00F713EC"/>
    <w:rsid w:val="00F74371"/>
    <w:rsid w:val="00F74C6B"/>
    <w:rsid w:val="00F74E92"/>
    <w:rsid w:val="00F771BE"/>
    <w:rsid w:val="00F816C4"/>
    <w:rsid w:val="00F826BA"/>
    <w:rsid w:val="00F830F0"/>
    <w:rsid w:val="00F84482"/>
    <w:rsid w:val="00F846E6"/>
    <w:rsid w:val="00F84711"/>
    <w:rsid w:val="00F85811"/>
    <w:rsid w:val="00F90307"/>
    <w:rsid w:val="00F907FE"/>
    <w:rsid w:val="00F920CE"/>
    <w:rsid w:val="00F92D7B"/>
    <w:rsid w:val="00F93545"/>
    <w:rsid w:val="00F93CFE"/>
    <w:rsid w:val="00F95F13"/>
    <w:rsid w:val="00F97E82"/>
    <w:rsid w:val="00FA022A"/>
    <w:rsid w:val="00FA08BA"/>
    <w:rsid w:val="00FA339F"/>
    <w:rsid w:val="00FA3D34"/>
    <w:rsid w:val="00FA466A"/>
    <w:rsid w:val="00FA5CA3"/>
    <w:rsid w:val="00FA5FAA"/>
    <w:rsid w:val="00FA6635"/>
    <w:rsid w:val="00FA7CAE"/>
    <w:rsid w:val="00FB0505"/>
    <w:rsid w:val="00FB0A9F"/>
    <w:rsid w:val="00FB0EF8"/>
    <w:rsid w:val="00FB13C0"/>
    <w:rsid w:val="00FB1C62"/>
    <w:rsid w:val="00FB2339"/>
    <w:rsid w:val="00FB2DF9"/>
    <w:rsid w:val="00FB370B"/>
    <w:rsid w:val="00FB3938"/>
    <w:rsid w:val="00FB3ADE"/>
    <w:rsid w:val="00FB635D"/>
    <w:rsid w:val="00FB64BB"/>
    <w:rsid w:val="00FB686F"/>
    <w:rsid w:val="00FB6D29"/>
    <w:rsid w:val="00FB7567"/>
    <w:rsid w:val="00FB7735"/>
    <w:rsid w:val="00FC0432"/>
    <w:rsid w:val="00FC08B4"/>
    <w:rsid w:val="00FC3068"/>
    <w:rsid w:val="00FC30F5"/>
    <w:rsid w:val="00FC5CC5"/>
    <w:rsid w:val="00FC6023"/>
    <w:rsid w:val="00FD2BB1"/>
    <w:rsid w:val="00FD42B4"/>
    <w:rsid w:val="00FD56AD"/>
    <w:rsid w:val="00FD7BD9"/>
    <w:rsid w:val="00FD7CEF"/>
    <w:rsid w:val="00FD7DE0"/>
    <w:rsid w:val="00FD7DE1"/>
    <w:rsid w:val="00FE1771"/>
    <w:rsid w:val="00FE17A0"/>
    <w:rsid w:val="00FE2E2B"/>
    <w:rsid w:val="00FE33B6"/>
    <w:rsid w:val="00FE37C1"/>
    <w:rsid w:val="00FE3A3C"/>
    <w:rsid w:val="00FE4443"/>
    <w:rsid w:val="00FE4EAD"/>
    <w:rsid w:val="00FE5455"/>
    <w:rsid w:val="00FE778E"/>
    <w:rsid w:val="00FF0871"/>
    <w:rsid w:val="00FF10AF"/>
    <w:rsid w:val="00FF29B2"/>
    <w:rsid w:val="00FF300A"/>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22DB8-1220-C34E-9E6A-EFF0FC8B4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26</Pages>
  <Words>13494</Words>
  <Characters>76920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406</cp:revision>
  <dcterms:created xsi:type="dcterms:W3CDTF">2020-08-02T20:24:00Z</dcterms:created>
  <dcterms:modified xsi:type="dcterms:W3CDTF">2020-08-05T22:24:00Z</dcterms:modified>
</cp:coreProperties>
</file>