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54B5D" w14:textId="186C43E6" w:rsidR="003137CA" w:rsidRDefault="00D40AEC" w:rsidP="000E51B4">
      <w:pPr>
        <w:spacing w:line="288" w:lineRule="auto"/>
        <w:rPr>
          <w:color w:val="000000" w:themeColor="text1"/>
          <w:szCs w:val="22"/>
          <w:shd w:val="clear" w:color="auto" w:fill="FFFFFF"/>
        </w:rPr>
      </w:pPr>
      <w:r>
        <w:rPr>
          <w:color w:val="000000" w:themeColor="text1"/>
          <w:szCs w:val="22"/>
          <w:shd w:val="clear" w:color="auto" w:fill="FFFFFF"/>
        </w:rPr>
        <w:t>Dear Angela</w:t>
      </w:r>
      <w:r w:rsidR="004A0740">
        <w:rPr>
          <w:color w:val="000000" w:themeColor="text1"/>
          <w:szCs w:val="22"/>
          <w:shd w:val="clear" w:color="auto" w:fill="FFFFFF"/>
        </w:rPr>
        <w:t>,</w:t>
      </w:r>
    </w:p>
    <w:p w14:paraId="43C4F772" w14:textId="7BF158EA" w:rsidR="00D40AEC" w:rsidRDefault="00D40AEC" w:rsidP="000E51B4">
      <w:pPr>
        <w:spacing w:line="288" w:lineRule="auto"/>
        <w:rPr>
          <w:color w:val="000000" w:themeColor="text1"/>
          <w:szCs w:val="22"/>
          <w:shd w:val="clear" w:color="auto" w:fill="FFFFFF"/>
        </w:rPr>
      </w:pPr>
      <w:r>
        <w:rPr>
          <w:color w:val="000000" w:themeColor="text1"/>
          <w:szCs w:val="22"/>
          <w:shd w:val="clear" w:color="auto" w:fill="FFFFFF"/>
        </w:rPr>
        <w:t xml:space="preserve">We have now </w:t>
      </w:r>
      <w:r w:rsidR="008E2315">
        <w:rPr>
          <w:color w:val="000000" w:themeColor="text1"/>
          <w:szCs w:val="22"/>
          <w:shd w:val="clear" w:color="auto" w:fill="FFFFFF"/>
        </w:rPr>
        <w:t>addressed</w:t>
      </w:r>
      <w:r>
        <w:rPr>
          <w:color w:val="000000" w:themeColor="text1"/>
          <w:szCs w:val="22"/>
          <w:shd w:val="clear" w:color="auto" w:fill="FFFFFF"/>
        </w:rPr>
        <w:t xml:space="preserve"> all reviewers’ comments </w:t>
      </w:r>
      <w:r w:rsidR="009608D2">
        <w:rPr>
          <w:color w:val="000000" w:themeColor="text1"/>
          <w:szCs w:val="22"/>
          <w:shd w:val="clear" w:color="auto" w:fill="FFFFFF"/>
        </w:rPr>
        <w:t xml:space="preserve">in detail </w:t>
      </w:r>
      <w:r>
        <w:rPr>
          <w:color w:val="000000" w:themeColor="text1"/>
          <w:szCs w:val="22"/>
          <w:shd w:val="clear" w:color="auto" w:fill="FFFFFF"/>
        </w:rPr>
        <w:t>and would like to discuss our revisions with you.</w:t>
      </w:r>
      <w:r w:rsidR="00E75BF8">
        <w:rPr>
          <w:color w:val="000000" w:themeColor="text1"/>
          <w:szCs w:val="22"/>
          <w:shd w:val="clear" w:color="auto" w:fill="FFFFFF"/>
        </w:rPr>
        <w:t xml:space="preserve"> </w:t>
      </w:r>
      <w:r w:rsidR="007A746F">
        <w:rPr>
          <w:color w:val="000000" w:themeColor="text1"/>
          <w:szCs w:val="22"/>
          <w:shd w:val="clear" w:color="auto" w:fill="FFFFFF"/>
        </w:rPr>
        <w:t xml:space="preserve">We are encouraged by the positive comments of the reviewers finding our study </w:t>
      </w:r>
      <w:r w:rsidR="009F5354">
        <w:rPr>
          <w:color w:val="000000" w:themeColor="text1"/>
          <w:szCs w:val="22"/>
          <w:shd w:val="clear" w:color="auto" w:fill="FFFFFF"/>
        </w:rPr>
        <w:t>“</w:t>
      </w:r>
      <w:r w:rsidR="007A746F">
        <w:rPr>
          <w:color w:val="000000" w:themeColor="text1"/>
          <w:szCs w:val="22"/>
          <w:shd w:val="clear" w:color="auto" w:fill="FFFFFF"/>
        </w:rPr>
        <w:t>exciting</w:t>
      </w:r>
      <w:r w:rsidR="009F5354">
        <w:rPr>
          <w:color w:val="000000" w:themeColor="text1"/>
          <w:szCs w:val="22"/>
          <w:shd w:val="clear" w:color="auto" w:fill="FFFFFF"/>
        </w:rPr>
        <w:t>”</w:t>
      </w:r>
      <w:r w:rsidR="00E8282D">
        <w:rPr>
          <w:color w:val="000000" w:themeColor="text1"/>
          <w:szCs w:val="22"/>
          <w:shd w:val="clear" w:color="auto" w:fill="FFFFFF"/>
        </w:rPr>
        <w:t xml:space="preserve">, describing an </w:t>
      </w:r>
      <w:r w:rsidR="00F20216">
        <w:rPr>
          <w:color w:val="000000" w:themeColor="text1"/>
          <w:szCs w:val="22"/>
          <w:shd w:val="clear" w:color="auto" w:fill="FFFFFF"/>
        </w:rPr>
        <w:t>“</w:t>
      </w:r>
      <w:r w:rsidR="00E8282D">
        <w:rPr>
          <w:color w:val="000000" w:themeColor="text1"/>
          <w:szCs w:val="22"/>
          <w:shd w:val="clear" w:color="auto" w:fill="FFFFFF"/>
        </w:rPr>
        <w:t>unexpected finding</w:t>
      </w:r>
      <w:r w:rsidR="00F20216">
        <w:rPr>
          <w:color w:val="000000" w:themeColor="text1"/>
          <w:szCs w:val="22"/>
          <w:shd w:val="clear" w:color="auto" w:fill="FFFFFF"/>
        </w:rPr>
        <w:t>”</w:t>
      </w:r>
      <w:r w:rsidR="00E8282D">
        <w:rPr>
          <w:color w:val="000000" w:themeColor="text1"/>
          <w:szCs w:val="22"/>
          <w:shd w:val="clear" w:color="auto" w:fill="FFFFFF"/>
        </w:rPr>
        <w:t xml:space="preserve"> </w:t>
      </w:r>
      <w:r w:rsidR="00DA63E6">
        <w:rPr>
          <w:color w:val="000000" w:themeColor="text1"/>
          <w:szCs w:val="22"/>
          <w:shd w:val="clear" w:color="auto" w:fill="FFFFFF"/>
        </w:rPr>
        <w:t>an</w:t>
      </w:r>
      <w:r w:rsidR="003B2556">
        <w:rPr>
          <w:color w:val="000000" w:themeColor="text1"/>
          <w:szCs w:val="22"/>
          <w:shd w:val="clear" w:color="auto" w:fill="FFFFFF"/>
        </w:rPr>
        <w:t>d</w:t>
      </w:r>
      <w:r w:rsidR="007A746F">
        <w:rPr>
          <w:color w:val="000000" w:themeColor="text1"/>
          <w:szCs w:val="22"/>
          <w:shd w:val="clear" w:color="auto" w:fill="FFFFFF"/>
        </w:rPr>
        <w:t xml:space="preserve"> </w:t>
      </w:r>
      <w:r w:rsidR="00A67B3E">
        <w:rPr>
          <w:color w:val="000000" w:themeColor="text1"/>
          <w:szCs w:val="22"/>
          <w:shd w:val="clear" w:color="auto" w:fill="FFFFFF"/>
        </w:rPr>
        <w:t>making</w:t>
      </w:r>
      <w:r w:rsidR="00E8282D">
        <w:rPr>
          <w:color w:val="000000" w:themeColor="text1"/>
          <w:szCs w:val="22"/>
          <w:shd w:val="clear" w:color="auto" w:fill="FFFFFF"/>
        </w:rPr>
        <w:t xml:space="preserve"> </w:t>
      </w:r>
      <w:r w:rsidR="00A67B3E">
        <w:rPr>
          <w:color w:val="000000" w:themeColor="text1"/>
          <w:szCs w:val="22"/>
          <w:shd w:val="clear" w:color="auto" w:fill="FFFFFF"/>
        </w:rPr>
        <w:t>“</w:t>
      </w:r>
      <w:r w:rsidR="00E8282D">
        <w:rPr>
          <w:color w:val="000000" w:themeColor="text1"/>
          <w:szCs w:val="22"/>
          <w:shd w:val="clear" w:color="auto" w:fill="FFFFFF"/>
        </w:rPr>
        <w:t xml:space="preserve">a fundamental </w:t>
      </w:r>
      <w:r w:rsidR="00DE4CE9">
        <w:rPr>
          <w:color w:val="000000" w:themeColor="text1"/>
          <w:szCs w:val="22"/>
          <w:shd w:val="clear" w:color="auto" w:fill="FFFFFF"/>
        </w:rPr>
        <w:t>contribution to our understanding of protein interaction network</w:t>
      </w:r>
      <w:r w:rsidR="001B08CA">
        <w:rPr>
          <w:color w:val="000000" w:themeColor="text1"/>
          <w:szCs w:val="22"/>
          <w:shd w:val="clear" w:color="auto" w:fill="FFFFFF"/>
        </w:rPr>
        <w:t>s</w:t>
      </w:r>
      <w:r w:rsidR="00446428">
        <w:rPr>
          <w:color w:val="000000" w:themeColor="text1"/>
          <w:szCs w:val="22"/>
          <w:shd w:val="clear" w:color="auto" w:fill="FFFFFF"/>
        </w:rPr>
        <w:t xml:space="preserve"> and how a single switch protein can independently regulate multiple cellular processes</w:t>
      </w:r>
      <w:r w:rsidR="00DE4CE9">
        <w:rPr>
          <w:color w:val="000000" w:themeColor="text1"/>
          <w:szCs w:val="22"/>
          <w:shd w:val="clear" w:color="auto" w:fill="FFFFFF"/>
        </w:rPr>
        <w:t>”.</w:t>
      </w:r>
      <w:r w:rsidR="007A746F">
        <w:rPr>
          <w:color w:val="000000" w:themeColor="text1"/>
          <w:szCs w:val="22"/>
          <w:shd w:val="clear" w:color="auto" w:fill="FFFFFF"/>
        </w:rPr>
        <w:t xml:space="preserve"> </w:t>
      </w:r>
      <w:r w:rsidR="00E75BF8">
        <w:rPr>
          <w:color w:val="000000" w:themeColor="text1"/>
          <w:szCs w:val="22"/>
          <w:shd w:val="clear" w:color="auto" w:fill="FFFFFF"/>
        </w:rPr>
        <w:t>To us the most important review comment</w:t>
      </w:r>
      <w:r w:rsidR="00DD3D1D">
        <w:rPr>
          <w:color w:val="000000" w:themeColor="text1"/>
          <w:szCs w:val="22"/>
          <w:shd w:val="clear" w:color="auto" w:fill="FFFFFF"/>
        </w:rPr>
        <w:t>s</w:t>
      </w:r>
      <w:r w:rsidR="00E75BF8">
        <w:rPr>
          <w:color w:val="000000" w:themeColor="text1"/>
          <w:szCs w:val="22"/>
          <w:shd w:val="clear" w:color="auto" w:fill="FFFFFF"/>
        </w:rPr>
        <w:t xml:space="preserve"> concern the </w:t>
      </w:r>
      <w:r w:rsidR="00E75BF8" w:rsidRPr="00055526">
        <w:rPr>
          <w:color w:val="000000" w:themeColor="text1"/>
          <w:szCs w:val="22"/>
          <w:u w:val="single"/>
          <w:shd w:val="clear" w:color="auto" w:fill="FFFFFF"/>
        </w:rPr>
        <w:t>kinetic measurements and analysis</w:t>
      </w:r>
      <w:r w:rsidR="00E75BF8">
        <w:rPr>
          <w:color w:val="000000" w:themeColor="text1"/>
          <w:szCs w:val="22"/>
          <w:shd w:val="clear" w:color="auto" w:fill="FFFFFF"/>
        </w:rPr>
        <w:t xml:space="preserve">, as these are central to our conclusion that different biological processes sense the kinetics of GTPase switching differentially, providing a </w:t>
      </w:r>
      <w:r w:rsidR="007F5BDA">
        <w:rPr>
          <w:color w:val="000000" w:themeColor="text1"/>
          <w:szCs w:val="22"/>
          <w:shd w:val="clear" w:color="auto" w:fill="FFFFFF"/>
        </w:rPr>
        <w:t>novel</w:t>
      </w:r>
      <w:r w:rsidR="00907EDC">
        <w:rPr>
          <w:color w:val="000000" w:themeColor="text1"/>
          <w:szCs w:val="22"/>
          <w:shd w:val="clear" w:color="auto" w:fill="FFFFFF"/>
        </w:rPr>
        <w:t xml:space="preserve"> </w:t>
      </w:r>
      <w:r w:rsidR="00E75BF8">
        <w:rPr>
          <w:color w:val="000000" w:themeColor="text1"/>
          <w:szCs w:val="22"/>
          <w:shd w:val="clear" w:color="auto" w:fill="FFFFFF"/>
        </w:rPr>
        <w:t xml:space="preserve">link between systems-level functional </w:t>
      </w:r>
      <w:r w:rsidR="000970B9">
        <w:rPr>
          <w:color w:val="000000" w:themeColor="text1"/>
          <w:szCs w:val="22"/>
          <w:shd w:val="clear" w:color="auto" w:fill="FFFFFF"/>
        </w:rPr>
        <w:t xml:space="preserve">genetics </w:t>
      </w:r>
      <w:r w:rsidR="00E75BF8">
        <w:rPr>
          <w:color w:val="000000" w:themeColor="text1"/>
          <w:szCs w:val="22"/>
          <w:shd w:val="clear" w:color="auto" w:fill="FFFFFF"/>
        </w:rPr>
        <w:t xml:space="preserve">and biophysics. </w:t>
      </w:r>
      <w:r w:rsidR="00356450">
        <w:rPr>
          <w:color w:val="000000" w:themeColor="text1"/>
          <w:szCs w:val="22"/>
          <w:shd w:val="clear" w:color="auto" w:fill="FFFFFF"/>
        </w:rPr>
        <w:t>We found the</w:t>
      </w:r>
      <w:r w:rsidR="004D54B6">
        <w:rPr>
          <w:color w:val="000000" w:themeColor="text1"/>
          <w:szCs w:val="22"/>
          <w:shd w:val="clear" w:color="auto" w:fill="FFFFFF"/>
        </w:rPr>
        <w:t>se</w:t>
      </w:r>
      <w:r w:rsidR="00356450">
        <w:rPr>
          <w:color w:val="000000" w:themeColor="text1"/>
          <w:szCs w:val="22"/>
          <w:shd w:val="clear" w:color="auto" w:fill="FFFFFF"/>
        </w:rPr>
        <w:t xml:space="preserve"> review comments </w:t>
      </w:r>
      <w:r w:rsidR="00F47A69">
        <w:rPr>
          <w:color w:val="000000" w:themeColor="text1"/>
          <w:szCs w:val="22"/>
          <w:shd w:val="clear" w:color="auto" w:fill="FFFFFF"/>
        </w:rPr>
        <w:t>very</w:t>
      </w:r>
      <w:r w:rsidR="00356450">
        <w:rPr>
          <w:color w:val="000000" w:themeColor="text1"/>
          <w:szCs w:val="22"/>
          <w:shd w:val="clear" w:color="auto" w:fill="FFFFFF"/>
        </w:rPr>
        <w:t xml:space="preserve"> helpful</w:t>
      </w:r>
      <w:r w:rsidR="001E61D7">
        <w:rPr>
          <w:color w:val="000000" w:themeColor="text1"/>
          <w:szCs w:val="22"/>
          <w:shd w:val="clear" w:color="auto" w:fill="FFFFFF"/>
        </w:rPr>
        <w:t xml:space="preserve"> and the corresponding </w:t>
      </w:r>
      <w:r w:rsidR="000800A0">
        <w:rPr>
          <w:color w:val="000000" w:themeColor="text1"/>
          <w:szCs w:val="22"/>
          <w:shd w:val="clear" w:color="auto" w:fill="FFFFFF"/>
        </w:rPr>
        <w:t>revisions</w:t>
      </w:r>
      <w:r w:rsidR="001E61D7">
        <w:rPr>
          <w:color w:val="000000" w:themeColor="text1"/>
          <w:szCs w:val="22"/>
          <w:shd w:val="clear" w:color="auto" w:fill="FFFFFF"/>
        </w:rPr>
        <w:t xml:space="preserve"> have helped us improve our manuscript</w:t>
      </w:r>
      <w:r w:rsidR="00356450">
        <w:rPr>
          <w:color w:val="000000" w:themeColor="text1"/>
          <w:szCs w:val="22"/>
          <w:shd w:val="clear" w:color="auto" w:fill="FFFFFF"/>
        </w:rPr>
        <w:t xml:space="preserve">. </w:t>
      </w:r>
      <w:r w:rsidR="00E75BF8">
        <w:rPr>
          <w:color w:val="000000" w:themeColor="text1"/>
          <w:szCs w:val="22"/>
          <w:shd w:val="clear" w:color="auto" w:fill="FFFFFF"/>
        </w:rPr>
        <w:t xml:space="preserve">We have added additional </w:t>
      </w:r>
      <w:r w:rsidR="005076D3">
        <w:rPr>
          <w:color w:val="000000" w:themeColor="text1"/>
          <w:szCs w:val="22"/>
          <w:shd w:val="clear" w:color="auto" w:fill="FFFFFF"/>
        </w:rPr>
        <w:t xml:space="preserve">experiments and have </w:t>
      </w:r>
      <w:r w:rsidR="008C4C59">
        <w:rPr>
          <w:color w:val="000000" w:themeColor="text1"/>
          <w:szCs w:val="22"/>
          <w:shd w:val="clear" w:color="auto" w:fill="FFFFFF"/>
        </w:rPr>
        <w:t xml:space="preserve">collaborated </w:t>
      </w:r>
      <w:r w:rsidR="00CF3259">
        <w:rPr>
          <w:color w:val="000000" w:themeColor="text1"/>
          <w:szCs w:val="22"/>
          <w:shd w:val="clear" w:color="auto" w:fill="FFFFFF"/>
        </w:rPr>
        <w:t xml:space="preserve">on the analysis </w:t>
      </w:r>
      <w:r w:rsidR="005076D3">
        <w:rPr>
          <w:color w:val="000000" w:themeColor="text1"/>
          <w:szCs w:val="22"/>
          <w:shd w:val="clear" w:color="auto" w:fill="FFFFFF"/>
        </w:rPr>
        <w:t>with an expert on GTPase enzymology, David Lambright</w:t>
      </w:r>
      <w:r w:rsidR="00E42824">
        <w:rPr>
          <w:color w:val="000000" w:themeColor="text1"/>
          <w:szCs w:val="22"/>
          <w:shd w:val="clear" w:color="auto" w:fill="FFFFFF"/>
        </w:rPr>
        <w:t xml:space="preserve">, who is now included as </w:t>
      </w:r>
      <w:r w:rsidR="003019A2">
        <w:rPr>
          <w:color w:val="000000" w:themeColor="text1"/>
          <w:szCs w:val="22"/>
          <w:shd w:val="clear" w:color="auto" w:fill="FFFFFF"/>
        </w:rPr>
        <w:t>an author on the manuscript.</w:t>
      </w:r>
    </w:p>
    <w:p w14:paraId="0E10606B" w14:textId="33996962" w:rsidR="007F3F23" w:rsidRDefault="007F3F23" w:rsidP="000E51B4">
      <w:pPr>
        <w:spacing w:line="288" w:lineRule="auto"/>
        <w:rPr>
          <w:color w:val="000000" w:themeColor="text1"/>
          <w:szCs w:val="22"/>
          <w:shd w:val="clear" w:color="auto" w:fill="FFFFFF"/>
        </w:rPr>
      </w:pPr>
      <w:r>
        <w:rPr>
          <w:color w:val="000000" w:themeColor="text1"/>
          <w:szCs w:val="22"/>
          <w:shd w:val="clear" w:color="auto" w:fill="FFFFFF"/>
        </w:rPr>
        <w:t>In addition to these experiments</w:t>
      </w:r>
      <w:r w:rsidR="0063523A">
        <w:rPr>
          <w:color w:val="000000" w:themeColor="text1"/>
          <w:szCs w:val="22"/>
          <w:shd w:val="clear" w:color="auto" w:fill="FFFFFF"/>
        </w:rPr>
        <w:t xml:space="preserve"> and analyses</w:t>
      </w:r>
      <w:r>
        <w:rPr>
          <w:color w:val="000000" w:themeColor="text1"/>
          <w:szCs w:val="22"/>
          <w:shd w:val="clear" w:color="auto" w:fill="FFFFFF"/>
        </w:rPr>
        <w:t xml:space="preserve">, </w:t>
      </w:r>
      <w:r w:rsidR="004E7E2D">
        <w:rPr>
          <w:color w:val="000000" w:themeColor="text1"/>
          <w:szCs w:val="22"/>
          <w:shd w:val="clear" w:color="auto" w:fill="FFFFFF"/>
        </w:rPr>
        <w:t>the</w:t>
      </w:r>
      <w:r>
        <w:rPr>
          <w:color w:val="000000" w:themeColor="text1"/>
          <w:szCs w:val="22"/>
          <w:shd w:val="clear" w:color="auto" w:fill="FFFFFF"/>
        </w:rPr>
        <w:t xml:space="preserve"> reviewers </w:t>
      </w:r>
      <w:r w:rsidR="008F2221">
        <w:rPr>
          <w:color w:val="000000" w:themeColor="text1"/>
          <w:szCs w:val="22"/>
          <w:shd w:val="clear" w:color="auto" w:fill="FFFFFF"/>
        </w:rPr>
        <w:t>suggested</w:t>
      </w:r>
      <w:r>
        <w:rPr>
          <w:color w:val="000000" w:themeColor="text1"/>
          <w:szCs w:val="22"/>
          <w:shd w:val="clear" w:color="auto" w:fill="FFFFFF"/>
        </w:rPr>
        <w:t>:</w:t>
      </w:r>
    </w:p>
    <w:p w14:paraId="55380EE5" w14:textId="53295E5D" w:rsidR="00F037C3" w:rsidRDefault="004E7E2D" w:rsidP="000E51B4">
      <w:pPr>
        <w:spacing w:line="288" w:lineRule="auto"/>
        <w:rPr>
          <w:color w:val="000000" w:themeColor="text1"/>
          <w:szCs w:val="22"/>
          <w:shd w:val="clear" w:color="auto" w:fill="FFFFFF"/>
        </w:rPr>
      </w:pPr>
      <w:r>
        <w:rPr>
          <w:color w:val="000000" w:themeColor="text1"/>
          <w:szCs w:val="22"/>
          <w:shd w:val="clear" w:color="auto" w:fill="FFFFFF"/>
        </w:rPr>
        <w:t>-</w:t>
      </w:r>
      <w:r w:rsidR="00270A2D">
        <w:rPr>
          <w:color w:val="000000" w:themeColor="text1"/>
          <w:szCs w:val="22"/>
          <w:shd w:val="clear" w:color="auto" w:fill="FFFFFF"/>
        </w:rPr>
        <w:t xml:space="preserve"> </w:t>
      </w:r>
      <w:r w:rsidR="003C752E" w:rsidRPr="00055526">
        <w:rPr>
          <w:color w:val="000000" w:themeColor="text1"/>
          <w:szCs w:val="22"/>
          <w:u w:val="single"/>
          <w:shd w:val="clear" w:color="auto" w:fill="FFFFFF"/>
        </w:rPr>
        <w:t>C</w:t>
      </w:r>
      <w:r w:rsidR="007F3F23" w:rsidRPr="00055526">
        <w:rPr>
          <w:color w:val="000000" w:themeColor="text1"/>
          <w:szCs w:val="22"/>
          <w:u w:val="single"/>
          <w:shd w:val="clear" w:color="auto" w:fill="FFFFFF"/>
        </w:rPr>
        <w:t>larification of the AP-MS data</w:t>
      </w:r>
      <w:r w:rsidR="00270A2D">
        <w:rPr>
          <w:color w:val="000000" w:themeColor="text1"/>
          <w:szCs w:val="22"/>
          <w:shd w:val="clear" w:color="auto" w:fill="FFFFFF"/>
        </w:rPr>
        <w:t>,</w:t>
      </w:r>
      <w:r>
        <w:rPr>
          <w:color w:val="000000" w:themeColor="text1"/>
          <w:szCs w:val="22"/>
          <w:shd w:val="clear" w:color="auto" w:fill="FFFFFF"/>
        </w:rPr>
        <w:t xml:space="preserve"> </w:t>
      </w:r>
      <w:r w:rsidR="007F3F23">
        <w:rPr>
          <w:color w:val="000000" w:themeColor="text1"/>
          <w:szCs w:val="22"/>
          <w:shd w:val="clear" w:color="auto" w:fill="FFFFFF"/>
        </w:rPr>
        <w:t>which we have done</w:t>
      </w:r>
      <w:r w:rsidR="00105236">
        <w:rPr>
          <w:color w:val="000000" w:themeColor="text1"/>
          <w:szCs w:val="22"/>
          <w:shd w:val="clear" w:color="auto" w:fill="FFFFFF"/>
        </w:rPr>
        <w:t xml:space="preserve"> (</w:t>
      </w:r>
      <w:r w:rsidR="007F3F23">
        <w:rPr>
          <w:color w:val="000000" w:themeColor="text1"/>
          <w:szCs w:val="22"/>
          <w:shd w:val="clear" w:color="auto" w:fill="FFFFFF"/>
        </w:rPr>
        <w:t xml:space="preserve">see substantial changes to the representation and interpretation, </w:t>
      </w:r>
      <w:r w:rsidR="007F3F23" w:rsidRPr="00124831">
        <w:rPr>
          <w:b/>
          <w:color w:val="000000" w:themeColor="text1"/>
          <w:szCs w:val="22"/>
          <w:shd w:val="clear" w:color="auto" w:fill="FFFFFF"/>
        </w:rPr>
        <w:t>Fig. 2</w:t>
      </w:r>
      <w:r w:rsidR="00CF668C">
        <w:rPr>
          <w:color w:val="000000" w:themeColor="text1"/>
          <w:szCs w:val="22"/>
          <w:shd w:val="clear" w:color="auto" w:fill="FFFFFF"/>
        </w:rPr>
        <w:t>).</w:t>
      </w:r>
      <w:r w:rsidR="00A71E4C">
        <w:rPr>
          <w:color w:val="000000" w:themeColor="text1"/>
          <w:szCs w:val="22"/>
          <w:shd w:val="clear" w:color="auto" w:fill="FFFFFF"/>
        </w:rPr>
        <w:t xml:space="preserve"> </w:t>
      </w:r>
      <w:r w:rsidR="00E01F79">
        <w:rPr>
          <w:color w:val="000000" w:themeColor="text1"/>
          <w:szCs w:val="22"/>
          <w:shd w:val="clear" w:color="auto" w:fill="FFFFFF"/>
        </w:rPr>
        <w:t xml:space="preserve">We </w:t>
      </w:r>
      <w:r w:rsidR="00EE39F0">
        <w:rPr>
          <w:color w:val="000000" w:themeColor="text1"/>
          <w:szCs w:val="22"/>
          <w:shd w:val="clear" w:color="auto" w:fill="FFFFFF"/>
        </w:rPr>
        <w:t>hope</w:t>
      </w:r>
      <w:r w:rsidR="00E01F79">
        <w:rPr>
          <w:color w:val="000000" w:themeColor="text1"/>
          <w:szCs w:val="22"/>
          <w:shd w:val="clear" w:color="auto" w:fill="FFFFFF"/>
        </w:rPr>
        <w:t xml:space="preserve"> t</w:t>
      </w:r>
      <w:r w:rsidR="00A71E4C">
        <w:rPr>
          <w:color w:val="000000" w:themeColor="text1"/>
          <w:szCs w:val="22"/>
          <w:shd w:val="clear" w:color="auto" w:fill="FFFFFF"/>
        </w:rPr>
        <w:t>he new analysis now shows more clearly that</w:t>
      </w:r>
      <w:r w:rsidR="00E01F79">
        <w:rPr>
          <w:color w:val="000000" w:themeColor="text1"/>
          <w:szCs w:val="22"/>
          <w:shd w:val="clear" w:color="auto" w:fill="FFFFFF"/>
        </w:rPr>
        <w:t>, while the AP-MS data confirm that</w:t>
      </w:r>
      <w:r w:rsidR="00EC17EC">
        <w:rPr>
          <w:color w:val="000000" w:themeColor="text1"/>
          <w:szCs w:val="22"/>
          <w:shd w:val="clear" w:color="auto" w:fill="FFFFFF"/>
        </w:rPr>
        <w:t xml:space="preserve"> </w:t>
      </w:r>
      <w:r w:rsidR="00DB6ADB">
        <w:rPr>
          <w:color w:val="000000" w:themeColor="text1"/>
          <w:szCs w:val="22"/>
          <w:shd w:val="clear" w:color="auto" w:fill="FFFFFF"/>
        </w:rPr>
        <w:t>many of</w:t>
      </w:r>
      <w:r w:rsidR="00E01F79">
        <w:rPr>
          <w:color w:val="000000" w:themeColor="text1"/>
          <w:szCs w:val="22"/>
          <w:shd w:val="clear" w:color="auto" w:fill="FFFFFF"/>
        </w:rPr>
        <w:t xml:space="preserve"> the mutations affect the targeted interactions, </w:t>
      </w:r>
      <w:r w:rsidR="00DB6ADB">
        <w:rPr>
          <w:color w:val="000000" w:themeColor="text1"/>
          <w:szCs w:val="22"/>
          <w:shd w:val="clear" w:color="auto" w:fill="FFFFFF"/>
        </w:rPr>
        <w:t xml:space="preserve">many other interactions are also changed in the </w:t>
      </w:r>
      <w:r w:rsidR="001C7CC8">
        <w:rPr>
          <w:color w:val="000000" w:themeColor="text1"/>
          <w:szCs w:val="22"/>
          <w:shd w:val="clear" w:color="auto" w:fill="FFFFFF"/>
        </w:rPr>
        <w:t>cellu</w:t>
      </w:r>
      <w:r w:rsidR="00D05C8F">
        <w:rPr>
          <w:color w:val="000000" w:themeColor="text1"/>
          <w:szCs w:val="22"/>
          <w:shd w:val="clear" w:color="auto" w:fill="FFFFFF"/>
        </w:rPr>
        <w:t>l</w:t>
      </w:r>
      <w:r w:rsidR="001C7CC8">
        <w:rPr>
          <w:color w:val="000000" w:themeColor="text1"/>
          <w:szCs w:val="22"/>
          <w:shd w:val="clear" w:color="auto" w:fill="FFFFFF"/>
        </w:rPr>
        <w:t xml:space="preserve">ar </w:t>
      </w:r>
      <w:r w:rsidR="00DB6ADB">
        <w:rPr>
          <w:color w:val="000000" w:themeColor="text1"/>
          <w:szCs w:val="22"/>
          <w:shd w:val="clear" w:color="auto" w:fill="FFFFFF"/>
        </w:rPr>
        <w:t>context</w:t>
      </w:r>
      <w:r w:rsidR="00B80ECA">
        <w:rPr>
          <w:color w:val="000000" w:themeColor="text1"/>
          <w:szCs w:val="22"/>
          <w:shd w:val="clear" w:color="auto" w:fill="FFFFFF"/>
        </w:rPr>
        <w:t xml:space="preserve"> </w:t>
      </w:r>
      <w:r w:rsidR="00DD3D1D">
        <w:rPr>
          <w:color w:val="000000" w:themeColor="text1"/>
          <w:szCs w:val="22"/>
          <w:shd w:val="clear" w:color="auto" w:fill="FFFFFF"/>
        </w:rPr>
        <w:t>when</w:t>
      </w:r>
      <w:r w:rsidR="00B80ECA">
        <w:rPr>
          <w:color w:val="000000" w:themeColor="text1"/>
          <w:szCs w:val="22"/>
          <w:shd w:val="clear" w:color="auto" w:fill="FFFFFF"/>
        </w:rPr>
        <w:t xml:space="preserve"> other interaction partners </w:t>
      </w:r>
      <w:r w:rsidR="00F74C6B">
        <w:rPr>
          <w:color w:val="000000" w:themeColor="text1"/>
          <w:szCs w:val="22"/>
          <w:shd w:val="clear" w:color="auto" w:fill="FFFFFF"/>
        </w:rPr>
        <w:t xml:space="preserve">are </w:t>
      </w:r>
      <w:r w:rsidR="00B80ECA">
        <w:rPr>
          <w:color w:val="000000" w:themeColor="text1"/>
          <w:szCs w:val="22"/>
          <w:shd w:val="clear" w:color="auto" w:fill="FFFFFF"/>
        </w:rPr>
        <w:t>present</w:t>
      </w:r>
      <w:r w:rsidR="00DB6ADB">
        <w:rPr>
          <w:color w:val="000000" w:themeColor="text1"/>
          <w:szCs w:val="22"/>
          <w:shd w:val="clear" w:color="auto" w:fill="FFFFFF"/>
        </w:rPr>
        <w:t xml:space="preserve">. Most importantly, </w:t>
      </w:r>
      <w:r w:rsidR="00E01F79">
        <w:rPr>
          <w:color w:val="000000" w:themeColor="text1"/>
          <w:szCs w:val="22"/>
          <w:shd w:val="clear" w:color="auto" w:fill="FFFFFF"/>
        </w:rPr>
        <w:t xml:space="preserve">the effects of mutations on </w:t>
      </w:r>
      <w:r w:rsidR="00E01F79" w:rsidRPr="00312F1F">
        <w:rPr>
          <w:i/>
          <w:color w:val="000000" w:themeColor="text1"/>
          <w:szCs w:val="22"/>
          <w:shd w:val="clear" w:color="auto" w:fill="FFFFFF"/>
        </w:rPr>
        <w:t>individual</w:t>
      </w:r>
      <w:r w:rsidR="00E01F79">
        <w:rPr>
          <w:color w:val="000000" w:themeColor="text1"/>
          <w:szCs w:val="22"/>
          <w:shd w:val="clear" w:color="auto" w:fill="FFFFFF"/>
        </w:rPr>
        <w:t xml:space="preserve"> targeted interfaces do not explain the genetic interaction data</w:t>
      </w:r>
      <w:r w:rsidR="006220F8">
        <w:rPr>
          <w:color w:val="000000" w:themeColor="text1"/>
          <w:szCs w:val="22"/>
          <w:shd w:val="clear" w:color="auto" w:fill="FFFFFF"/>
        </w:rPr>
        <w:t xml:space="preserve"> (</w:t>
      </w:r>
      <w:r w:rsidR="006220F8" w:rsidRPr="00ED2331">
        <w:rPr>
          <w:b/>
          <w:color w:val="000000" w:themeColor="text1"/>
          <w:szCs w:val="22"/>
          <w:shd w:val="clear" w:color="auto" w:fill="FFFFFF"/>
        </w:rPr>
        <w:t>Fig.</w:t>
      </w:r>
      <w:r w:rsidR="00ED2331" w:rsidRPr="00ED2331">
        <w:rPr>
          <w:b/>
          <w:color w:val="000000" w:themeColor="text1"/>
          <w:szCs w:val="22"/>
          <w:shd w:val="clear" w:color="auto" w:fill="FFFFFF"/>
        </w:rPr>
        <w:t xml:space="preserve"> 1g</w:t>
      </w:r>
      <w:r w:rsidR="006220F8">
        <w:rPr>
          <w:color w:val="000000" w:themeColor="text1"/>
          <w:szCs w:val="22"/>
          <w:shd w:val="clear" w:color="auto" w:fill="FFFFFF"/>
        </w:rPr>
        <w:t>)</w:t>
      </w:r>
      <w:r w:rsidR="00EC17EC">
        <w:rPr>
          <w:color w:val="000000" w:themeColor="text1"/>
          <w:szCs w:val="22"/>
          <w:shd w:val="clear" w:color="auto" w:fill="FFFFFF"/>
        </w:rPr>
        <w:t xml:space="preserve">. </w:t>
      </w:r>
      <w:r w:rsidR="00EF1B35">
        <w:rPr>
          <w:color w:val="000000" w:themeColor="text1"/>
          <w:szCs w:val="22"/>
          <w:shd w:val="clear" w:color="auto" w:fill="FFFFFF"/>
        </w:rPr>
        <w:t xml:space="preserve">We therefore </w:t>
      </w:r>
      <w:r w:rsidR="00327B52">
        <w:rPr>
          <w:color w:val="000000" w:themeColor="text1"/>
          <w:szCs w:val="22"/>
          <w:shd w:val="clear" w:color="auto" w:fill="FFFFFF"/>
        </w:rPr>
        <w:t>think</w:t>
      </w:r>
      <w:r w:rsidR="0068000A">
        <w:rPr>
          <w:color w:val="000000" w:themeColor="text1"/>
          <w:szCs w:val="22"/>
          <w:shd w:val="clear" w:color="auto" w:fill="FFFFFF"/>
        </w:rPr>
        <w:t xml:space="preserve"> that</w:t>
      </w:r>
      <w:r w:rsidR="00EF2753">
        <w:rPr>
          <w:color w:val="000000" w:themeColor="text1"/>
          <w:szCs w:val="22"/>
          <w:shd w:val="clear" w:color="auto" w:fill="FFFFFF"/>
        </w:rPr>
        <w:t xml:space="preserve"> </w:t>
      </w:r>
      <w:r w:rsidR="000235B3">
        <w:rPr>
          <w:color w:val="000000" w:themeColor="text1"/>
          <w:szCs w:val="22"/>
          <w:shd w:val="clear" w:color="auto" w:fill="FFFFFF"/>
        </w:rPr>
        <w:t xml:space="preserve">the results of </w:t>
      </w:r>
      <w:r w:rsidR="0067558E">
        <w:rPr>
          <w:color w:val="000000" w:themeColor="text1"/>
          <w:szCs w:val="22"/>
          <w:shd w:val="clear" w:color="auto" w:fill="FFFFFF"/>
        </w:rPr>
        <w:t>additional</w:t>
      </w:r>
      <w:r w:rsidR="00683876">
        <w:rPr>
          <w:color w:val="000000" w:themeColor="text1"/>
          <w:szCs w:val="22"/>
          <w:shd w:val="clear" w:color="auto" w:fill="FFFFFF"/>
        </w:rPr>
        <w:t xml:space="preserve"> </w:t>
      </w:r>
      <w:r w:rsidR="00683876" w:rsidRPr="00ED2331">
        <w:rPr>
          <w:i/>
          <w:color w:val="000000" w:themeColor="text1"/>
          <w:szCs w:val="22"/>
          <w:shd w:val="clear" w:color="auto" w:fill="FFFFFF"/>
        </w:rPr>
        <w:t>in vitro</w:t>
      </w:r>
      <w:r w:rsidR="00EF2753">
        <w:rPr>
          <w:color w:val="000000" w:themeColor="text1"/>
          <w:szCs w:val="22"/>
          <w:shd w:val="clear" w:color="auto" w:fill="FFFFFF"/>
        </w:rPr>
        <w:t xml:space="preserve"> </w:t>
      </w:r>
      <w:r w:rsidR="00B83A18">
        <w:rPr>
          <w:color w:val="000000" w:themeColor="text1"/>
          <w:szCs w:val="22"/>
          <w:shd w:val="clear" w:color="auto" w:fill="FFFFFF"/>
        </w:rPr>
        <w:t xml:space="preserve">binding </w:t>
      </w:r>
      <w:r w:rsidR="00EF2753">
        <w:rPr>
          <w:color w:val="000000" w:themeColor="text1"/>
          <w:szCs w:val="22"/>
          <w:shd w:val="clear" w:color="auto" w:fill="FFFFFF"/>
        </w:rPr>
        <w:t xml:space="preserve">experiments </w:t>
      </w:r>
      <w:r w:rsidR="00B83A18">
        <w:rPr>
          <w:color w:val="000000" w:themeColor="text1"/>
          <w:szCs w:val="22"/>
          <w:shd w:val="clear" w:color="auto" w:fill="FFFFFF"/>
        </w:rPr>
        <w:t xml:space="preserve">of the effects of mutants on specific </w:t>
      </w:r>
      <w:r w:rsidR="007F54EB">
        <w:rPr>
          <w:color w:val="000000" w:themeColor="text1"/>
          <w:szCs w:val="22"/>
          <w:shd w:val="clear" w:color="auto" w:fill="FFFFFF"/>
        </w:rPr>
        <w:t xml:space="preserve">individual </w:t>
      </w:r>
      <w:r w:rsidR="00B83A18">
        <w:rPr>
          <w:color w:val="000000" w:themeColor="text1"/>
          <w:szCs w:val="22"/>
          <w:shd w:val="clear" w:color="auto" w:fill="FFFFFF"/>
        </w:rPr>
        <w:t xml:space="preserve">interactions, as suggested by reviewer </w:t>
      </w:r>
      <w:r w:rsidR="00943E17">
        <w:rPr>
          <w:color w:val="000000" w:themeColor="text1"/>
          <w:szCs w:val="22"/>
          <w:shd w:val="clear" w:color="auto" w:fill="FFFFFF"/>
        </w:rPr>
        <w:t>#</w:t>
      </w:r>
      <w:r w:rsidR="00B83A18">
        <w:rPr>
          <w:color w:val="000000" w:themeColor="text1"/>
          <w:szCs w:val="22"/>
          <w:shd w:val="clear" w:color="auto" w:fill="FFFFFF"/>
        </w:rPr>
        <w:t xml:space="preserve">2, </w:t>
      </w:r>
      <w:r w:rsidR="006D30F1">
        <w:rPr>
          <w:color w:val="000000" w:themeColor="text1"/>
          <w:szCs w:val="22"/>
          <w:shd w:val="clear" w:color="auto" w:fill="FFFFFF"/>
        </w:rPr>
        <w:t>a</w:t>
      </w:r>
      <w:r w:rsidR="00497DE4">
        <w:rPr>
          <w:color w:val="000000" w:themeColor="text1"/>
          <w:szCs w:val="22"/>
          <w:shd w:val="clear" w:color="auto" w:fill="FFFFFF"/>
        </w:rPr>
        <w:t xml:space="preserve">re </w:t>
      </w:r>
      <w:r w:rsidR="00D11FFC">
        <w:rPr>
          <w:color w:val="000000" w:themeColor="text1"/>
          <w:szCs w:val="22"/>
          <w:shd w:val="clear" w:color="auto" w:fill="FFFFFF"/>
        </w:rPr>
        <w:t>un</w:t>
      </w:r>
      <w:r w:rsidR="002413A2">
        <w:rPr>
          <w:color w:val="000000" w:themeColor="text1"/>
          <w:szCs w:val="22"/>
          <w:shd w:val="clear" w:color="auto" w:fill="FFFFFF"/>
        </w:rPr>
        <w:t>likely to alter</w:t>
      </w:r>
      <w:r w:rsidR="00D5127C">
        <w:rPr>
          <w:color w:val="000000" w:themeColor="text1"/>
          <w:szCs w:val="22"/>
          <w:shd w:val="clear" w:color="auto" w:fill="FFFFFF"/>
        </w:rPr>
        <w:t xml:space="preserve"> </w:t>
      </w:r>
      <w:r w:rsidR="00D30202">
        <w:rPr>
          <w:color w:val="000000" w:themeColor="text1"/>
          <w:szCs w:val="22"/>
          <w:shd w:val="clear" w:color="auto" w:fill="FFFFFF"/>
        </w:rPr>
        <w:t>our main conclusion</w:t>
      </w:r>
      <w:r w:rsidR="008B6711">
        <w:rPr>
          <w:color w:val="000000" w:themeColor="text1"/>
          <w:szCs w:val="22"/>
          <w:shd w:val="clear" w:color="auto" w:fill="FFFFFF"/>
        </w:rPr>
        <w:t>s</w:t>
      </w:r>
      <w:r w:rsidR="006A0E34">
        <w:rPr>
          <w:color w:val="000000" w:themeColor="text1"/>
          <w:szCs w:val="22"/>
          <w:shd w:val="clear" w:color="auto" w:fill="FFFFFF"/>
        </w:rPr>
        <w:t>.</w:t>
      </w:r>
      <w:r w:rsidR="007B31BF">
        <w:rPr>
          <w:color w:val="000000" w:themeColor="text1"/>
          <w:szCs w:val="22"/>
          <w:shd w:val="clear" w:color="auto" w:fill="FFFFFF"/>
        </w:rPr>
        <w:t xml:space="preserve"> </w:t>
      </w:r>
      <w:r w:rsidR="00B0066A">
        <w:rPr>
          <w:color w:val="000000" w:themeColor="text1"/>
          <w:szCs w:val="22"/>
          <w:shd w:val="clear" w:color="auto" w:fill="FFFFFF"/>
        </w:rPr>
        <w:t xml:space="preserve">It </w:t>
      </w:r>
      <w:r w:rsidR="00DD0EF5">
        <w:rPr>
          <w:color w:val="000000" w:themeColor="text1"/>
          <w:szCs w:val="22"/>
          <w:shd w:val="clear" w:color="auto" w:fill="FFFFFF"/>
        </w:rPr>
        <w:t xml:space="preserve">would </w:t>
      </w:r>
      <w:r w:rsidR="00A97C04">
        <w:rPr>
          <w:color w:val="000000" w:themeColor="text1"/>
          <w:szCs w:val="22"/>
          <w:shd w:val="clear" w:color="auto" w:fill="FFFFFF"/>
        </w:rPr>
        <w:t xml:space="preserve">of course </w:t>
      </w:r>
      <w:r w:rsidR="00DD0EF5">
        <w:rPr>
          <w:color w:val="000000" w:themeColor="text1"/>
          <w:szCs w:val="22"/>
          <w:shd w:val="clear" w:color="auto" w:fill="FFFFFF"/>
        </w:rPr>
        <w:t xml:space="preserve">be </w:t>
      </w:r>
      <w:r w:rsidR="00A45C97">
        <w:rPr>
          <w:color w:val="000000" w:themeColor="text1"/>
          <w:szCs w:val="22"/>
          <w:shd w:val="clear" w:color="auto" w:fill="FFFFFF"/>
        </w:rPr>
        <w:t>a</w:t>
      </w:r>
      <w:r w:rsidR="00B0066A">
        <w:rPr>
          <w:color w:val="000000" w:themeColor="text1"/>
          <w:szCs w:val="22"/>
          <w:shd w:val="clear" w:color="auto" w:fill="FFFFFF"/>
        </w:rPr>
        <w:t>n</w:t>
      </w:r>
      <w:r w:rsidR="00A45C97">
        <w:rPr>
          <w:color w:val="000000" w:themeColor="text1"/>
          <w:szCs w:val="22"/>
          <w:shd w:val="clear" w:color="auto" w:fill="FFFFFF"/>
        </w:rPr>
        <w:t xml:space="preserve"> </w:t>
      </w:r>
      <w:r w:rsidR="00B0066A">
        <w:rPr>
          <w:color w:val="000000" w:themeColor="text1"/>
          <w:szCs w:val="22"/>
          <w:shd w:val="clear" w:color="auto" w:fill="FFFFFF"/>
        </w:rPr>
        <w:t>interesting</w:t>
      </w:r>
      <w:r w:rsidR="0015401C">
        <w:rPr>
          <w:color w:val="000000" w:themeColor="text1"/>
          <w:szCs w:val="22"/>
          <w:shd w:val="clear" w:color="auto" w:fill="FFFFFF"/>
        </w:rPr>
        <w:t xml:space="preserve"> </w:t>
      </w:r>
      <w:r w:rsidR="005D0E1D">
        <w:rPr>
          <w:color w:val="000000" w:themeColor="text1"/>
          <w:szCs w:val="22"/>
          <w:shd w:val="clear" w:color="auto" w:fill="FFFFFF"/>
        </w:rPr>
        <w:t xml:space="preserve">future </w:t>
      </w:r>
      <w:r w:rsidR="00DD0EF5">
        <w:rPr>
          <w:color w:val="000000" w:themeColor="text1"/>
          <w:szCs w:val="22"/>
          <w:shd w:val="clear" w:color="auto" w:fill="FFFFFF"/>
        </w:rPr>
        <w:t xml:space="preserve">study to quantify the </w:t>
      </w:r>
      <w:r w:rsidR="009235CA">
        <w:rPr>
          <w:color w:val="000000" w:themeColor="text1"/>
          <w:szCs w:val="22"/>
          <w:shd w:val="clear" w:color="auto" w:fill="FFFFFF"/>
        </w:rPr>
        <w:t>effect of all our mutation</w:t>
      </w:r>
      <w:r w:rsidR="001B08CA">
        <w:rPr>
          <w:color w:val="000000" w:themeColor="text1"/>
          <w:szCs w:val="22"/>
          <w:shd w:val="clear" w:color="auto" w:fill="FFFFFF"/>
        </w:rPr>
        <w:t>s</w:t>
      </w:r>
      <w:r w:rsidR="009235CA">
        <w:rPr>
          <w:color w:val="000000" w:themeColor="text1"/>
          <w:szCs w:val="22"/>
          <w:shd w:val="clear" w:color="auto" w:fill="FFFFFF"/>
        </w:rPr>
        <w:t xml:space="preserve"> on </w:t>
      </w:r>
      <w:r w:rsidR="00572684">
        <w:rPr>
          <w:color w:val="000000" w:themeColor="text1"/>
          <w:szCs w:val="22"/>
          <w:shd w:val="clear" w:color="auto" w:fill="FFFFFF"/>
        </w:rPr>
        <w:t xml:space="preserve">each </w:t>
      </w:r>
      <w:r w:rsidR="00EF31B3">
        <w:rPr>
          <w:color w:val="000000" w:themeColor="text1"/>
          <w:szCs w:val="22"/>
          <w:shd w:val="clear" w:color="auto" w:fill="FFFFFF"/>
        </w:rPr>
        <w:t xml:space="preserve">of </w:t>
      </w:r>
      <w:r w:rsidR="009235CA">
        <w:rPr>
          <w:color w:val="000000" w:themeColor="text1"/>
          <w:szCs w:val="22"/>
          <w:shd w:val="clear" w:color="auto" w:fill="FFFFFF"/>
        </w:rPr>
        <w:t xml:space="preserve">the </w:t>
      </w:r>
      <w:r w:rsidR="00827B05">
        <w:rPr>
          <w:color w:val="000000" w:themeColor="text1"/>
          <w:szCs w:val="22"/>
          <w:shd w:val="clear" w:color="auto" w:fill="FFFFFF"/>
        </w:rPr>
        <w:t xml:space="preserve">individual </w:t>
      </w:r>
      <w:r w:rsidR="009235CA">
        <w:rPr>
          <w:color w:val="000000" w:themeColor="text1"/>
          <w:szCs w:val="22"/>
          <w:shd w:val="clear" w:color="auto" w:fill="FFFFFF"/>
        </w:rPr>
        <w:t xml:space="preserve">16 </w:t>
      </w:r>
      <w:r w:rsidR="008E699B">
        <w:rPr>
          <w:color w:val="000000" w:themeColor="text1"/>
          <w:szCs w:val="22"/>
          <w:shd w:val="clear" w:color="auto" w:fill="FFFFFF"/>
        </w:rPr>
        <w:t>Gsp1</w:t>
      </w:r>
      <w:r w:rsidR="009235CA">
        <w:rPr>
          <w:color w:val="000000" w:themeColor="text1"/>
          <w:szCs w:val="22"/>
          <w:shd w:val="clear" w:color="auto" w:fill="FFFFFF"/>
        </w:rPr>
        <w:t xml:space="preserve"> binding </w:t>
      </w:r>
      <w:r w:rsidR="008E699B">
        <w:rPr>
          <w:color w:val="000000" w:themeColor="text1"/>
          <w:szCs w:val="22"/>
          <w:shd w:val="clear" w:color="auto" w:fill="FFFFFF"/>
        </w:rPr>
        <w:t>partners with complex structures</w:t>
      </w:r>
      <w:r w:rsidR="00385965">
        <w:rPr>
          <w:color w:val="000000" w:themeColor="text1"/>
          <w:szCs w:val="22"/>
          <w:shd w:val="clear" w:color="auto" w:fill="FFFFFF"/>
        </w:rPr>
        <w:t xml:space="preserve"> (</w:t>
      </w:r>
      <w:r w:rsidR="000548C2">
        <w:rPr>
          <w:color w:val="000000" w:themeColor="text1"/>
          <w:szCs w:val="22"/>
          <w:shd w:val="clear" w:color="auto" w:fill="FFFFFF"/>
        </w:rPr>
        <w:t xml:space="preserve">but </w:t>
      </w:r>
      <w:r w:rsidR="00243CB8">
        <w:rPr>
          <w:color w:val="000000" w:themeColor="text1"/>
          <w:szCs w:val="22"/>
          <w:shd w:val="clear" w:color="auto" w:fill="FFFFFF"/>
        </w:rPr>
        <w:t xml:space="preserve">it would be </w:t>
      </w:r>
      <w:r w:rsidR="009A69D2">
        <w:rPr>
          <w:color w:val="000000" w:themeColor="text1"/>
          <w:szCs w:val="22"/>
          <w:shd w:val="clear" w:color="auto" w:fill="FFFFFF"/>
        </w:rPr>
        <w:t>a study</w:t>
      </w:r>
      <w:r w:rsidR="000548C2">
        <w:rPr>
          <w:color w:val="000000" w:themeColor="text1"/>
          <w:szCs w:val="22"/>
          <w:shd w:val="clear" w:color="auto" w:fill="FFFFFF"/>
        </w:rPr>
        <w:t xml:space="preserve"> </w:t>
      </w:r>
      <w:r w:rsidR="00D24EA1">
        <w:rPr>
          <w:color w:val="000000" w:themeColor="text1"/>
          <w:szCs w:val="22"/>
          <w:shd w:val="clear" w:color="auto" w:fill="FFFFFF"/>
        </w:rPr>
        <w:t>focused on</w:t>
      </w:r>
      <w:r w:rsidR="00461883">
        <w:rPr>
          <w:color w:val="000000" w:themeColor="text1"/>
          <w:szCs w:val="22"/>
          <w:shd w:val="clear" w:color="auto" w:fill="FFFFFF"/>
        </w:rPr>
        <w:t xml:space="preserve"> structural aspects</w:t>
      </w:r>
      <w:r w:rsidR="00D24EA1">
        <w:rPr>
          <w:color w:val="000000" w:themeColor="text1"/>
          <w:szCs w:val="22"/>
          <w:shd w:val="clear" w:color="auto" w:fill="FFFFFF"/>
        </w:rPr>
        <w:t xml:space="preserve"> of molecular recognition </w:t>
      </w:r>
      <w:r w:rsidR="000548C2">
        <w:rPr>
          <w:color w:val="000000" w:themeColor="text1"/>
          <w:szCs w:val="22"/>
          <w:shd w:val="clear" w:color="auto" w:fill="FFFFFF"/>
        </w:rPr>
        <w:t xml:space="preserve">that </w:t>
      </w:r>
      <w:r w:rsidR="00736809">
        <w:rPr>
          <w:color w:val="000000" w:themeColor="text1"/>
          <w:szCs w:val="22"/>
          <w:shd w:val="clear" w:color="auto" w:fill="FFFFFF"/>
        </w:rPr>
        <w:t xml:space="preserve">would be quite different from </w:t>
      </w:r>
      <w:r w:rsidR="00991773">
        <w:rPr>
          <w:color w:val="000000" w:themeColor="text1"/>
          <w:szCs w:val="22"/>
          <w:shd w:val="clear" w:color="auto" w:fill="FFFFFF"/>
        </w:rPr>
        <w:t>our</w:t>
      </w:r>
      <w:r w:rsidR="00743B45">
        <w:rPr>
          <w:color w:val="000000" w:themeColor="text1"/>
          <w:szCs w:val="22"/>
          <w:shd w:val="clear" w:color="auto" w:fill="FFFFFF"/>
        </w:rPr>
        <w:t xml:space="preserve"> current </w:t>
      </w:r>
      <w:r w:rsidR="00F70C5C">
        <w:rPr>
          <w:color w:val="000000" w:themeColor="text1"/>
          <w:szCs w:val="22"/>
          <w:shd w:val="clear" w:color="auto" w:fill="FFFFFF"/>
        </w:rPr>
        <w:t>manuscript</w:t>
      </w:r>
      <w:r w:rsidR="008E699B">
        <w:rPr>
          <w:color w:val="000000" w:themeColor="text1"/>
          <w:szCs w:val="22"/>
          <w:shd w:val="clear" w:color="auto" w:fill="FFFFFF"/>
        </w:rPr>
        <w:t>).</w:t>
      </w:r>
      <w:r w:rsidR="001D236C">
        <w:rPr>
          <w:color w:val="000000" w:themeColor="text1"/>
          <w:szCs w:val="22"/>
          <w:shd w:val="clear" w:color="auto" w:fill="FFFFFF"/>
        </w:rPr>
        <w:t xml:space="preserve"> </w:t>
      </w:r>
    </w:p>
    <w:p w14:paraId="41EFAB00" w14:textId="00E20064" w:rsidR="00FC08B4" w:rsidRDefault="00270A2D" w:rsidP="000E51B4">
      <w:pPr>
        <w:spacing w:line="288" w:lineRule="auto"/>
        <w:rPr>
          <w:color w:val="000000" w:themeColor="text1"/>
          <w:szCs w:val="22"/>
          <w:shd w:val="clear" w:color="auto" w:fill="FFFFFF"/>
        </w:rPr>
      </w:pPr>
      <w:r>
        <w:rPr>
          <w:color w:val="000000" w:themeColor="text1"/>
          <w:szCs w:val="22"/>
          <w:shd w:val="clear" w:color="auto" w:fill="FFFFFF"/>
        </w:rPr>
        <w:t>-</w:t>
      </w:r>
      <w:r w:rsidR="00416686">
        <w:rPr>
          <w:color w:val="000000" w:themeColor="text1"/>
          <w:szCs w:val="22"/>
          <w:shd w:val="clear" w:color="auto" w:fill="FFFFFF"/>
        </w:rPr>
        <w:t xml:space="preserve"> </w:t>
      </w:r>
      <w:r w:rsidR="00FE2E2B" w:rsidRPr="00055526">
        <w:rPr>
          <w:color w:val="000000" w:themeColor="text1"/>
          <w:szCs w:val="22"/>
          <w:u w:val="single"/>
          <w:shd w:val="clear" w:color="auto" w:fill="FFFFFF"/>
        </w:rPr>
        <w:t>S</w:t>
      </w:r>
      <w:r w:rsidR="00293719" w:rsidRPr="00055526">
        <w:rPr>
          <w:color w:val="000000" w:themeColor="text1"/>
          <w:szCs w:val="22"/>
          <w:u w:val="single"/>
          <w:shd w:val="clear" w:color="auto" w:fill="FFFFFF"/>
        </w:rPr>
        <w:t>tudy of</w:t>
      </w:r>
      <w:r w:rsidR="00DD3E34" w:rsidRPr="00055526">
        <w:rPr>
          <w:color w:val="000000" w:themeColor="text1"/>
          <w:szCs w:val="22"/>
          <w:u w:val="single"/>
          <w:shd w:val="clear" w:color="auto" w:fill="FFFFFF"/>
        </w:rPr>
        <w:t xml:space="preserve"> </w:t>
      </w:r>
      <w:r w:rsidR="00651203" w:rsidRPr="00055526">
        <w:rPr>
          <w:color w:val="000000" w:themeColor="text1"/>
          <w:szCs w:val="22"/>
          <w:u w:val="single"/>
          <w:shd w:val="clear" w:color="auto" w:fill="FFFFFF"/>
        </w:rPr>
        <w:t>additional</w:t>
      </w:r>
      <w:r w:rsidR="00DD3E34" w:rsidRPr="00055526">
        <w:rPr>
          <w:color w:val="000000" w:themeColor="text1"/>
          <w:szCs w:val="22"/>
          <w:u w:val="single"/>
          <w:shd w:val="clear" w:color="auto" w:fill="FFFFFF"/>
        </w:rPr>
        <w:t xml:space="preserve"> mutants</w:t>
      </w:r>
      <w:r w:rsidR="00335E48">
        <w:rPr>
          <w:color w:val="000000" w:themeColor="text1"/>
          <w:szCs w:val="22"/>
          <w:shd w:val="clear" w:color="auto" w:fill="FFFFFF"/>
        </w:rPr>
        <w:t xml:space="preserve">. </w:t>
      </w:r>
      <w:r w:rsidR="005E50F0">
        <w:rPr>
          <w:color w:val="000000" w:themeColor="text1"/>
          <w:szCs w:val="22"/>
          <w:shd w:val="clear" w:color="auto" w:fill="FFFFFF"/>
        </w:rPr>
        <w:t xml:space="preserve">We have probed the functional effects of </w:t>
      </w:r>
      <w:r w:rsidR="003067E6" w:rsidRPr="00FD708A">
        <w:rPr>
          <w:color w:val="000000" w:themeColor="text1"/>
          <w:szCs w:val="22"/>
          <w:shd w:val="clear" w:color="auto" w:fill="FFFFFF"/>
        </w:rPr>
        <w:t xml:space="preserve">perturbations at </w:t>
      </w:r>
      <w:r w:rsidR="004E10B0" w:rsidRPr="00FD708A">
        <w:rPr>
          <w:color w:val="000000" w:themeColor="text1"/>
          <w:szCs w:val="22"/>
          <w:shd w:val="clear" w:color="auto" w:fill="FFFFFF"/>
        </w:rPr>
        <w:t>2</w:t>
      </w:r>
      <w:r w:rsidR="006E7426" w:rsidRPr="00FD708A">
        <w:rPr>
          <w:color w:val="000000" w:themeColor="text1"/>
          <w:szCs w:val="22"/>
          <w:shd w:val="clear" w:color="auto" w:fill="FFFFFF"/>
        </w:rPr>
        <w:t>4</w:t>
      </w:r>
      <w:r w:rsidR="005E50F0" w:rsidRPr="00FD708A">
        <w:rPr>
          <w:color w:val="000000" w:themeColor="text1"/>
          <w:szCs w:val="22"/>
          <w:shd w:val="clear" w:color="auto" w:fill="FFFFFF"/>
        </w:rPr>
        <w:t xml:space="preserve"> surface sites on Gsp1 with </w:t>
      </w:r>
      <w:r w:rsidR="003C1D94" w:rsidRPr="00FD708A">
        <w:rPr>
          <w:color w:val="000000" w:themeColor="text1"/>
          <w:szCs w:val="22"/>
          <w:shd w:val="clear" w:color="auto" w:fill="FFFFFF"/>
        </w:rPr>
        <w:t xml:space="preserve">56 </w:t>
      </w:r>
      <w:r w:rsidR="005E50F0" w:rsidRPr="00FD708A">
        <w:rPr>
          <w:color w:val="000000" w:themeColor="text1"/>
          <w:szCs w:val="22"/>
          <w:shd w:val="clear" w:color="auto" w:fill="FFFFFF"/>
        </w:rPr>
        <w:t xml:space="preserve">point </w:t>
      </w:r>
      <w:r w:rsidR="00E14AC2" w:rsidRPr="00FD708A">
        <w:rPr>
          <w:color w:val="000000" w:themeColor="text1"/>
          <w:szCs w:val="22"/>
          <w:shd w:val="clear" w:color="auto" w:fill="FFFFFF"/>
        </w:rPr>
        <w:t>mutations and quantitative genetic interactions</w:t>
      </w:r>
      <w:r w:rsidR="00D425D2" w:rsidRPr="00FD708A">
        <w:rPr>
          <w:color w:val="000000" w:themeColor="text1"/>
          <w:szCs w:val="22"/>
          <w:shd w:val="clear" w:color="auto" w:fill="FFFFFF"/>
        </w:rPr>
        <w:t xml:space="preserve"> </w:t>
      </w:r>
      <w:r w:rsidR="00CE6513" w:rsidRPr="00FD708A">
        <w:rPr>
          <w:color w:val="000000" w:themeColor="text1"/>
          <w:szCs w:val="22"/>
          <w:shd w:val="clear" w:color="auto" w:fill="FFFFFF"/>
        </w:rPr>
        <w:t>with 1,44</w:t>
      </w:r>
      <w:r w:rsidR="003C5015" w:rsidRPr="00FD708A">
        <w:rPr>
          <w:color w:val="000000" w:themeColor="text1"/>
          <w:szCs w:val="22"/>
          <w:shd w:val="clear" w:color="auto" w:fill="FFFFFF"/>
        </w:rPr>
        <w:t>4</w:t>
      </w:r>
      <w:r w:rsidR="0017149F" w:rsidRPr="00FD708A">
        <w:rPr>
          <w:color w:val="000000" w:themeColor="text1"/>
          <w:szCs w:val="22"/>
          <w:shd w:val="clear" w:color="auto" w:fill="FFFFFF"/>
        </w:rPr>
        <w:t xml:space="preserve"> genes </w:t>
      </w:r>
      <w:r w:rsidR="00D425D2" w:rsidRPr="00FD708A">
        <w:rPr>
          <w:color w:val="000000" w:themeColor="text1"/>
          <w:szCs w:val="22"/>
          <w:shd w:val="clear" w:color="auto" w:fill="FFFFFF"/>
        </w:rPr>
        <w:t xml:space="preserve">(&gt;80,000 </w:t>
      </w:r>
      <w:r w:rsidR="00C859D5" w:rsidRPr="00FD708A">
        <w:rPr>
          <w:color w:val="000000" w:themeColor="text1"/>
          <w:szCs w:val="22"/>
          <w:shd w:val="clear" w:color="auto" w:fill="FFFFFF"/>
        </w:rPr>
        <w:t>genetic</w:t>
      </w:r>
      <w:r w:rsidR="00C859D5">
        <w:rPr>
          <w:color w:val="000000" w:themeColor="text1"/>
          <w:szCs w:val="22"/>
          <w:shd w:val="clear" w:color="auto" w:fill="FFFFFF"/>
        </w:rPr>
        <w:t xml:space="preserve"> interaction</w:t>
      </w:r>
      <w:r w:rsidR="00D425D2">
        <w:rPr>
          <w:color w:val="000000" w:themeColor="text1"/>
          <w:szCs w:val="22"/>
          <w:shd w:val="clear" w:color="auto" w:fill="FFFFFF"/>
        </w:rPr>
        <w:t xml:space="preserve"> measurements)</w:t>
      </w:r>
      <w:r w:rsidR="00E14AC2">
        <w:rPr>
          <w:color w:val="000000" w:themeColor="text1"/>
          <w:szCs w:val="22"/>
          <w:shd w:val="clear" w:color="auto" w:fill="FFFFFF"/>
        </w:rPr>
        <w:t xml:space="preserve">, and followed </w:t>
      </w:r>
      <w:r w:rsidR="00D425D2">
        <w:rPr>
          <w:color w:val="000000" w:themeColor="text1"/>
          <w:szCs w:val="22"/>
          <w:shd w:val="clear" w:color="auto" w:fill="FFFFFF"/>
        </w:rPr>
        <w:t xml:space="preserve">up on many of these </w:t>
      </w:r>
      <w:r w:rsidR="00DE384C">
        <w:rPr>
          <w:color w:val="000000" w:themeColor="text1"/>
          <w:szCs w:val="22"/>
          <w:shd w:val="clear" w:color="auto" w:fill="FFFFFF"/>
        </w:rPr>
        <w:t xml:space="preserve">Gsp1 </w:t>
      </w:r>
      <w:r w:rsidR="00D425D2">
        <w:rPr>
          <w:color w:val="000000" w:themeColor="text1"/>
          <w:szCs w:val="22"/>
          <w:shd w:val="clear" w:color="auto" w:fill="FFFFFF"/>
        </w:rPr>
        <w:t xml:space="preserve">mutants with </w:t>
      </w:r>
      <w:r w:rsidR="00977C18">
        <w:rPr>
          <w:color w:val="000000" w:themeColor="text1"/>
          <w:szCs w:val="22"/>
          <w:shd w:val="clear" w:color="auto" w:fill="FFFFFF"/>
        </w:rPr>
        <w:t xml:space="preserve">AP-MS </w:t>
      </w:r>
      <w:r w:rsidR="00D640FA">
        <w:rPr>
          <w:color w:val="000000" w:themeColor="text1"/>
          <w:szCs w:val="22"/>
          <w:shd w:val="clear" w:color="auto" w:fill="FFFFFF"/>
        </w:rPr>
        <w:t xml:space="preserve">proteomics, </w:t>
      </w:r>
      <w:r w:rsidR="00FD3C62">
        <w:rPr>
          <w:color w:val="000000" w:themeColor="text1"/>
          <w:szCs w:val="22"/>
          <w:shd w:val="clear" w:color="auto" w:fill="FFFFFF"/>
        </w:rPr>
        <w:t xml:space="preserve">individual </w:t>
      </w:r>
      <w:r w:rsidR="00D640FA">
        <w:rPr>
          <w:color w:val="000000" w:themeColor="text1"/>
          <w:szCs w:val="22"/>
          <w:shd w:val="clear" w:color="auto" w:fill="FFFFFF"/>
        </w:rPr>
        <w:t>kinetic</w:t>
      </w:r>
      <w:r w:rsidR="00FD3C62">
        <w:rPr>
          <w:color w:val="000000" w:themeColor="text1"/>
          <w:szCs w:val="22"/>
          <w:shd w:val="clear" w:color="auto" w:fill="FFFFFF"/>
        </w:rPr>
        <w:t xml:space="preserve"> measurements</w:t>
      </w:r>
      <w:r w:rsidR="007C14D8">
        <w:rPr>
          <w:color w:val="000000" w:themeColor="text1"/>
          <w:szCs w:val="22"/>
          <w:shd w:val="clear" w:color="auto" w:fill="FFFFFF"/>
        </w:rPr>
        <w:t xml:space="preserve"> with two main </w:t>
      </w:r>
      <w:r w:rsidR="009573E9">
        <w:rPr>
          <w:color w:val="000000" w:themeColor="text1"/>
          <w:szCs w:val="22"/>
          <w:shd w:val="clear" w:color="auto" w:fill="FFFFFF"/>
        </w:rPr>
        <w:t xml:space="preserve">switch </w:t>
      </w:r>
      <w:r w:rsidR="007C14D8">
        <w:rPr>
          <w:color w:val="000000" w:themeColor="text1"/>
          <w:szCs w:val="22"/>
          <w:shd w:val="clear" w:color="auto" w:fill="FFFFFF"/>
        </w:rPr>
        <w:t>regulators</w:t>
      </w:r>
      <w:r w:rsidR="00D640FA">
        <w:rPr>
          <w:color w:val="000000" w:themeColor="text1"/>
          <w:szCs w:val="22"/>
          <w:shd w:val="clear" w:color="auto" w:fill="FFFFFF"/>
        </w:rPr>
        <w:t xml:space="preserve">, and </w:t>
      </w:r>
      <w:r w:rsidR="00796893">
        <w:rPr>
          <w:color w:val="000000" w:themeColor="text1"/>
          <w:szCs w:val="22"/>
          <w:shd w:val="clear" w:color="auto" w:fill="FFFFFF"/>
        </w:rPr>
        <w:t xml:space="preserve">conformational analysis using </w:t>
      </w:r>
      <w:r w:rsidR="00D640FA">
        <w:rPr>
          <w:color w:val="000000" w:themeColor="text1"/>
          <w:szCs w:val="22"/>
          <w:shd w:val="clear" w:color="auto" w:fill="FFFFFF"/>
        </w:rPr>
        <w:t>NMR</w:t>
      </w:r>
      <w:r w:rsidR="009124E7">
        <w:rPr>
          <w:color w:val="000000" w:themeColor="text1"/>
          <w:szCs w:val="22"/>
          <w:shd w:val="clear" w:color="auto" w:fill="FFFFFF"/>
        </w:rPr>
        <w:t>. While this</w:t>
      </w:r>
      <w:r w:rsidR="00E2512B">
        <w:rPr>
          <w:color w:val="000000" w:themeColor="text1"/>
          <w:szCs w:val="22"/>
          <w:shd w:val="clear" w:color="auto" w:fill="FFFFFF"/>
        </w:rPr>
        <w:t xml:space="preserve"> </w:t>
      </w:r>
      <w:r w:rsidR="00FC30F5">
        <w:rPr>
          <w:color w:val="000000" w:themeColor="text1"/>
          <w:szCs w:val="22"/>
          <w:shd w:val="clear" w:color="auto" w:fill="FFFFFF"/>
        </w:rPr>
        <w:t xml:space="preserve">work </w:t>
      </w:r>
      <w:r w:rsidR="00E2512B">
        <w:rPr>
          <w:color w:val="000000" w:themeColor="text1"/>
          <w:szCs w:val="22"/>
          <w:shd w:val="clear" w:color="auto" w:fill="FFFFFF"/>
        </w:rPr>
        <w:t>is rather extensive in scope</w:t>
      </w:r>
      <w:r w:rsidR="008620FA">
        <w:rPr>
          <w:color w:val="000000" w:themeColor="text1"/>
          <w:szCs w:val="22"/>
          <w:shd w:val="clear" w:color="auto" w:fill="FFFFFF"/>
        </w:rPr>
        <w:t xml:space="preserve"> (we are not aware of another study that </w:t>
      </w:r>
      <w:r w:rsidR="00357474">
        <w:rPr>
          <w:color w:val="000000" w:themeColor="text1"/>
          <w:szCs w:val="22"/>
          <w:shd w:val="clear" w:color="auto" w:fill="FFFFFF"/>
        </w:rPr>
        <w:t>combines</w:t>
      </w:r>
      <w:r w:rsidR="008620FA">
        <w:rPr>
          <w:color w:val="000000" w:themeColor="text1"/>
          <w:szCs w:val="22"/>
          <w:shd w:val="clear" w:color="auto" w:fill="FFFFFF"/>
        </w:rPr>
        <w:t xml:space="preserve"> </w:t>
      </w:r>
      <w:r w:rsidR="00B93445">
        <w:rPr>
          <w:color w:val="000000" w:themeColor="text1"/>
          <w:szCs w:val="22"/>
          <w:shd w:val="clear" w:color="auto" w:fill="FFFFFF"/>
        </w:rPr>
        <w:t>these</w:t>
      </w:r>
      <w:r w:rsidR="00EB0F43">
        <w:rPr>
          <w:color w:val="000000" w:themeColor="text1"/>
          <w:szCs w:val="22"/>
          <w:shd w:val="clear" w:color="auto" w:fill="FFFFFF"/>
        </w:rPr>
        <w:t xml:space="preserve"> </w:t>
      </w:r>
      <w:r w:rsidR="00030408">
        <w:rPr>
          <w:color w:val="000000" w:themeColor="text1"/>
          <w:szCs w:val="22"/>
          <w:shd w:val="clear" w:color="auto" w:fill="FFFFFF"/>
        </w:rPr>
        <w:t xml:space="preserve">systems-level and </w:t>
      </w:r>
      <w:r w:rsidR="002B196B">
        <w:rPr>
          <w:color w:val="000000" w:themeColor="text1"/>
          <w:szCs w:val="22"/>
          <w:shd w:val="clear" w:color="auto" w:fill="FFFFFF"/>
        </w:rPr>
        <w:t>biophys</w:t>
      </w:r>
      <w:r w:rsidR="00B62E2F">
        <w:rPr>
          <w:color w:val="000000" w:themeColor="text1"/>
          <w:szCs w:val="22"/>
          <w:shd w:val="clear" w:color="auto" w:fill="FFFFFF"/>
        </w:rPr>
        <w:t>ical</w:t>
      </w:r>
      <w:r w:rsidR="008620FA">
        <w:rPr>
          <w:color w:val="000000" w:themeColor="text1"/>
          <w:szCs w:val="22"/>
          <w:shd w:val="clear" w:color="auto" w:fill="FFFFFF"/>
        </w:rPr>
        <w:t xml:space="preserve"> techniques on </w:t>
      </w:r>
      <w:r w:rsidR="009B1CEB">
        <w:rPr>
          <w:color w:val="000000" w:themeColor="text1"/>
          <w:szCs w:val="22"/>
          <w:shd w:val="clear" w:color="auto" w:fill="FFFFFF"/>
        </w:rPr>
        <w:t xml:space="preserve">such </w:t>
      </w:r>
      <w:r w:rsidR="008620FA">
        <w:rPr>
          <w:color w:val="000000" w:themeColor="text1"/>
          <w:szCs w:val="22"/>
          <w:shd w:val="clear" w:color="auto" w:fill="FFFFFF"/>
        </w:rPr>
        <w:t xml:space="preserve">a large set of </w:t>
      </w:r>
      <w:r w:rsidR="002D67BD">
        <w:rPr>
          <w:color w:val="000000" w:themeColor="text1"/>
          <w:szCs w:val="22"/>
          <w:shd w:val="clear" w:color="auto" w:fill="FFFFFF"/>
        </w:rPr>
        <w:t>point mutations</w:t>
      </w:r>
      <w:r w:rsidR="008620FA">
        <w:rPr>
          <w:color w:val="000000" w:themeColor="text1"/>
          <w:szCs w:val="22"/>
          <w:shd w:val="clear" w:color="auto" w:fill="FFFFFF"/>
        </w:rPr>
        <w:t>)</w:t>
      </w:r>
      <w:r w:rsidR="00712AF4">
        <w:rPr>
          <w:color w:val="000000" w:themeColor="text1"/>
          <w:szCs w:val="22"/>
          <w:shd w:val="clear" w:color="auto" w:fill="FFFFFF"/>
        </w:rPr>
        <w:t xml:space="preserve">, </w:t>
      </w:r>
      <w:r w:rsidR="00DA2C3A">
        <w:rPr>
          <w:color w:val="000000" w:themeColor="text1"/>
          <w:szCs w:val="22"/>
          <w:shd w:val="clear" w:color="auto" w:fill="FFFFFF"/>
        </w:rPr>
        <w:t xml:space="preserve">additional </w:t>
      </w:r>
      <w:r w:rsidR="00D53E99">
        <w:rPr>
          <w:color w:val="000000" w:themeColor="text1"/>
          <w:szCs w:val="22"/>
          <w:shd w:val="clear" w:color="auto" w:fill="FFFFFF"/>
        </w:rPr>
        <w:t xml:space="preserve">mutants </w:t>
      </w:r>
      <w:r w:rsidR="00903FCD">
        <w:rPr>
          <w:color w:val="000000" w:themeColor="text1"/>
          <w:szCs w:val="22"/>
          <w:shd w:val="clear" w:color="auto" w:fill="FFFFFF"/>
        </w:rPr>
        <w:t xml:space="preserve">(ideally at all Gsp1 positions) </w:t>
      </w:r>
      <w:r w:rsidR="00557387">
        <w:rPr>
          <w:color w:val="000000" w:themeColor="text1"/>
          <w:szCs w:val="22"/>
          <w:shd w:val="clear" w:color="auto" w:fill="FFFFFF"/>
        </w:rPr>
        <w:t>could</w:t>
      </w:r>
      <w:r w:rsidR="0080095E">
        <w:rPr>
          <w:color w:val="000000" w:themeColor="text1"/>
          <w:szCs w:val="22"/>
          <w:shd w:val="clear" w:color="auto" w:fill="FFFFFF"/>
        </w:rPr>
        <w:t xml:space="preserve"> </w:t>
      </w:r>
      <w:r w:rsidR="00476398">
        <w:rPr>
          <w:color w:val="000000" w:themeColor="text1"/>
          <w:szCs w:val="22"/>
          <w:shd w:val="clear" w:color="auto" w:fill="FFFFFF"/>
        </w:rPr>
        <w:t xml:space="preserve">of course </w:t>
      </w:r>
      <w:r w:rsidR="0080095E">
        <w:rPr>
          <w:color w:val="000000" w:themeColor="text1"/>
          <w:szCs w:val="22"/>
          <w:shd w:val="clear" w:color="auto" w:fill="FFFFFF"/>
        </w:rPr>
        <w:t>be interesting to study</w:t>
      </w:r>
      <w:r w:rsidR="002755F1">
        <w:rPr>
          <w:color w:val="000000" w:themeColor="text1"/>
          <w:szCs w:val="22"/>
          <w:shd w:val="clear" w:color="auto" w:fill="FFFFFF"/>
        </w:rPr>
        <w:t xml:space="preserve">. However, </w:t>
      </w:r>
      <w:r w:rsidR="00D63C27">
        <w:rPr>
          <w:color w:val="000000" w:themeColor="text1"/>
          <w:szCs w:val="22"/>
          <w:shd w:val="clear" w:color="auto" w:fill="FFFFFF"/>
        </w:rPr>
        <w:t xml:space="preserve">we would like to note that </w:t>
      </w:r>
      <w:r w:rsidR="002755F1">
        <w:rPr>
          <w:color w:val="000000" w:themeColor="text1"/>
          <w:szCs w:val="22"/>
          <w:shd w:val="clear" w:color="auto" w:fill="FFFFFF"/>
        </w:rPr>
        <w:t xml:space="preserve">our mutants already span a </w:t>
      </w:r>
      <w:r w:rsidR="005D18CE">
        <w:rPr>
          <w:color w:val="000000" w:themeColor="text1"/>
          <w:szCs w:val="22"/>
          <w:shd w:val="clear" w:color="auto" w:fill="FFFFFF"/>
        </w:rPr>
        <w:t>considerable</w:t>
      </w:r>
      <w:r w:rsidR="002755F1">
        <w:rPr>
          <w:color w:val="000000" w:themeColor="text1"/>
          <w:szCs w:val="22"/>
          <w:shd w:val="clear" w:color="auto" w:fill="FFFFFF"/>
        </w:rPr>
        <w:t xml:space="preserve"> range of </w:t>
      </w:r>
      <w:r w:rsidR="007D3A10">
        <w:rPr>
          <w:color w:val="000000" w:themeColor="text1"/>
          <w:szCs w:val="22"/>
          <w:shd w:val="clear" w:color="auto" w:fill="FFFFFF"/>
        </w:rPr>
        <w:t xml:space="preserve">parameters and </w:t>
      </w:r>
      <w:r w:rsidR="001118D6">
        <w:rPr>
          <w:color w:val="000000" w:themeColor="text1"/>
          <w:szCs w:val="22"/>
          <w:shd w:val="clear" w:color="auto" w:fill="FFFFFF"/>
        </w:rPr>
        <w:t xml:space="preserve">effects on </w:t>
      </w:r>
      <w:r w:rsidR="002D3C59">
        <w:rPr>
          <w:color w:val="000000" w:themeColor="text1"/>
          <w:szCs w:val="22"/>
          <w:shd w:val="clear" w:color="auto" w:fill="FFFFFF"/>
        </w:rPr>
        <w:t xml:space="preserve">biological </w:t>
      </w:r>
      <w:r w:rsidR="000331C9">
        <w:rPr>
          <w:color w:val="000000" w:themeColor="text1"/>
          <w:szCs w:val="22"/>
          <w:shd w:val="clear" w:color="auto" w:fill="FFFFFF"/>
        </w:rPr>
        <w:t>functions</w:t>
      </w:r>
      <w:r w:rsidR="002755F1">
        <w:rPr>
          <w:color w:val="000000" w:themeColor="text1"/>
          <w:szCs w:val="22"/>
          <w:shd w:val="clear" w:color="auto" w:fill="FFFFFF"/>
        </w:rPr>
        <w:t xml:space="preserve">. </w:t>
      </w:r>
      <w:r w:rsidR="00AD5A2E">
        <w:rPr>
          <w:color w:val="000000" w:themeColor="text1"/>
          <w:szCs w:val="22"/>
          <w:shd w:val="clear" w:color="auto" w:fill="FFFFFF"/>
        </w:rPr>
        <w:t>For example, the</w:t>
      </w:r>
      <w:r w:rsidR="00211F0C">
        <w:rPr>
          <w:color w:val="000000" w:themeColor="text1"/>
          <w:szCs w:val="22"/>
          <w:shd w:val="clear" w:color="auto" w:fill="FFFFFF"/>
        </w:rPr>
        <w:t xml:space="preserve"> NMR data show that </w:t>
      </w:r>
      <w:r w:rsidR="008808CB">
        <w:rPr>
          <w:color w:val="000000" w:themeColor="text1"/>
          <w:szCs w:val="22"/>
          <w:shd w:val="clear" w:color="auto" w:fill="FFFFFF"/>
        </w:rPr>
        <w:t xml:space="preserve">our mutants cover the entire range </w:t>
      </w:r>
      <w:r w:rsidR="00D05A39">
        <w:rPr>
          <w:color w:val="000000" w:themeColor="text1"/>
          <w:szCs w:val="22"/>
          <w:shd w:val="clear" w:color="auto" w:fill="FFFFFF"/>
        </w:rPr>
        <w:t xml:space="preserve">of the 2-state equilibrium we </w:t>
      </w:r>
      <w:r w:rsidR="007C214E">
        <w:rPr>
          <w:color w:val="000000" w:themeColor="text1"/>
          <w:szCs w:val="22"/>
          <w:shd w:val="clear" w:color="auto" w:fill="FFFFFF"/>
        </w:rPr>
        <w:t xml:space="preserve">observe, from essentially 100% in state 1 </w:t>
      </w:r>
      <w:r w:rsidR="00A21A13">
        <w:rPr>
          <w:color w:val="000000" w:themeColor="text1"/>
          <w:szCs w:val="22"/>
          <w:shd w:val="clear" w:color="auto" w:fill="FFFFFF"/>
        </w:rPr>
        <w:t xml:space="preserve">for some mutants </w:t>
      </w:r>
      <w:r w:rsidR="007C214E">
        <w:rPr>
          <w:color w:val="000000" w:themeColor="text1"/>
          <w:szCs w:val="22"/>
          <w:shd w:val="clear" w:color="auto" w:fill="FFFFFF"/>
        </w:rPr>
        <w:t>to essentially 100% in state 2</w:t>
      </w:r>
      <w:r w:rsidR="001D5096">
        <w:rPr>
          <w:color w:val="000000" w:themeColor="text1"/>
          <w:szCs w:val="22"/>
          <w:shd w:val="clear" w:color="auto" w:fill="FFFFFF"/>
        </w:rPr>
        <w:t xml:space="preserve"> for other mutants, </w:t>
      </w:r>
      <w:r w:rsidR="00CA1D7E">
        <w:rPr>
          <w:color w:val="000000" w:themeColor="text1"/>
          <w:szCs w:val="22"/>
          <w:shd w:val="clear" w:color="auto" w:fill="FFFFFF"/>
        </w:rPr>
        <w:t>and</w:t>
      </w:r>
      <w:r w:rsidR="001D5096">
        <w:rPr>
          <w:color w:val="000000" w:themeColor="text1"/>
          <w:szCs w:val="22"/>
          <w:shd w:val="clear" w:color="auto" w:fill="FFFFFF"/>
        </w:rPr>
        <w:t xml:space="preserve"> </w:t>
      </w:r>
      <w:r w:rsidR="00C01108">
        <w:rPr>
          <w:color w:val="000000" w:themeColor="text1"/>
          <w:szCs w:val="22"/>
          <w:shd w:val="clear" w:color="auto" w:fill="FFFFFF"/>
        </w:rPr>
        <w:t xml:space="preserve">yet </w:t>
      </w:r>
      <w:r w:rsidR="00C13D40">
        <w:rPr>
          <w:color w:val="000000" w:themeColor="text1"/>
          <w:szCs w:val="22"/>
          <w:shd w:val="clear" w:color="auto" w:fill="FFFFFF"/>
        </w:rPr>
        <w:t>other</w:t>
      </w:r>
      <w:r w:rsidR="00C01108">
        <w:rPr>
          <w:color w:val="000000" w:themeColor="text1"/>
          <w:szCs w:val="22"/>
          <w:shd w:val="clear" w:color="auto" w:fill="FFFFFF"/>
        </w:rPr>
        <w:t xml:space="preserve"> mutants </w:t>
      </w:r>
      <w:r w:rsidR="00BA3C44">
        <w:rPr>
          <w:color w:val="000000" w:themeColor="text1"/>
          <w:szCs w:val="22"/>
          <w:shd w:val="clear" w:color="auto" w:fill="FFFFFF"/>
        </w:rPr>
        <w:t>with</w:t>
      </w:r>
      <w:r w:rsidR="00133EBF">
        <w:rPr>
          <w:color w:val="000000" w:themeColor="text1"/>
          <w:szCs w:val="22"/>
          <w:shd w:val="clear" w:color="auto" w:fill="FFFFFF"/>
        </w:rPr>
        <w:t xml:space="preserve"> </w:t>
      </w:r>
      <w:r w:rsidR="00A8350D">
        <w:rPr>
          <w:color w:val="000000" w:themeColor="text1"/>
          <w:szCs w:val="22"/>
          <w:shd w:val="clear" w:color="auto" w:fill="FFFFFF"/>
        </w:rPr>
        <w:t>equilibria</w:t>
      </w:r>
      <w:r w:rsidR="005D5DB0">
        <w:rPr>
          <w:color w:val="000000" w:themeColor="text1"/>
          <w:szCs w:val="22"/>
          <w:shd w:val="clear" w:color="auto" w:fill="FFFFFF"/>
        </w:rPr>
        <w:t xml:space="preserve"> between the two extremes</w:t>
      </w:r>
      <w:r w:rsidR="006644EF">
        <w:rPr>
          <w:color w:val="000000" w:themeColor="text1"/>
          <w:szCs w:val="22"/>
          <w:shd w:val="clear" w:color="auto" w:fill="FFFFFF"/>
        </w:rPr>
        <w:t xml:space="preserve"> (</w:t>
      </w:r>
      <w:r w:rsidR="006644EF" w:rsidRPr="006644EF">
        <w:rPr>
          <w:b/>
          <w:color w:val="000000" w:themeColor="text1"/>
          <w:szCs w:val="22"/>
          <w:shd w:val="clear" w:color="auto" w:fill="FFFFFF"/>
        </w:rPr>
        <w:t>Fig. 3c</w:t>
      </w:r>
      <w:r w:rsidR="006644EF">
        <w:rPr>
          <w:color w:val="000000" w:themeColor="text1"/>
          <w:szCs w:val="22"/>
          <w:shd w:val="clear" w:color="auto" w:fill="FFFFFF"/>
        </w:rPr>
        <w:t>)</w:t>
      </w:r>
      <w:r w:rsidR="005D5DB0">
        <w:rPr>
          <w:color w:val="000000" w:themeColor="text1"/>
          <w:szCs w:val="22"/>
          <w:shd w:val="clear" w:color="auto" w:fill="FFFFFF"/>
        </w:rPr>
        <w:t xml:space="preserve">. </w:t>
      </w:r>
      <w:r w:rsidR="001F4910">
        <w:rPr>
          <w:color w:val="000000" w:themeColor="text1"/>
          <w:szCs w:val="22"/>
          <w:shd w:val="clear" w:color="auto" w:fill="FFFFFF"/>
        </w:rPr>
        <w:t>Similar</w:t>
      </w:r>
      <w:r w:rsidR="00C3746B">
        <w:rPr>
          <w:color w:val="000000" w:themeColor="text1"/>
          <w:szCs w:val="22"/>
          <w:shd w:val="clear" w:color="auto" w:fill="FFFFFF"/>
        </w:rPr>
        <w:t xml:space="preserve">ly, </w:t>
      </w:r>
      <w:r w:rsidR="009F0EE9">
        <w:rPr>
          <w:color w:val="000000" w:themeColor="text1"/>
          <w:szCs w:val="22"/>
          <w:shd w:val="clear" w:color="auto" w:fill="FFFFFF"/>
        </w:rPr>
        <w:t>our mutants span a</w:t>
      </w:r>
      <w:r w:rsidR="00326386">
        <w:rPr>
          <w:color w:val="000000" w:themeColor="text1"/>
          <w:szCs w:val="22"/>
          <w:shd w:val="clear" w:color="auto" w:fill="FFFFFF"/>
        </w:rPr>
        <w:t xml:space="preserve"> considerable range of </w:t>
      </w:r>
      <w:r w:rsidR="00241500">
        <w:rPr>
          <w:color w:val="000000" w:themeColor="text1"/>
          <w:szCs w:val="22"/>
          <w:shd w:val="clear" w:color="auto" w:fill="FFFFFF"/>
        </w:rPr>
        <w:t xml:space="preserve">kinetic </w:t>
      </w:r>
      <w:r w:rsidR="00A32771">
        <w:rPr>
          <w:color w:val="000000" w:themeColor="text1"/>
          <w:szCs w:val="22"/>
          <w:shd w:val="clear" w:color="auto" w:fill="FFFFFF"/>
        </w:rPr>
        <w:t>parameters</w:t>
      </w:r>
      <w:r w:rsidR="00470FA3">
        <w:rPr>
          <w:color w:val="000000" w:themeColor="text1"/>
          <w:szCs w:val="22"/>
          <w:shd w:val="clear" w:color="auto" w:fill="FFFFFF"/>
        </w:rPr>
        <w:t xml:space="preserve"> (</w:t>
      </w:r>
      <w:r w:rsidR="00470FA3" w:rsidRPr="00470FA3">
        <w:rPr>
          <w:b/>
          <w:color w:val="000000" w:themeColor="text1"/>
          <w:szCs w:val="22"/>
          <w:shd w:val="clear" w:color="auto" w:fill="FFFFFF"/>
        </w:rPr>
        <w:t>Fig. 3</w:t>
      </w:r>
      <w:proofErr w:type="gramStart"/>
      <w:r w:rsidR="00470FA3" w:rsidRPr="00470FA3">
        <w:rPr>
          <w:b/>
          <w:color w:val="000000" w:themeColor="text1"/>
          <w:szCs w:val="22"/>
          <w:shd w:val="clear" w:color="auto" w:fill="FFFFFF"/>
        </w:rPr>
        <w:t>a,b</w:t>
      </w:r>
      <w:proofErr w:type="gramEnd"/>
      <w:r w:rsidR="00762626">
        <w:rPr>
          <w:color w:val="000000" w:themeColor="text1"/>
          <w:szCs w:val="22"/>
          <w:shd w:val="clear" w:color="auto" w:fill="FFFFFF"/>
        </w:rPr>
        <w:t>)</w:t>
      </w:r>
      <w:r w:rsidR="00F521DB">
        <w:rPr>
          <w:color w:val="000000" w:themeColor="text1"/>
          <w:szCs w:val="22"/>
          <w:shd w:val="clear" w:color="auto" w:fill="FFFFFF"/>
        </w:rPr>
        <w:t xml:space="preserve">. </w:t>
      </w:r>
      <w:r w:rsidR="0019600A">
        <w:rPr>
          <w:color w:val="000000" w:themeColor="text1"/>
          <w:szCs w:val="22"/>
          <w:shd w:val="clear" w:color="auto" w:fill="FFFFFF"/>
        </w:rPr>
        <w:t>The</w:t>
      </w:r>
      <w:r w:rsidR="00F521DB">
        <w:rPr>
          <w:color w:val="000000" w:themeColor="text1"/>
          <w:szCs w:val="22"/>
          <w:shd w:val="clear" w:color="auto" w:fill="FFFFFF"/>
        </w:rPr>
        <w:t xml:space="preserve"> </w:t>
      </w:r>
      <w:r w:rsidR="006F4466">
        <w:rPr>
          <w:color w:val="000000" w:themeColor="text1"/>
          <w:szCs w:val="22"/>
          <w:shd w:val="clear" w:color="auto" w:fill="FFFFFF"/>
        </w:rPr>
        <w:t xml:space="preserve">different </w:t>
      </w:r>
      <w:r w:rsidR="006477D0">
        <w:rPr>
          <w:color w:val="000000" w:themeColor="text1"/>
          <w:szCs w:val="22"/>
          <w:shd w:val="clear" w:color="auto" w:fill="FFFFFF"/>
        </w:rPr>
        <w:t>kinetic</w:t>
      </w:r>
      <w:r w:rsidR="007F7748">
        <w:rPr>
          <w:color w:val="000000" w:themeColor="text1"/>
          <w:szCs w:val="22"/>
          <w:shd w:val="clear" w:color="auto" w:fill="FFFFFF"/>
        </w:rPr>
        <w:t xml:space="preserve"> behaviors</w:t>
      </w:r>
      <w:r w:rsidR="006477D0">
        <w:rPr>
          <w:color w:val="000000" w:themeColor="text1"/>
          <w:szCs w:val="22"/>
          <w:shd w:val="clear" w:color="auto" w:fill="FFFFFF"/>
        </w:rPr>
        <w:t xml:space="preserve"> of the </w:t>
      </w:r>
      <w:r w:rsidR="005E532C">
        <w:rPr>
          <w:color w:val="000000" w:themeColor="text1"/>
          <w:szCs w:val="22"/>
          <w:shd w:val="clear" w:color="auto" w:fill="FFFFFF"/>
        </w:rPr>
        <w:t>s</w:t>
      </w:r>
      <w:r w:rsidR="006477D0">
        <w:rPr>
          <w:color w:val="000000" w:themeColor="text1"/>
          <w:szCs w:val="22"/>
          <w:shd w:val="clear" w:color="auto" w:fill="FFFFFF"/>
        </w:rPr>
        <w:t>witch</w:t>
      </w:r>
      <w:r w:rsidR="000029AD">
        <w:rPr>
          <w:color w:val="000000" w:themeColor="text1"/>
          <w:szCs w:val="22"/>
          <w:shd w:val="clear" w:color="auto" w:fill="FFFFFF"/>
        </w:rPr>
        <w:t xml:space="preserve"> </w:t>
      </w:r>
      <w:r w:rsidR="00AA3C4F">
        <w:rPr>
          <w:color w:val="000000" w:themeColor="text1"/>
          <w:szCs w:val="22"/>
          <w:shd w:val="clear" w:color="auto" w:fill="FFFFFF"/>
        </w:rPr>
        <w:t xml:space="preserve">in our mutants </w:t>
      </w:r>
      <w:r w:rsidR="000029AD">
        <w:rPr>
          <w:color w:val="000000" w:themeColor="text1"/>
          <w:szCs w:val="22"/>
          <w:shd w:val="clear" w:color="auto" w:fill="FFFFFF"/>
        </w:rPr>
        <w:t xml:space="preserve">can </w:t>
      </w:r>
      <w:r w:rsidR="005A3814">
        <w:rPr>
          <w:color w:val="000000" w:themeColor="text1"/>
          <w:szCs w:val="22"/>
          <w:shd w:val="clear" w:color="auto" w:fill="FFFFFF"/>
        </w:rPr>
        <w:t xml:space="preserve">ultimately </w:t>
      </w:r>
      <w:r w:rsidR="000029AD">
        <w:rPr>
          <w:color w:val="000000" w:themeColor="text1"/>
          <w:szCs w:val="22"/>
          <w:shd w:val="clear" w:color="auto" w:fill="FFFFFF"/>
        </w:rPr>
        <w:t>be</w:t>
      </w:r>
      <w:r w:rsidR="00175984">
        <w:rPr>
          <w:color w:val="000000" w:themeColor="text1"/>
          <w:szCs w:val="22"/>
          <w:shd w:val="clear" w:color="auto" w:fill="FFFFFF"/>
        </w:rPr>
        <w:t xml:space="preserve"> grouped </w:t>
      </w:r>
      <w:r w:rsidR="00D567C7">
        <w:rPr>
          <w:color w:val="000000" w:themeColor="text1"/>
          <w:szCs w:val="22"/>
          <w:shd w:val="clear" w:color="auto" w:fill="FFFFFF"/>
        </w:rPr>
        <w:t>into</w:t>
      </w:r>
      <w:r w:rsidR="00241500">
        <w:rPr>
          <w:color w:val="000000" w:themeColor="text1"/>
          <w:szCs w:val="22"/>
          <w:shd w:val="clear" w:color="auto" w:fill="FFFFFF"/>
        </w:rPr>
        <w:t xml:space="preserve"> three clas</w:t>
      </w:r>
      <w:r w:rsidR="006A6563">
        <w:rPr>
          <w:color w:val="000000" w:themeColor="text1"/>
          <w:szCs w:val="22"/>
          <w:shd w:val="clear" w:color="auto" w:fill="FFFFFF"/>
        </w:rPr>
        <w:t>s</w:t>
      </w:r>
      <w:r w:rsidR="00241500">
        <w:rPr>
          <w:color w:val="000000" w:themeColor="text1"/>
          <w:szCs w:val="22"/>
          <w:shd w:val="clear" w:color="auto" w:fill="FFFFFF"/>
        </w:rPr>
        <w:t xml:space="preserve">es </w:t>
      </w:r>
      <w:r w:rsidR="0054421B">
        <w:rPr>
          <w:color w:val="000000" w:themeColor="text1"/>
          <w:szCs w:val="22"/>
          <w:shd w:val="clear" w:color="auto" w:fill="FFFFFF"/>
        </w:rPr>
        <w:t>that</w:t>
      </w:r>
      <w:r w:rsidR="007D0974">
        <w:rPr>
          <w:color w:val="000000" w:themeColor="text1"/>
          <w:szCs w:val="22"/>
          <w:shd w:val="clear" w:color="auto" w:fill="FFFFFF"/>
        </w:rPr>
        <w:t xml:space="preserve"> </w:t>
      </w:r>
      <w:r w:rsidR="00A24EF7">
        <w:rPr>
          <w:color w:val="000000" w:themeColor="text1"/>
          <w:szCs w:val="22"/>
          <w:shd w:val="clear" w:color="auto" w:fill="FFFFFF"/>
        </w:rPr>
        <w:t>differentiate</w:t>
      </w:r>
      <w:r w:rsidR="00E95855">
        <w:rPr>
          <w:color w:val="000000" w:themeColor="text1"/>
          <w:szCs w:val="22"/>
          <w:shd w:val="clear" w:color="auto" w:fill="FFFFFF"/>
        </w:rPr>
        <w:t xml:space="preserve"> </w:t>
      </w:r>
      <w:r w:rsidR="00F54AAB">
        <w:rPr>
          <w:color w:val="000000" w:themeColor="text1"/>
          <w:szCs w:val="22"/>
          <w:shd w:val="clear" w:color="auto" w:fill="FFFFFF"/>
        </w:rPr>
        <w:t xml:space="preserve">the </w:t>
      </w:r>
      <w:r w:rsidR="00852A2E">
        <w:rPr>
          <w:color w:val="000000" w:themeColor="text1"/>
          <w:szCs w:val="22"/>
          <w:shd w:val="clear" w:color="auto" w:fill="FFFFFF"/>
        </w:rPr>
        <w:t>main</w:t>
      </w:r>
      <w:r w:rsidR="00FF27D4">
        <w:rPr>
          <w:color w:val="000000" w:themeColor="text1"/>
          <w:szCs w:val="22"/>
          <w:shd w:val="clear" w:color="auto" w:fill="FFFFFF"/>
        </w:rPr>
        <w:t xml:space="preserve"> </w:t>
      </w:r>
      <w:r w:rsidR="009B109F">
        <w:rPr>
          <w:color w:val="000000" w:themeColor="text1"/>
          <w:szCs w:val="22"/>
          <w:shd w:val="clear" w:color="auto" w:fill="FFFFFF"/>
        </w:rPr>
        <w:t>distinct</w:t>
      </w:r>
      <w:r w:rsidR="0072752C">
        <w:rPr>
          <w:color w:val="000000" w:themeColor="text1"/>
          <w:szCs w:val="22"/>
          <w:shd w:val="clear" w:color="auto" w:fill="FFFFFF"/>
        </w:rPr>
        <w:t xml:space="preserve"> </w:t>
      </w:r>
      <w:r w:rsidR="00C246DB">
        <w:rPr>
          <w:color w:val="000000" w:themeColor="text1"/>
          <w:szCs w:val="22"/>
          <w:shd w:val="clear" w:color="auto" w:fill="FFFFFF"/>
        </w:rPr>
        <w:t xml:space="preserve">cellular functions </w:t>
      </w:r>
      <w:r w:rsidR="00C70E50">
        <w:rPr>
          <w:color w:val="000000" w:themeColor="text1"/>
          <w:szCs w:val="22"/>
          <w:shd w:val="clear" w:color="auto" w:fill="FFFFFF"/>
        </w:rPr>
        <w:t xml:space="preserve">of Gsp1 </w:t>
      </w:r>
      <w:r w:rsidR="00533A9B">
        <w:rPr>
          <w:color w:val="000000" w:themeColor="text1"/>
          <w:szCs w:val="22"/>
          <w:shd w:val="clear" w:color="auto" w:fill="FFFFFF"/>
        </w:rPr>
        <w:t>observed</w:t>
      </w:r>
      <w:r w:rsidR="00AA1EF2">
        <w:rPr>
          <w:color w:val="000000" w:themeColor="text1"/>
          <w:szCs w:val="22"/>
          <w:shd w:val="clear" w:color="auto" w:fill="FFFFFF"/>
        </w:rPr>
        <w:t xml:space="preserve"> in the </w:t>
      </w:r>
      <w:r w:rsidR="004A4BAB">
        <w:rPr>
          <w:color w:val="000000" w:themeColor="text1"/>
          <w:szCs w:val="22"/>
          <w:shd w:val="clear" w:color="auto" w:fill="FFFFFF"/>
        </w:rPr>
        <w:t xml:space="preserve">unbiased </w:t>
      </w:r>
      <w:r w:rsidR="00AA1EF2">
        <w:rPr>
          <w:color w:val="000000" w:themeColor="text1"/>
          <w:szCs w:val="22"/>
          <w:shd w:val="clear" w:color="auto" w:fill="FFFFFF"/>
        </w:rPr>
        <w:t>genetic interact</w:t>
      </w:r>
      <w:r w:rsidR="004A4BAB">
        <w:rPr>
          <w:color w:val="000000" w:themeColor="text1"/>
          <w:szCs w:val="22"/>
          <w:shd w:val="clear" w:color="auto" w:fill="FFFFFF"/>
        </w:rPr>
        <w:t xml:space="preserve">ion </w:t>
      </w:r>
      <w:r w:rsidR="00F8597A">
        <w:rPr>
          <w:color w:val="000000" w:themeColor="text1"/>
          <w:szCs w:val="22"/>
          <w:shd w:val="clear" w:color="auto" w:fill="FFFFFF"/>
        </w:rPr>
        <w:t>data</w:t>
      </w:r>
      <w:r w:rsidR="000F6EFE">
        <w:rPr>
          <w:color w:val="000000" w:themeColor="text1"/>
          <w:szCs w:val="22"/>
          <w:shd w:val="clear" w:color="auto" w:fill="FFFFFF"/>
        </w:rPr>
        <w:t xml:space="preserve"> </w:t>
      </w:r>
      <w:r w:rsidR="00241500">
        <w:rPr>
          <w:color w:val="000000" w:themeColor="text1"/>
          <w:szCs w:val="22"/>
          <w:shd w:val="clear" w:color="auto" w:fill="FFFFFF"/>
        </w:rPr>
        <w:t>(</w:t>
      </w:r>
      <w:r w:rsidR="002C2C79" w:rsidRPr="002C2C79">
        <w:rPr>
          <w:b/>
          <w:color w:val="000000" w:themeColor="text1"/>
          <w:szCs w:val="22"/>
          <w:shd w:val="clear" w:color="auto" w:fill="FFFFFF"/>
        </w:rPr>
        <w:t>Fig. 4b-d</w:t>
      </w:r>
      <w:r w:rsidR="00241500">
        <w:rPr>
          <w:color w:val="000000" w:themeColor="text1"/>
          <w:szCs w:val="22"/>
          <w:shd w:val="clear" w:color="auto" w:fill="FFFFFF"/>
        </w:rPr>
        <w:t xml:space="preserve">). </w:t>
      </w:r>
      <w:r w:rsidR="00AE5CD1">
        <w:rPr>
          <w:color w:val="000000" w:themeColor="text1"/>
          <w:szCs w:val="22"/>
          <w:shd w:val="clear" w:color="auto" w:fill="FFFFFF"/>
        </w:rPr>
        <w:t xml:space="preserve">Because of this coverage of </w:t>
      </w:r>
      <w:r w:rsidR="00C727FF">
        <w:rPr>
          <w:color w:val="000000" w:themeColor="text1"/>
          <w:szCs w:val="22"/>
          <w:shd w:val="clear" w:color="auto" w:fill="FFFFFF"/>
        </w:rPr>
        <w:t>both parameters and functions, we</w:t>
      </w:r>
      <w:r w:rsidR="00241500">
        <w:rPr>
          <w:color w:val="000000" w:themeColor="text1"/>
          <w:szCs w:val="22"/>
          <w:shd w:val="clear" w:color="auto" w:fill="FFFFFF"/>
        </w:rPr>
        <w:t xml:space="preserve"> feel that </w:t>
      </w:r>
      <w:r w:rsidR="00E03F07">
        <w:rPr>
          <w:color w:val="000000" w:themeColor="text1"/>
          <w:szCs w:val="22"/>
          <w:shd w:val="clear" w:color="auto" w:fill="FFFFFF"/>
        </w:rPr>
        <w:t xml:space="preserve">additional mutants would be unlikely to </w:t>
      </w:r>
      <w:r w:rsidR="009427F3">
        <w:rPr>
          <w:color w:val="000000" w:themeColor="text1"/>
          <w:szCs w:val="22"/>
          <w:shd w:val="clear" w:color="auto" w:fill="FFFFFF"/>
        </w:rPr>
        <w:t xml:space="preserve">uncover new classes of </w:t>
      </w:r>
      <w:r w:rsidR="00B05D2C">
        <w:rPr>
          <w:color w:val="000000" w:themeColor="text1"/>
          <w:szCs w:val="22"/>
          <w:shd w:val="clear" w:color="auto" w:fill="FFFFFF"/>
        </w:rPr>
        <w:t xml:space="preserve">functional </w:t>
      </w:r>
      <w:r w:rsidR="009427F3">
        <w:rPr>
          <w:color w:val="000000" w:themeColor="text1"/>
          <w:szCs w:val="22"/>
          <w:shd w:val="clear" w:color="auto" w:fill="FFFFFF"/>
        </w:rPr>
        <w:t>behaviors</w:t>
      </w:r>
      <w:r w:rsidR="004133BA">
        <w:rPr>
          <w:color w:val="000000" w:themeColor="text1"/>
          <w:szCs w:val="22"/>
          <w:shd w:val="clear" w:color="auto" w:fill="FFFFFF"/>
        </w:rPr>
        <w:t xml:space="preserve"> or yield new insights</w:t>
      </w:r>
      <w:r w:rsidR="009427F3">
        <w:rPr>
          <w:color w:val="000000" w:themeColor="text1"/>
          <w:szCs w:val="22"/>
          <w:shd w:val="clear" w:color="auto" w:fill="FFFFFF"/>
        </w:rPr>
        <w:t xml:space="preserve">. </w:t>
      </w:r>
    </w:p>
    <w:p w14:paraId="0C6A1E07" w14:textId="187E4BB8" w:rsidR="005C66C8" w:rsidRDefault="005C66C8" w:rsidP="000E51B4">
      <w:pPr>
        <w:spacing w:line="288" w:lineRule="auto"/>
        <w:rPr>
          <w:color w:val="000000" w:themeColor="text1"/>
          <w:szCs w:val="22"/>
          <w:shd w:val="clear" w:color="auto" w:fill="FFFFFF"/>
        </w:rPr>
      </w:pPr>
      <w:r>
        <w:rPr>
          <w:color w:val="000000" w:themeColor="text1"/>
          <w:szCs w:val="22"/>
          <w:shd w:val="clear" w:color="auto" w:fill="FFFFFF"/>
        </w:rPr>
        <w:t>We would very much like to get your perspective</w:t>
      </w:r>
      <w:r w:rsidR="00447B68">
        <w:rPr>
          <w:color w:val="000000" w:themeColor="text1"/>
          <w:szCs w:val="22"/>
          <w:shd w:val="clear" w:color="auto" w:fill="FFFFFF"/>
        </w:rPr>
        <w:t xml:space="preserve"> on these points</w:t>
      </w:r>
      <w:r>
        <w:rPr>
          <w:color w:val="000000" w:themeColor="text1"/>
          <w:szCs w:val="22"/>
          <w:shd w:val="clear" w:color="auto" w:fill="FFFFFF"/>
        </w:rPr>
        <w:t xml:space="preserve">. Below we also include </w:t>
      </w:r>
      <w:r w:rsidR="003F4A89">
        <w:rPr>
          <w:color w:val="000000" w:themeColor="text1"/>
          <w:szCs w:val="22"/>
          <w:shd w:val="clear" w:color="auto" w:fill="FFFFFF"/>
        </w:rPr>
        <w:t xml:space="preserve">our </w:t>
      </w:r>
      <w:r w:rsidR="00D4403B">
        <w:rPr>
          <w:color w:val="000000" w:themeColor="text1"/>
          <w:szCs w:val="22"/>
          <w:shd w:val="clear" w:color="auto" w:fill="FFFFFF"/>
        </w:rPr>
        <w:t>detailed point-by-point respon</w:t>
      </w:r>
      <w:r w:rsidR="00B62008">
        <w:rPr>
          <w:color w:val="000000" w:themeColor="text1"/>
          <w:szCs w:val="22"/>
          <w:shd w:val="clear" w:color="auto" w:fill="FFFFFF"/>
        </w:rPr>
        <w:t>s</w:t>
      </w:r>
      <w:r w:rsidR="00D4403B">
        <w:rPr>
          <w:color w:val="000000" w:themeColor="text1"/>
          <w:szCs w:val="22"/>
          <w:shd w:val="clear" w:color="auto" w:fill="FFFFFF"/>
        </w:rPr>
        <w:t xml:space="preserve">e to all reviewer comments with corresponding </w:t>
      </w:r>
      <w:r w:rsidR="00AC08FA">
        <w:rPr>
          <w:color w:val="000000" w:themeColor="text1"/>
          <w:szCs w:val="22"/>
          <w:shd w:val="clear" w:color="auto" w:fill="FFFFFF"/>
        </w:rPr>
        <w:t>changes in the manuscript in response to all points raised.</w:t>
      </w:r>
    </w:p>
    <w:p w14:paraId="3F78E967" w14:textId="74ED0623" w:rsidR="008C6414" w:rsidRDefault="00FD708A" w:rsidP="000E51B4">
      <w:pPr>
        <w:spacing w:line="288" w:lineRule="auto"/>
        <w:rPr>
          <w:color w:val="000000" w:themeColor="text1"/>
          <w:szCs w:val="22"/>
          <w:shd w:val="clear" w:color="auto" w:fill="FFFFFF"/>
        </w:rPr>
      </w:pPr>
      <w:r>
        <w:rPr>
          <w:color w:val="000000" w:themeColor="text1"/>
          <w:szCs w:val="22"/>
          <w:shd w:val="clear" w:color="auto" w:fill="FFFFFF"/>
        </w:rPr>
        <w:t xml:space="preserve">Please let us know if you’d like to discuss these points during a phone / </w:t>
      </w:r>
      <w:r w:rsidR="00A67DC9">
        <w:rPr>
          <w:color w:val="000000" w:themeColor="text1"/>
          <w:szCs w:val="22"/>
          <w:shd w:val="clear" w:color="auto" w:fill="FFFFFF"/>
        </w:rPr>
        <w:t>Z</w:t>
      </w:r>
      <w:r>
        <w:rPr>
          <w:color w:val="000000" w:themeColor="text1"/>
          <w:szCs w:val="22"/>
          <w:shd w:val="clear" w:color="auto" w:fill="FFFFFF"/>
        </w:rPr>
        <w:t>oom call</w:t>
      </w:r>
      <w:r w:rsidR="004D425D">
        <w:rPr>
          <w:color w:val="000000" w:themeColor="text1"/>
          <w:szCs w:val="22"/>
          <w:shd w:val="clear" w:color="auto" w:fill="FFFFFF"/>
        </w:rPr>
        <w:t xml:space="preserve"> with us.</w:t>
      </w:r>
    </w:p>
    <w:p w14:paraId="17D6AF46" w14:textId="5C0A6185" w:rsidR="008C6414" w:rsidRDefault="008C6414" w:rsidP="000E51B4">
      <w:pPr>
        <w:spacing w:line="288" w:lineRule="auto"/>
        <w:rPr>
          <w:color w:val="000000" w:themeColor="text1"/>
          <w:szCs w:val="22"/>
          <w:shd w:val="clear" w:color="auto" w:fill="FFFFFF"/>
        </w:rPr>
      </w:pPr>
      <w:r>
        <w:rPr>
          <w:color w:val="000000" w:themeColor="text1"/>
          <w:szCs w:val="22"/>
          <w:shd w:val="clear" w:color="auto" w:fill="FFFFFF"/>
        </w:rPr>
        <w:t>With many thanks in advance for your consideration,</w:t>
      </w:r>
    </w:p>
    <w:p w14:paraId="51515BB0" w14:textId="5619367D" w:rsidR="00D40AEC" w:rsidRDefault="008C6414" w:rsidP="000E51B4">
      <w:pPr>
        <w:spacing w:line="288" w:lineRule="auto"/>
        <w:rPr>
          <w:color w:val="000000" w:themeColor="text1"/>
          <w:szCs w:val="22"/>
          <w:shd w:val="clear" w:color="auto" w:fill="FFFFFF"/>
        </w:rPr>
      </w:pPr>
      <w:proofErr w:type="spellStart"/>
      <w:r>
        <w:rPr>
          <w:color w:val="000000" w:themeColor="text1"/>
          <w:szCs w:val="22"/>
          <w:shd w:val="clear" w:color="auto" w:fill="FFFFFF"/>
        </w:rPr>
        <w:t>Nevan</w:t>
      </w:r>
      <w:proofErr w:type="spellEnd"/>
      <w:r>
        <w:rPr>
          <w:color w:val="000000" w:themeColor="text1"/>
          <w:szCs w:val="22"/>
          <w:shd w:val="clear" w:color="auto" w:fill="FFFFFF"/>
        </w:rPr>
        <w:t xml:space="preserve"> </w:t>
      </w:r>
      <w:proofErr w:type="spellStart"/>
      <w:r>
        <w:rPr>
          <w:color w:val="000000" w:themeColor="text1"/>
          <w:szCs w:val="22"/>
          <w:shd w:val="clear" w:color="auto" w:fill="FFFFFF"/>
        </w:rPr>
        <w:t>Krogan</w:t>
      </w:r>
      <w:proofErr w:type="spellEnd"/>
      <w:r>
        <w:rPr>
          <w:color w:val="000000" w:themeColor="text1"/>
          <w:szCs w:val="22"/>
          <w:shd w:val="clear" w:color="auto" w:fill="FFFFFF"/>
        </w:rPr>
        <w:t xml:space="preserve"> &amp; Tanja Kortemme </w:t>
      </w:r>
    </w:p>
    <w:p w14:paraId="1B71DABA" w14:textId="7C2BDD25" w:rsidR="00A84718" w:rsidRDefault="00A84718" w:rsidP="000E51B4">
      <w:pPr>
        <w:spacing w:after="0" w:line="288" w:lineRule="auto"/>
        <w:jc w:val="left"/>
        <w:rPr>
          <w:color w:val="000000" w:themeColor="text1"/>
          <w:szCs w:val="22"/>
          <w:shd w:val="clear" w:color="auto" w:fill="FFFFFF"/>
        </w:rPr>
      </w:pPr>
      <w:r>
        <w:rPr>
          <w:color w:val="000000" w:themeColor="text1"/>
          <w:szCs w:val="22"/>
          <w:shd w:val="clear" w:color="auto" w:fill="FFFFFF"/>
        </w:rPr>
        <w:br w:type="page"/>
      </w:r>
    </w:p>
    <w:p w14:paraId="2F323581" w14:textId="000DA9AF" w:rsidR="006737BE" w:rsidRDefault="007B2746" w:rsidP="008F7093">
      <w:pPr>
        <w:spacing w:line="264" w:lineRule="auto"/>
        <w:rPr>
          <w:color w:val="000000" w:themeColor="text1"/>
          <w:szCs w:val="22"/>
          <w:shd w:val="clear" w:color="auto" w:fill="FFFFFF"/>
        </w:rPr>
      </w:pPr>
      <w:r>
        <w:rPr>
          <w:color w:val="000000" w:themeColor="text1"/>
          <w:szCs w:val="22"/>
          <w:shd w:val="clear" w:color="auto" w:fill="FFFFFF"/>
        </w:rPr>
        <w:lastRenderedPageBreak/>
        <w:t xml:space="preserve">To the </w:t>
      </w:r>
      <w:r w:rsidR="006737BE">
        <w:rPr>
          <w:color w:val="000000" w:themeColor="text1"/>
          <w:szCs w:val="22"/>
          <w:shd w:val="clear" w:color="auto" w:fill="FFFFFF"/>
        </w:rPr>
        <w:t xml:space="preserve">Reviewers and </w:t>
      </w:r>
      <w:r>
        <w:rPr>
          <w:color w:val="000000" w:themeColor="text1"/>
          <w:szCs w:val="22"/>
          <w:shd w:val="clear" w:color="auto" w:fill="FFFFFF"/>
        </w:rPr>
        <w:t xml:space="preserve">the </w:t>
      </w:r>
      <w:r w:rsidR="006737BE">
        <w:rPr>
          <w:color w:val="000000" w:themeColor="text1"/>
          <w:szCs w:val="22"/>
          <w:shd w:val="clear" w:color="auto" w:fill="FFFFFF"/>
        </w:rPr>
        <w:t>Editor:</w:t>
      </w:r>
    </w:p>
    <w:p w14:paraId="2C910FC4" w14:textId="079868E4" w:rsidR="0090437A" w:rsidRDefault="00707BCF" w:rsidP="008F7093">
      <w:pPr>
        <w:spacing w:line="264" w:lineRule="auto"/>
        <w:rPr>
          <w:color w:val="000000" w:themeColor="text1"/>
          <w:szCs w:val="22"/>
          <w:shd w:val="clear" w:color="auto" w:fill="FFFFFF"/>
        </w:rPr>
      </w:pPr>
      <w:r>
        <w:rPr>
          <w:color w:val="000000" w:themeColor="text1"/>
          <w:szCs w:val="22"/>
          <w:shd w:val="clear" w:color="auto" w:fill="FFFFFF"/>
        </w:rPr>
        <w:t>We would like to thank the three reviewers for their t</w:t>
      </w:r>
      <w:r w:rsidR="00116CFF">
        <w:rPr>
          <w:color w:val="000000" w:themeColor="text1"/>
          <w:szCs w:val="22"/>
          <w:shd w:val="clear" w:color="auto" w:fill="FFFFFF"/>
        </w:rPr>
        <w:t>houghtful and detailed comments</w:t>
      </w:r>
      <w:r>
        <w:rPr>
          <w:color w:val="000000" w:themeColor="text1"/>
          <w:szCs w:val="22"/>
          <w:shd w:val="clear" w:color="auto" w:fill="FFFFFF"/>
        </w:rPr>
        <w:t xml:space="preserve"> </w:t>
      </w:r>
      <w:r w:rsidR="00116CFF">
        <w:rPr>
          <w:color w:val="000000" w:themeColor="text1"/>
          <w:szCs w:val="22"/>
          <w:shd w:val="clear" w:color="auto" w:fill="FFFFFF"/>
        </w:rPr>
        <w:t xml:space="preserve">and we hope we have provided satisfactory responses to each of the individual points in our detailed responses below. </w:t>
      </w:r>
      <w:r w:rsidR="001C561B">
        <w:rPr>
          <w:color w:val="000000" w:themeColor="text1"/>
          <w:szCs w:val="22"/>
          <w:shd w:val="clear" w:color="auto" w:fill="FFFFFF"/>
        </w:rPr>
        <w:t>The review</w:t>
      </w:r>
      <w:r w:rsidR="00577059">
        <w:rPr>
          <w:color w:val="000000" w:themeColor="text1"/>
          <w:szCs w:val="22"/>
          <w:shd w:val="clear" w:color="auto" w:fill="FFFFFF"/>
        </w:rPr>
        <w:t>ers</w:t>
      </w:r>
      <w:r w:rsidR="001B08CA">
        <w:rPr>
          <w:color w:val="000000" w:themeColor="text1"/>
          <w:szCs w:val="22"/>
          <w:shd w:val="clear" w:color="auto" w:fill="FFFFFF"/>
        </w:rPr>
        <w:t>’</w:t>
      </w:r>
      <w:r w:rsidR="001C561B">
        <w:rPr>
          <w:color w:val="000000" w:themeColor="text1"/>
          <w:szCs w:val="22"/>
          <w:shd w:val="clear" w:color="auto" w:fill="FFFFFF"/>
        </w:rPr>
        <w:t xml:space="preserve"> comments</w:t>
      </w:r>
      <w:r w:rsidR="00116CFF">
        <w:rPr>
          <w:color w:val="000000" w:themeColor="text1"/>
          <w:szCs w:val="22"/>
          <w:shd w:val="clear" w:color="auto" w:fill="FFFFFF"/>
        </w:rPr>
        <w:t xml:space="preserve"> have prompted us to do additional experiments </w:t>
      </w:r>
      <w:r w:rsidR="00150ED2">
        <w:rPr>
          <w:color w:val="000000" w:themeColor="text1"/>
          <w:szCs w:val="22"/>
          <w:shd w:val="clear" w:color="auto" w:fill="FFFFFF"/>
        </w:rPr>
        <w:t>and analyse</w:t>
      </w:r>
      <w:r w:rsidR="00FF5987">
        <w:rPr>
          <w:color w:val="000000" w:themeColor="text1"/>
          <w:szCs w:val="22"/>
          <w:shd w:val="clear" w:color="auto" w:fill="FFFFFF"/>
        </w:rPr>
        <w:t>s</w:t>
      </w:r>
      <w:r w:rsidR="00E7325A">
        <w:rPr>
          <w:color w:val="000000" w:themeColor="text1"/>
          <w:szCs w:val="22"/>
          <w:shd w:val="clear" w:color="auto" w:fill="FFFFFF"/>
        </w:rPr>
        <w:t xml:space="preserve"> </w:t>
      </w:r>
      <w:r w:rsidR="00A07B0E">
        <w:rPr>
          <w:color w:val="000000" w:themeColor="text1"/>
          <w:szCs w:val="22"/>
          <w:shd w:val="clear" w:color="auto" w:fill="FFFFFF"/>
        </w:rPr>
        <w:t>which we believe have improved our manuscript</w:t>
      </w:r>
      <w:r w:rsidR="00116CFF">
        <w:rPr>
          <w:color w:val="000000" w:themeColor="text1"/>
          <w:szCs w:val="22"/>
          <w:shd w:val="clear" w:color="auto" w:fill="FFFFFF"/>
        </w:rPr>
        <w:t xml:space="preserve">. </w:t>
      </w:r>
      <w:r w:rsidR="000D4AAD">
        <w:rPr>
          <w:color w:val="000000" w:themeColor="text1"/>
          <w:szCs w:val="22"/>
          <w:shd w:val="clear" w:color="auto" w:fill="FFFFFF"/>
        </w:rPr>
        <w:t>In particular, we have</w:t>
      </w:r>
      <w:r w:rsidR="00116CFF">
        <w:rPr>
          <w:color w:val="000000" w:themeColor="text1"/>
          <w:szCs w:val="22"/>
          <w:shd w:val="clear" w:color="auto" w:fill="FFFFFF"/>
        </w:rPr>
        <w:t xml:space="preserve"> included additional </w:t>
      </w:r>
      <w:r w:rsidR="00F578DD">
        <w:rPr>
          <w:color w:val="000000" w:themeColor="text1"/>
          <w:szCs w:val="22"/>
          <w:shd w:val="clear" w:color="auto" w:fill="FFFFFF"/>
        </w:rPr>
        <w:t xml:space="preserve">data and </w:t>
      </w:r>
      <w:r w:rsidR="00116CFF">
        <w:rPr>
          <w:color w:val="000000" w:themeColor="text1"/>
          <w:szCs w:val="22"/>
          <w:shd w:val="clear" w:color="auto" w:fill="FFFFFF"/>
        </w:rPr>
        <w:t>analyses</w:t>
      </w:r>
      <w:r w:rsidR="00EB31EE">
        <w:rPr>
          <w:color w:val="000000" w:themeColor="text1"/>
          <w:szCs w:val="22"/>
          <w:shd w:val="clear" w:color="auto" w:fill="FFFFFF"/>
        </w:rPr>
        <w:t xml:space="preserve"> on enzyme kinetics</w:t>
      </w:r>
      <w:r w:rsidR="00116CFF">
        <w:rPr>
          <w:color w:val="000000" w:themeColor="text1"/>
          <w:szCs w:val="22"/>
          <w:shd w:val="clear" w:color="auto" w:fill="FFFFFF"/>
        </w:rPr>
        <w:t xml:space="preserve"> (</w:t>
      </w:r>
      <w:r w:rsidR="00A01028">
        <w:rPr>
          <w:color w:val="000000" w:themeColor="text1"/>
          <w:szCs w:val="22"/>
          <w:highlight w:val="yellow"/>
          <w:shd w:val="clear" w:color="auto" w:fill="FFFFFF"/>
        </w:rPr>
        <w:t>including</w:t>
      </w:r>
      <w:r w:rsidR="000F7F43">
        <w:rPr>
          <w:color w:val="000000" w:themeColor="text1"/>
          <w:szCs w:val="22"/>
          <w:highlight w:val="yellow"/>
          <w:shd w:val="clear" w:color="auto" w:fill="FFFFFF"/>
        </w:rPr>
        <w:t xml:space="preserve"> accuracy estimation analysis in </w:t>
      </w:r>
      <w:r w:rsidR="000F7F43" w:rsidRPr="00E97835">
        <w:rPr>
          <w:b/>
          <w:bCs/>
          <w:color w:val="000000" w:themeColor="text1"/>
          <w:szCs w:val="22"/>
          <w:highlight w:val="yellow"/>
          <w:shd w:val="clear" w:color="auto" w:fill="FFFFFF"/>
        </w:rPr>
        <w:t>Supplementary File 1 Fig. 14</w:t>
      </w:r>
      <w:r w:rsidR="000F7F43">
        <w:rPr>
          <w:color w:val="000000" w:themeColor="text1"/>
          <w:szCs w:val="22"/>
          <w:highlight w:val="yellow"/>
          <w:shd w:val="clear" w:color="auto" w:fill="FFFFFF"/>
        </w:rPr>
        <w:t>, and</w:t>
      </w:r>
      <w:r w:rsidR="00A01028">
        <w:rPr>
          <w:color w:val="000000" w:themeColor="text1"/>
          <w:szCs w:val="22"/>
          <w:highlight w:val="yellow"/>
          <w:shd w:val="clear" w:color="auto" w:fill="FFFFFF"/>
        </w:rPr>
        <w:t xml:space="preserve"> </w:t>
      </w:r>
      <w:r w:rsidR="000F7F43">
        <w:rPr>
          <w:color w:val="000000" w:themeColor="text1"/>
          <w:szCs w:val="22"/>
          <w:highlight w:val="yellow"/>
          <w:shd w:val="clear" w:color="auto" w:fill="FFFFFF"/>
        </w:rPr>
        <w:t xml:space="preserve">the </w:t>
      </w:r>
      <w:r w:rsidR="00A01028">
        <w:rPr>
          <w:color w:val="000000" w:themeColor="text1"/>
          <w:szCs w:val="22"/>
          <w:highlight w:val="yellow"/>
          <w:shd w:val="clear" w:color="auto" w:fill="FFFFFF"/>
        </w:rPr>
        <w:t xml:space="preserve">error </w:t>
      </w:r>
      <w:r w:rsidR="000F7F43">
        <w:rPr>
          <w:color w:val="000000" w:themeColor="text1"/>
          <w:szCs w:val="22"/>
          <w:highlight w:val="yellow"/>
          <w:shd w:val="clear" w:color="auto" w:fill="FFFFFF"/>
        </w:rPr>
        <w:t>ranges</w:t>
      </w:r>
      <w:r w:rsidR="00A01028">
        <w:rPr>
          <w:color w:val="000000" w:themeColor="text1"/>
          <w:szCs w:val="22"/>
          <w:highlight w:val="yellow"/>
          <w:shd w:val="clear" w:color="auto" w:fill="FFFFFF"/>
        </w:rPr>
        <w:t xml:space="preserve"> when comparing kinetics parameters and genetic interaction profiles in </w:t>
      </w:r>
      <w:r w:rsidR="00A01028" w:rsidRPr="00E97835">
        <w:rPr>
          <w:b/>
          <w:bCs/>
          <w:color w:val="000000" w:themeColor="text1"/>
          <w:szCs w:val="22"/>
          <w:highlight w:val="yellow"/>
          <w:shd w:val="clear" w:color="auto" w:fill="FFFFFF"/>
        </w:rPr>
        <w:t>Fig. 4</w:t>
      </w:r>
      <w:r w:rsidR="00116CFF">
        <w:rPr>
          <w:color w:val="000000" w:themeColor="text1"/>
          <w:szCs w:val="22"/>
          <w:shd w:val="clear" w:color="auto" w:fill="FFFFFF"/>
        </w:rPr>
        <w:t>)</w:t>
      </w:r>
      <w:r w:rsidR="00116CFF">
        <w:rPr>
          <w:color w:val="000000" w:themeColor="text1"/>
          <w:szCs w:val="22"/>
        </w:rPr>
        <w:t xml:space="preserve">, for which we have </w:t>
      </w:r>
      <w:r w:rsidR="00B552E5">
        <w:rPr>
          <w:color w:val="000000" w:themeColor="text1"/>
          <w:szCs w:val="22"/>
        </w:rPr>
        <w:t>collaborated</w:t>
      </w:r>
      <w:r w:rsidR="00B552E5">
        <w:rPr>
          <w:color w:val="000000" w:themeColor="text1"/>
          <w:szCs w:val="22"/>
          <w:shd w:val="clear" w:color="auto" w:fill="FFFFFF"/>
        </w:rPr>
        <w:t xml:space="preserve"> </w:t>
      </w:r>
      <w:r w:rsidR="00116CFF">
        <w:rPr>
          <w:color w:val="000000" w:themeColor="text1"/>
          <w:szCs w:val="22"/>
          <w:shd w:val="clear" w:color="auto" w:fill="FFFFFF"/>
        </w:rPr>
        <w:t xml:space="preserve">with an expert on GTPase enzymology, David Lambright, who is now included as an author on the manuscript. </w:t>
      </w:r>
      <w:r w:rsidR="00226FD4">
        <w:rPr>
          <w:color w:val="000000" w:themeColor="text1"/>
          <w:szCs w:val="22"/>
          <w:shd w:val="clear" w:color="auto" w:fill="FFFFFF"/>
        </w:rPr>
        <w:t>Additionally</w:t>
      </w:r>
      <w:r w:rsidR="00116CFF">
        <w:rPr>
          <w:color w:val="000000" w:themeColor="text1"/>
          <w:szCs w:val="22"/>
          <w:shd w:val="clear" w:color="auto" w:fill="FFFFFF"/>
        </w:rPr>
        <w:t>, to address reviewer</w:t>
      </w:r>
      <w:r w:rsidR="003F4D58">
        <w:rPr>
          <w:color w:val="000000" w:themeColor="text1"/>
          <w:szCs w:val="22"/>
          <w:shd w:val="clear" w:color="auto" w:fill="FFFFFF"/>
        </w:rPr>
        <w:t xml:space="preserve"> #2’s</w:t>
      </w:r>
      <w:r w:rsidR="00116CFF">
        <w:rPr>
          <w:color w:val="000000" w:themeColor="text1"/>
          <w:szCs w:val="22"/>
          <w:shd w:val="clear" w:color="auto" w:fill="FFFFFF"/>
        </w:rPr>
        <w:t xml:space="preserve"> point of “</w:t>
      </w:r>
      <w:r w:rsidR="00116CFF" w:rsidRPr="001C16D7">
        <w:rPr>
          <w:i/>
          <w:iCs/>
          <w:szCs w:val="22"/>
          <w:shd w:val="clear" w:color="auto" w:fill="FFFFFF"/>
        </w:rPr>
        <w:t>a more careful analysis of the enzyme kinetics data in the context of the entire cycle</w:t>
      </w:r>
      <w:r w:rsidR="00116CFF">
        <w:rPr>
          <w:color w:val="000000" w:themeColor="text1"/>
          <w:szCs w:val="22"/>
          <w:shd w:val="clear" w:color="auto" w:fill="FFFFFF"/>
        </w:rPr>
        <w:t xml:space="preserve">”, we added a discussion of assumptions </w:t>
      </w:r>
      <w:r w:rsidR="00116CFF">
        <w:rPr>
          <w:color w:val="000000" w:themeColor="text1"/>
          <w:szCs w:val="22"/>
        </w:rPr>
        <w:t xml:space="preserve">when using the estimated Michaelis-Menten parameters to describe the kinetics of the GTPase cycle and </w:t>
      </w:r>
      <w:r w:rsidR="00116CFF">
        <w:rPr>
          <w:color w:val="000000" w:themeColor="text1"/>
          <w:szCs w:val="22"/>
          <w:shd w:val="clear" w:color="auto" w:fill="FFFFFF"/>
        </w:rPr>
        <w:t xml:space="preserve">a section explaining that our conclusions are not dependent on the detailed individual steps </w:t>
      </w:r>
      <w:r w:rsidR="003173A5">
        <w:rPr>
          <w:color w:val="000000" w:themeColor="text1"/>
          <w:szCs w:val="22"/>
          <w:shd w:val="clear" w:color="auto" w:fill="FFFFFF"/>
        </w:rPr>
        <w:t>of each reaction</w:t>
      </w:r>
      <w:r w:rsidR="00116CFF">
        <w:rPr>
          <w:color w:val="000000" w:themeColor="text1"/>
          <w:szCs w:val="22"/>
          <w:shd w:val="clear" w:color="auto" w:fill="FFFFFF"/>
        </w:rPr>
        <w:t xml:space="preserve"> (</w:t>
      </w:r>
      <w:r w:rsidR="005023ED" w:rsidRPr="00E97835">
        <w:rPr>
          <w:b/>
          <w:bCs/>
          <w:color w:val="000000" w:themeColor="text1"/>
          <w:szCs w:val="22"/>
          <w:shd w:val="clear" w:color="auto" w:fill="FFFFFF"/>
        </w:rPr>
        <w:t>Supplementary File 1 Discussion</w:t>
      </w:r>
      <w:r w:rsidR="00116CFF">
        <w:rPr>
          <w:color w:val="000000" w:themeColor="text1"/>
          <w:szCs w:val="22"/>
          <w:shd w:val="clear" w:color="auto" w:fill="FFFFFF"/>
        </w:rPr>
        <w:t xml:space="preserve">). Rather, we follow the established formalism by </w:t>
      </w:r>
      <w:proofErr w:type="spellStart"/>
      <w:r w:rsidR="00116CFF">
        <w:rPr>
          <w:color w:val="000000" w:themeColor="text1"/>
          <w:szCs w:val="22"/>
          <w:shd w:val="clear" w:color="auto" w:fill="FFFFFF"/>
        </w:rPr>
        <w:t>Wittinghofer</w:t>
      </w:r>
      <w:proofErr w:type="spellEnd"/>
      <w:r w:rsidR="00116CFF">
        <w:rPr>
          <w:color w:val="000000" w:themeColor="text1"/>
          <w:szCs w:val="22"/>
          <w:shd w:val="clear" w:color="auto" w:fill="FFFFFF"/>
        </w:rPr>
        <w:t xml:space="preserve"> and colleagues</w:t>
      </w:r>
      <w:r w:rsidR="00DB5C18">
        <w:rPr>
          <w:color w:val="000000" w:themeColor="text1"/>
          <w:szCs w:val="22"/>
          <w:shd w:val="clear" w:color="auto" w:fill="FFFFFF"/>
        </w:rPr>
        <w:t xml:space="preserve"> (</w:t>
      </w:r>
      <w:proofErr w:type="spellStart"/>
      <w:r w:rsidR="00DB5C18">
        <w:rPr>
          <w:color w:val="000000" w:themeColor="text1"/>
          <w:szCs w:val="22"/>
          <w:shd w:val="clear" w:color="auto" w:fill="FFFFFF"/>
        </w:rPr>
        <w:t>Klebe</w:t>
      </w:r>
      <w:proofErr w:type="spellEnd"/>
      <w:r w:rsidR="00DB5C18">
        <w:rPr>
          <w:color w:val="000000" w:themeColor="text1"/>
          <w:szCs w:val="22"/>
          <w:shd w:val="clear" w:color="auto" w:fill="FFFFFF"/>
        </w:rPr>
        <w:t>, 1995)</w:t>
      </w:r>
      <w:r w:rsidR="00116CFF">
        <w:rPr>
          <w:color w:val="000000" w:themeColor="text1"/>
          <w:szCs w:val="22"/>
          <w:shd w:val="clear" w:color="auto" w:fill="FFFFFF"/>
        </w:rPr>
        <w:t>, and show that grouping the kinetic behavior of our mutants into three classes explains the observed genetical interaction</w:t>
      </w:r>
      <w:r w:rsidR="00116CFF" w:rsidRPr="00783D2B">
        <w:rPr>
          <w:color w:val="000000" w:themeColor="text1"/>
          <w:szCs w:val="22"/>
          <w:shd w:val="clear" w:color="auto" w:fill="FFFFFF"/>
        </w:rPr>
        <w:t xml:space="preserve"> data for a </w:t>
      </w:r>
      <w:r w:rsidR="00494302">
        <w:rPr>
          <w:color w:val="000000" w:themeColor="text1"/>
          <w:szCs w:val="22"/>
          <w:shd w:val="clear" w:color="auto" w:fill="FFFFFF"/>
        </w:rPr>
        <w:t>functionally</w:t>
      </w:r>
      <w:r w:rsidR="00494302" w:rsidRPr="00783D2B">
        <w:rPr>
          <w:color w:val="000000" w:themeColor="text1"/>
          <w:szCs w:val="22"/>
          <w:shd w:val="clear" w:color="auto" w:fill="FFFFFF"/>
        </w:rPr>
        <w:t xml:space="preserve"> </w:t>
      </w:r>
      <w:r w:rsidR="00116CFF" w:rsidRPr="00783D2B">
        <w:rPr>
          <w:color w:val="000000" w:themeColor="text1"/>
          <w:szCs w:val="22"/>
          <w:shd w:val="clear" w:color="auto" w:fill="FFFFFF"/>
        </w:rPr>
        <w:t xml:space="preserve">diverse set of </w:t>
      </w:r>
      <w:r w:rsidR="007A7B4B">
        <w:rPr>
          <w:color w:val="000000" w:themeColor="text1"/>
          <w:szCs w:val="22"/>
          <w:shd w:val="clear" w:color="auto" w:fill="FFFFFF"/>
        </w:rPr>
        <w:t xml:space="preserve">Gsp1 </w:t>
      </w:r>
      <w:r w:rsidR="00116CFF" w:rsidRPr="00783D2B">
        <w:rPr>
          <w:color w:val="000000" w:themeColor="text1"/>
          <w:szCs w:val="22"/>
          <w:shd w:val="clear" w:color="auto" w:fill="FFFFFF"/>
        </w:rPr>
        <w:t>point mutants</w:t>
      </w:r>
      <w:r w:rsidR="00116CFF">
        <w:rPr>
          <w:color w:val="000000" w:themeColor="text1"/>
          <w:szCs w:val="22"/>
          <w:shd w:val="clear" w:color="auto" w:fill="FFFFFF"/>
        </w:rPr>
        <w:t xml:space="preserve"> (</w:t>
      </w:r>
      <w:r w:rsidR="00116CFF" w:rsidRPr="00274AD0">
        <w:rPr>
          <w:b/>
          <w:color w:val="000000" w:themeColor="text1"/>
          <w:szCs w:val="22"/>
          <w:shd w:val="clear" w:color="auto" w:fill="FFFFFF"/>
        </w:rPr>
        <w:t xml:space="preserve">Fig. </w:t>
      </w:r>
      <w:r w:rsidR="00DB5C18" w:rsidRPr="00274AD0">
        <w:rPr>
          <w:b/>
          <w:color w:val="000000" w:themeColor="text1"/>
          <w:szCs w:val="22"/>
          <w:shd w:val="clear" w:color="auto" w:fill="FFFFFF"/>
        </w:rPr>
        <w:t>4a</w:t>
      </w:r>
      <w:r w:rsidR="00116CFF">
        <w:rPr>
          <w:color w:val="000000" w:themeColor="text1"/>
          <w:szCs w:val="22"/>
          <w:shd w:val="clear" w:color="auto" w:fill="FFFFFF"/>
        </w:rPr>
        <w:t>)</w:t>
      </w:r>
      <w:r w:rsidR="00116CFF" w:rsidRPr="00783D2B">
        <w:rPr>
          <w:color w:val="000000" w:themeColor="text1"/>
          <w:szCs w:val="22"/>
          <w:shd w:val="clear" w:color="auto" w:fill="FFFFFF"/>
        </w:rPr>
        <w:t>.</w:t>
      </w:r>
      <w:r w:rsidR="00116CFF" w:rsidRPr="00E52918">
        <w:rPr>
          <w:color w:val="000000" w:themeColor="text1"/>
          <w:szCs w:val="22"/>
          <w:shd w:val="clear" w:color="auto" w:fill="FFFFFF"/>
        </w:rPr>
        <w:t xml:space="preserve"> </w:t>
      </w:r>
      <w:r w:rsidR="00116CFF">
        <w:rPr>
          <w:color w:val="000000" w:themeColor="text1"/>
          <w:szCs w:val="22"/>
          <w:shd w:val="clear" w:color="auto" w:fill="FFFFFF"/>
        </w:rPr>
        <w:t>While we agree that</w:t>
      </w:r>
      <w:r w:rsidR="00DB5C18">
        <w:rPr>
          <w:color w:val="000000" w:themeColor="text1"/>
          <w:szCs w:val="22"/>
          <w:shd w:val="clear" w:color="auto" w:fill="FFFFFF"/>
        </w:rPr>
        <w:t xml:space="preserve"> effects of mutations on</w:t>
      </w:r>
      <w:r w:rsidR="00116CFF">
        <w:rPr>
          <w:color w:val="000000" w:themeColor="text1"/>
          <w:szCs w:val="22"/>
          <w:shd w:val="clear" w:color="auto" w:fill="FFFFFF"/>
        </w:rPr>
        <w:t xml:space="preserve"> the individual steps of each reaction</w:t>
      </w:r>
      <w:r w:rsidR="00135571">
        <w:rPr>
          <w:color w:val="000000" w:themeColor="text1"/>
          <w:szCs w:val="22"/>
          <w:shd w:val="clear" w:color="auto" w:fill="FFFFFF"/>
        </w:rPr>
        <w:t xml:space="preserve"> (</w:t>
      </w:r>
      <w:r w:rsidR="00116CFF">
        <w:rPr>
          <w:color w:val="000000" w:themeColor="text1"/>
          <w:szCs w:val="22"/>
          <w:shd w:val="clear" w:color="auto" w:fill="FFFFFF"/>
        </w:rPr>
        <w:t xml:space="preserve">such as </w:t>
      </w:r>
      <w:r w:rsidR="00DB5C18">
        <w:rPr>
          <w:color w:val="000000" w:themeColor="text1"/>
          <w:szCs w:val="22"/>
          <w:shd w:val="clear" w:color="auto" w:fill="FFFFFF"/>
        </w:rPr>
        <w:t>whether the rate of nucleotide exchange is decreased due to decreased association rate of the Gsp1:GDP:Srm1 ternary complex, or the decreased rate of nucleotide release from that ternary complex</w:t>
      </w:r>
      <w:r w:rsidR="00135571">
        <w:rPr>
          <w:color w:val="000000" w:themeColor="text1"/>
          <w:szCs w:val="22"/>
          <w:shd w:val="clear" w:color="auto" w:fill="FFFFFF"/>
        </w:rPr>
        <w:t>)</w:t>
      </w:r>
      <w:r w:rsidR="00116CFF">
        <w:rPr>
          <w:color w:val="000000" w:themeColor="text1"/>
          <w:szCs w:val="22"/>
          <w:shd w:val="clear" w:color="auto" w:fill="FFFFFF"/>
        </w:rPr>
        <w:t xml:space="preserve"> could be relevant, distinguishing these detailed effects at the level of cellular </w:t>
      </w:r>
      <w:r w:rsidR="0018123D">
        <w:rPr>
          <w:color w:val="000000" w:themeColor="text1"/>
          <w:szCs w:val="22"/>
          <w:shd w:val="clear" w:color="auto" w:fill="FFFFFF"/>
        </w:rPr>
        <w:t xml:space="preserve">functions </w:t>
      </w:r>
      <w:r w:rsidR="00116CFF">
        <w:rPr>
          <w:color w:val="000000" w:themeColor="text1"/>
          <w:szCs w:val="22"/>
          <w:shd w:val="clear" w:color="auto" w:fill="FFFFFF"/>
        </w:rPr>
        <w:t xml:space="preserve">is likely beyond the current precision of the systems-level data. We therefore believe a classification into kinetic groups independent of </w:t>
      </w:r>
      <w:r w:rsidR="00CC1F39">
        <w:rPr>
          <w:color w:val="000000" w:themeColor="text1"/>
          <w:szCs w:val="22"/>
          <w:shd w:val="clear" w:color="auto" w:fill="FFFFFF"/>
        </w:rPr>
        <w:t>further</w:t>
      </w:r>
      <w:r w:rsidR="00135571">
        <w:rPr>
          <w:color w:val="000000" w:themeColor="text1"/>
          <w:szCs w:val="22"/>
          <w:shd w:val="clear" w:color="auto" w:fill="FFFFFF"/>
        </w:rPr>
        <w:t xml:space="preserve"> </w:t>
      </w:r>
      <w:r w:rsidR="00116CFF">
        <w:rPr>
          <w:color w:val="000000" w:themeColor="text1"/>
          <w:szCs w:val="22"/>
          <w:shd w:val="clear" w:color="auto" w:fill="FFFFFF"/>
        </w:rPr>
        <w:t>detailed differences provides a more robust interpretation of the data.</w:t>
      </w:r>
    </w:p>
    <w:p w14:paraId="0AB3AFB6" w14:textId="6FED37DF" w:rsidR="00431F49" w:rsidRPr="00BD7784" w:rsidRDefault="003866C6" w:rsidP="008F7093">
      <w:pPr>
        <w:spacing w:line="264" w:lineRule="auto"/>
        <w:rPr>
          <w:color w:val="000000" w:themeColor="text1"/>
          <w:szCs w:val="22"/>
          <w:shd w:val="clear" w:color="auto" w:fill="FFFFFF"/>
        </w:rPr>
      </w:pPr>
      <w:r>
        <w:rPr>
          <w:color w:val="000000" w:themeColor="text1"/>
          <w:szCs w:val="22"/>
          <w:shd w:val="clear" w:color="auto" w:fill="FFFFFF"/>
        </w:rPr>
        <w:t xml:space="preserve">We </w:t>
      </w:r>
      <w:r w:rsidR="006949F0">
        <w:rPr>
          <w:color w:val="000000" w:themeColor="text1"/>
          <w:szCs w:val="22"/>
          <w:shd w:val="clear" w:color="auto" w:fill="FFFFFF"/>
        </w:rPr>
        <w:t xml:space="preserve">have also </w:t>
      </w:r>
      <w:r w:rsidR="00D706BB">
        <w:rPr>
          <w:color w:val="000000" w:themeColor="text1"/>
          <w:szCs w:val="22"/>
          <w:shd w:val="clear" w:color="auto" w:fill="FFFFFF"/>
        </w:rPr>
        <w:t xml:space="preserve">reworked the </w:t>
      </w:r>
      <w:r w:rsidR="00DD02FB">
        <w:rPr>
          <w:color w:val="000000" w:themeColor="text1"/>
          <w:szCs w:val="22"/>
          <w:shd w:val="clear" w:color="auto" w:fill="FFFFFF"/>
        </w:rPr>
        <w:t xml:space="preserve">representation and analysis of the AP-MS data </w:t>
      </w:r>
      <w:r w:rsidR="00FD4A41">
        <w:rPr>
          <w:color w:val="000000" w:themeColor="text1"/>
          <w:szCs w:val="22"/>
          <w:shd w:val="clear" w:color="auto" w:fill="FFFFFF"/>
        </w:rPr>
        <w:t>on</w:t>
      </w:r>
      <w:r w:rsidR="001E66C2">
        <w:rPr>
          <w:color w:val="000000" w:themeColor="text1"/>
          <w:szCs w:val="22"/>
          <w:shd w:val="clear" w:color="auto" w:fill="FFFFFF"/>
        </w:rPr>
        <w:t xml:space="preserve"> changes in physical interactions in response to mutations, as </w:t>
      </w:r>
      <w:r w:rsidR="004A3BF6">
        <w:rPr>
          <w:color w:val="000000" w:themeColor="text1"/>
          <w:szCs w:val="22"/>
          <w:shd w:val="clear" w:color="auto" w:fill="FFFFFF"/>
        </w:rPr>
        <w:t xml:space="preserve">commented on by </w:t>
      </w:r>
      <w:r w:rsidR="003A1ADF">
        <w:rPr>
          <w:color w:val="000000" w:themeColor="text1"/>
          <w:szCs w:val="22"/>
          <w:shd w:val="clear" w:color="auto" w:fill="FFFFFF"/>
        </w:rPr>
        <w:t xml:space="preserve">all three reviewers. We hope that </w:t>
      </w:r>
      <w:r w:rsidR="00E14568">
        <w:rPr>
          <w:color w:val="000000" w:themeColor="text1"/>
          <w:szCs w:val="22"/>
          <w:shd w:val="clear" w:color="auto" w:fill="FFFFFF"/>
        </w:rPr>
        <w:t>th</w:t>
      </w:r>
      <w:r w:rsidR="00CA351C">
        <w:rPr>
          <w:color w:val="000000" w:themeColor="text1"/>
          <w:szCs w:val="22"/>
          <w:shd w:val="clear" w:color="auto" w:fill="FFFFFF"/>
        </w:rPr>
        <w:t xml:space="preserve">e new </w:t>
      </w:r>
      <w:r w:rsidR="00904B31" w:rsidRPr="00904B31">
        <w:rPr>
          <w:b/>
          <w:color w:val="000000" w:themeColor="text1"/>
          <w:szCs w:val="22"/>
          <w:shd w:val="clear" w:color="auto" w:fill="FFFFFF"/>
        </w:rPr>
        <w:t xml:space="preserve">Fig. </w:t>
      </w:r>
      <w:r w:rsidR="000709CD" w:rsidRPr="00904B31">
        <w:rPr>
          <w:b/>
          <w:color w:val="000000" w:themeColor="text1"/>
          <w:szCs w:val="22"/>
          <w:shd w:val="clear" w:color="auto" w:fill="FFFFFF"/>
        </w:rPr>
        <w:t>2</w:t>
      </w:r>
      <w:r w:rsidR="000709CD">
        <w:rPr>
          <w:color w:val="000000" w:themeColor="text1"/>
          <w:szCs w:val="22"/>
          <w:shd w:val="clear" w:color="auto" w:fill="FFFFFF"/>
        </w:rPr>
        <w:t xml:space="preserve"> and text </w:t>
      </w:r>
      <w:r w:rsidR="00911B02">
        <w:rPr>
          <w:color w:val="000000" w:themeColor="text1"/>
          <w:szCs w:val="22"/>
          <w:shd w:val="clear" w:color="auto" w:fill="FFFFFF"/>
        </w:rPr>
        <w:t>clarify that</w:t>
      </w:r>
      <w:r w:rsidR="001315A3">
        <w:rPr>
          <w:color w:val="000000" w:themeColor="text1"/>
          <w:szCs w:val="22"/>
          <w:shd w:val="clear" w:color="auto" w:fill="FFFFFF"/>
        </w:rPr>
        <w:t>:</w:t>
      </w:r>
      <w:r w:rsidR="00911B02">
        <w:rPr>
          <w:color w:val="000000" w:themeColor="text1"/>
          <w:szCs w:val="22"/>
          <w:shd w:val="clear" w:color="auto" w:fill="FFFFFF"/>
        </w:rPr>
        <w:t xml:space="preserve"> (</w:t>
      </w:r>
      <w:proofErr w:type="spellStart"/>
      <w:r w:rsidR="00911B02">
        <w:rPr>
          <w:color w:val="000000" w:themeColor="text1"/>
          <w:szCs w:val="22"/>
          <w:shd w:val="clear" w:color="auto" w:fill="FFFFFF"/>
        </w:rPr>
        <w:t>i</w:t>
      </w:r>
      <w:proofErr w:type="spellEnd"/>
      <w:r w:rsidR="00911B02">
        <w:rPr>
          <w:color w:val="000000" w:themeColor="text1"/>
          <w:szCs w:val="22"/>
          <w:shd w:val="clear" w:color="auto" w:fill="FFFFFF"/>
        </w:rPr>
        <w:t>)</w:t>
      </w:r>
      <w:r w:rsidR="0094720D">
        <w:rPr>
          <w:color w:val="000000" w:themeColor="text1"/>
          <w:szCs w:val="22"/>
          <w:shd w:val="clear" w:color="auto" w:fill="FFFFFF"/>
        </w:rPr>
        <w:t xml:space="preserve"> </w:t>
      </w:r>
      <w:r w:rsidR="002C3813">
        <w:rPr>
          <w:color w:val="000000" w:themeColor="text1"/>
          <w:szCs w:val="22"/>
          <w:shd w:val="clear" w:color="auto" w:fill="FFFFFF"/>
        </w:rPr>
        <w:t>o</w:t>
      </w:r>
      <w:r w:rsidR="00431F49" w:rsidRPr="0043289A">
        <w:rPr>
          <w:color w:val="000000" w:themeColor="text1"/>
          <w:szCs w:val="22"/>
          <w:shd w:val="clear" w:color="auto" w:fill="FFFFFF"/>
        </w:rPr>
        <w:t>verall man</w:t>
      </w:r>
      <w:r w:rsidR="00431F49">
        <w:rPr>
          <w:color w:val="000000" w:themeColor="text1"/>
          <w:szCs w:val="22"/>
          <w:shd w:val="clear" w:color="auto" w:fill="FFFFFF"/>
        </w:rPr>
        <w:t>y (</w:t>
      </w:r>
      <w:r w:rsidR="00431F49" w:rsidRPr="0043289A">
        <w:rPr>
          <w:color w:val="000000" w:themeColor="text1"/>
          <w:szCs w:val="22"/>
          <w:shd w:val="clear" w:color="auto" w:fill="FFFFFF"/>
        </w:rPr>
        <w:t>but not all</w:t>
      </w:r>
      <w:r w:rsidR="00431F49">
        <w:rPr>
          <w:color w:val="000000" w:themeColor="text1"/>
          <w:szCs w:val="22"/>
          <w:shd w:val="clear" w:color="auto" w:fill="FFFFFF"/>
        </w:rPr>
        <w:t>)</w:t>
      </w:r>
      <w:r w:rsidR="00431F49" w:rsidRPr="0043289A">
        <w:rPr>
          <w:color w:val="000000" w:themeColor="text1"/>
          <w:szCs w:val="22"/>
          <w:shd w:val="clear" w:color="auto" w:fill="FFFFFF"/>
        </w:rPr>
        <w:t xml:space="preserve"> of the mutations affect the targeted interactions based on complex structures (new </w:t>
      </w:r>
      <w:r w:rsidR="00431F49" w:rsidRPr="00274AD0">
        <w:rPr>
          <w:b/>
          <w:color w:val="000000" w:themeColor="text1"/>
          <w:szCs w:val="22"/>
          <w:highlight w:val="yellow"/>
          <w:shd w:val="clear" w:color="auto" w:fill="FFFFFF"/>
        </w:rPr>
        <w:t>Fig. 2a</w:t>
      </w:r>
      <w:r w:rsidR="00431F49" w:rsidRPr="0043289A">
        <w:rPr>
          <w:color w:val="000000" w:themeColor="text1"/>
          <w:szCs w:val="22"/>
          <w:highlight w:val="yellow"/>
          <w:shd w:val="clear" w:color="auto" w:fill="FFFFFF"/>
        </w:rPr>
        <w:t>, left distribution</w:t>
      </w:r>
      <w:r w:rsidR="007A3071">
        <w:rPr>
          <w:color w:val="000000" w:themeColor="text1"/>
          <w:szCs w:val="22"/>
          <w:highlight w:val="yellow"/>
          <w:shd w:val="clear" w:color="auto" w:fill="FFFFFF"/>
        </w:rPr>
        <w:t xml:space="preserve">, fold-change in abundance of </w:t>
      </w:r>
      <w:r w:rsidR="00346086">
        <w:rPr>
          <w:color w:val="000000" w:themeColor="text1"/>
          <w:szCs w:val="22"/>
          <w:highlight w:val="yellow"/>
          <w:shd w:val="clear" w:color="auto" w:fill="FFFFFF"/>
        </w:rPr>
        <w:t xml:space="preserve">direct interaction </w:t>
      </w:r>
      <w:r w:rsidR="007A3071">
        <w:rPr>
          <w:color w:val="000000" w:themeColor="text1"/>
          <w:szCs w:val="22"/>
          <w:highlight w:val="yellow"/>
          <w:shd w:val="clear" w:color="auto" w:fill="FFFFFF"/>
        </w:rPr>
        <w:t xml:space="preserve">partners </w:t>
      </w:r>
      <w:r w:rsidR="00494332">
        <w:rPr>
          <w:color w:val="000000" w:themeColor="text1"/>
          <w:szCs w:val="22"/>
          <w:highlight w:val="yellow"/>
          <w:shd w:val="clear" w:color="auto" w:fill="FFFFFF"/>
        </w:rPr>
        <w:t xml:space="preserve">overall </w:t>
      </w:r>
      <w:r w:rsidR="007A3071">
        <w:rPr>
          <w:color w:val="000000" w:themeColor="text1"/>
          <w:szCs w:val="22"/>
          <w:highlight w:val="yellow"/>
          <w:shd w:val="clear" w:color="auto" w:fill="FFFFFF"/>
        </w:rPr>
        <w:t xml:space="preserve">shifted to negative </w:t>
      </w:r>
      <w:r w:rsidR="00D70968">
        <w:rPr>
          <w:color w:val="000000" w:themeColor="text1"/>
          <w:szCs w:val="22"/>
          <w:highlight w:val="yellow"/>
          <w:shd w:val="clear" w:color="auto" w:fill="FFFFFF"/>
        </w:rPr>
        <w:t>values</w:t>
      </w:r>
      <w:r w:rsidR="00431F49" w:rsidRPr="0043289A">
        <w:rPr>
          <w:color w:val="000000" w:themeColor="text1"/>
          <w:szCs w:val="22"/>
          <w:shd w:val="clear" w:color="auto" w:fill="FFFFFF"/>
        </w:rPr>
        <w:t xml:space="preserve">), </w:t>
      </w:r>
      <w:r w:rsidR="0013058D">
        <w:rPr>
          <w:color w:val="000000" w:themeColor="text1"/>
          <w:szCs w:val="22"/>
          <w:shd w:val="clear" w:color="auto" w:fill="FFFFFF"/>
        </w:rPr>
        <w:t xml:space="preserve">but (ii) </w:t>
      </w:r>
      <w:r w:rsidR="00431F49" w:rsidRPr="0043289A">
        <w:rPr>
          <w:color w:val="000000" w:themeColor="text1"/>
          <w:szCs w:val="22"/>
          <w:shd w:val="clear" w:color="auto" w:fill="FFFFFF"/>
        </w:rPr>
        <w:t xml:space="preserve">the AP-MS data also indicate widespread rewiring of </w:t>
      </w:r>
      <w:r w:rsidR="003A1A1D">
        <w:rPr>
          <w:color w:val="000000" w:themeColor="text1"/>
          <w:szCs w:val="22"/>
          <w:shd w:val="clear" w:color="auto" w:fill="FFFFFF"/>
        </w:rPr>
        <w:t xml:space="preserve">other </w:t>
      </w:r>
      <w:r w:rsidR="00431F49" w:rsidRPr="0043289A">
        <w:rPr>
          <w:color w:val="000000" w:themeColor="text1"/>
          <w:szCs w:val="22"/>
          <w:shd w:val="clear" w:color="auto" w:fill="FFFFFF"/>
        </w:rPr>
        <w:t>protein-protein interactions (</w:t>
      </w:r>
      <w:r w:rsidR="00431F49" w:rsidRPr="00274AD0">
        <w:rPr>
          <w:b/>
          <w:color w:val="000000" w:themeColor="text1"/>
          <w:szCs w:val="22"/>
          <w:highlight w:val="yellow"/>
          <w:shd w:val="clear" w:color="auto" w:fill="FFFFFF"/>
        </w:rPr>
        <w:t>Fig. 2a</w:t>
      </w:r>
      <w:r w:rsidR="00431F49" w:rsidRPr="0043289A">
        <w:rPr>
          <w:color w:val="000000" w:themeColor="text1"/>
          <w:szCs w:val="22"/>
          <w:highlight w:val="yellow"/>
          <w:shd w:val="clear" w:color="auto" w:fill="FFFFFF"/>
        </w:rPr>
        <w:t>, right distribution</w:t>
      </w:r>
      <w:r w:rsidR="0081499A">
        <w:rPr>
          <w:color w:val="000000" w:themeColor="text1"/>
          <w:szCs w:val="22"/>
          <w:highlight w:val="yellow"/>
          <w:shd w:val="clear" w:color="auto" w:fill="FFFFFF"/>
        </w:rPr>
        <w:t xml:space="preserve">, </w:t>
      </w:r>
      <w:r w:rsidR="00966DDB">
        <w:rPr>
          <w:color w:val="000000" w:themeColor="text1"/>
          <w:szCs w:val="22"/>
          <w:highlight w:val="yellow"/>
          <w:shd w:val="clear" w:color="auto" w:fill="FFFFFF"/>
        </w:rPr>
        <w:t>significant</w:t>
      </w:r>
      <w:r w:rsidR="0081499A">
        <w:rPr>
          <w:color w:val="000000" w:themeColor="text1"/>
          <w:szCs w:val="22"/>
          <w:highlight w:val="yellow"/>
          <w:shd w:val="clear" w:color="auto" w:fill="FFFFFF"/>
        </w:rPr>
        <w:t xml:space="preserve"> abundance fold-change</w:t>
      </w:r>
      <w:r w:rsidR="00A41AD7">
        <w:rPr>
          <w:color w:val="000000" w:themeColor="text1"/>
          <w:szCs w:val="22"/>
          <w:highlight w:val="yellow"/>
          <w:shd w:val="clear" w:color="auto" w:fill="FFFFFF"/>
        </w:rPr>
        <w:t>s in both directions</w:t>
      </w:r>
      <w:r w:rsidR="00431F49" w:rsidRPr="0043289A">
        <w:rPr>
          <w:color w:val="000000" w:themeColor="text1"/>
          <w:szCs w:val="22"/>
          <w:highlight w:val="yellow"/>
          <w:shd w:val="clear" w:color="auto" w:fill="FFFFFF"/>
        </w:rPr>
        <w:t>)</w:t>
      </w:r>
      <w:r w:rsidR="00431F49">
        <w:rPr>
          <w:color w:val="000000" w:themeColor="text1"/>
          <w:szCs w:val="22"/>
          <w:shd w:val="clear" w:color="auto" w:fill="FFFFFF"/>
        </w:rPr>
        <w:t xml:space="preserve">. </w:t>
      </w:r>
      <w:r w:rsidR="00C505AA">
        <w:rPr>
          <w:color w:val="000000" w:themeColor="text1"/>
          <w:szCs w:val="22"/>
          <w:shd w:val="clear" w:color="auto" w:fill="FFFFFF"/>
        </w:rPr>
        <w:t>Taken together</w:t>
      </w:r>
      <w:r w:rsidR="00431F49">
        <w:rPr>
          <w:color w:val="000000" w:themeColor="text1"/>
          <w:szCs w:val="22"/>
          <w:shd w:val="clear" w:color="auto" w:fill="FFFFFF"/>
        </w:rPr>
        <w:t>, t</w:t>
      </w:r>
      <w:r w:rsidR="00431F49" w:rsidRPr="00BD7784">
        <w:rPr>
          <w:color w:val="000000" w:themeColor="text1"/>
          <w:szCs w:val="22"/>
          <w:shd w:val="clear" w:color="auto" w:fill="FFFFFF"/>
        </w:rPr>
        <w:t xml:space="preserve">he functional consequences of the mutations in the </w:t>
      </w:r>
      <w:r w:rsidR="008A695F">
        <w:rPr>
          <w:color w:val="000000" w:themeColor="text1"/>
          <w:szCs w:val="22"/>
          <w:shd w:val="clear" w:color="auto" w:fill="FFFFFF"/>
        </w:rPr>
        <w:t>unbiased gene</w:t>
      </w:r>
      <w:r w:rsidR="00351022">
        <w:rPr>
          <w:color w:val="000000" w:themeColor="text1"/>
          <w:szCs w:val="22"/>
          <w:shd w:val="clear" w:color="auto" w:fill="FFFFFF"/>
        </w:rPr>
        <w:t xml:space="preserve">tic interaction </w:t>
      </w:r>
      <w:r w:rsidR="00431F49" w:rsidRPr="00BD7784">
        <w:rPr>
          <w:color w:val="000000" w:themeColor="text1"/>
          <w:szCs w:val="22"/>
          <w:shd w:val="clear" w:color="auto" w:fill="FFFFFF"/>
        </w:rPr>
        <w:t xml:space="preserve">data </w:t>
      </w:r>
      <w:r w:rsidR="00F14CCE">
        <w:rPr>
          <w:color w:val="000000" w:themeColor="text1"/>
          <w:szCs w:val="22"/>
          <w:shd w:val="clear" w:color="auto" w:fill="FFFFFF"/>
        </w:rPr>
        <w:t xml:space="preserve">and the AP-MS proteomics </w:t>
      </w:r>
      <w:r w:rsidR="00431F49" w:rsidRPr="00BD7784">
        <w:rPr>
          <w:color w:val="000000" w:themeColor="text1"/>
          <w:szCs w:val="22"/>
          <w:shd w:val="clear" w:color="auto" w:fill="FFFFFF"/>
        </w:rPr>
        <w:t xml:space="preserve">are better explained by </w:t>
      </w:r>
      <w:r w:rsidR="00F226BB">
        <w:rPr>
          <w:color w:val="000000" w:themeColor="text1"/>
          <w:szCs w:val="22"/>
          <w:shd w:val="clear" w:color="auto" w:fill="FFFFFF"/>
        </w:rPr>
        <w:t xml:space="preserve">the mutational </w:t>
      </w:r>
      <w:r w:rsidR="00320267">
        <w:rPr>
          <w:color w:val="000000" w:themeColor="text1"/>
          <w:szCs w:val="22"/>
          <w:shd w:val="clear" w:color="auto" w:fill="FFFFFF"/>
        </w:rPr>
        <w:t xml:space="preserve">effects on the kinetics of </w:t>
      </w:r>
      <w:r w:rsidR="0088005A">
        <w:rPr>
          <w:color w:val="000000" w:themeColor="text1"/>
          <w:szCs w:val="22"/>
          <w:shd w:val="clear" w:color="auto" w:fill="FFFFFF"/>
        </w:rPr>
        <w:t>switching</w:t>
      </w:r>
      <w:r w:rsidR="00431F49" w:rsidRPr="00BD7784">
        <w:rPr>
          <w:color w:val="000000" w:themeColor="text1"/>
          <w:szCs w:val="22"/>
          <w:shd w:val="clear" w:color="auto" w:fill="FFFFFF"/>
        </w:rPr>
        <w:t xml:space="preserve"> (new </w:t>
      </w:r>
      <w:r w:rsidR="00431F49" w:rsidRPr="00274AD0">
        <w:rPr>
          <w:b/>
          <w:color w:val="000000" w:themeColor="text1"/>
          <w:szCs w:val="22"/>
          <w:shd w:val="clear" w:color="auto" w:fill="FFFFFF"/>
        </w:rPr>
        <w:t xml:space="preserve">Fig. </w:t>
      </w:r>
      <w:r w:rsidR="00431F49" w:rsidRPr="00274AD0">
        <w:rPr>
          <w:b/>
          <w:color w:val="000000" w:themeColor="text1"/>
          <w:szCs w:val="22"/>
          <w:highlight w:val="yellow"/>
          <w:shd w:val="clear" w:color="auto" w:fill="FFFFFF"/>
        </w:rPr>
        <w:t>4</w:t>
      </w:r>
      <w:r w:rsidR="001A285A" w:rsidRPr="00274AD0">
        <w:rPr>
          <w:b/>
          <w:color w:val="000000" w:themeColor="text1"/>
          <w:szCs w:val="22"/>
          <w:highlight w:val="yellow"/>
          <w:shd w:val="clear" w:color="auto" w:fill="FFFFFF"/>
        </w:rPr>
        <w:t>b</w:t>
      </w:r>
      <w:r w:rsidR="00431F49" w:rsidRPr="00BD7784">
        <w:rPr>
          <w:color w:val="000000" w:themeColor="text1"/>
          <w:szCs w:val="22"/>
          <w:shd w:val="clear" w:color="auto" w:fill="FFFFFF"/>
        </w:rPr>
        <w:t xml:space="preserve">) than </w:t>
      </w:r>
      <w:r w:rsidR="00717F5A">
        <w:rPr>
          <w:color w:val="000000" w:themeColor="text1"/>
          <w:szCs w:val="22"/>
          <w:shd w:val="clear" w:color="auto" w:fill="FFFFFF"/>
        </w:rPr>
        <w:t xml:space="preserve">by </w:t>
      </w:r>
      <w:r w:rsidR="00431F49" w:rsidRPr="00BD7784">
        <w:rPr>
          <w:color w:val="000000" w:themeColor="text1"/>
          <w:szCs w:val="22"/>
          <w:shd w:val="clear" w:color="auto" w:fill="FFFFFF"/>
        </w:rPr>
        <w:t xml:space="preserve">effects </w:t>
      </w:r>
      <w:r w:rsidR="00B13D23">
        <w:rPr>
          <w:color w:val="000000" w:themeColor="text1"/>
          <w:szCs w:val="22"/>
          <w:shd w:val="clear" w:color="auto" w:fill="FFFFFF"/>
        </w:rPr>
        <w:t>on</w:t>
      </w:r>
      <w:r w:rsidR="00431F49" w:rsidRPr="00BD7784">
        <w:rPr>
          <w:color w:val="000000" w:themeColor="text1"/>
          <w:szCs w:val="22"/>
          <w:shd w:val="clear" w:color="auto" w:fill="FFFFFF"/>
        </w:rPr>
        <w:t xml:space="preserve"> </w:t>
      </w:r>
      <w:r w:rsidR="00B83790">
        <w:rPr>
          <w:color w:val="000000" w:themeColor="text1"/>
          <w:szCs w:val="22"/>
          <w:shd w:val="clear" w:color="auto" w:fill="FFFFFF"/>
        </w:rPr>
        <w:t>individual</w:t>
      </w:r>
      <w:r w:rsidR="00431F49" w:rsidRPr="00BD7784">
        <w:rPr>
          <w:color w:val="000000" w:themeColor="text1"/>
          <w:szCs w:val="22"/>
          <w:shd w:val="clear" w:color="auto" w:fill="FFFFFF"/>
        </w:rPr>
        <w:t xml:space="preserve"> targeted physical interaction interfaces (</w:t>
      </w:r>
      <w:r w:rsidR="00431F49" w:rsidRPr="00274AD0">
        <w:rPr>
          <w:b/>
          <w:color w:val="000000" w:themeColor="text1"/>
          <w:szCs w:val="22"/>
          <w:highlight w:val="yellow"/>
          <w:shd w:val="clear" w:color="auto" w:fill="FFFFFF"/>
        </w:rPr>
        <w:t>Fig. 1g</w:t>
      </w:r>
      <w:r w:rsidR="00431F49" w:rsidRPr="00BD7784">
        <w:rPr>
          <w:color w:val="000000" w:themeColor="text1"/>
          <w:szCs w:val="22"/>
          <w:shd w:val="clear" w:color="auto" w:fill="FFFFFF"/>
        </w:rPr>
        <w:t>).</w:t>
      </w:r>
    </w:p>
    <w:p w14:paraId="74C65557" w14:textId="679CC98F" w:rsidR="002C51EF" w:rsidRDefault="002C51EF" w:rsidP="008F7093">
      <w:pPr>
        <w:spacing w:after="0" w:line="264" w:lineRule="auto"/>
        <w:rPr>
          <w:color w:val="000000" w:themeColor="text1"/>
          <w:szCs w:val="22"/>
          <w:shd w:val="clear" w:color="auto" w:fill="FFFFFF"/>
        </w:rPr>
      </w:pPr>
      <w:r w:rsidRPr="00E94846">
        <w:rPr>
          <w:b/>
          <w:color w:val="000000" w:themeColor="text1"/>
          <w:szCs w:val="22"/>
          <w:shd w:val="clear" w:color="auto" w:fill="FFFFFF"/>
        </w:rPr>
        <w:t>Fig. 2a</w:t>
      </w:r>
      <w:r>
        <w:rPr>
          <w:color w:val="000000" w:themeColor="text1"/>
          <w:szCs w:val="22"/>
          <w:shd w:val="clear" w:color="auto" w:fill="FFFFFF"/>
        </w:rPr>
        <w:t>: targeted interfaces are affected, on average</w:t>
      </w:r>
      <w:r w:rsidR="00B3580B">
        <w:rPr>
          <w:color w:val="000000" w:themeColor="text1"/>
          <w:szCs w:val="22"/>
          <w:shd w:val="clear" w:color="auto" w:fill="FFFFFF"/>
        </w:rPr>
        <w:t xml:space="preserve"> (left)</w:t>
      </w:r>
      <w:r>
        <w:rPr>
          <w:color w:val="000000" w:themeColor="text1"/>
          <w:szCs w:val="22"/>
          <w:shd w:val="clear" w:color="auto" w:fill="FFFFFF"/>
        </w:rPr>
        <w:t xml:space="preserve">, but many other interactions are </w:t>
      </w:r>
      <w:r w:rsidR="006D14E0">
        <w:rPr>
          <w:color w:val="000000" w:themeColor="text1"/>
          <w:szCs w:val="22"/>
          <w:shd w:val="clear" w:color="auto" w:fill="FFFFFF"/>
        </w:rPr>
        <w:t>altered</w:t>
      </w:r>
      <w:r w:rsidR="00EF6F04">
        <w:rPr>
          <w:color w:val="000000" w:themeColor="text1"/>
          <w:szCs w:val="22"/>
          <w:shd w:val="clear" w:color="auto" w:fill="FFFFFF"/>
        </w:rPr>
        <w:t xml:space="preserve"> </w:t>
      </w:r>
      <w:r>
        <w:rPr>
          <w:color w:val="000000" w:themeColor="text1"/>
          <w:szCs w:val="22"/>
          <w:shd w:val="clear" w:color="auto" w:fill="FFFFFF"/>
        </w:rPr>
        <w:t>as well</w:t>
      </w:r>
      <w:r w:rsidR="00D5169A">
        <w:rPr>
          <w:color w:val="000000" w:themeColor="text1"/>
          <w:szCs w:val="22"/>
          <w:shd w:val="clear" w:color="auto" w:fill="FFFFFF"/>
        </w:rPr>
        <w:t xml:space="preserve"> (right)</w:t>
      </w:r>
    </w:p>
    <w:p w14:paraId="2EBEB842" w14:textId="77777777" w:rsidR="008547B1" w:rsidRDefault="008547B1" w:rsidP="008F7093">
      <w:pPr>
        <w:spacing w:after="0" w:line="264" w:lineRule="auto"/>
        <w:rPr>
          <w:color w:val="000000" w:themeColor="text1"/>
          <w:szCs w:val="22"/>
          <w:shd w:val="clear" w:color="auto" w:fill="FFFFFF"/>
        </w:rPr>
      </w:pPr>
      <w:r w:rsidRPr="00E94846">
        <w:rPr>
          <w:b/>
          <w:color w:val="000000" w:themeColor="text1"/>
          <w:szCs w:val="22"/>
          <w:shd w:val="clear" w:color="auto" w:fill="FFFFFF"/>
        </w:rPr>
        <w:t>Fig. 1g</w:t>
      </w:r>
      <w:r>
        <w:rPr>
          <w:color w:val="000000" w:themeColor="text1"/>
          <w:szCs w:val="22"/>
          <w:shd w:val="clear" w:color="auto" w:fill="FFFFFF"/>
        </w:rPr>
        <w:t>: functional effects of Gsp1 mutations do not group by interface location of the mutation</w:t>
      </w:r>
    </w:p>
    <w:p w14:paraId="1F2BA75D" w14:textId="36D95085" w:rsidR="00B0479C" w:rsidRDefault="00CA6E3C" w:rsidP="008F7093">
      <w:pPr>
        <w:spacing w:after="0" w:line="264" w:lineRule="auto"/>
        <w:rPr>
          <w:color w:val="000000" w:themeColor="text1"/>
          <w:szCs w:val="22"/>
          <w:shd w:val="clear" w:color="auto" w:fill="FFFFFF"/>
        </w:rPr>
      </w:pPr>
      <w:commentRangeStart w:id="0"/>
      <w:commentRangeStart w:id="1"/>
      <w:commentRangeStart w:id="2"/>
      <w:r w:rsidRPr="00E94846">
        <w:rPr>
          <w:b/>
          <w:color w:val="000000" w:themeColor="text1"/>
          <w:szCs w:val="22"/>
          <w:shd w:val="clear" w:color="auto" w:fill="FFFFFF"/>
        </w:rPr>
        <w:t xml:space="preserve">Fig. </w:t>
      </w:r>
      <w:r w:rsidR="008547B1" w:rsidRPr="00E94846">
        <w:rPr>
          <w:b/>
          <w:color w:val="000000" w:themeColor="text1"/>
          <w:szCs w:val="22"/>
          <w:shd w:val="clear" w:color="auto" w:fill="FFFFFF"/>
        </w:rPr>
        <w:t>4</w:t>
      </w:r>
      <w:r w:rsidRPr="00E94846">
        <w:rPr>
          <w:b/>
          <w:color w:val="000000" w:themeColor="text1"/>
          <w:szCs w:val="22"/>
          <w:shd w:val="clear" w:color="auto" w:fill="FFFFFF"/>
        </w:rPr>
        <w:t>b</w:t>
      </w:r>
      <w:r w:rsidR="002C51EF">
        <w:rPr>
          <w:color w:val="000000" w:themeColor="text1"/>
          <w:szCs w:val="22"/>
          <w:shd w:val="clear" w:color="auto" w:fill="FFFFFF"/>
        </w:rPr>
        <w:t xml:space="preserve">: </w:t>
      </w:r>
      <w:r w:rsidR="009E2BEF">
        <w:rPr>
          <w:color w:val="000000" w:themeColor="text1"/>
          <w:szCs w:val="22"/>
          <w:shd w:val="clear" w:color="auto" w:fill="FFFFFF"/>
        </w:rPr>
        <w:t>functional effects of Gsp1 mutations group by kinetic behavior of the mutant</w:t>
      </w:r>
      <w:r w:rsidR="00CF3173">
        <w:rPr>
          <w:color w:val="000000" w:themeColor="text1"/>
          <w:szCs w:val="22"/>
          <w:shd w:val="clear" w:color="auto" w:fill="FFFFFF"/>
        </w:rPr>
        <w:t xml:space="preserve"> (</w:t>
      </w:r>
      <w:r w:rsidR="009102E0">
        <w:rPr>
          <w:color w:val="000000" w:themeColor="text1"/>
          <w:szCs w:val="22"/>
          <w:shd w:val="clear" w:color="auto" w:fill="FFFFFF"/>
        </w:rPr>
        <w:t>kinetics</w:t>
      </w:r>
      <w:r w:rsidR="00CF3173">
        <w:rPr>
          <w:color w:val="000000" w:themeColor="text1"/>
          <w:szCs w:val="22"/>
          <w:shd w:val="clear" w:color="auto" w:fill="FFFFFF"/>
        </w:rPr>
        <w:t xml:space="preserve"> groups</w:t>
      </w:r>
      <w:r w:rsidR="001F64E8">
        <w:rPr>
          <w:color w:val="000000" w:themeColor="text1"/>
          <w:szCs w:val="22"/>
          <w:shd w:val="clear" w:color="auto" w:fill="FFFFFF"/>
        </w:rPr>
        <w:t xml:space="preserve"> I, II, II shown</w:t>
      </w:r>
      <w:r w:rsidR="009102E0">
        <w:rPr>
          <w:color w:val="000000" w:themeColor="text1"/>
          <w:szCs w:val="22"/>
          <w:shd w:val="clear" w:color="auto" w:fill="FFFFFF"/>
        </w:rPr>
        <w:t xml:space="preserve"> in</w:t>
      </w:r>
      <w:r w:rsidR="004E5FAE">
        <w:rPr>
          <w:color w:val="000000" w:themeColor="text1"/>
          <w:szCs w:val="22"/>
          <w:shd w:val="clear" w:color="auto" w:fill="FFFFFF"/>
        </w:rPr>
        <w:t xml:space="preserve"> </w:t>
      </w:r>
      <w:r w:rsidR="004E5FAE" w:rsidRPr="00B5207B">
        <w:rPr>
          <w:b/>
          <w:color w:val="000000" w:themeColor="text1"/>
          <w:szCs w:val="22"/>
          <w:shd w:val="clear" w:color="auto" w:fill="FFFFFF"/>
        </w:rPr>
        <w:t>Fig. 4</w:t>
      </w:r>
      <w:r w:rsidR="0097284B" w:rsidRPr="00B5207B">
        <w:rPr>
          <w:b/>
          <w:color w:val="000000" w:themeColor="text1"/>
          <w:szCs w:val="22"/>
          <w:shd w:val="clear" w:color="auto" w:fill="FFFFFF"/>
        </w:rPr>
        <w:t>c</w:t>
      </w:r>
      <w:r w:rsidR="007856BC">
        <w:rPr>
          <w:color w:val="000000" w:themeColor="text1"/>
          <w:szCs w:val="22"/>
          <w:shd w:val="clear" w:color="auto" w:fill="FFFFFF"/>
        </w:rPr>
        <w:t>)</w:t>
      </w:r>
      <w:commentRangeEnd w:id="0"/>
      <w:r w:rsidR="00A27F47">
        <w:rPr>
          <w:rStyle w:val="CommentReference"/>
        </w:rPr>
        <w:commentReference w:id="0"/>
      </w:r>
      <w:commentRangeEnd w:id="1"/>
      <w:r w:rsidR="00E803AB">
        <w:rPr>
          <w:rStyle w:val="CommentReference"/>
        </w:rPr>
        <w:commentReference w:id="1"/>
      </w:r>
      <w:commentRangeEnd w:id="2"/>
      <w:r w:rsidR="006F47F2">
        <w:rPr>
          <w:rStyle w:val="CommentReference"/>
        </w:rPr>
        <w:commentReference w:id="2"/>
      </w:r>
      <w:r w:rsidR="00A924E2">
        <w:rPr>
          <w:color w:val="000000" w:themeColor="text1"/>
          <w:szCs w:val="22"/>
          <w:shd w:val="clear" w:color="auto" w:fill="FFFFFF"/>
        </w:rPr>
        <w:t>.</w:t>
      </w:r>
    </w:p>
    <w:p w14:paraId="369DD9F5" w14:textId="3C215BAE" w:rsidR="00B0479C" w:rsidRDefault="00B0479C" w:rsidP="002C51EF">
      <w:pPr>
        <w:spacing w:after="0" w:line="288" w:lineRule="auto"/>
        <w:rPr>
          <w:color w:val="000000" w:themeColor="text1"/>
          <w:szCs w:val="22"/>
          <w:shd w:val="clear" w:color="auto" w:fill="FFFFFF"/>
        </w:rPr>
      </w:pPr>
      <w:r>
        <w:rPr>
          <w:noProof/>
          <w:color w:val="000000" w:themeColor="text1"/>
          <w:szCs w:val="22"/>
          <w:shd w:val="clear" w:color="auto" w:fill="FFFFFF"/>
        </w:rPr>
        <w:drawing>
          <wp:inline distT="0" distB="0" distL="0" distR="0" wp14:anchorId="078DA309" wp14:editId="5739F188">
            <wp:extent cx="6613672" cy="233725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3672" cy="2337259"/>
                    </a:xfrm>
                    <a:prstGeom prst="rect">
                      <a:avLst/>
                    </a:prstGeom>
                  </pic:spPr>
                </pic:pic>
              </a:graphicData>
            </a:graphic>
          </wp:inline>
        </w:drawing>
      </w:r>
    </w:p>
    <w:p w14:paraId="24B895B8" w14:textId="3A46A7B7" w:rsidR="005F1664" w:rsidRDefault="005F1664" w:rsidP="00A76CF3">
      <w:pPr>
        <w:spacing w:line="288" w:lineRule="auto"/>
        <w:rPr>
          <w:color w:val="000000" w:themeColor="text1"/>
          <w:szCs w:val="22"/>
          <w:shd w:val="clear" w:color="auto" w:fill="FFFFFF"/>
        </w:rPr>
      </w:pPr>
    </w:p>
    <w:p w14:paraId="08ECA9F8" w14:textId="6DCBB617" w:rsidR="00116CFF" w:rsidRPr="00671C09" w:rsidRDefault="00116CFF" w:rsidP="00116CFF">
      <w:pPr>
        <w:spacing w:line="288" w:lineRule="auto"/>
        <w:rPr>
          <w:color w:val="000000" w:themeColor="text1"/>
          <w:szCs w:val="22"/>
          <w:shd w:val="clear" w:color="auto" w:fill="FFFFFF"/>
        </w:rPr>
      </w:pPr>
      <w:r>
        <w:rPr>
          <w:color w:val="000000" w:themeColor="text1"/>
          <w:szCs w:val="22"/>
          <w:shd w:val="clear" w:color="auto" w:fill="FFFFFF"/>
        </w:rPr>
        <w:t xml:space="preserve">We hope that </w:t>
      </w:r>
      <w:r w:rsidR="00E45B94">
        <w:rPr>
          <w:color w:val="000000" w:themeColor="text1"/>
          <w:szCs w:val="22"/>
          <w:shd w:val="clear" w:color="auto" w:fill="FFFFFF"/>
        </w:rPr>
        <w:t xml:space="preserve">these </w:t>
      </w:r>
      <w:r>
        <w:rPr>
          <w:color w:val="000000" w:themeColor="text1"/>
          <w:szCs w:val="22"/>
          <w:shd w:val="clear" w:color="auto" w:fill="FFFFFF"/>
        </w:rPr>
        <w:t>overarching point</w:t>
      </w:r>
      <w:r w:rsidR="00E45B94">
        <w:rPr>
          <w:color w:val="000000" w:themeColor="text1"/>
          <w:szCs w:val="22"/>
          <w:shd w:val="clear" w:color="auto" w:fill="FFFFFF"/>
        </w:rPr>
        <w:t>s</w:t>
      </w:r>
      <w:r>
        <w:rPr>
          <w:color w:val="000000" w:themeColor="text1"/>
          <w:szCs w:val="22"/>
          <w:shd w:val="clear" w:color="auto" w:fill="FFFFFF"/>
        </w:rPr>
        <w:t xml:space="preserve"> will be helpful </w:t>
      </w:r>
      <w:r w:rsidRPr="00E52918">
        <w:rPr>
          <w:color w:val="000000" w:themeColor="text1"/>
          <w:szCs w:val="22"/>
          <w:shd w:val="clear" w:color="auto" w:fill="FFFFFF"/>
        </w:rPr>
        <w:t xml:space="preserve">when </w:t>
      </w:r>
      <w:r>
        <w:rPr>
          <w:color w:val="000000" w:themeColor="text1"/>
          <w:szCs w:val="22"/>
          <w:shd w:val="clear" w:color="auto" w:fill="FFFFFF"/>
        </w:rPr>
        <w:t>considering</w:t>
      </w:r>
      <w:r w:rsidRPr="00E52918">
        <w:rPr>
          <w:color w:val="000000" w:themeColor="text1"/>
          <w:szCs w:val="22"/>
          <w:shd w:val="clear" w:color="auto" w:fill="FFFFFF"/>
        </w:rPr>
        <w:t xml:space="preserve"> our </w:t>
      </w:r>
      <w:r>
        <w:rPr>
          <w:color w:val="000000" w:themeColor="text1"/>
          <w:szCs w:val="22"/>
          <w:shd w:val="clear" w:color="auto" w:fill="FFFFFF"/>
        </w:rPr>
        <w:t xml:space="preserve">point-by-point </w:t>
      </w:r>
      <w:r w:rsidRPr="00E52918">
        <w:rPr>
          <w:color w:val="000000" w:themeColor="text1"/>
          <w:szCs w:val="22"/>
          <w:shd w:val="clear" w:color="auto" w:fill="FFFFFF"/>
        </w:rPr>
        <w:t xml:space="preserve">responses </w:t>
      </w:r>
      <w:r>
        <w:rPr>
          <w:color w:val="000000" w:themeColor="text1"/>
          <w:szCs w:val="22"/>
          <w:shd w:val="clear" w:color="auto" w:fill="FFFFFF"/>
        </w:rPr>
        <w:t>to</w:t>
      </w:r>
      <w:r w:rsidRPr="00E52918">
        <w:rPr>
          <w:color w:val="000000" w:themeColor="text1"/>
          <w:szCs w:val="22"/>
          <w:shd w:val="clear" w:color="auto" w:fill="FFFFFF"/>
        </w:rPr>
        <w:t xml:space="preserve"> </w:t>
      </w:r>
      <w:r>
        <w:rPr>
          <w:color w:val="000000" w:themeColor="text1"/>
          <w:szCs w:val="22"/>
          <w:shd w:val="clear" w:color="auto" w:fill="FFFFFF"/>
        </w:rPr>
        <w:t xml:space="preserve">the </w:t>
      </w:r>
      <w:r w:rsidR="009E5891">
        <w:rPr>
          <w:color w:val="000000" w:themeColor="text1"/>
          <w:szCs w:val="22"/>
          <w:shd w:val="clear" w:color="auto" w:fill="FFFFFF"/>
        </w:rPr>
        <w:t xml:space="preserve">reviewers’ </w:t>
      </w:r>
      <w:r>
        <w:rPr>
          <w:color w:val="000000" w:themeColor="text1"/>
          <w:szCs w:val="22"/>
          <w:shd w:val="clear" w:color="auto" w:fill="FFFFFF"/>
        </w:rPr>
        <w:t>questions</w:t>
      </w:r>
      <w:r w:rsidR="00A14ABC">
        <w:rPr>
          <w:color w:val="000000" w:themeColor="text1"/>
          <w:szCs w:val="22"/>
          <w:shd w:val="clear" w:color="auto" w:fill="FFFFFF"/>
        </w:rPr>
        <w:t xml:space="preserve"> and comments below</w:t>
      </w:r>
      <w:r w:rsidR="0043669F">
        <w:rPr>
          <w:color w:val="000000" w:themeColor="text1"/>
          <w:szCs w:val="22"/>
          <w:shd w:val="clear" w:color="auto" w:fill="FFFFFF"/>
        </w:rPr>
        <w:t>.</w:t>
      </w:r>
      <w:r w:rsidRPr="00E52918">
        <w:rPr>
          <w:color w:val="000000" w:themeColor="text1"/>
          <w:szCs w:val="22"/>
          <w:shd w:val="clear" w:color="auto" w:fill="FFFFFF"/>
        </w:rPr>
        <w:t xml:space="preserve"> </w:t>
      </w:r>
    </w:p>
    <w:p w14:paraId="30EBF22F" w14:textId="62F95841" w:rsidR="00115063" w:rsidRPr="00094DA0" w:rsidRDefault="00115063" w:rsidP="000E51B4">
      <w:pPr>
        <w:spacing w:line="288" w:lineRule="auto"/>
        <w:rPr>
          <w:b/>
          <w:bCs/>
          <w:sz w:val="26"/>
          <w:szCs w:val="26"/>
          <w:shd w:val="clear" w:color="auto" w:fill="FFFFFF"/>
        </w:rPr>
      </w:pPr>
      <w:r w:rsidRPr="00094DA0">
        <w:rPr>
          <w:b/>
          <w:bCs/>
          <w:sz w:val="26"/>
          <w:szCs w:val="26"/>
          <w:shd w:val="clear" w:color="auto" w:fill="FFFFFF"/>
        </w:rPr>
        <w:lastRenderedPageBreak/>
        <w:t xml:space="preserve">Point by point </w:t>
      </w:r>
      <w:r w:rsidR="00445000">
        <w:rPr>
          <w:b/>
          <w:bCs/>
          <w:sz w:val="26"/>
          <w:szCs w:val="26"/>
          <w:shd w:val="clear" w:color="auto" w:fill="FFFFFF"/>
        </w:rPr>
        <w:t>responses</w:t>
      </w:r>
      <w:r w:rsidRPr="00094DA0">
        <w:rPr>
          <w:b/>
          <w:bCs/>
          <w:sz w:val="26"/>
          <w:szCs w:val="26"/>
          <w:shd w:val="clear" w:color="auto" w:fill="FFFFFF"/>
        </w:rPr>
        <w:t xml:space="preserve"> to reviewers</w:t>
      </w:r>
    </w:p>
    <w:p w14:paraId="34F8BBCE" w14:textId="5B04466F" w:rsidR="00244D20" w:rsidRPr="00CA3094" w:rsidRDefault="00244D20" w:rsidP="0093582C">
      <w:pPr>
        <w:spacing w:after="0" w:line="288" w:lineRule="auto"/>
        <w:rPr>
          <w:i/>
          <w:iCs/>
          <w:szCs w:val="22"/>
          <w:shd w:val="clear" w:color="auto" w:fill="FFFFFF"/>
        </w:rPr>
      </w:pPr>
      <w:r>
        <w:rPr>
          <w:i/>
          <w:iCs/>
          <w:szCs w:val="22"/>
          <w:shd w:val="clear" w:color="auto" w:fill="FFFFFF"/>
        </w:rPr>
        <w:t>Reviewer</w:t>
      </w:r>
      <w:r w:rsidRPr="00CA3094">
        <w:rPr>
          <w:i/>
          <w:iCs/>
          <w:szCs w:val="22"/>
          <w:shd w:val="clear" w:color="auto" w:fill="FFFFFF"/>
        </w:rPr>
        <w:t xml:space="preserve"> comments are in italic</w:t>
      </w:r>
      <w:r>
        <w:rPr>
          <w:i/>
          <w:iCs/>
          <w:szCs w:val="22"/>
          <w:shd w:val="clear" w:color="auto" w:fill="FFFFFF"/>
        </w:rPr>
        <w:t xml:space="preserve">, with suggestions </w:t>
      </w:r>
      <w:r w:rsidRPr="00807D96">
        <w:rPr>
          <w:i/>
          <w:iCs/>
          <w:szCs w:val="22"/>
          <w:u w:val="single"/>
          <w:shd w:val="clear" w:color="auto" w:fill="FFFFFF"/>
        </w:rPr>
        <w:t>underlined</w:t>
      </w:r>
      <w:r>
        <w:rPr>
          <w:i/>
          <w:iCs/>
          <w:szCs w:val="22"/>
          <w:shd w:val="clear" w:color="auto" w:fill="FFFFFF"/>
        </w:rPr>
        <w:t>.</w:t>
      </w:r>
    </w:p>
    <w:p w14:paraId="454992B2" w14:textId="77777777" w:rsidR="00244D20" w:rsidRPr="00EF2450" w:rsidRDefault="00244D20" w:rsidP="0093582C">
      <w:pPr>
        <w:spacing w:after="0" w:line="288" w:lineRule="auto"/>
        <w:rPr>
          <w:color w:val="2F5496" w:themeColor="accent1" w:themeShade="BF"/>
          <w:szCs w:val="22"/>
          <w:shd w:val="clear" w:color="auto" w:fill="FFFFFF"/>
        </w:rPr>
      </w:pPr>
      <w:r w:rsidRPr="00CA3094">
        <w:rPr>
          <w:color w:val="000000" w:themeColor="text1"/>
          <w:szCs w:val="22"/>
          <w:shd w:val="clear" w:color="auto" w:fill="FFFFFF"/>
        </w:rPr>
        <w:t xml:space="preserve">Our </w:t>
      </w:r>
      <w:r w:rsidRPr="00EF2450">
        <w:rPr>
          <w:color w:val="2F5496" w:themeColor="accent1" w:themeShade="BF"/>
          <w:szCs w:val="22"/>
          <w:shd w:val="clear" w:color="auto" w:fill="FFFFFF"/>
        </w:rPr>
        <w:t>responses to the reviewers are in blue.</w:t>
      </w:r>
    </w:p>
    <w:p w14:paraId="328D8DBB" w14:textId="77777777" w:rsidR="00244D20" w:rsidRDefault="00244D20" w:rsidP="0093582C">
      <w:pPr>
        <w:spacing w:after="0" w:line="288" w:lineRule="auto"/>
        <w:rPr>
          <w:color w:val="385623" w:themeColor="accent6" w:themeShade="80"/>
          <w:szCs w:val="22"/>
          <w:shd w:val="clear" w:color="auto" w:fill="FFFFFF"/>
        </w:rPr>
      </w:pPr>
      <w:r w:rsidRPr="00871CD9">
        <w:rPr>
          <w:color w:val="000000" w:themeColor="text1"/>
          <w:szCs w:val="22"/>
          <w:shd w:val="clear" w:color="auto" w:fill="FFFFFF"/>
        </w:rPr>
        <w:t xml:space="preserve">Text from the manuscript is in </w:t>
      </w:r>
      <w:r>
        <w:rPr>
          <w:color w:val="000000" w:themeColor="text1"/>
          <w:szCs w:val="22"/>
          <w:shd w:val="clear" w:color="auto" w:fill="FFFFFF"/>
        </w:rPr>
        <w:t>black</w:t>
      </w:r>
      <w:r w:rsidRPr="00871CD9">
        <w:rPr>
          <w:color w:val="000000" w:themeColor="text1"/>
          <w:szCs w:val="22"/>
          <w:shd w:val="clear" w:color="auto" w:fill="FFFFFF"/>
        </w:rPr>
        <w:t xml:space="preserve">, </w:t>
      </w:r>
      <w:r w:rsidRPr="00F0219B">
        <w:rPr>
          <w:color w:val="FF0000"/>
          <w:szCs w:val="22"/>
          <w:shd w:val="clear" w:color="auto" w:fill="FFFFFF"/>
        </w:rPr>
        <w:t xml:space="preserve">with changes in </w:t>
      </w:r>
      <w:r>
        <w:rPr>
          <w:color w:val="FF0000"/>
          <w:szCs w:val="22"/>
          <w:shd w:val="clear" w:color="auto" w:fill="FFFFFF"/>
        </w:rPr>
        <w:t>red</w:t>
      </w:r>
      <w:r w:rsidRPr="00F0219B">
        <w:rPr>
          <w:color w:val="FF0000"/>
          <w:szCs w:val="22"/>
          <w:shd w:val="clear" w:color="auto" w:fill="FFFFFF"/>
        </w:rPr>
        <w:t>.</w:t>
      </w:r>
    </w:p>
    <w:p w14:paraId="7560055C" w14:textId="77777777" w:rsidR="00244D20" w:rsidRPr="001C16D7" w:rsidRDefault="00244D20" w:rsidP="000E51B4">
      <w:pPr>
        <w:spacing w:line="288" w:lineRule="auto"/>
        <w:rPr>
          <w:b/>
          <w:bCs/>
          <w:szCs w:val="22"/>
          <w:shd w:val="clear" w:color="auto" w:fill="FFFFFF"/>
        </w:rPr>
      </w:pPr>
    </w:p>
    <w:p w14:paraId="590B14C3" w14:textId="2EF99286" w:rsidR="00193E22" w:rsidRPr="001C16D7" w:rsidRDefault="00A43B6B" w:rsidP="000E51B4">
      <w:pPr>
        <w:spacing w:line="288" w:lineRule="auto"/>
        <w:rPr>
          <w:b/>
          <w:bCs/>
          <w:szCs w:val="22"/>
        </w:rPr>
      </w:pPr>
      <w:r w:rsidRPr="001C16D7">
        <w:rPr>
          <w:b/>
          <w:bCs/>
          <w:szCs w:val="22"/>
          <w:shd w:val="clear" w:color="auto" w:fill="FFFFFF"/>
        </w:rPr>
        <w:t>Referee #1:</w:t>
      </w:r>
    </w:p>
    <w:p w14:paraId="192871CE" w14:textId="77777777" w:rsidR="00437E2B" w:rsidRPr="001C16D7" w:rsidRDefault="00A43B6B" w:rsidP="000E51B4">
      <w:pPr>
        <w:spacing w:line="288" w:lineRule="auto"/>
        <w:rPr>
          <w:i/>
          <w:iCs/>
          <w:szCs w:val="22"/>
          <w:shd w:val="clear" w:color="auto" w:fill="FFFFFF"/>
        </w:rPr>
      </w:pPr>
      <w:r w:rsidRPr="001C16D7">
        <w:rPr>
          <w:i/>
          <w:iCs/>
          <w:szCs w:val="22"/>
          <w:shd w:val="clear" w:color="auto" w:fill="FFFFFF"/>
        </w:rPr>
        <w:t xml:space="preserve">In their manuscript, </w:t>
      </w:r>
      <w:proofErr w:type="spellStart"/>
      <w:r w:rsidRPr="001C16D7">
        <w:rPr>
          <w:i/>
          <w:iCs/>
          <w:szCs w:val="22"/>
          <w:shd w:val="clear" w:color="auto" w:fill="FFFFFF"/>
        </w:rPr>
        <w:t>Perica</w:t>
      </w:r>
      <w:proofErr w:type="spellEnd"/>
      <w:r w:rsidRPr="001C16D7">
        <w:rPr>
          <w:i/>
          <w:iCs/>
          <w:szCs w:val="22"/>
          <w:shd w:val="clear" w:color="auto" w:fill="FFFFFF"/>
        </w:rPr>
        <w:t xml:space="preserve"> and colleagues describe a detailed system-wide genetic, cellular and biophysical analysis of a molecular switch protein in order to </w:t>
      </w:r>
      <w:proofErr w:type="spellStart"/>
      <w:r w:rsidRPr="001C16D7">
        <w:rPr>
          <w:i/>
          <w:iCs/>
          <w:szCs w:val="22"/>
          <w:shd w:val="clear" w:color="auto" w:fill="FFFFFF"/>
        </w:rPr>
        <w:t>analyse</w:t>
      </w:r>
      <w:proofErr w:type="spellEnd"/>
      <w:r w:rsidRPr="001C16D7">
        <w:rPr>
          <w:i/>
          <w:iCs/>
          <w:szCs w:val="22"/>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0E51B4">
      <w:pPr>
        <w:spacing w:line="288" w:lineRule="auto"/>
        <w:rPr>
          <w:i/>
          <w:iCs/>
          <w:szCs w:val="22"/>
        </w:rPr>
      </w:pPr>
      <w:r w:rsidRPr="001C16D7">
        <w:rPr>
          <w:i/>
          <w:iCs/>
          <w:szCs w:val="22"/>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1C16D7">
        <w:rPr>
          <w:i/>
          <w:iCs/>
          <w:szCs w:val="22"/>
          <w:shd w:val="clear" w:color="auto" w:fill="FFFFFF"/>
        </w:rPr>
        <w:t>behaviour</w:t>
      </w:r>
      <w:proofErr w:type="spellEnd"/>
      <w:r w:rsidRPr="001C16D7">
        <w:rPr>
          <w:i/>
          <w:iCs/>
          <w:szCs w:val="22"/>
          <w:shd w:val="clear" w:color="auto" w:fill="FFFFFF"/>
        </w:rPr>
        <w:t xml:space="preserve"> of active site residues with respect to GTP status.</w:t>
      </w:r>
    </w:p>
    <w:p w14:paraId="532603FF" w14:textId="0FF78867" w:rsidR="00285E00" w:rsidRDefault="00A43B6B" w:rsidP="000E51B4">
      <w:pPr>
        <w:spacing w:line="288" w:lineRule="auto"/>
        <w:rPr>
          <w:color w:val="000000" w:themeColor="text1"/>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6F98ABE7" w14:textId="77777777" w:rsidR="00246E48" w:rsidRDefault="00246E48" w:rsidP="000E51B4">
      <w:pPr>
        <w:spacing w:line="288" w:lineRule="auto"/>
        <w:rPr>
          <w:i/>
          <w:iCs/>
          <w:color w:val="000000" w:themeColor="text1"/>
          <w:szCs w:val="22"/>
          <w:shd w:val="clear" w:color="auto" w:fill="FFFFFF"/>
        </w:rPr>
      </w:pPr>
    </w:p>
    <w:p w14:paraId="22EE9727" w14:textId="7D0979F5" w:rsidR="00437E2B" w:rsidRPr="001C16D7"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0E51B4">
      <w:pPr>
        <w:spacing w:line="288" w:lineRule="auto"/>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 xml:space="preserve">Some mutants show quite a lot of variation between replicates and </w:t>
      </w:r>
      <w:r w:rsidRPr="006B0B97">
        <w:rPr>
          <w:i/>
          <w:iCs/>
          <w:color w:val="000000" w:themeColor="text1"/>
          <w:szCs w:val="22"/>
          <w:u w:val="single"/>
          <w:shd w:val="clear" w:color="auto" w:fill="FFFFFF"/>
        </w:rPr>
        <w:t>differ up to 6-fold from WT. Is this really close to WT expression? How may this effect the genetic interaction profiles</w:t>
      </w:r>
      <w:r w:rsidRPr="001C16D7">
        <w:rPr>
          <w:i/>
          <w:iCs/>
          <w:color w:val="000000" w:themeColor="text1"/>
          <w:szCs w:val="22"/>
          <w:shd w:val="clear" w:color="auto" w:fill="FFFFFF"/>
        </w:rPr>
        <w:t>?</w:t>
      </w:r>
    </w:p>
    <w:p w14:paraId="39067F1B" w14:textId="2CDE2312" w:rsidR="004A1F44" w:rsidRPr="002F3F37" w:rsidRDefault="002255B0" w:rsidP="000E51B4">
      <w:pPr>
        <w:spacing w:line="288" w:lineRule="auto"/>
        <w:rPr>
          <w:color w:val="2F5496" w:themeColor="accent1" w:themeShade="BF"/>
          <w:szCs w:val="22"/>
          <w:shd w:val="clear" w:color="auto" w:fill="FFFFFF"/>
        </w:rPr>
      </w:pPr>
      <w:r w:rsidRPr="002F3F37">
        <w:rPr>
          <w:color w:val="2F5496" w:themeColor="accent1" w:themeShade="BF"/>
          <w:szCs w:val="22"/>
          <w:shd w:val="clear" w:color="auto" w:fill="FFFFFF"/>
        </w:rPr>
        <w:t>We</w:t>
      </w:r>
      <w:r w:rsidR="0072391D" w:rsidRPr="002F3F37">
        <w:rPr>
          <w:color w:val="2F5496" w:themeColor="accent1" w:themeShade="BF"/>
          <w:szCs w:val="22"/>
          <w:shd w:val="clear" w:color="auto" w:fill="FFFFFF"/>
        </w:rPr>
        <w:t xml:space="preserve"> thank the reviewer for raising this important point</w:t>
      </w:r>
      <w:r w:rsidR="00900E91" w:rsidRPr="002F3F37">
        <w:rPr>
          <w:color w:val="2F5496" w:themeColor="accent1" w:themeShade="BF"/>
          <w:szCs w:val="22"/>
          <w:shd w:val="clear" w:color="auto" w:fill="FFFFFF"/>
        </w:rPr>
        <w:t xml:space="preserve"> (see also related comment on expression levels by reviewer #3, point 5)</w:t>
      </w:r>
      <w:r w:rsidR="0072391D" w:rsidRPr="002F3F37">
        <w:rPr>
          <w:color w:val="2F5496" w:themeColor="accent1" w:themeShade="BF"/>
          <w:szCs w:val="22"/>
          <w:shd w:val="clear" w:color="auto" w:fill="FFFFFF"/>
        </w:rPr>
        <w:t xml:space="preserve">. </w:t>
      </w:r>
      <w:r w:rsidR="00437E2B" w:rsidRPr="002F3F37">
        <w:rPr>
          <w:color w:val="2F5496" w:themeColor="accent1" w:themeShade="BF"/>
          <w:szCs w:val="22"/>
          <w:shd w:val="clear" w:color="auto" w:fill="FFFFFF"/>
        </w:rPr>
        <w:t>There are indeed 2 outlier</w:t>
      </w:r>
      <w:r w:rsidR="00E74C56" w:rsidRPr="002F3F37">
        <w:rPr>
          <w:color w:val="2F5496" w:themeColor="accent1" w:themeShade="BF"/>
          <w:szCs w:val="22"/>
          <w:shd w:val="clear" w:color="auto" w:fill="FFFFFF"/>
        </w:rPr>
        <w:t xml:space="preserve"> data points</w:t>
      </w:r>
      <w:r w:rsidR="00437E2B" w:rsidRPr="002F3F37">
        <w:rPr>
          <w:color w:val="2F5496" w:themeColor="accent1" w:themeShade="BF"/>
          <w:szCs w:val="22"/>
          <w:shd w:val="clear" w:color="auto" w:fill="FFFFFF"/>
        </w:rPr>
        <w:t xml:space="preserve"> in our Western blot data </w:t>
      </w:r>
      <w:r w:rsidR="0080711D" w:rsidRPr="002F3F37">
        <w:rPr>
          <w:color w:val="2F5496" w:themeColor="accent1" w:themeShade="BF"/>
          <w:szCs w:val="22"/>
          <w:shd w:val="clear" w:color="auto" w:fill="FFFFFF"/>
        </w:rPr>
        <w:t xml:space="preserve">(one for K154M and one for R108G) </w:t>
      </w:r>
      <w:r w:rsidR="00437E2B" w:rsidRPr="002F3F37">
        <w:rPr>
          <w:color w:val="2F5496" w:themeColor="accent1" w:themeShade="BF"/>
          <w:szCs w:val="22"/>
          <w:shd w:val="clear" w:color="auto" w:fill="FFFFFF"/>
        </w:rPr>
        <w:t>that deviate 6-fold from the</w:t>
      </w:r>
      <w:r w:rsidR="00E74C56" w:rsidRPr="002F3F37">
        <w:rPr>
          <w:color w:val="2F5496" w:themeColor="accent1" w:themeShade="BF"/>
          <w:szCs w:val="22"/>
          <w:shd w:val="clear" w:color="auto" w:fill="FFFFFF"/>
        </w:rPr>
        <w:t xml:space="preserve"> mean</w:t>
      </w:r>
      <w:r w:rsidR="00437E2B" w:rsidRPr="002F3F37">
        <w:rPr>
          <w:color w:val="2F5496" w:themeColor="accent1" w:themeShade="BF"/>
          <w:szCs w:val="22"/>
          <w:shd w:val="clear" w:color="auto" w:fill="FFFFFF"/>
        </w:rPr>
        <w:t xml:space="preserve"> WT expression</w:t>
      </w:r>
      <w:r w:rsidRPr="002F3F37">
        <w:rPr>
          <w:color w:val="2F5496" w:themeColor="accent1" w:themeShade="BF"/>
          <w:szCs w:val="22"/>
          <w:shd w:val="clear" w:color="auto" w:fill="FFFFFF"/>
        </w:rPr>
        <w:t xml:space="preserve"> (</w:t>
      </w:r>
      <w:r w:rsidR="00D17D45" w:rsidRPr="002F3F37">
        <w:rPr>
          <w:color w:val="2F5496" w:themeColor="accent1" w:themeShade="BF"/>
          <w:szCs w:val="22"/>
          <w:shd w:val="clear" w:color="auto" w:fill="FFFFFF"/>
        </w:rPr>
        <w:t>but also from other replicates for these mutants</w:t>
      </w:r>
      <w:r w:rsidR="00F30DE8">
        <w:rPr>
          <w:color w:val="2F5496" w:themeColor="accent1" w:themeShade="BF"/>
          <w:szCs w:val="22"/>
          <w:shd w:val="clear" w:color="auto" w:fill="FFFFFF"/>
        </w:rPr>
        <w:t xml:space="preserve">, which </w:t>
      </w:r>
      <w:r w:rsidR="00BB13F1">
        <w:rPr>
          <w:color w:val="2F5496" w:themeColor="accent1" w:themeShade="BF"/>
          <w:szCs w:val="22"/>
          <w:shd w:val="clear" w:color="auto" w:fill="FFFFFF"/>
        </w:rPr>
        <w:t>suggests</w:t>
      </w:r>
      <w:r w:rsidR="00F30DE8">
        <w:rPr>
          <w:color w:val="2F5496" w:themeColor="accent1" w:themeShade="BF"/>
          <w:szCs w:val="22"/>
          <w:shd w:val="clear" w:color="auto" w:fill="FFFFFF"/>
        </w:rPr>
        <w:t xml:space="preserve"> experimental error as the most likely </w:t>
      </w:r>
      <w:r w:rsidR="00F14DE6">
        <w:rPr>
          <w:color w:val="2F5496" w:themeColor="accent1" w:themeShade="BF"/>
          <w:szCs w:val="22"/>
          <w:shd w:val="clear" w:color="auto" w:fill="FFFFFF"/>
        </w:rPr>
        <w:t>reason for the</w:t>
      </w:r>
      <w:r w:rsidR="00463B81">
        <w:rPr>
          <w:color w:val="2F5496" w:themeColor="accent1" w:themeShade="BF"/>
          <w:szCs w:val="22"/>
          <w:shd w:val="clear" w:color="auto" w:fill="FFFFFF"/>
        </w:rPr>
        <w:t>se</w:t>
      </w:r>
      <w:r w:rsidR="00F14DE6">
        <w:rPr>
          <w:color w:val="2F5496" w:themeColor="accent1" w:themeShade="BF"/>
          <w:szCs w:val="22"/>
          <w:shd w:val="clear" w:color="auto" w:fill="FFFFFF"/>
        </w:rPr>
        <w:t xml:space="preserve"> outliers</w:t>
      </w:r>
      <w:r w:rsidR="00453DD9" w:rsidRPr="002F3F37">
        <w:rPr>
          <w:color w:val="2F5496" w:themeColor="accent1" w:themeShade="BF"/>
          <w:szCs w:val="22"/>
          <w:shd w:val="clear" w:color="auto" w:fill="FFFFFF"/>
        </w:rPr>
        <w:t>)</w:t>
      </w:r>
      <w:r w:rsidR="00437E2B" w:rsidRPr="002F3F37">
        <w:rPr>
          <w:color w:val="2F5496" w:themeColor="accent1" w:themeShade="BF"/>
          <w:szCs w:val="22"/>
          <w:shd w:val="clear" w:color="auto" w:fill="FFFFFF"/>
        </w:rPr>
        <w:t>.</w:t>
      </w:r>
      <w:r w:rsidR="0076036A" w:rsidRPr="002F3F37">
        <w:rPr>
          <w:color w:val="2F5496" w:themeColor="accent1" w:themeShade="BF"/>
          <w:szCs w:val="22"/>
          <w:shd w:val="clear" w:color="auto" w:fill="FFFFFF"/>
        </w:rPr>
        <w:t xml:space="preserve"> </w:t>
      </w:r>
      <w:r w:rsidRPr="002F3F37">
        <w:rPr>
          <w:color w:val="2F5496" w:themeColor="accent1" w:themeShade="BF"/>
          <w:szCs w:val="22"/>
          <w:shd w:val="clear" w:color="auto" w:fill="FFFFFF"/>
        </w:rPr>
        <w:t xml:space="preserve">To address </w:t>
      </w:r>
      <w:r w:rsidR="005512D0" w:rsidRPr="002F3F37">
        <w:rPr>
          <w:color w:val="2F5496" w:themeColor="accent1" w:themeShade="BF"/>
          <w:szCs w:val="22"/>
          <w:shd w:val="clear" w:color="auto" w:fill="FFFFFF"/>
        </w:rPr>
        <w:t>the key point whether potential variations in expression level affect the genetic interaction</w:t>
      </w:r>
      <w:r w:rsidR="00F30DE8">
        <w:rPr>
          <w:color w:val="2F5496" w:themeColor="accent1" w:themeShade="BF"/>
          <w:szCs w:val="22"/>
          <w:shd w:val="clear" w:color="auto" w:fill="FFFFFF"/>
        </w:rPr>
        <w:t xml:space="preserve"> profiles</w:t>
      </w:r>
      <w:r w:rsidR="005512D0" w:rsidRPr="002F3F37">
        <w:rPr>
          <w:color w:val="2F5496" w:themeColor="accent1" w:themeShade="BF"/>
          <w:szCs w:val="22"/>
          <w:shd w:val="clear" w:color="auto" w:fill="FFFFFF"/>
        </w:rPr>
        <w:t>, w</w:t>
      </w:r>
      <w:r w:rsidR="0076036A" w:rsidRPr="002F3F37">
        <w:rPr>
          <w:color w:val="2F5496" w:themeColor="accent1" w:themeShade="BF"/>
          <w:szCs w:val="22"/>
          <w:shd w:val="clear" w:color="auto" w:fill="FFFFFF"/>
        </w:rPr>
        <w:t xml:space="preserve">e </w:t>
      </w:r>
      <w:r w:rsidR="0076036A" w:rsidRPr="00BB7E2B">
        <w:rPr>
          <w:color w:val="FF0000"/>
          <w:szCs w:val="22"/>
          <w:shd w:val="clear" w:color="auto" w:fill="FFFFFF"/>
        </w:rPr>
        <w:t xml:space="preserve">added an additional analysis and panel </w:t>
      </w:r>
      <w:r w:rsidR="00E34F31" w:rsidRPr="00BB7E2B">
        <w:rPr>
          <w:color w:val="FF0000"/>
          <w:szCs w:val="22"/>
          <w:shd w:val="clear" w:color="auto" w:fill="FFFFFF"/>
        </w:rPr>
        <w:t xml:space="preserve">to </w:t>
      </w:r>
      <w:r w:rsidR="00EF7E2E" w:rsidRPr="00BB7E2B">
        <w:rPr>
          <w:color w:val="FF0000"/>
          <w:szCs w:val="22"/>
          <w:shd w:val="clear" w:color="auto" w:fill="FFFFFF"/>
        </w:rPr>
        <w:t xml:space="preserve">the </w:t>
      </w:r>
      <w:r w:rsidR="00E34F31" w:rsidRPr="00BB7E2B">
        <w:rPr>
          <w:b/>
          <w:color w:val="FF0000"/>
          <w:szCs w:val="22"/>
          <w:shd w:val="clear" w:color="auto" w:fill="FFFFFF"/>
        </w:rPr>
        <w:t>E</w:t>
      </w:r>
      <w:r w:rsidR="00EF7E2E" w:rsidRPr="00BB7E2B">
        <w:rPr>
          <w:b/>
          <w:color w:val="FF0000"/>
          <w:szCs w:val="22"/>
          <w:shd w:val="clear" w:color="auto" w:fill="FFFFFF"/>
        </w:rPr>
        <w:t>xtended Data Figure</w:t>
      </w:r>
      <w:r w:rsidR="00E34F31" w:rsidRPr="00BB7E2B">
        <w:rPr>
          <w:b/>
          <w:color w:val="FF0000"/>
          <w:szCs w:val="22"/>
          <w:shd w:val="clear" w:color="auto" w:fill="FFFFFF"/>
        </w:rPr>
        <w:t xml:space="preserve"> 2</w:t>
      </w:r>
      <w:r w:rsidR="00AE18C1" w:rsidRPr="002F3F37">
        <w:rPr>
          <w:color w:val="2F5496" w:themeColor="accent1" w:themeShade="BF"/>
          <w:szCs w:val="22"/>
          <w:shd w:val="clear" w:color="auto" w:fill="FFFFFF"/>
        </w:rPr>
        <w:t xml:space="preserve">. </w:t>
      </w:r>
      <w:r w:rsidR="008A34F1" w:rsidRPr="002F3F37">
        <w:rPr>
          <w:color w:val="2F5496" w:themeColor="accent1" w:themeShade="BF"/>
          <w:szCs w:val="22"/>
          <w:shd w:val="clear" w:color="auto" w:fill="FFFFFF"/>
        </w:rPr>
        <w:t>P</w:t>
      </w:r>
      <w:r w:rsidR="00AE18C1" w:rsidRPr="002F3F37">
        <w:rPr>
          <w:color w:val="2F5496" w:themeColor="accent1" w:themeShade="BF"/>
          <w:szCs w:val="22"/>
          <w:shd w:val="clear" w:color="auto" w:fill="FFFFFF"/>
        </w:rPr>
        <w:t xml:space="preserve">anel </w:t>
      </w:r>
      <w:r w:rsidR="00574D48" w:rsidRPr="002F3F37">
        <w:rPr>
          <w:color w:val="2F5496" w:themeColor="accent1" w:themeShade="BF"/>
          <w:szCs w:val="22"/>
          <w:shd w:val="clear" w:color="auto" w:fill="FFFFFF"/>
        </w:rPr>
        <w:t xml:space="preserve">c </w:t>
      </w:r>
      <w:r w:rsidR="00AE18C1" w:rsidRPr="002F3F37">
        <w:rPr>
          <w:color w:val="2F5496" w:themeColor="accent1" w:themeShade="BF"/>
          <w:szCs w:val="22"/>
          <w:shd w:val="clear" w:color="auto" w:fill="FFFFFF"/>
        </w:rPr>
        <w:t>now</w:t>
      </w:r>
      <w:r w:rsidR="00E34F31" w:rsidRPr="002F3F37">
        <w:rPr>
          <w:color w:val="2F5496" w:themeColor="accent1" w:themeShade="BF"/>
          <w:szCs w:val="22"/>
          <w:shd w:val="clear" w:color="auto" w:fill="FFFFFF"/>
        </w:rPr>
        <w:t xml:space="preserve"> </w:t>
      </w:r>
      <w:r w:rsidR="00E74C56" w:rsidRPr="002F3F37">
        <w:rPr>
          <w:color w:val="2F5496" w:themeColor="accent1" w:themeShade="BF"/>
          <w:szCs w:val="22"/>
          <w:shd w:val="clear" w:color="auto" w:fill="FFFFFF"/>
        </w:rPr>
        <w:t>show</w:t>
      </w:r>
      <w:r w:rsidR="009102D6" w:rsidRPr="002F3F37">
        <w:rPr>
          <w:color w:val="2F5496" w:themeColor="accent1" w:themeShade="BF"/>
          <w:szCs w:val="22"/>
          <w:shd w:val="clear" w:color="auto" w:fill="FFFFFF"/>
        </w:rPr>
        <w:t>s</w:t>
      </w:r>
      <w:r w:rsidR="00E74C56" w:rsidRPr="002F3F37">
        <w:rPr>
          <w:color w:val="2F5496" w:themeColor="accent1" w:themeShade="BF"/>
          <w:szCs w:val="22"/>
          <w:shd w:val="clear" w:color="auto" w:fill="FFFFFF"/>
        </w:rPr>
        <w:t xml:space="preserve"> more explicitly that the variation in expression levels is not predictive of the </w:t>
      </w:r>
      <w:r w:rsidR="00E74C56" w:rsidRPr="002F3F37">
        <w:rPr>
          <w:color w:val="2F5496" w:themeColor="accent1" w:themeShade="BF"/>
          <w:szCs w:val="22"/>
          <w:shd w:val="clear" w:color="auto" w:fill="FFFFFF"/>
        </w:rPr>
        <w:lastRenderedPageBreak/>
        <w:t xml:space="preserve">differences between the mutants with strong and weak </w:t>
      </w:r>
      <w:r w:rsidR="006D595C" w:rsidRPr="002F3F37">
        <w:rPr>
          <w:color w:val="2F5496" w:themeColor="accent1" w:themeShade="BF"/>
          <w:szCs w:val="22"/>
          <w:shd w:val="clear" w:color="auto" w:fill="FFFFFF"/>
        </w:rPr>
        <w:t xml:space="preserve">genetic </w:t>
      </w:r>
      <w:r w:rsidR="00D642B4" w:rsidRPr="002F3F37">
        <w:rPr>
          <w:color w:val="2F5496" w:themeColor="accent1" w:themeShade="BF"/>
          <w:szCs w:val="22"/>
          <w:shd w:val="clear" w:color="auto" w:fill="FFFFFF"/>
        </w:rPr>
        <w:t xml:space="preserve">interaction </w:t>
      </w:r>
      <w:r w:rsidR="00E74C56" w:rsidRPr="002F3F37">
        <w:rPr>
          <w:color w:val="2F5496" w:themeColor="accent1" w:themeShade="BF"/>
          <w:szCs w:val="22"/>
          <w:shd w:val="clear" w:color="auto" w:fill="FFFFFF"/>
        </w:rPr>
        <w:t>profiles</w:t>
      </w:r>
      <w:r w:rsidR="00007E52" w:rsidRPr="002F3F37">
        <w:rPr>
          <w:color w:val="2F5496" w:themeColor="accent1" w:themeShade="BF"/>
          <w:szCs w:val="22"/>
          <w:shd w:val="clear" w:color="auto" w:fill="FFFFFF"/>
        </w:rPr>
        <w:t xml:space="preserve"> (the distributions </w:t>
      </w:r>
      <w:r w:rsidR="00482B41" w:rsidRPr="002F3F37">
        <w:rPr>
          <w:color w:val="2F5496" w:themeColor="accent1" w:themeShade="BF"/>
          <w:szCs w:val="22"/>
          <w:shd w:val="clear" w:color="auto" w:fill="FFFFFF"/>
        </w:rPr>
        <w:t xml:space="preserve">of relative expression levels of weak and strong mutants </w:t>
      </w:r>
      <w:r w:rsidR="00007E52" w:rsidRPr="002F3F37">
        <w:rPr>
          <w:color w:val="2F5496" w:themeColor="accent1" w:themeShade="BF"/>
          <w:szCs w:val="22"/>
          <w:shd w:val="clear" w:color="auto" w:fill="FFFFFF"/>
        </w:rPr>
        <w:t>are essentially indistinguishable)</w:t>
      </w:r>
      <w:r w:rsidR="00E74C56" w:rsidRPr="002F3F37">
        <w:rPr>
          <w:color w:val="2F5496" w:themeColor="accent1" w:themeShade="BF"/>
          <w:szCs w:val="22"/>
          <w:shd w:val="clear" w:color="auto" w:fill="FFFFFF"/>
        </w:rPr>
        <w:t>.</w:t>
      </w:r>
    </w:p>
    <w:p w14:paraId="61162FCB" w14:textId="7B34EA4A" w:rsidR="006D595C" w:rsidRPr="002F3F37" w:rsidRDefault="00A4471C" w:rsidP="007A17C4">
      <w:pPr>
        <w:spacing w:line="288" w:lineRule="auto"/>
        <w:rPr>
          <w:color w:val="2F5496" w:themeColor="accent1" w:themeShade="BF"/>
        </w:rPr>
      </w:pPr>
      <w:r w:rsidRPr="002F3F37">
        <w:rPr>
          <w:color w:val="2F5496" w:themeColor="accent1" w:themeShade="BF"/>
          <w:shd w:val="clear" w:color="auto" w:fill="FFFFFF"/>
        </w:rPr>
        <w:t>However</w:t>
      </w:r>
      <w:r w:rsidR="006D595C" w:rsidRPr="002F3F37">
        <w:rPr>
          <w:color w:val="2F5496" w:themeColor="accent1" w:themeShade="BF"/>
          <w:shd w:val="clear" w:color="auto" w:fill="FFFFFF"/>
        </w:rPr>
        <w:t xml:space="preserve">, </w:t>
      </w:r>
      <w:r w:rsidR="002B1B2C" w:rsidRPr="002F3F37">
        <w:rPr>
          <w:color w:val="2F5496" w:themeColor="accent1" w:themeShade="BF"/>
          <w:shd w:val="clear" w:color="auto" w:fill="FFFFFF"/>
        </w:rPr>
        <w:t xml:space="preserve">expression level differences could </w:t>
      </w:r>
      <w:r w:rsidR="00704F01" w:rsidRPr="002F3F37">
        <w:rPr>
          <w:color w:val="2F5496" w:themeColor="accent1" w:themeShade="BF"/>
          <w:shd w:val="clear" w:color="auto" w:fill="FFFFFF"/>
        </w:rPr>
        <w:t>contribute</w:t>
      </w:r>
      <w:r w:rsidR="00E11FC2" w:rsidRPr="002F3F37">
        <w:rPr>
          <w:color w:val="2F5496" w:themeColor="accent1" w:themeShade="BF"/>
          <w:shd w:val="clear" w:color="auto" w:fill="FFFFFF"/>
        </w:rPr>
        <w:t xml:space="preserve"> </w:t>
      </w:r>
      <w:r w:rsidR="00704F01" w:rsidRPr="002F3F37">
        <w:rPr>
          <w:color w:val="2F5496" w:themeColor="accent1" w:themeShade="BF"/>
          <w:shd w:val="clear" w:color="auto" w:fill="FFFFFF"/>
        </w:rPr>
        <w:t xml:space="preserve">to the functional </w:t>
      </w:r>
      <w:r w:rsidR="00F323FA" w:rsidRPr="002F3F37">
        <w:rPr>
          <w:color w:val="2F5496" w:themeColor="accent1" w:themeShade="BF"/>
          <w:shd w:val="clear" w:color="auto" w:fill="FFFFFF"/>
        </w:rPr>
        <w:t>effects</w:t>
      </w:r>
      <w:r w:rsidR="00704F01" w:rsidRPr="002F3F37">
        <w:rPr>
          <w:color w:val="2F5496" w:themeColor="accent1" w:themeShade="BF"/>
          <w:shd w:val="clear" w:color="auto" w:fill="FFFFFF"/>
        </w:rPr>
        <w:t xml:space="preserve"> observe</w:t>
      </w:r>
      <w:r w:rsidR="006B3151" w:rsidRPr="002F3F37">
        <w:rPr>
          <w:color w:val="2F5496" w:themeColor="accent1" w:themeShade="BF"/>
          <w:shd w:val="clear" w:color="auto" w:fill="FFFFFF"/>
        </w:rPr>
        <w:t>d</w:t>
      </w:r>
      <w:r w:rsidR="00704F01" w:rsidRPr="002F3F37">
        <w:rPr>
          <w:color w:val="2F5496" w:themeColor="accent1" w:themeShade="BF"/>
          <w:shd w:val="clear" w:color="auto" w:fill="FFFFFF"/>
        </w:rPr>
        <w:t xml:space="preserve"> for</w:t>
      </w:r>
      <w:r w:rsidR="003A09D6" w:rsidRPr="002F3F37">
        <w:rPr>
          <w:color w:val="2F5496" w:themeColor="accent1" w:themeShade="BF"/>
          <w:shd w:val="clear" w:color="auto" w:fill="FFFFFF"/>
        </w:rPr>
        <w:t xml:space="preserve"> at least</w:t>
      </w:r>
      <w:r w:rsidR="00704F01" w:rsidRPr="002F3F37">
        <w:rPr>
          <w:color w:val="2F5496" w:themeColor="accent1" w:themeShade="BF"/>
          <w:shd w:val="clear" w:color="auto" w:fill="FFFFFF"/>
        </w:rPr>
        <w:t xml:space="preserve"> some mutants, and</w:t>
      </w:r>
      <w:r w:rsidR="00DD4A0F" w:rsidRPr="002F3F37">
        <w:rPr>
          <w:color w:val="2F5496" w:themeColor="accent1" w:themeShade="BF"/>
          <w:shd w:val="clear" w:color="auto" w:fill="FFFFFF"/>
        </w:rPr>
        <w:t xml:space="preserve"> </w:t>
      </w:r>
      <w:r w:rsidR="006B3151" w:rsidRPr="002F3F37">
        <w:rPr>
          <w:color w:val="2F5496" w:themeColor="accent1" w:themeShade="BF"/>
          <w:shd w:val="clear" w:color="auto" w:fill="FFFFFF"/>
        </w:rPr>
        <w:t xml:space="preserve">we </w:t>
      </w:r>
      <w:r w:rsidR="006D595C" w:rsidRPr="002F3F37">
        <w:rPr>
          <w:color w:val="2F5496" w:themeColor="accent1" w:themeShade="BF"/>
          <w:shd w:val="clear" w:color="auto" w:fill="FFFFFF"/>
        </w:rPr>
        <w:t xml:space="preserve">modified a sentence in our Discussion section which now reads: </w:t>
      </w:r>
    </w:p>
    <w:p w14:paraId="2B346B52" w14:textId="1C4CD5C9" w:rsidR="006D595C" w:rsidRPr="00042061" w:rsidRDefault="00042061" w:rsidP="000E51B4">
      <w:pPr>
        <w:spacing w:line="288" w:lineRule="auto"/>
        <w:rPr>
          <w:color w:val="000000" w:themeColor="text1"/>
          <w:szCs w:val="22"/>
          <w:shd w:val="clear" w:color="auto" w:fill="FFFFFF"/>
        </w:rPr>
      </w:pPr>
      <w:r w:rsidRPr="00042061">
        <w:rPr>
          <w:color w:val="000000" w:themeColor="text1"/>
          <w:szCs w:val="22"/>
        </w:rPr>
        <w:t>“</w:t>
      </w:r>
      <w:r w:rsidR="006D595C" w:rsidRPr="00042061">
        <w:rPr>
          <w:color w:val="000000" w:themeColor="text1"/>
          <w:szCs w:val="22"/>
        </w:rPr>
        <w:t xml:space="preserve">Other effects such as direct perturbations of interactions, binding partner competition, </w:t>
      </w:r>
      <w:r w:rsidR="006D595C" w:rsidRPr="005464AF">
        <w:rPr>
          <w:color w:val="FF0000"/>
          <w:szCs w:val="22"/>
        </w:rPr>
        <w:t xml:space="preserve">and small changes in expression of Gsp1 or its </w:t>
      </w:r>
      <w:r w:rsidR="006D595C" w:rsidRPr="00042061">
        <w:rPr>
          <w:color w:val="000000" w:themeColor="text1"/>
          <w:szCs w:val="22"/>
        </w:rPr>
        <w:t xml:space="preserve">partners undoubtedly also play a role in modulating the </w:t>
      </w:r>
      <w:commentRangeStart w:id="3"/>
      <w:r w:rsidR="007A17C4" w:rsidRPr="00042061">
        <w:rPr>
          <w:color w:val="000000" w:themeColor="text1"/>
          <w:szCs w:val="22"/>
        </w:rPr>
        <w:t>functional</w:t>
      </w:r>
      <w:commentRangeEnd w:id="3"/>
      <w:r w:rsidR="007A17C4" w:rsidRPr="00042061">
        <w:rPr>
          <w:rStyle w:val="CommentReference"/>
          <w:color w:val="000000" w:themeColor="text1"/>
        </w:rPr>
        <w:commentReference w:id="3"/>
      </w:r>
      <w:r w:rsidR="007A17C4" w:rsidRPr="00042061">
        <w:rPr>
          <w:color w:val="000000" w:themeColor="text1"/>
          <w:szCs w:val="22"/>
        </w:rPr>
        <w:t xml:space="preserve"> effects </w:t>
      </w:r>
      <w:r w:rsidR="006D595C" w:rsidRPr="00042061">
        <w:rPr>
          <w:color w:val="000000" w:themeColor="text1"/>
          <w:szCs w:val="22"/>
        </w:rPr>
        <w:t>of our Gsp1 mutations.</w:t>
      </w:r>
      <w:r>
        <w:rPr>
          <w:color w:val="000000" w:themeColor="text1"/>
          <w:szCs w:val="22"/>
          <w:shd w:val="clear" w:color="auto" w:fill="FFFFFF"/>
        </w:rPr>
        <w:t>”</w:t>
      </w:r>
    </w:p>
    <w:p w14:paraId="7FF314E0" w14:textId="77777777" w:rsidR="00B60FB0" w:rsidRPr="00351765" w:rsidRDefault="00B60FB0" w:rsidP="000E51B4">
      <w:pPr>
        <w:spacing w:line="288" w:lineRule="auto"/>
        <w:rPr>
          <w:color w:val="000000" w:themeColor="text1"/>
          <w:szCs w:val="22"/>
          <w:shd w:val="clear" w:color="auto" w:fill="FFFFFF"/>
        </w:rPr>
      </w:pPr>
    </w:p>
    <w:p w14:paraId="6F69966D" w14:textId="69FD7FE0" w:rsidR="001432F8" w:rsidRPr="001C16D7" w:rsidRDefault="00A84601" w:rsidP="000E51B4">
      <w:pPr>
        <w:spacing w:line="288" w:lineRule="auto"/>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1D74A8A7">
            <wp:extent cx="6025778" cy="344160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5778" cy="3441601"/>
                    </a:xfrm>
                    <a:prstGeom prst="rect">
                      <a:avLst/>
                    </a:prstGeom>
                  </pic:spPr>
                </pic:pic>
              </a:graphicData>
            </a:graphic>
          </wp:inline>
        </w:drawing>
      </w:r>
    </w:p>
    <w:p w14:paraId="67491115" w14:textId="33E6C45C" w:rsidR="00F17BAA" w:rsidRPr="0093582C" w:rsidRDefault="00EE1E50" w:rsidP="0093582C">
      <w:pPr>
        <w:pStyle w:val="NormalWeb"/>
        <w:spacing w:line="240" w:lineRule="auto"/>
        <w:jc w:val="both"/>
        <w:rPr>
          <w:color w:val="FF0000"/>
          <w:szCs w:val="22"/>
        </w:rPr>
      </w:pPr>
      <w:r w:rsidRPr="00B87CD8">
        <w:rPr>
          <w:b/>
          <w:bCs/>
          <w:color w:val="000000" w:themeColor="text1"/>
          <w:szCs w:val="22"/>
        </w:rPr>
        <w:t xml:space="preserve">Extended Data Figure 2. Expression levels of endogenously expressed Gsp1 protein in </w:t>
      </w:r>
      <w:r w:rsidRPr="00B87CD8">
        <w:rPr>
          <w:b/>
          <w:bCs/>
          <w:i/>
          <w:iCs/>
          <w:color w:val="000000" w:themeColor="text1"/>
          <w:szCs w:val="22"/>
        </w:rPr>
        <w:t xml:space="preserve">S. cerevisiae </w:t>
      </w:r>
      <w:r w:rsidRPr="00B87CD8">
        <w:rPr>
          <w:b/>
          <w:bCs/>
          <w:color w:val="000000" w:themeColor="text1"/>
          <w:szCs w:val="22"/>
        </w:rPr>
        <w:t xml:space="preserve">strains with </w:t>
      </w:r>
      <w:proofErr w:type="spellStart"/>
      <w:r w:rsidRPr="00B87CD8">
        <w:rPr>
          <w:b/>
          <w:bCs/>
          <w:color w:val="000000" w:themeColor="text1"/>
          <w:szCs w:val="22"/>
        </w:rPr>
        <w:t>genomically</w:t>
      </w:r>
      <w:proofErr w:type="spellEnd"/>
      <w:r w:rsidRPr="00B87CD8">
        <w:rPr>
          <w:b/>
          <w:bCs/>
          <w:color w:val="000000" w:themeColor="text1"/>
          <w:szCs w:val="22"/>
        </w:rPr>
        <w:t xml:space="preserve"> integrated Gsp1 point mutations profiled by Western Blot. </w:t>
      </w:r>
      <w:r w:rsidRPr="00B87CD8">
        <w:rPr>
          <w:color w:val="000000" w:themeColor="text1"/>
          <w:szCs w:val="22"/>
        </w:rPr>
        <w:t xml:space="preserve">Expression levels are relative to the expression levels of wild-type Gsp1 protein. </w:t>
      </w:r>
      <w:r w:rsidRPr="00B87CD8">
        <w:rPr>
          <w:b/>
          <w:bCs/>
          <w:color w:val="000000" w:themeColor="text1"/>
          <w:szCs w:val="22"/>
        </w:rPr>
        <w:t xml:space="preserve">a, </w:t>
      </w:r>
      <w:r w:rsidRPr="00B87CD8">
        <w:rPr>
          <w:color w:val="000000" w:themeColor="text1"/>
          <w:szCs w:val="22"/>
        </w:rPr>
        <w:t xml:space="preserve">Expression data for strong mutants, defined as mutants with more than nine significant GIs. </w:t>
      </w:r>
      <w:r w:rsidRPr="00B87CD8">
        <w:rPr>
          <w:b/>
          <w:bCs/>
          <w:color w:val="000000" w:themeColor="text1"/>
          <w:szCs w:val="22"/>
        </w:rPr>
        <w:t xml:space="preserve">b, </w:t>
      </w:r>
      <w:r w:rsidRPr="00B87CD8">
        <w:rPr>
          <w:color w:val="000000" w:themeColor="text1"/>
          <w:szCs w:val="22"/>
        </w:rPr>
        <w:t xml:space="preserve">Expression data for weak mutants, defined as mutants with fewer than nine significant GIs. </w:t>
      </w:r>
      <w:r w:rsidRPr="00BE0CCA">
        <w:rPr>
          <w:color w:val="000000" w:themeColor="text1"/>
          <w:szCs w:val="22"/>
          <w:highlight w:val="yellow"/>
        </w:rPr>
        <w:t xml:space="preserve">Bar heights indicate </w:t>
      </w:r>
      <w:commentRangeStart w:id="4"/>
      <w:r w:rsidRPr="00BE0CCA">
        <w:rPr>
          <w:color w:val="000000" w:themeColor="text1"/>
          <w:szCs w:val="22"/>
          <w:highlight w:val="yellow"/>
        </w:rPr>
        <w:t xml:space="preserve">averages </w:t>
      </w:r>
      <w:r w:rsidR="001D3D30" w:rsidRPr="00BE0CCA">
        <w:rPr>
          <w:color w:val="000000" w:themeColor="text1"/>
          <w:szCs w:val="22"/>
          <w:highlight w:val="yellow"/>
        </w:rPr>
        <w:t>of</w:t>
      </w:r>
      <w:r w:rsidRPr="00BE0CCA">
        <w:rPr>
          <w:color w:val="000000" w:themeColor="text1"/>
          <w:szCs w:val="22"/>
          <w:highlight w:val="yellow"/>
        </w:rPr>
        <w:t xml:space="preserve"> biological replicates (n</w:t>
      </w:r>
      <w:commentRangeEnd w:id="4"/>
      <w:r w:rsidR="004304D0" w:rsidRPr="00BE0CCA">
        <w:rPr>
          <w:rStyle w:val="CommentReference"/>
          <w:rFonts w:eastAsiaTheme="minorHAnsi" w:cstheme="minorBidi"/>
          <w:highlight w:val="yellow"/>
        </w:rPr>
        <w:commentReference w:id="4"/>
      </w:r>
      <w:r w:rsidRPr="00BE0CCA">
        <w:rPr>
          <w:color w:val="000000" w:themeColor="text1"/>
          <w:szCs w:val="22"/>
          <w:highlight w:val="yellow"/>
        </w:rPr>
        <w:t>) with error bars indicating one standard deviation for n &gt;= 3.</w:t>
      </w:r>
      <w:r w:rsidRPr="00B87CD8">
        <w:rPr>
          <w:color w:val="000000" w:themeColor="text1"/>
          <w:szCs w:val="22"/>
        </w:rPr>
        <w:t xml:space="preserve"> Overlaid points indicate individual biological replicates (each an average over at least 12 technical replicates per biological replicate for wild-type and MAT-α strains, and between one and six technical replicates per biological replicate for mutant strains). Dashed red line</w:t>
      </w:r>
      <w:r w:rsidR="0011552C">
        <w:rPr>
          <w:color w:val="000000" w:themeColor="text1"/>
          <w:szCs w:val="22"/>
        </w:rPr>
        <w:t>s</w:t>
      </w:r>
      <w:r w:rsidRPr="00B87CD8">
        <w:rPr>
          <w:color w:val="000000" w:themeColor="text1"/>
          <w:szCs w:val="22"/>
        </w:rPr>
        <w:t xml:space="preserve"> indicate expression at the level of wild-type Gsp1 (</w:t>
      </w:r>
      <w:r w:rsidR="00083308">
        <w:rPr>
          <w:color w:val="000000" w:themeColor="text1"/>
          <w:szCs w:val="22"/>
        </w:rPr>
        <w:t xml:space="preserve">relative expression </w:t>
      </w:r>
      <w:r w:rsidRPr="00B87CD8">
        <w:rPr>
          <w:color w:val="000000" w:themeColor="text1"/>
          <w:szCs w:val="22"/>
        </w:rPr>
        <w:t xml:space="preserve">of 1). </w:t>
      </w:r>
      <w:r w:rsidR="004D1019" w:rsidRPr="005464AF">
        <w:rPr>
          <w:b/>
          <w:bCs/>
          <w:color w:val="FF0000"/>
          <w:szCs w:val="22"/>
        </w:rPr>
        <w:t xml:space="preserve">c, </w:t>
      </w:r>
      <w:r w:rsidR="004C565C" w:rsidRPr="005464AF">
        <w:rPr>
          <w:color w:val="FF0000"/>
          <w:szCs w:val="22"/>
        </w:rPr>
        <w:t xml:space="preserve">Distributions of </w:t>
      </w:r>
      <w:r w:rsidR="005E32AA" w:rsidRPr="005464AF">
        <w:rPr>
          <w:color w:val="FF0000"/>
          <w:szCs w:val="22"/>
        </w:rPr>
        <w:t xml:space="preserve">average </w:t>
      </w:r>
      <w:r w:rsidR="004C565C" w:rsidRPr="005464AF">
        <w:rPr>
          <w:color w:val="FF0000"/>
          <w:szCs w:val="22"/>
        </w:rPr>
        <w:t>relative expression</w:t>
      </w:r>
      <w:r w:rsidR="000D68E6">
        <w:rPr>
          <w:color w:val="FF0000"/>
          <w:szCs w:val="22"/>
        </w:rPr>
        <w:t xml:space="preserve"> levels</w:t>
      </w:r>
      <w:r w:rsidR="004C565C" w:rsidRPr="005464AF">
        <w:rPr>
          <w:color w:val="FF0000"/>
          <w:szCs w:val="22"/>
        </w:rPr>
        <w:t xml:space="preserve"> </w:t>
      </w:r>
      <w:commentRangeStart w:id="5"/>
      <w:r w:rsidR="004C565C" w:rsidRPr="005464AF">
        <w:rPr>
          <w:color w:val="FF0000"/>
          <w:szCs w:val="22"/>
        </w:rPr>
        <w:t>for</w:t>
      </w:r>
      <w:commentRangeEnd w:id="5"/>
      <w:r w:rsidR="002F2F8B" w:rsidRPr="005464AF">
        <w:rPr>
          <w:rStyle w:val="CommentReference"/>
          <w:rFonts w:eastAsiaTheme="minorHAnsi" w:cstheme="minorBidi"/>
          <w:color w:val="FF0000"/>
        </w:rPr>
        <w:commentReference w:id="5"/>
      </w:r>
      <w:r w:rsidR="004C565C" w:rsidRPr="005464AF">
        <w:rPr>
          <w:color w:val="FF0000"/>
          <w:szCs w:val="22"/>
        </w:rPr>
        <w:t xml:space="preserve"> strong and weak mutants, </w:t>
      </w:r>
      <w:proofErr w:type="spellStart"/>
      <w:r w:rsidR="004C565C" w:rsidRPr="005464AF">
        <w:rPr>
          <w:color w:val="FF0000"/>
          <w:szCs w:val="22"/>
        </w:rPr>
        <w:t>colo</w:t>
      </w:r>
      <w:r w:rsidR="00F363DF" w:rsidRPr="005464AF">
        <w:rPr>
          <w:color w:val="FF0000"/>
          <w:szCs w:val="22"/>
        </w:rPr>
        <w:t>u</w:t>
      </w:r>
      <w:r w:rsidR="004C565C" w:rsidRPr="005464AF">
        <w:rPr>
          <w:color w:val="FF0000"/>
          <w:szCs w:val="22"/>
        </w:rPr>
        <w:t>red</w:t>
      </w:r>
      <w:proofErr w:type="spellEnd"/>
      <w:r w:rsidR="004C565C" w:rsidRPr="005464AF">
        <w:rPr>
          <w:color w:val="FF0000"/>
          <w:szCs w:val="22"/>
        </w:rPr>
        <w:t xml:space="preserve"> by biological replicate</w:t>
      </w:r>
      <w:r w:rsidR="006A4EF9" w:rsidRPr="005464AF">
        <w:rPr>
          <w:color w:val="FF0000"/>
          <w:szCs w:val="22"/>
        </w:rPr>
        <w:t>.</w:t>
      </w:r>
      <w:r w:rsidR="004C565C" w:rsidRPr="005464AF">
        <w:rPr>
          <w:color w:val="FF0000"/>
          <w:szCs w:val="22"/>
        </w:rPr>
        <w:t xml:space="preserve"> </w:t>
      </w:r>
      <w:commentRangeStart w:id="6"/>
      <w:commentRangeStart w:id="7"/>
      <w:r w:rsidR="004C565C" w:rsidRPr="005464AF">
        <w:rPr>
          <w:color w:val="FF0000"/>
          <w:szCs w:val="22"/>
        </w:rPr>
        <w:t xml:space="preserve">All strains </w:t>
      </w:r>
      <w:r w:rsidR="006E079E" w:rsidRPr="005464AF">
        <w:rPr>
          <w:color w:val="FF0000"/>
          <w:szCs w:val="22"/>
        </w:rPr>
        <w:t>in</w:t>
      </w:r>
      <w:r w:rsidR="004C565C" w:rsidRPr="005464AF">
        <w:rPr>
          <w:color w:val="FF0000"/>
          <w:szCs w:val="22"/>
        </w:rPr>
        <w:t xml:space="preserve"> a replicate were grown in</w:t>
      </w:r>
      <w:r w:rsidR="006E079E" w:rsidRPr="005464AF">
        <w:rPr>
          <w:color w:val="FF0000"/>
          <w:szCs w:val="22"/>
        </w:rPr>
        <w:t xml:space="preserve"> parallel</w:t>
      </w:r>
      <w:commentRangeEnd w:id="6"/>
      <w:r w:rsidR="00F508B8">
        <w:rPr>
          <w:rStyle w:val="CommentReference"/>
          <w:rFonts w:eastAsiaTheme="minorHAnsi" w:cstheme="minorBidi"/>
        </w:rPr>
        <w:commentReference w:id="6"/>
      </w:r>
      <w:commentRangeEnd w:id="7"/>
      <w:r w:rsidR="00B96A49">
        <w:rPr>
          <w:rStyle w:val="CommentReference"/>
          <w:rFonts w:eastAsiaTheme="minorHAnsi" w:cstheme="minorBidi"/>
        </w:rPr>
        <w:commentReference w:id="7"/>
      </w:r>
      <w:r w:rsidR="004C565C" w:rsidRPr="005464AF">
        <w:rPr>
          <w:color w:val="FF0000"/>
          <w:szCs w:val="22"/>
        </w:rPr>
        <w:t>.</w:t>
      </w:r>
      <w:r w:rsidR="006A4EF9" w:rsidRPr="005464AF">
        <w:rPr>
          <w:color w:val="FF0000"/>
          <w:szCs w:val="22"/>
        </w:rPr>
        <w:t xml:space="preserve"> Each point indicates an average over technical replicates, as in </w:t>
      </w:r>
      <w:r w:rsidR="006A4EF9" w:rsidRPr="005464AF">
        <w:rPr>
          <w:b/>
          <w:bCs/>
          <w:color w:val="FF0000"/>
          <w:szCs w:val="22"/>
        </w:rPr>
        <w:t>a</w:t>
      </w:r>
      <w:r w:rsidR="006A4EF9" w:rsidRPr="005464AF">
        <w:rPr>
          <w:color w:val="FF0000"/>
          <w:szCs w:val="22"/>
        </w:rPr>
        <w:t xml:space="preserve"> and </w:t>
      </w:r>
      <w:r w:rsidR="006A4EF9" w:rsidRPr="005464AF">
        <w:rPr>
          <w:b/>
          <w:bCs/>
          <w:color w:val="FF0000"/>
          <w:szCs w:val="22"/>
        </w:rPr>
        <w:t>b</w:t>
      </w:r>
      <w:r w:rsidR="006A4EF9" w:rsidRPr="005464AF">
        <w:rPr>
          <w:color w:val="FF0000"/>
          <w:szCs w:val="22"/>
        </w:rPr>
        <w:t xml:space="preserve">. </w:t>
      </w:r>
      <w:r w:rsidR="00A16776" w:rsidRPr="005464AF">
        <w:rPr>
          <w:color w:val="FF0000"/>
          <w:szCs w:val="22"/>
        </w:rPr>
        <w:t>Bars indicate the mean of the point distributions</w:t>
      </w:r>
      <w:r w:rsidR="006E079E" w:rsidRPr="005464AF">
        <w:rPr>
          <w:color w:val="FF0000"/>
          <w:szCs w:val="22"/>
        </w:rPr>
        <w:t>.</w:t>
      </w:r>
    </w:p>
    <w:p w14:paraId="4CD56D2A" w14:textId="77777777" w:rsidR="0093582C" w:rsidRDefault="00A43B6B" w:rsidP="000E51B4">
      <w:pPr>
        <w:spacing w:line="288" w:lineRule="auto"/>
        <w:rPr>
          <w:i/>
          <w:iCs/>
          <w:szCs w:val="22"/>
          <w:shd w:val="clear" w:color="auto" w:fill="FFFFFF"/>
        </w:rPr>
      </w:pPr>
      <w:r w:rsidRPr="001C16D7">
        <w:rPr>
          <w:i/>
          <w:iCs/>
          <w:szCs w:val="22"/>
          <w:shd w:val="clear" w:color="auto" w:fill="FFFFFF"/>
        </w:rPr>
        <w:t xml:space="preserve">- The authors present </w:t>
      </w:r>
      <w:r w:rsidRPr="00923B20">
        <w:rPr>
          <w:i/>
          <w:iCs/>
          <w:szCs w:val="22"/>
          <w:u w:val="single"/>
          <w:shd w:val="clear" w:color="auto" w:fill="FFFFFF"/>
        </w:rPr>
        <w:t>an enormous amount of data in this manuscript, which has resulted in some of the figures being overloaded and difficult to follow</w:t>
      </w:r>
      <w:r w:rsidRPr="001C16D7">
        <w:rPr>
          <w:i/>
          <w:iCs/>
          <w:szCs w:val="22"/>
          <w:shd w:val="clear" w:color="auto" w:fill="FFFFFF"/>
        </w:rPr>
        <w:t xml:space="preserve">.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They are crucial to the manuscript as they </w:t>
      </w:r>
      <w:proofErr w:type="spellStart"/>
      <w:r w:rsidRPr="001C16D7">
        <w:rPr>
          <w:i/>
          <w:iCs/>
          <w:szCs w:val="22"/>
          <w:shd w:val="clear" w:color="auto" w:fill="FFFFFF"/>
        </w:rPr>
        <w:t>visualise</w:t>
      </w:r>
      <w:proofErr w:type="spellEnd"/>
      <w:r w:rsidRPr="001C16D7">
        <w:rPr>
          <w:i/>
          <w:iCs/>
          <w:szCs w:val="22"/>
          <w:shd w:val="clear" w:color="auto" w:fill="FFFFFF"/>
        </w:rPr>
        <w:t xml:space="preserve"> some of the key messages of this story. Hence the authors should rethink how to illustrate these points and </w:t>
      </w:r>
      <w:r w:rsidRPr="00923B20">
        <w:rPr>
          <w:i/>
          <w:iCs/>
          <w:szCs w:val="22"/>
          <w:u w:val="single"/>
          <w:shd w:val="clear" w:color="auto" w:fill="FFFFFF"/>
        </w:rPr>
        <w:t>at least add additional structure figures to Supplementary</w:t>
      </w:r>
      <w:r w:rsidRPr="001C16D7">
        <w:rPr>
          <w:i/>
          <w:iCs/>
          <w:szCs w:val="22"/>
          <w:shd w:val="clear" w:color="auto" w:fill="FFFFFF"/>
        </w:rPr>
        <w:t>.</w:t>
      </w:r>
    </w:p>
    <w:p w14:paraId="0DDB2DE9" w14:textId="0BCCDA0A" w:rsidR="00F17BAA" w:rsidRPr="0093582C" w:rsidRDefault="00A43B6B" w:rsidP="000E51B4">
      <w:pPr>
        <w:spacing w:line="288" w:lineRule="auto"/>
        <w:rPr>
          <w:i/>
          <w:iCs/>
          <w:szCs w:val="22"/>
          <w:shd w:val="clear" w:color="auto" w:fill="FFFFFF"/>
        </w:rPr>
      </w:pPr>
      <w:r w:rsidRPr="001C16D7">
        <w:rPr>
          <w:i/>
          <w:iCs/>
          <w:szCs w:val="22"/>
          <w:shd w:val="clear" w:color="auto" w:fill="FFFFFF"/>
        </w:rPr>
        <w:lastRenderedPageBreak/>
        <w:t>Examples:</w:t>
      </w:r>
    </w:p>
    <w:p w14:paraId="4F4F86E2" w14:textId="1E663F30" w:rsidR="00951410" w:rsidRPr="00351765" w:rsidRDefault="00A43B6B" w:rsidP="000E51B4">
      <w:pPr>
        <w:spacing w:line="288" w:lineRule="auto"/>
        <w:rPr>
          <w:i/>
          <w:iCs/>
          <w:szCs w:val="22"/>
          <w:shd w:val="clear" w:color="auto" w:fill="FFFFFF"/>
        </w:rPr>
      </w:pPr>
      <w:r w:rsidRPr="001C16D7">
        <w:rPr>
          <w:i/>
          <w:iCs/>
          <w:szCs w:val="22"/>
          <w:shd w:val="clear" w:color="auto" w:fill="FFFFFF"/>
        </w:rPr>
        <w:t xml:space="preserve">- </w:t>
      </w:r>
      <w:r w:rsidRPr="0090209F">
        <w:rPr>
          <w:i/>
          <w:iCs/>
          <w:szCs w:val="22"/>
          <w:u w:val="single"/>
          <w:shd w:val="clear" w:color="auto" w:fill="FFFFFF"/>
        </w:rPr>
        <w:t>The structures shown in Fig. 1c are not sufficient to allow the reader to fully understand the special relationship of the different protein surfaces mutated and their importance in the interaction with binding partners</w:t>
      </w:r>
      <w:r w:rsidRPr="001C16D7">
        <w:rPr>
          <w:i/>
          <w:iCs/>
          <w:szCs w:val="22"/>
          <w:shd w:val="clear" w:color="auto" w:fill="FFFFFF"/>
        </w:rPr>
        <w:t xml:space="preserve">. The authors should consider </w:t>
      </w:r>
      <w:r w:rsidRPr="00923B20">
        <w:rPr>
          <w:i/>
          <w:iCs/>
          <w:szCs w:val="22"/>
          <w:u w:val="single"/>
          <w:shd w:val="clear" w:color="auto" w:fill="FFFFFF"/>
        </w:rPr>
        <w:t>showing a surface representation in addition in which the different protein interfaces are highlighted</w:t>
      </w:r>
      <w:r w:rsidRPr="001C16D7">
        <w:rPr>
          <w:i/>
          <w:iCs/>
          <w:szCs w:val="22"/>
          <w:shd w:val="clear" w:color="auto" w:fill="FFFFFF"/>
        </w:rPr>
        <w:t xml:space="preserve">, maybe </w:t>
      </w:r>
      <w:proofErr w:type="spellStart"/>
      <w:r w:rsidRPr="001C16D7">
        <w:rPr>
          <w:i/>
          <w:iCs/>
          <w:szCs w:val="22"/>
          <w:shd w:val="clear" w:color="auto" w:fill="FFFFFF"/>
        </w:rPr>
        <w:t>coloured</w:t>
      </w:r>
      <w:proofErr w:type="spellEnd"/>
      <w:r w:rsidRPr="001C16D7">
        <w:rPr>
          <w:i/>
          <w:iCs/>
          <w:szCs w:val="22"/>
          <w:shd w:val="clear" w:color="auto" w:fill="FFFFFF"/>
        </w:rPr>
        <w:t xml:space="preserve"> according to the number of times they have been detected in protein-protein interactions.</w:t>
      </w:r>
    </w:p>
    <w:p w14:paraId="38F674ED" w14:textId="267727D3" w:rsidR="00E75C24" w:rsidRPr="00570241" w:rsidRDefault="00E75C24" w:rsidP="000E51B4">
      <w:pPr>
        <w:spacing w:line="288" w:lineRule="auto"/>
        <w:rPr>
          <w:color w:val="2F5496" w:themeColor="accent1" w:themeShade="BF"/>
          <w:szCs w:val="22"/>
          <w:shd w:val="clear" w:color="auto" w:fill="FFFFFF"/>
        </w:rPr>
      </w:pPr>
      <w:r w:rsidRPr="00570241">
        <w:rPr>
          <w:color w:val="2F5496" w:themeColor="accent1" w:themeShade="BF"/>
          <w:szCs w:val="22"/>
          <w:shd w:val="clear" w:color="auto" w:fill="FFFFFF"/>
        </w:rPr>
        <w:t xml:space="preserve">We agree </w:t>
      </w:r>
      <w:r w:rsidR="00E11FC2" w:rsidRPr="00570241">
        <w:rPr>
          <w:color w:val="2F5496" w:themeColor="accent1" w:themeShade="BF"/>
          <w:szCs w:val="22"/>
          <w:shd w:val="clear" w:color="auto" w:fill="FFFFFF"/>
        </w:rPr>
        <w:t xml:space="preserve">and have made two </w:t>
      </w:r>
      <w:r w:rsidR="004C193F" w:rsidRPr="00570241">
        <w:rPr>
          <w:color w:val="2F5496" w:themeColor="accent1" w:themeShade="BF"/>
          <w:szCs w:val="22"/>
          <w:shd w:val="clear" w:color="auto" w:fill="FFFFFF"/>
        </w:rPr>
        <w:t>changes</w:t>
      </w:r>
      <w:r w:rsidR="00E11FC2" w:rsidRPr="00570241">
        <w:rPr>
          <w:color w:val="2F5496" w:themeColor="accent1" w:themeShade="BF"/>
          <w:szCs w:val="22"/>
          <w:shd w:val="clear" w:color="auto" w:fill="FFFFFF"/>
        </w:rPr>
        <w:t xml:space="preserve">: First, we now </w:t>
      </w:r>
      <w:r w:rsidR="000937FE" w:rsidRPr="00570241">
        <w:rPr>
          <w:color w:val="2F5496" w:themeColor="accent1" w:themeShade="BF"/>
          <w:szCs w:val="22"/>
          <w:shd w:val="clear" w:color="auto" w:fill="FFFFFF"/>
        </w:rPr>
        <w:t xml:space="preserve">indicate </w:t>
      </w:r>
      <w:r w:rsidR="00B960E7" w:rsidRPr="00570241">
        <w:rPr>
          <w:color w:val="2F5496" w:themeColor="accent1" w:themeShade="BF"/>
          <w:szCs w:val="22"/>
          <w:shd w:val="clear" w:color="auto" w:fill="FFFFFF"/>
        </w:rPr>
        <w:t xml:space="preserve">the </w:t>
      </w:r>
      <w:r w:rsidR="000937FE" w:rsidRPr="00570241">
        <w:rPr>
          <w:color w:val="2F5496" w:themeColor="accent1" w:themeShade="BF"/>
          <w:szCs w:val="22"/>
          <w:shd w:val="clear" w:color="auto" w:fill="FFFFFF"/>
        </w:rPr>
        <w:t>interface location</w:t>
      </w:r>
      <w:r w:rsidR="008521D1" w:rsidRPr="00570241">
        <w:rPr>
          <w:color w:val="2F5496" w:themeColor="accent1" w:themeShade="BF"/>
          <w:szCs w:val="22"/>
          <w:shd w:val="clear" w:color="auto" w:fill="FFFFFF"/>
        </w:rPr>
        <w:t>s</w:t>
      </w:r>
      <w:r w:rsidR="000937FE" w:rsidRPr="00570241">
        <w:rPr>
          <w:color w:val="2F5496" w:themeColor="accent1" w:themeShade="BF"/>
          <w:szCs w:val="22"/>
          <w:shd w:val="clear" w:color="auto" w:fill="FFFFFF"/>
        </w:rPr>
        <w:t xml:space="preserve"> of the mutated residues in </w:t>
      </w:r>
      <w:r w:rsidR="000937FE" w:rsidRPr="00570241">
        <w:rPr>
          <w:b/>
          <w:color w:val="2F5496" w:themeColor="accent1" w:themeShade="BF"/>
          <w:szCs w:val="22"/>
          <w:shd w:val="clear" w:color="auto" w:fill="FFFFFF"/>
        </w:rPr>
        <w:t>Fig</w:t>
      </w:r>
      <w:r w:rsidR="00351EA3" w:rsidRPr="00570241">
        <w:rPr>
          <w:b/>
          <w:color w:val="2F5496" w:themeColor="accent1" w:themeShade="BF"/>
          <w:szCs w:val="22"/>
          <w:shd w:val="clear" w:color="auto" w:fill="FFFFFF"/>
        </w:rPr>
        <w:t>.</w:t>
      </w:r>
      <w:r w:rsidR="000937FE" w:rsidRPr="00570241">
        <w:rPr>
          <w:b/>
          <w:color w:val="2F5496" w:themeColor="accent1" w:themeShade="BF"/>
          <w:szCs w:val="22"/>
          <w:shd w:val="clear" w:color="auto" w:fill="FFFFFF"/>
        </w:rPr>
        <w:t xml:space="preserve"> 1c</w:t>
      </w:r>
      <w:r w:rsidR="00B960E7" w:rsidRPr="00570241">
        <w:rPr>
          <w:b/>
          <w:color w:val="2F5496" w:themeColor="accent1" w:themeShade="BF"/>
          <w:szCs w:val="22"/>
          <w:shd w:val="clear" w:color="auto" w:fill="FFFFFF"/>
        </w:rPr>
        <w:t xml:space="preserve"> </w:t>
      </w:r>
      <w:r w:rsidR="00B960E7" w:rsidRPr="00570241">
        <w:rPr>
          <w:color w:val="2F5496" w:themeColor="accent1" w:themeShade="BF"/>
          <w:szCs w:val="22"/>
          <w:shd w:val="clear" w:color="auto" w:fill="FFFFFF"/>
        </w:rPr>
        <w:t>(</w:t>
      </w:r>
      <w:r w:rsidR="00006563" w:rsidRPr="00570241">
        <w:rPr>
          <w:color w:val="2F5496" w:themeColor="accent1" w:themeShade="BF"/>
          <w:szCs w:val="22"/>
          <w:shd w:val="clear" w:color="auto" w:fill="FFFFFF"/>
        </w:rPr>
        <w:t xml:space="preserve">we </w:t>
      </w:r>
      <w:r w:rsidR="00E077FD" w:rsidRPr="00570241">
        <w:rPr>
          <w:color w:val="2F5496" w:themeColor="accent1" w:themeShade="BF"/>
          <w:szCs w:val="22"/>
          <w:shd w:val="clear" w:color="auto" w:fill="FFFFFF"/>
        </w:rPr>
        <w:t>decided to</w:t>
      </w:r>
      <w:r w:rsidR="00006563" w:rsidRPr="00570241">
        <w:rPr>
          <w:color w:val="2F5496" w:themeColor="accent1" w:themeShade="BF"/>
          <w:szCs w:val="22"/>
          <w:shd w:val="clear" w:color="auto" w:fill="FFFFFF"/>
        </w:rPr>
        <w:t xml:space="preserve"> use </w:t>
      </w:r>
      <w:r w:rsidR="00093BCB" w:rsidRPr="00570241">
        <w:rPr>
          <w:color w:val="2F5496" w:themeColor="accent1" w:themeShade="BF"/>
          <w:szCs w:val="22"/>
          <w:shd w:val="clear" w:color="auto" w:fill="FFFFFF"/>
        </w:rPr>
        <w:t>color-coded dots to keep the representation simple</w:t>
      </w:r>
      <w:r w:rsidR="00B92E54" w:rsidRPr="00570241">
        <w:rPr>
          <w:color w:val="2F5496" w:themeColor="accent1" w:themeShade="BF"/>
          <w:szCs w:val="22"/>
          <w:shd w:val="clear" w:color="auto" w:fill="FFFFFF"/>
        </w:rPr>
        <w:t xml:space="preserve"> and not add another main panel</w:t>
      </w:r>
      <w:r w:rsidR="00B960E7" w:rsidRPr="00570241">
        <w:rPr>
          <w:color w:val="2F5496" w:themeColor="accent1" w:themeShade="BF"/>
          <w:szCs w:val="22"/>
          <w:shd w:val="clear" w:color="auto" w:fill="FFFFFF"/>
        </w:rPr>
        <w:t>)</w:t>
      </w:r>
      <w:r w:rsidR="000937FE" w:rsidRPr="00570241">
        <w:rPr>
          <w:color w:val="2F5496" w:themeColor="accent1" w:themeShade="BF"/>
          <w:szCs w:val="22"/>
          <w:shd w:val="clear" w:color="auto" w:fill="FFFFFF"/>
        </w:rPr>
        <w:t>. Second, w</w:t>
      </w:r>
      <w:r w:rsidRPr="00570241">
        <w:rPr>
          <w:color w:val="2F5496" w:themeColor="accent1" w:themeShade="BF"/>
          <w:szCs w:val="22"/>
          <w:shd w:val="clear" w:color="auto" w:fill="FFFFFF"/>
        </w:rPr>
        <w:t xml:space="preserve">e </w:t>
      </w:r>
      <w:r w:rsidR="002751DF" w:rsidRPr="00570241">
        <w:rPr>
          <w:color w:val="2F5496" w:themeColor="accent1" w:themeShade="BF"/>
          <w:szCs w:val="22"/>
          <w:shd w:val="clear" w:color="auto" w:fill="FFFFFF"/>
        </w:rPr>
        <w:t>added a new</w:t>
      </w:r>
      <w:r w:rsidR="00B960A0" w:rsidRPr="00570241">
        <w:rPr>
          <w:color w:val="2F5496" w:themeColor="accent1" w:themeShade="BF"/>
          <w:szCs w:val="22"/>
          <w:shd w:val="clear" w:color="auto" w:fill="FFFFFF"/>
        </w:rPr>
        <w:t xml:space="preserve"> </w:t>
      </w:r>
      <w:r w:rsidRPr="00570241">
        <w:rPr>
          <w:b/>
          <w:color w:val="2F5496" w:themeColor="accent1" w:themeShade="BF"/>
          <w:szCs w:val="22"/>
          <w:shd w:val="clear" w:color="auto" w:fill="FFFFFF"/>
        </w:rPr>
        <w:t>Extended Data Fig</w:t>
      </w:r>
      <w:r w:rsidR="003B44D7" w:rsidRPr="00570241">
        <w:rPr>
          <w:b/>
          <w:color w:val="2F5496" w:themeColor="accent1" w:themeShade="BF"/>
          <w:szCs w:val="22"/>
          <w:shd w:val="clear" w:color="auto" w:fill="FFFFFF"/>
        </w:rPr>
        <w:t>.</w:t>
      </w:r>
      <w:r w:rsidR="00B960A0" w:rsidRPr="00570241">
        <w:rPr>
          <w:b/>
          <w:color w:val="2F5496" w:themeColor="accent1" w:themeShade="BF"/>
          <w:szCs w:val="22"/>
          <w:shd w:val="clear" w:color="auto" w:fill="FFFFFF"/>
        </w:rPr>
        <w:t xml:space="preserve"> 1</w:t>
      </w:r>
      <w:r w:rsidR="00B10773" w:rsidRPr="00570241">
        <w:rPr>
          <w:b/>
          <w:color w:val="2F5496" w:themeColor="accent1" w:themeShade="BF"/>
          <w:szCs w:val="22"/>
          <w:shd w:val="clear" w:color="auto" w:fill="FFFFFF"/>
        </w:rPr>
        <w:t>a</w:t>
      </w:r>
      <w:r w:rsidR="004C193F" w:rsidRPr="00570241">
        <w:rPr>
          <w:color w:val="2F5496" w:themeColor="accent1" w:themeShade="BF"/>
          <w:szCs w:val="22"/>
          <w:shd w:val="clear" w:color="auto" w:fill="FFFFFF"/>
        </w:rPr>
        <w:t xml:space="preserve"> </w:t>
      </w:r>
      <w:r w:rsidR="00FE37C1" w:rsidRPr="00570241">
        <w:rPr>
          <w:color w:val="2F5496" w:themeColor="accent1" w:themeShade="BF"/>
          <w:szCs w:val="22"/>
          <w:shd w:val="clear" w:color="auto" w:fill="FFFFFF"/>
        </w:rPr>
        <w:t xml:space="preserve">that </w:t>
      </w:r>
      <w:r w:rsidR="000847A7" w:rsidRPr="00570241">
        <w:rPr>
          <w:color w:val="2F5496" w:themeColor="accent1" w:themeShade="BF"/>
          <w:szCs w:val="22"/>
          <w:shd w:val="clear" w:color="auto" w:fill="FFFFFF"/>
        </w:rPr>
        <w:t>highlights</w:t>
      </w:r>
      <w:r w:rsidR="004160A1" w:rsidRPr="00570241">
        <w:rPr>
          <w:color w:val="2F5496" w:themeColor="accent1" w:themeShade="BF"/>
          <w:szCs w:val="22"/>
          <w:shd w:val="clear" w:color="auto" w:fill="FFFFFF"/>
        </w:rPr>
        <w:t xml:space="preserve"> each interface </w:t>
      </w:r>
      <w:r w:rsidR="00172A5B" w:rsidRPr="00570241">
        <w:rPr>
          <w:color w:val="2F5496" w:themeColor="accent1" w:themeShade="BF"/>
          <w:szCs w:val="22"/>
          <w:shd w:val="clear" w:color="auto" w:fill="FFFFFF"/>
        </w:rPr>
        <w:t xml:space="preserve">in more detail </w:t>
      </w:r>
      <w:r w:rsidR="004C0D17" w:rsidRPr="00570241">
        <w:rPr>
          <w:color w:val="2F5496" w:themeColor="accent1" w:themeShade="BF"/>
          <w:szCs w:val="22"/>
          <w:shd w:val="clear" w:color="auto" w:fill="FFFFFF"/>
        </w:rPr>
        <w:t>with</w:t>
      </w:r>
      <w:r w:rsidR="00B960A0" w:rsidRPr="00570241">
        <w:rPr>
          <w:color w:val="2F5496" w:themeColor="accent1" w:themeShade="BF"/>
          <w:szCs w:val="22"/>
          <w:shd w:val="clear" w:color="auto" w:fill="FFFFFF"/>
        </w:rPr>
        <w:t xml:space="preserve"> the C</w:t>
      </w:r>
      <w:r w:rsidR="00B960A0" w:rsidRPr="00570241">
        <w:rPr>
          <w:color w:val="2F5496" w:themeColor="accent1" w:themeShade="BF"/>
          <w:szCs w:val="22"/>
          <w:shd w:val="clear" w:color="auto" w:fill="FFFFFF"/>
          <w:lang w:val="el-GR"/>
        </w:rPr>
        <w:t>α</w:t>
      </w:r>
      <w:r w:rsidR="00B960A0" w:rsidRPr="00570241">
        <w:rPr>
          <w:color w:val="2F5496" w:themeColor="accent1" w:themeShade="BF"/>
          <w:szCs w:val="22"/>
          <w:shd w:val="clear" w:color="auto" w:fill="FFFFFF"/>
        </w:rPr>
        <w:t xml:space="preserve"> atoms of mutated residues </w:t>
      </w:r>
      <w:r w:rsidR="0080662D" w:rsidRPr="00570241">
        <w:rPr>
          <w:color w:val="2F5496" w:themeColor="accent1" w:themeShade="BF"/>
          <w:szCs w:val="22"/>
          <w:shd w:val="clear" w:color="auto" w:fill="FFFFFF"/>
        </w:rPr>
        <w:t xml:space="preserve">in Gsp1 </w:t>
      </w:r>
      <w:r w:rsidR="00B960A0" w:rsidRPr="00570241">
        <w:rPr>
          <w:color w:val="2F5496" w:themeColor="accent1" w:themeShade="BF"/>
          <w:szCs w:val="22"/>
          <w:shd w:val="clear" w:color="auto" w:fill="FFFFFF"/>
        </w:rPr>
        <w:t>in sphere representation</w:t>
      </w:r>
      <w:r w:rsidR="003B44D7" w:rsidRPr="00570241">
        <w:rPr>
          <w:color w:val="2F5496" w:themeColor="accent1" w:themeShade="BF"/>
          <w:szCs w:val="22"/>
          <w:shd w:val="clear" w:color="auto" w:fill="FFFFFF"/>
        </w:rPr>
        <w:t xml:space="preserve"> </w:t>
      </w:r>
      <w:r w:rsidR="00C97936" w:rsidRPr="00570241">
        <w:rPr>
          <w:color w:val="2F5496" w:themeColor="accent1" w:themeShade="BF"/>
          <w:szCs w:val="22"/>
          <w:shd w:val="clear" w:color="auto" w:fill="FFFFFF"/>
        </w:rPr>
        <w:t xml:space="preserve">colored by </w:t>
      </w:r>
      <w:r w:rsidR="00D405BE" w:rsidRPr="00570241">
        <w:rPr>
          <w:color w:val="2F5496" w:themeColor="accent1" w:themeShade="BF"/>
          <w:szCs w:val="22"/>
          <w:shd w:val="clear" w:color="auto" w:fill="FFFFFF"/>
        </w:rPr>
        <w:t>the different</w:t>
      </w:r>
      <w:r w:rsidR="005D6AB4" w:rsidRPr="00570241">
        <w:rPr>
          <w:color w:val="2F5496" w:themeColor="accent1" w:themeShade="BF"/>
          <w:szCs w:val="22"/>
          <w:shd w:val="clear" w:color="auto" w:fill="FFFFFF"/>
        </w:rPr>
        <w:t xml:space="preserve"> </w:t>
      </w:r>
      <w:r w:rsidR="003B44D7" w:rsidRPr="00570241">
        <w:rPr>
          <w:color w:val="2F5496" w:themeColor="accent1" w:themeShade="BF"/>
          <w:szCs w:val="22"/>
          <w:shd w:val="clear" w:color="auto" w:fill="FFFFFF"/>
        </w:rPr>
        <w:t>interface</w:t>
      </w:r>
      <w:r w:rsidR="00E27B91" w:rsidRPr="00570241">
        <w:rPr>
          <w:color w:val="2F5496" w:themeColor="accent1" w:themeShade="BF"/>
          <w:szCs w:val="22"/>
          <w:shd w:val="clear" w:color="auto" w:fill="FFFFFF"/>
        </w:rPr>
        <w:t>s</w:t>
      </w:r>
      <w:r w:rsidRPr="00570241">
        <w:rPr>
          <w:color w:val="2F5496" w:themeColor="accent1" w:themeShade="BF"/>
          <w:szCs w:val="22"/>
          <w:shd w:val="clear" w:color="auto" w:fill="FFFFFF"/>
        </w:rPr>
        <w:t xml:space="preserve">. </w:t>
      </w:r>
      <w:r w:rsidR="00844430" w:rsidRPr="00570241">
        <w:rPr>
          <w:color w:val="2F5496" w:themeColor="accent1" w:themeShade="BF"/>
          <w:szCs w:val="22"/>
          <w:shd w:val="clear" w:color="auto" w:fill="FFFFFF"/>
        </w:rPr>
        <w:t>(</w:t>
      </w:r>
      <w:r w:rsidR="00F728C4" w:rsidRPr="00570241">
        <w:rPr>
          <w:color w:val="2F5496" w:themeColor="accent1" w:themeShade="BF"/>
          <w:szCs w:val="22"/>
          <w:shd w:val="clear" w:color="auto" w:fill="FFFFFF"/>
        </w:rPr>
        <w:t>To accommodate this change, w</w:t>
      </w:r>
      <w:r w:rsidR="003B44D7" w:rsidRPr="00570241">
        <w:rPr>
          <w:color w:val="2F5496" w:themeColor="accent1" w:themeShade="BF"/>
          <w:szCs w:val="22"/>
          <w:shd w:val="clear" w:color="auto" w:fill="FFFFFF"/>
        </w:rPr>
        <w:t xml:space="preserve">e have moved the </w:t>
      </w:r>
      <w:r w:rsidR="00211401" w:rsidRPr="00570241">
        <w:rPr>
          <w:color w:val="2F5496" w:themeColor="accent1" w:themeShade="BF"/>
          <w:szCs w:val="22"/>
          <w:shd w:val="clear" w:color="auto" w:fill="FFFFFF"/>
        </w:rPr>
        <w:t xml:space="preserve">original </w:t>
      </w:r>
      <w:r w:rsidR="00E27B91" w:rsidRPr="00570241">
        <w:rPr>
          <w:color w:val="2F5496" w:themeColor="accent1" w:themeShade="BF"/>
          <w:szCs w:val="22"/>
          <w:shd w:val="clear" w:color="auto" w:fill="FFFFFF"/>
        </w:rPr>
        <w:t xml:space="preserve">Extended Data Fig. 1a </w:t>
      </w:r>
      <w:r w:rsidR="00696CB6" w:rsidRPr="00570241">
        <w:rPr>
          <w:color w:val="2F5496" w:themeColor="accent1" w:themeShade="BF"/>
          <w:szCs w:val="22"/>
          <w:shd w:val="clear" w:color="auto" w:fill="FFFFFF"/>
        </w:rPr>
        <w:t>showing</w:t>
      </w:r>
      <w:r w:rsidR="003B44D7" w:rsidRPr="00570241">
        <w:rPr>
          <w:color w:val="2F5496" w:themeColor="accent1" w:themeShade="BF"/>
          <w:szCs w:val="22"/>
          <w:shd w:val="clear" w:color="auto" w:fill="FFFFFF"/>
        </w:rPr>
        <w:t xml:space="preserve"> the complex</w:t>
      </w:r>
      <w:r w:rsidR="0096730E" w:rsidRPr="00570241">
        <w:rPr>
          <w:color w:val="2F5496" w:themeColor="accent1" w:themeShade="BF"/>
          <w:szCs w:val="22"/>
          <w:shd w:val="clear" w:color="auto" w:fill="FFFFFF"/>
        </w:rPr>
        <w:t xml:space="preserve"> structures</w:t>
      </w:r>
      <w:r w:rsidR="003B44D7" w:rsidRPr="00570241">
        <w:rPr>
          <w:color w:val="2F5496" w:themeColor="accent1" w:themeShade="BF"/>
          <w:szCs w:val="22"/>
          <w:shd w:val="clear" w:color="auto" w:fill="FFFFFF"/>
        </w:rPr>
        <w:t xml:space="preserve"> to the </w:t>
      </w:r>
      <w:r w:rsidR="003B44D7" w:rsidRPr="00570241">
        <w:rPr>
          <w:b/>
          <w:color w:val="2F5496" w:themeColor="accent1" w:themeShade="BF"/>
          <w:szCs w:val="22"/>
          <w:shd w:val="clear" w:color="auto" w:fill="FFFFFF"/>
        </w:rPr>
        <w:t>Supplementary File 1</w:t>
      </w:r>
      <w:r w:rsidR="00844430" w:rsidRPr="00570241">
        <w:rPr>
          <w:b/>
          <w:color w:val="2F5496" w:themeColor="accent1" w:themeShade="BF"/>
          <w:szCs w:val="22"/>
          <w:shd w:val="clear" w:color="auto" w:fill="FFFFFF"/>
        </w:rPr>
        <w:t xml:space="preserve"> Figure 1</w:t>
      </w:r>
      <w:r w:rsidR="00844430" w:rsidRPr="00570241">
        <w:rPr>
          <w:color w:val="2F5496" w:themeColor="accent1" w:themeShade="BF"/>
          <w:szCs w:val="22"/>
          <w:shd w:val="clear" w:color="auto" w:fill="FFFFFF"/>
        </w:rPr>
        <w:t>)</w:t>
      </w:r>
      <w:r w:rsidR="003B44D7" w:rsidRPr="00570241">
        <w:rPr>
          <w:color w:val="2F5496" w:themeColor="accent1" w:themeShade="BF"/>
          <w:szCs w:val="22"/>
          <w:shd w:val="clear" w:color="auto" w:fill="FFFFFF"/>
        </w:rPr>
        <w:t>.</w:t>
      </w:r>
    </w:p>
    <w:p w14:paraId="78030616" w14:textId="77777777" w:rsidR="0093582C" w:rsidRDefault="007B6E52" w:rsidP="0093582C">
      <w:pPr>
        <w:spacing w:line="288" w:lineRule="auto"/>
        <w:rPr>
          <w:b/>
          <w:bCs/>
          <w:color w:val="000000" w:themeColor="text1"/>
          <w:szCs w:val="22"/>
          <w:shd w:val="clear" w:color="auto" w:fill="FFFFFF"/>
        </w:rPr>
      </w:pPr>
      <w:r>
        <w:rPr>
          <w:noProof/>
          <w:color w:val="000000" w:themeColor="text1"/>
          <w:szCs w:val="22"/>
          <w:shd w:val="clear" w:color="auto" w:fill="FFFFFF"/>
        </w:rPr>
        <w:drawing>
          <wp:inline distT="0" distB="0" distL="0" distR="0" wp14:anchorId="165F59BF" wp14:editId="547D4A02">
            <wp:extent cx="4047390" cy="168641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7390" cy="1686412"/>
                    </a:xfrm>
                    <a:prstGeom prst="rect">
                      <a:avLst/>
                    </a:prstGeom>
                  </pic:spPr>
                </pic:pic>
              </a:graphicData>
            </a:graphic>
          </wp:inline>
        </w:drawing>
      </w:r>
    </w:p>
    <w:p w14:paraId="757575AA" w14:textId="26C40168" w:rsidR="00B3669A" w:rsidRPr="004A5AB0" w:rsidRDefault="00BE5D7E" w:rsidP="0093582C">
      <w:pPr>
        <w:spacing w:line="240" w:lineRule="auto"/>
        <w:rPr>
          <w:color w:val="FF0000"/>
          <w:szCs w:val="22"/>
          <w:shd w:val="clear" w:color="auto" w:fill="FFFFFF"/>
        </w:rPr>
      </w:pPr>
      <w:r w:rsidRPr="004A5AB0">
        <w:rPr>
          <w:b/>
          <w:bCs/>
          <w:color w:val="FF0000"/>
          <w:szCs w:val="22"/>
          <w:shd w:val="clear" w:color="auto" w:fill="FFFFFF"/>
        </w:rPr>
        <w:t>Figure 1</w:t>
      </w:r>
      <w:r w:rsidR="00762CC4" w:rsidRPr="004A5AB0">
        <w:rPr>
          <w:b/>
          <w:bCs/>
          <w:color w:val="FF0000"/>
          <w:szCs w:val="22"/>
          <w:shd w:val="clear" w:color="auto" w:fill="FFFFFF"/>
        </w:rPr>
        <w:t xml:space="preserve"> c</w:t>
      </w:r>
      <w:r w:rsidR="00762CC4" w:rsidRPr="004A5AB0">
        <w:rPr>
          <w:color w:val="FF0000"/>
          <w:szCs w:val="22"/>
          <w:shd w:val="clear" w:color="auto" w:fill="FFFFFF"/>
        </w:rPr>
        <w:t xml:space="preserve">, </w:t>
      </w:r>
      <w:r w:rsidR="006103F5" w:rsidRPr="004A5AB0">
        <w:rPr>
          <w:color w:val="FF0000"/>
        </w:rPr>
        <w:t xml:space="preserve">Structure of GTP-bound </w:t>
      </w:r>
      <w:r w:rsidR="002C38B0" w:rsidRPr="004A5AB0">
        <w:rPr>
          <w:color w:val="FF0000"/>
        </w:rPr>
        <w:t xml:space="preserve">Gsp1 </w:t>
      </w:r>
      <w:r w:rsidR="006103F5" w:rsidRPr="004A5AB0">
        <w:rPr>
          <w:color w:val="FF0000"/>
        </w:rPr>
        <w:t>(navy, PDB ID: 3m1i). The 24 mutated Gsp1 residue positions are shown as C</w:t>
      </w:r>
      <w:r w:rsidR="006103F5" w:rsidRPr="004A5AB0">
        <w:rPr>
          <w:color w:val="FF0000"/>
          <w:lang w:val="el-GR"/>
        </w:rPr>
        <w:t>α</w:t>
      </w:r>
      <w:r w:rsidR="006103F5" w:rsidRPr="004A5AB0">
        <w:rPr>
          <w:color w:val="FF0000"/>
          <w:lang w:val="en-GB"/>
        </w:rPr>
        <w:t xml:space="preserve"> </w:t>
      </w:r>
      <w:r w:rsidR="006103F5" w:rsidRPr="004A5AB0">
        <w:rPr>
          <w:color w:val="FF0000"/>
        </w:rPr>
        <w:t xml:space="preserve">atom spheres. Positions of mutations with strong genetic interaction profiles are in </w:t>
      </w:r>
      <w:r w:rsidR="006103F5" w:rsidRPr="004A5AB0">
        <w:rPr>
          <w:b/>
          <w:color w:val="FF0000"/>
        </w:rPr>
        <w:t>bold</w:t>
      </w:r>
      <w:r w:rsidR="006103F5" w:rsidRPr="004A5AB0">
        <w:rPr>
          <w:color w:val="FF0000"/>
        </w:rPr>
        <w:t xml:space="preserve">, and positions that are not conserved in sequence between </w:t>
      </w:r>
      <w:r w:rsidR="006103F5" w:rsidRPr="004A5AB0">
        <w:rPr>
          <w:i/>
          <w:iCs/>
          <w:color w:val="FF0000"/>
        </w:rPr>
        <w:t>S. cerevisiae</w:t>
      </w:r>
      <w:r w:rsidR="006103F5" w:rsidRPr="004A5AB0">
        <w:rPr>
          <w:color w:val="FF0000"/>
        </w:rPr>
        <w:t xml:space="preserve"> Gsp1 and human </w:t>
      </w:r>
      <w:r w:rsidR="00F56D4F" w:rsidRPr="004A5AB0">
        <w:rPr>
          <w:color w:val="FF0000"/>
        </w:rPr>
        <w:t>Ra</w:t>
      </w:r>
      <w:r w:rsidR="00E16EDB" w:rsidRPr="004A5AB0">
        <w:rPr>
          <w:color w:val="FF0000"/>
        </w:rPr>
        <w:t>n</w:t>
      </w:r>
      <w:r w:rsidR="006103F5" w:rsidRPr="004A5AB0">
        <w:rPr>
          <w:color w:val="FF0000"/>
        </w:rPr>
        <w:t xml:space="preserve"> are in </w:t>
      </w:r>
      <w:r w:rsidR="006103F5" w:rsidRPr="004A5AB0">
        <w:rPr>
          <w:i/>
          <w:iCs/>
          <w:color w:val="FF0000"/>
        </w:rPr>
        <w:t>italic</w:t>
      </w:r>
      <w:r w:rsidR="006103F5" w:rsidRPr="004A5AB0">
        <w:rPr>
          <w:color w:val="FF0000"/>
        </w:rPr>
        <w:t xml:space="preserve">. </w:t>
      </w:r>
      <w:proofErr w:type="spellStart"/>
      <w:r w:rsidR="006103F5" w:rsidRPr="00BB6780">
        <w:rPr>
          <w:color w:val="FF0000"/>
        </w:rPr>
        <w:t>Coloured</w:t>
      </w:r>
      <w:proofErr w:type="spellEnd"/>
      <w:r w:rsidR="006103F5" w:rsidRPr="00BB6780">
        <w:rPr>
          <w:color w:val="FF0000"/>
        </w:rPr>
        <w:t xml:space="preserve"> dots represent the interaction partners for which the residue is in the interface core. </w:t>
      </w:r>
      <w:r w:rsidR="006103F5" w:rsidRPr="004A5AB0">
        <w:rPr>
          <w:color w:val="FF0000"/>
        </w:rPr>
        <w:t>Switch I and II regions are shown in light blue and pale pink, respectively.</w:t>
      </w:r>
    </w:p>
    <w:p w14:paraId="61F0865B" w14:textId="77777777" w:rsidR="009C209B" w:rsidRPr="001C16D7" w:rsidRDefault="00625DFC" w:rsidP="000E51B4">
      <w:pPr>
        <w:spacing w:line="288" w:lineRule="auto"/>
        <w:rPr>
          <w:color w:val="2F5496" w:themeColor="accent1" w:themeShade="BF"/>
          <w:szCs w:val="22"/>
        </w:rPr>
      </w:pPr>
      <w:r w:rsidRPr="001C16D7">
        <w:rPr>
          <w:noProof/>
          <w:color w:val="2F5496" w:themeColor="accent1" w:themeShade="BF"/>
          <w:szCs w:val="22"/>
        </w:rPr>
        <w:drawing>
          <wp:inline distT="0" distB="0" distL="0" distR="0" wp14:anchorId="3871F96D" wp14:editId="4EA6602B">
            <wp:extent cx="4046855" cy="383409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b="30673"/>
                    <a:stretch/>
                  </pic:blipFill>
                  <pic:spPr bwMode="auto">
                    <a:xfrm>
                      <a:off x="0" y="0"/>
                      <a:ext cx="4062976" cy="3849365"/>
                    </a:xfrm>
                    <a:prstGeom prst="rect">
                      <a:avLst/>
                    </a:prstGeom>
                    <a:ln>
                      <a:noFill/>
                    </a:ln>
                    <a:extLst>
                      <a:ext uri="{53640926-AAD7-44D8-BBD7-CCE9431645EC}">
                        <a14:shadowObscured xmlns:a14="http://schemas.microsoft.com/office/drawing/2010/main"/>
                      </a:ext>
                    </a:extLst>
                  </pic:spPr>
                </pic:pic>
              </a:graphicData>
            </a:graphic>
          </wp:inline>
        </w:drawing>
      </w:r>
    </w:p>
    <w:p w14:paraId="57E329DC" w14:textId="090402B1" w:rsidR="003664F3" w:rsidRPr="001C16D7" w:rsidRDefault="003664F3" w:rsidP="00246E48">
      <w:pPr>
        <w:spacing w:before="100" w:beforeAutospacing="1" w:after="100" w:afterAutospacing="1" w:line="240" w:lineRule="auto"/>
        <w:rPr>
          <w:szCs w:val="22"/>
        </w:rPr>
      </w:pPr>
      <w:bookmarkStart w:id="8" w:name="_Ref411434816"/>
      <w:r w:rsidRPr="00A51557">
        <w:rPr>
          <w:b/>
          <w:color w:val="FF0000"/>
          <w:szCs w:val="22"/>
        </w:rPr>
        <w:lastRenderedPageBreak/>
        <w:t xml:space="preserve">Extended Data Figure </w:t>
      </w:r>
      <w:bookmarkEnd w:id="8"/>
      <w:r w:rsidRPr="00A51557">
        <w:rPr>
          <w:b/>
          <w:color w:val="FF0000"/>
          <w:szCs w:val="22"/>
        </w:rPr>
        <w:t xml:space="preserve">1 Design of interface point mutations in </w:t>
      </w:r>
      <w:r w:rsidRPr="00A51557">
        <w:rPr>
          <w:b/>
          <w:i/>
          <w:color w:val="FF0000"/>
          <w:szCs w:val="22"/>
        </w:rPr>
        <w:t>S. cerevisiae</w:t>
      </w:r>
      <w:r w:rsidRPr="00A51557">
        <w:rPr>
          <w:b/>
          <w:color w:val="FF0000"/>
          <w:szCs w:val="22"/>
        </w:rPr>
        <w:t xml:space="preserve"> Gsp1.</w:t>
      </w:r>
      <w:r w:rsidRPr="00A51557">
        <w:rPr>
          <w:color w:val="FF0000"/>
          <w:szCs w:val="22"/>
        </w:rPr>
        <w:t xml:space="preserve"> </w:t>
      </w:r>
      <w:r w:rsidR="000B31AE" w:rsidRPr="00A51557">
        <w:rPr>
          <w:color w:val="FF0000"/>
          <w:szCs w:val="22"/>
        </w:rPr>
        <w:t xml:space="preserve">Mutated Gsp1 residues are shown as spheres. Interface core, rim, and support positions are defined as in (Levy, 2010) (see </w:t>
      </w:r>
      <w:r w:rsidR="000B31AE" w:rsidRPr="00A51557">
        <w:rPr>
          <w:b/>
          <w:color w:val="FF0000"/>
          <w:szCs w:val="22"/>
        </w:rPr>
        <w:t>Methods</w:t>
      </w:r>
      <w:r w:rsidR="000B31AE" w:rsidRPr="00A51557">
        <w:rPr>
          <w:color w:val="FF0000"/>
          <w:szCs w:val="22"/>
        </w:rPr>
        <w:t>)</w:t>
      </w:r>
      <w:r w:rsidR="000B31AE">
        <w:rPr>
          <w:color w:val="FF0000"/>
          <w:szCs w:val="22"/>
        </w:rPr>
        <w:t xml:space="preserve"> and provided in </w:t>
      </w:r>
      <w:r w:rsidR="000B31AE" w:rsidRPr="004A5AB0">
        <w:rPr>
          <w:b/>
          <w:bCs/>
          <w:color w:val="FF0000"/>
          <w:szCs w:val="22"/>
        </w:rPr>
        <w:t>Supplementary File 1 Table 2</w:t>
      </w:r>
      <w:r w:rsidR="000B31AE" w:rsidRPr="00A51557">
        <w:rPr>
          <w:color w:val="FF0000"/>
          <w:szCs w:val="22"/>
        </w:rPr>
        <w:t xml:space="preserve">. </w:t>
      </w:r>
      <w:r w:rsidRPr="00A51557">
        <w:rPr>
          <w:b/>
          <w:color w:val="FF0000"/>
          <w:szCs w:val="22"/>
        </w:rPr>
        <w:t>a-f,</w:t>
      </w:r>
      <w:r w:rsidRPr="00A51557">
        <w:rPr>
          <w:color w:val="FF0000"/>
          <w:szCs w:val="22"/>
        </w:rPr>
        <w:t xml:space="preserve"> Structures of Ran/Gsp1 in </w:t>
      </w:r>
      <w:r w:rsidR="00FD1E3E" w:rsidRPr="00A51557">
        <w:rPr>
          <w:color w:val="FF0000"/>
          <w:szCs w:val="22"/>
        </w:rPr>
        <w:t>different binding conformations</w:t>
      </w:r>
      <w:r w:rsidRPr="00A51557">
        <w:rPr>
          <w:color w:val="FF0000"/>
          <w:szCs w:val="22"/>
        </w:rPr>
        <w:t xml:space="preserve">. Interface residues are </w:t>
      </w:r>
      <w:proofErr w:type="spellStart"/>
      <w:r w:rsidRPr="00A51557">
        <w:rPr>
          <w:color w:val="FF0000"/>
          <w:szCs w:val="22"/>
        </w:rPr>
        <w:t>coloured</w:t>
      </w:r>
      <w:proofErr w:type="spellEnd"/>
      <w:r w:rsidRPr="00A51557">
        <w:rPr>
          <w:color w:val="FF0000"/>
          <w:szCs w:val="22"/>
        </w:rPr>
        <w:t xml:space="preserve"> by the type of partner protein: </w:t>
      </w:r>
      <w:r w:rsidR="00FD1E3E" w:rsidRPr="00A51557">
        <w:rPr>
          <w:b/>
          <w:color w:val="FF0000"/>
        </w:rPr>
        <w:t>a,</w:t>
      </w:r>
      <w:r w:rsidR="00FD1E3E" w:rsidRPr="00A51557">
        <w:rPr>
          <w:color w:val="FF0000"/>
        </w:rPr>
        <w:t xml:space="preserve"> Srm1 (GEF) interface core (dark teal) and interface rim and support (light teal) PDB ID: 1i2m; </w:t>
      </w:r>
      <w:r w:rsidR="00FD1E3E" w:rsidRPr="00A51557">
        <w:rPr>
          <w:b/>
          <w:color w:val="FF0000"/>
        </w:rPr>
        <w:t xml:space="preserve">b, </w:t>
      </w:r>
      <w:r w:rsidR="00FD1E3E" w:rsidRPr="00A51557">
        <w:rPr>
          <w:color w:val="FF0000"/>
        </w:rPr>
        <w:t xml:space="preserve">Rna1 (GAP) interface core (dark orange) and interface rim and support (light orange) PDB ID: 1k5d; </w:t>
      </w:r>
      <w:r w:rsidR="00FD1E3E" w:rsidRPr="00A51557">
        <w:rPr>
          <w:b/>
          <w:color w:val="FF0000"/>
        </w:rPr>
        <w:t>c,</w:t>
      </w:r>
      <w:r w:rsidR="00FD1E3E" w:rsidRPr="00A51557">
        <w:rPr>
          <w:color w:val="FF0000"/>
        </w:rPr>
        <w:t xml:space="preserve"> Ntf2 interface core (dark purple) and interface rim and support (light purple) PDB ID: 1a2k; </w:t>
      </w:r>
      <w:r w:rsidR="00FD1E3E" w:rsidRPr="00A51557">
        <w:rPr>
          <w:b/>
          <w:color w:val="FF0000"/>
        </w:rPr>
        <w:t>d,</w:t>
      </w:r>
      <w:r w:rsidR="00FD1E3E" w:rsidRPr="00A51557">
        <w:rPr>
          <w:color w:val="FF0000"/>
        </w:rPr>
        <w:t xml:space="preserve"> Residues that are in both the core of the Yrb1 and Yrb2 interfaces (dark yellow), and in only one of the two interfaces (light yellow) PDB ID: 1k5d; </w:t>
      </w:r>
      <w:r w:rsidR="00FD1E3E" w:rsidRPr="00A51557">
        <w:rPr>
          <w:b/>
          <w:color w:val="FF0000"/>
        </w:rPr>
        <w:t>e,</w:t>
      </w:r>
      <w:r w:rsidR="00FD1E3E" w:rsidRPr="00A51557">
        <w:rPr>
          <w:color w:val="FF0000"/>
        </w:rPr>
        <w:t xml:space="preserve"> Srp1 interface core (dark pink) and interface rim and support (light pink) PDB ID: 1wa5; </w:t>
      </w:r>
      <w:r w:rsidR="00FD1E3E" w:rsidRPr="00A51557">
        <w:rPr>
          <w:b/>
          <w:color w:val="FF0000"/>
        </w:rPr>
        <w:t>f,</w:t>
      </w:r>
      <w:r w:rsidR="00FD1E3E" w:rsidRPr="00A51557">
        <w:rPr>
          <w:color w:val="FF0000"/>
        </w:rPr>
        <w:t xml:space="preserve"> Residues that are in the core of more than four (dark green), two to three (green) and one (light green) karyopherin interface. </w:t>
      </w:r>
      <w:proofErr w:type="spellStart"/>
      <w:r w:rsidR="00FD1E3E" w:rsidRPr="00A51557">
        <w:rPr>
          <w:color w:val="FF0000"/>
        </w:rPr>
        <w:t>Karyopherins</w:t>
      </w:r>
      <w:proofErr w:type="spellEnd"/>
      <w:r w:rsidR="00FD1E3E" w:rsidRPr="00A51557">
        <w:rPr>
          <w:color w:val="FF0000"/>
        </w:rPr>
        <w:t xml:space="preserve"> are: Kap95, Crm1, Los1, Kap104, Msn5, Cse1, Mtr10. PDB ID: 2bku.</w:t>
      </w:r>
    </w:p>
    <w:p w14:paraId="40C9C140" w14:textId="77777777" w:rsidR="003664F3" w:rsidRPr="001C16D7" w:rsidRDefault="003664F3" w:rsidP="000E51B4">
      <w:pPr>
        <w:spacing w:line="288" w:lineRule="auto"/>
        <w:rPr>
          <w:szCs w:val="22"/>
          <w:shd w:val="clear" w:color="auto" w:fill="FFFFFF"/>
        </w:rPr>
      </w:pPr>
      <w:r w:rsidRPr="001C16D7">
        <w:rPr>
          <w:i/>
          <w:iCs/>
          <w:szCs w:val="22"/>
          <w:shd w:val="clear" w:color="auto" w:fill="FFFFFF"/>
        </w:rPr>
        <w:t xml:space="preserve">- Similarly, the </w:t>
      </w:r>
      <w:r w:rsidRPr="005D6EBF">
        <w:rPr>
          <w:i/>
          <w:iCs/>
          <w:szCs w:val="22"/>
          <w:u w:val="single"/>
          <w:shd w:val="clear" w:color="auto" w:fill="FFFFFF"/>
        </w:rPr>
        <w:t>structures shown in Fig. 2d-f are not intuitive and don’t sufficiently convey the message. It may help to add figures with Gsp1 in a surface representation with the position of the different residues described indicated</w:t>
      </w:r>
      <w:r w:rsidRPr="001C16D7">
        <w:rPr>
          <w:i/>
          <w:iCs/>
          <w:szCs w:val="22"/>
          <w:shd w:val="clear" w:color="auto" w:fill="FFFFFF"/>
        </w:rPr>
        <w:t>.</w:t>
      </w:r>
    </w:p>
    <w:p w14:paraId="1921EBAD" w14:textId="3B8A1B29" w:rsidR="00AD6731" w:rsidRPr="00570241" w:rsidRDefault="000A7977" w:rsidP="000E51B4">
      <w:pPr>
        <w:spacing w:line="288" w:lineRule="auto"/>
        <w:rPr>
          <w:color w:val="2F5496" w:themeColor="accent1" w:themeShade="BF"/>
          <w:szCs w:val="22"/>
        </w:rPr>
      </w:pPr>
      <w:r w:rsidRPr="00570241">
        <w:rPr>
          <w:color w:val="2F5496" w:themeColor="accent1" w:themeShade="BF"/>
          <w:szCs w:val="22"/>
        </w:rPr>
        <w:t>Since all</w:t>
      </w:r>
      <w:r w:rsidR="00F47A8E" w:rsidRPr="00570241">
        <w:rPr>
          <w:color w:val="2F5496" w:themeColor="accent1" w:themeShade="BF"/>
          <w:szCs w:val="22"/>
        </w:rPr>
        <w:t xml:space="preserve"> three reviewers</w:t>
      </w:r>
      <w:r w:rsidR="00BE5A74" w:rsidRPr="00570241">
        <w:rPr>
          <w:color w:val="2F5496" w:themeColor="accent1" w:themeShade="BF"/>
          <w:szCs w:val="22"/>
        </w:rPr>
        <w:t xml:space="preserve"> </w:t>
      </w:r>
      <w:r w:rsidR="00291456" w:rsidRPr="00570241">
        <w:rPr>
          <w:color w:val="2F5496" w:themeColor="accent1" w:themeShade="BF"/>
          <w:szCs w:val="22"/>
        </w:rPr>
        <w:t>indicated that</w:t>
      </w:r>
      <w:r w:rsidR="00F47A8E" w:rsidRPr="00570241">
        <w:rPr>
          <w:color w:val="2F5496" w:themeColor="accent1" w:themeShade="BF"/>
          <w:szCs w:val="22"/>
        </w:rPr>
        <w:t xml:space="preserve"> our </w:t>
      </w:r>
      <w:r w:rsidR="00291456" w:rsidRPr="00570241">
        <w:rPr>
          <w:color w:val="2F5496" w:themeColor="accent1" w:themeShade="BF"/>
          <w:szCs w:val="22"/>
        </w:rPr>
        <w:t xml:space="preserve">original </w:t>
      </w:r>
      <w:r w:rsidR="00F47A8E" w:rsidRPr="00570241">
        <w:rPr>
          <w:color w:val="2F5496" w:themeColor="accent1" w:themeShade="BF"/>
          <w:szCs w:val="22"/>
        </w:rPr>
        <w:t>version of</w:t>
      </w:r>
      <w:r w:rsidR="00BE5A74" w:rsidRPr="00570241">
        <w:rPr>
          <w:color w:val="2F5496" w:themeColor="accent1" w:themeShade="BF"/>
          <w:szCs w:val="22"/>
        </w:rPr>
        <w:t xml:space="preserve"> </w:t>
      </w:r>
      <w:r w:rsidR="00BE5A74" w:rsidRPr="00570241">
        <w:rPr>
          <w:b/>
          <w:color w:val="2F5496" w:themeColor="accent1" w:themeShade="BF"/>
          <w:szCs w:val="22"/>
        </w:rPr>
        <w:t>Fig. 2</w:t>
      </w:r>
      <w:r w:rsidR="00BE5A74" w:rsidRPr="00570241">
        <w:rPr>
          <w:color w:val="2F5496" w:themeColor="accent1" w:themeShade="BF"/>
          <w:szCs w:val="22"/>
        </w:rPr>
        <w:t xml:space="preserve"> </w:t>
      </w:r>
      <w:r w:rsidR="00625365" w:rsidRPr="00570241">
        <w:rPr>
          <w:color w:val="2F5496" w:themeColor="accent1" w:themeShade="BF"/>
          <w:szCs w:val="22"/>
        </w:rPr>
        <w:t>was unclear, w</w:t>
      </w:r>
      <w:r w:rsidR="00BE5A74" w:rsidRPr="00570241">
        <w:rPr>
          <w:color w:val="2F5496" w:themeColor="accent1" w:themeShade="BF"/>
          <w:szCs w:val="22"/>
        </w:rPr>
        <w:t xml:space="preserve">e have now </w:t>
      </w:r>
      <w:r w:rsidR="00BE5A74" w:rsidRPr="00B87CD8">
        <w:rPr>
          <w:color w:val="FF0000"/>
          <w:szCs w:val="22"/>
        </w:rPr>
        <w:t xml:space="preserve">reworked </w:t>
      </w:r>
      <w:r w:rsidR="00BE5A74" w:rsidRPr="00B87CD8">
        <w:rPr>
          <w:b/>
          <w:color w:val="FF0000"/>
          <w:szCs w:val="22"/>
        </w:rPr>
        <w:t>Fig. 2</w:t>
      </w:r>
      <w:r w:rsidR="00BE5A74" w:rsidRPr="00B87CD8">
        <w:rPr>
          <w:color w:val="FF0000"/>
          <w:szCs w:val="22"/>
        </w:rPr>
        <w:t xml:space="preserve"> and </w:t>
      </w:r>
      <w:r w:rsidR="00045562" w:rsidRPr="00B87CD8">
        <w:rPr>
          <w:color w:val="FF0000"/>
          <w:szCs w:val="22"/>
        </w:rPr>
        <w:t xml:space="preserve">the </w:t>
      </w:r>
      <w:r w:rsidR="00170E2F" w:rsidRPr="00B87CD8">
        <w:rPr>
          <w:color w:val="FF0000"/>
          <w:szCs w:val="22"/>
        </w:rPr>
        <w:t>accompanying text section</w:t>
      </w:r>
      <w:r w:rsidR="00170E2F" w:rsidRPr="00570241">
        <w:rPr>
          <w:color w:val="2F5496" w:themeColor="accent1" w:themeShade="BF"/>
          <w:szCs w:val="22"/>
        </w:rPr>
        <w:t xml:space="preserve"> (see </w:t>
      </w:r>
      <w:r w:rsidR="009C2ECB" w:rsidRPr="00570241">
        <w:rPr>
          <w:color w:val="2F5496" w:themeColor="accent1" w:themeShade="BF"/>
          <w:szCs w:val="22"/>
        </w:rPr>
        <w:t xml:space="preserve">also </w:t>
      </w:r>
      <w:r w:rsidR="00170E2F" w:rsidRPr="00570241">
        <w:rPr>
          <w:color w:val="2F5496" w:themeColor="accent1" w:themeShade="BF"/>
          <w:szCs w:val="22"/>
        </w:rPr>
        <w:t xml:space="preserve">response to reviewer </w:t>
      </w:r>
      <w:r w:rsidR="00611E07" w:rsidRPr="00570241">
        <w:rPr>
          <w:color w:val="2F5496" w:themeColor="accent1" w:themeShade="BF"/>
          <w:szCs w:val="22"/>
        </w:rPr>
        <w:t xml:space="preserve">#2 </w:t>
      </w:r>
      <w:r w:rsidR="000C730B" w:rsidRPr="00570241">
        <w:rPr>
          <w:color w:val="2F5496" w:themeColor="accent1" w:themeShade="BF"/>
          <w:szCs w:val="22"/>
        </w:rPr>
        <w:t xml:space="preserve">point </w:t>
      </w:r>
      <w:r w:rsidR="00611E07" w:rsidRPr="00570241">
        <w:rPr>
          <w:color w:val="2F5496" w:themeColor="accent1" w:themeShade="BF"/>
          <w:szCs w:val="22"/>
        </w:rPr>
        <w:t>4</w:t>
      </w:r>
      <w:r w:rsidR="00170E2F" w:rsidRPr="00570241">
        <w:rPr>
          <w:color w:val="2F5496" w:themeColor="accent1" w:themeShade="BF"/>
          <w:szCs w:val="22"/>
        </w:rPr>
        <w:t>)</w:t>
      </w:r>
      <w:r w:rsidR="004F2EF6" w:rsidRPr="00570241">
        <w:rPr>
          <w:color w:val="2F5496" w:themeColor="accent1" w:themeShade="BF"/>
          <w:szCs w:val="22"/>
        </w:rPr>
        <w:t>.</w:t>
      </w:r>
      <w:r w:rsidR="005C04DD" w:rsidRPr="00570241">
        <w:rPr>
          <w:color w:val="2F5496" w:themeColor="accent1" w:themeShade="BF"/>
          <w:szCs w:val="22"/>
        </w:rPr>
        <w:t xml:space="preserve"> We hope that the new representations in </w:t>
      </w:r>
      <w:r w:rsidR="005C04DD" w:rsidRPr="00570241">
        <w:rPr>
          <w:b/>
          <w:color w:val="2F5496" w:themeColor="accent1" w:themeShade="BF"/>
          <w:szCs w:val="22"/>
        </w:rPr>
        <w:t>Fig. 2</w:t>
      </w:r>
      <w:r w:rsidR="005C04DD" w:rsidRPr="00570241">
        <w:rPr>
          <w:color w:val="2F5496" w:themeColor="accent1" w:themeShade="BF"/>
          <w:szCs w:val="22"/>
        </w:rPr>
        <w:t xml:space="preserve"> now more clearly highlight the positions of the described residues.</w:t>
      </w:r>
    </w:p>
    <w:p w14:paraId="7E74068E" w14:textId="77777777" w:rsidR="00197A98" w:rsidRDefault="00197A98" w:rsidP="000E51B4">
      <w:pPr>
        <w:spacing w:line="288" w:lineRule="auto"/>
        <w:rPr>
          <w:i/>
          <w:iCs/>
          <w:szCs w:val="22"/>
          <w:shd w:val="clear" w:color="auto" w:fill="FFFFFF"/>
        </w:rPr>
      </w:pPr>
    </w:p>
    <w:p w14:paraId="455B01CC" w14:textId="77777777" w:rsidR="00F17BAA" w:rsidRPr="001C16D7" w:rsidRDefault="00A43B6B" w:rsidP="000E51B4">
      <w:pPr>
        <w:spacing w:line="288" w:lineRule="auto"/>
        <w:rPr>
          <w:i/>
          <w:iCs/>
          <w:szCs w:val="22"/>
        </w:rPr>
      </w:pPr>
      <w:r w:rsidRPr="001C16D7">
        <w:rPr>
          <w:i/>
          <w:iCs/>
          <w:szCs w:val="22"/>
          <w:shd w:val="clear" w:color="auto" w:fill="FFFFFF"/>
        </w:rPr>
        <w:t>Minor points</w:t>
      </w:r>
    </w:p>
    <w:p w14:paraId="4F60C08E" w14:textId="77777777" w:rsidR="00F17BAA" w:rsidRPr="001C16D7" w:rsidRDefault="00A43B6B" w:rsidP="000E51B4">
      <w:pPr>
        <w:spacing w:line="288" w:lineRule="auto"/>
        <w:rPr>
          <w:i/>
          <w:iCs/>
          <w:szCs w:val="22"/>
        </w:rPr>
      </w:pPr>
      <w:r w:rsidRPr="001C16D7">
        <w:rPr>
          <w:i/>
          <w:iCs/>
          <w:szCs w:val="22"/>
          <w:shd w:val="clear" w:color="auto" w:fill="FFFFFF"/>
        </w:rPr>
        <w:t>- Suppl. Table 2 and Ext. Data Fig. 1:</w:t>
      </w:r>
    </w:p>
    <w:p w14:paraId="4DC7F26F" w14:textId="77777777" w:rsidR="00D02933" w:rsidRPr="001C16D7" w:rsidRDefault="00A43B6B" w:rsidP="000E51B4">
      <w:pPr>
        <w:spacing w:line="288" w:lineRule="auto"/>
        <w:rPr>
          <w:i/>
          <w:iCs/>
          <w:szCs w:val="22"/>
          <w:shd w:val="clear" w:color="auto" w:fill="FFFFFF"/>
        </w:rPr>
      </w:pPr>
      <w:r w:rsidRPr="001C16D7">
        <w:rPr>
          <w:i/>
          <w:iCs/>
          <w:szCs w:val="22"/>
          <w:shd w:val="clear" w:color="auto" w:fill="FFFFFF"/>
        </w:rPr>
        <w:t xml:space="preserve">Please provide the </w:t>
      </w:r>
      <w:r w:rsidRPr="005710F4">
        <w:rPr>
          <w:i/>
          <w:iCs/>
          <w:szCs w:val="22"/>
          <w:u w:val="single"/>
          <w:shd w:val="clear" w:color="auto" w:fill="FFFFFF"/>
        </w:rPr>
        <w:t>definition for rim and support</w:t>
      </w:r>
      <w:r w:rsidRPr="001C16D7">
        <w:rPr>
          <w:i/>
          <w:iCs/>
          <w:szCs w:val="22"/>
          <w:shd w:val="clear" w:color="auto" w:fill="FFFFFF"/>
        </w:rPr>
        <w:t>.</w:t>
      </w:r>
    </w:p>
    <w:p w14:paraId="12F4E9A4" w14:textId="3F9DA6BA" w:rsidR="00252FA1" w:rsidRPr="00397E59" w:rsidRDefault="001E6D13" w:rsidP="00397E59">
      <w:pPr>
        <w:pStyle w:val="NormalWeb"/>
        <w:rPr>
          <w:sz w:val="24"/>
        </w:rPr>
      </w:pPr>
      <w:r w:rsidRPr="00570241">
        <w:rPr>
          <w:color w:val="2F5496" w:themeColor="accent1" w:themeShade="BF"/>
          <w:szCs w:val="22"/>
        </w:rPr>
        <w:t xml:space="preserve">We thank the reviewer for </w:t>
      </w:r>
      <w:r w:rsidR="00686347" w:rsidRPr="00570241">
        <w:rPr>
          <w:color w:val="2F5496" w:themeColor="accent1" w:themeShade="BF"/>
          <w:szCs w:val="22"/>
        </w:rPr>
        <w:t>pointing ou</w:t>
      </w:r>
      <w:r w:rsidR="001F5867" w:rsidRPr="00570241">
        <w:rPr>
          <w:color w:val="2F5496" w:themeColor="accent1" w:themeShade="BF"/>
          <w:szCs w:val="22"/>
        </w:rPr>
        <w:t>t</w:t>
      </w:r>
      <w:r w:rsidR="00793540" w:rsidRPr="00570241">
        <w:rPr>
          <w:color w:val="2F5496" w:themeColor="accent1" w:themeShade="BF"/>
          <w:szCs w:val="22"/>
        </w:rPr>
        <w:t xml:space="preserve"> this</w:t>
      </w:r>
      <w:r w:rsidRPr="00570241">
        <w:rPr>
          <w:color w:val="2F5496" w:themeColor="accent1" w:themeShade="BF"/>
          <w:szCs w:val="22"/>
        </w:rPr>
        <w:t xml:space="preserve"> omission and </w:t>
      </w:r>
      <w:r w:rsidR="00F17BAA" w:rsidRPr="00570241">
        <w:rPr>
          <w:color w:val="2F5496" w:themeColor="accent1" w:themeShade="BF"/>
          <w:szCs w:val="22"/>
        </w:rPr>
        <w:t xml:space="preserve">have </w:t>
      </w:r>
      <w:r w:rsidR="00793540" w:rsidRPr="00570241">
        <w:rPr>
          <w:color w:val="2F5496" w:themeColor="accent1" w:themeShade="BF"/>
          <w:szCs w:val="22"/>
        </w:rPr>
        <w:t xml:space="preserve">now </w:t>
      </w:r>
      <w:r w:rsidR="00F17BAA" w:rsidRPr="00570241">
        <w:rPr>
          <w:color w:val="2F5496" w:themeColor="accent1" w:themeShade="BF"/>
          <w:szCs w:val="22"/>
        </w:rPr>
        <w:t>added the</w:t>
      </w:r>
      <w:r w:rsidRPr="00570241">
        <w:rPr>
          <w:color w:val="2F5496" w:themeColor="accent1" w:themeShade="BF"/>
          <w:szCs w:val="22"/>
        </w:rPr>
        <w:t>se</w:t>
      </w:r>
      <w:r w:rsidR="00F17BAA" w:rsidRPr="00570241">
        <w:rPr>
          <w:color w:val="2F5496" w:themeColor="accent1" w:themeShade="BF"/>
          <w:szCs w:val="22"/>
        </w:rPr>
        <w:t xml:space="preserve"> definition</w:t>
      </w:r>
      <w:r w:rsidR="002A184B" w:rsidRPr="00570241">
        <w:rPr>
          <w:color w:val="2F5496" w:themeColor="accent1" w:themeShade="BF"/>
          <w:szCs w:val="22"/>
        </w:rPr>
        <w:t>s</w:t>
      </w:r>
      <w:r w:rsidR="00F17BAA" w:rsidRPr="00570241">
        <w:rPr>
          <w:color w:val="2F5496" w:themeColor="accent1" w:themeShade="BF"/>
          <w:szCs w:val="22"/>
        </w:rPr>
        <w:t xml:space="preserve"> to the </w:t>
      </w:r>
      <w:r w:rsidR="00F17BAA" w:rsidRPr="00570241">
        <w:rPr>
          <w:b/>
          <w:color w:val="2F5496" w:themeColor="accent1" w:themeShade="BF"/>
          <w:szCs w:val="22"/>
        </w:rPr>
        <w:t>Methods</w:t>
      </w:r>
      <w:r w:rsidR="00F17BAA" w:rsidRPr="00570241">
        <w:rPr>
          <w:color w:val="2F5496" w:themeColor="accent1" w:themeShade="BF"/>
          <w:szCs w:val="22"/>
        </w:rPr>
        <w:t xml:space="preserve"> section</w:t>
      </w:r>
      <w:r w:rsidR="00B63059" w:rsidRPr="00570241">
        <w:rPr>
          <w:color w:val="2F5496" w:themeColor="accent1" w:themeShade="BF"/>
          <w:szCs w:val="22"/>
        </w:rPr>
        <w:t>:</w:t>
      </w:r>
      <w:r w:rsidR="002A184B" w:rsidRPr="00570241">
        <w:rPr>
          <w:color w:val="2F5496" w:themeColor="accent1" w:themeShade="BF"/>
          <w:szCs w:val="22"/>
        </w:rPr>
        <w:t xml:space="preserve"> </w:t>
      </w:r>
      <w:r w:rsidR="00B87CD8" w:rsidRPr="00B87CD8">
        <w:rPr>
          <w:color w:val="FF0000"/>
          <w:szCs w:val="22"/>
        </w:rPr>
        <w:t>“</w:t>
      </w:r>
      <w:commentRangeStart w:id="9"/>
      <w:r w:rsidR="0050056B" w:rsidRPr="00B87CD8">
        <w:rPr>
          <w:color w:val="FF0000"/>
        </w:rPr>
        <w:t>R</w:t>
      </w:r>
      <w:r w:rsidR="0050056B" w:rsidRPr="007B2B1D">
        <w:rPr>
          <w:color w:val="FF0000"/>
        </w:rPr>
        <w:t xml:space="preserve">esidues </w:t>
      </w:r>
      <w:commentRangeEnd w:id="9"/>
      <w:r w:rsidR="00397E59">
        <w:rPr>
          <w:rStyle w:val="CommentReference"/>
          <w:rFonts w:eastAsiaTheme="minorHAnsi" w:cstheme="minorBidi"/>
        </w:rPr>
        <w:commentReference w:id="9"/>
      </w:r>
      <w:r w:rsidR="0050056B" w:rsidRPr="007B2B1D">
        <w:rPr>
          <w:color w:val="FF0000"/>
        </w:rPr>
        <w:t xml:space="preserve">comprising </w:t>
      </w:r>
      <w:r w:rsidR="00D2718A">
        <w:rPr>
          <w:color w:val="FF0000"/>
        </w:rPr>
        <w:t xml:space="preserve">the </w:t>
      </w:r>
      <w:r w:rsidR="0050056B" w:rsidRPr="007B2B1D">
        <w:rPr>
          <w:color w:val="FF0000"/>
        </w:rPr>
        <w:t xml:space="preserve">interface core, </w:t>
      </w:r>
      <w:r w:rsidR="00D2718A">
        <w:rPr>
          <w:color w:val="FF0000"/>
        </w:rPr>
        <w:t>the</w:t>
      </w:r>
      <w:r w:rsidR="0050056B" w:rsidRPr="007B2B1D">
        <w:rPr>
          <w:color w:val="FF0000"/>
        </w:rPr>
        <w:t xml:space="preserve"> </w:t>
      </w:r>
      <w:r w:rsidR="008D5EC8">
        <w:rPr>
          <w:color w:val="FF0000"/>
        </w:rPr>
        <w:t xml:space="preserve">surface exposed </w:t>
      </w:r>
      <w:r w:rsidR="0050056B" w:rsidRPr="007B2B1D">
        <w:rPr>
          <w:color w:val="FF0000"/>
        </w:rPr>
        <w:t xml:space="preserve">rim </w:t>
      </w:r>
      <w:r w:rsidR="008D5EC8">
        <w:rPr>
          <w:color w:val="FF0000"/>
        </w:rPr>
        <w:t>around the</w:t>
      </w:r>
      <w:r w:rsidR="00D2718A">
        <w:rPr>
          <w:color w:val="FF0000"/>
        </w:rPr>
        <w:t xml:space="preserve"> core</w:t>
      </w:r>
      <w:r w:rsidR="00A13D77">
        <w:rPr>
          <w:color w:val="FF0000"/>
        </w:rPr>
        <w:t xml:space="preserve">, and </w:t>
      </w:r>
      <w:r w:rsidR="001B0E71">
        <w:rPr>
          <w:color w:val="FF0000"/>
        </w:rPr>
        <w:t xml:space="preserve">more buried </w:t>
      </w:r>
      <w:r w:rsidR="00A13D77">
        <w:rPr>
          <w:color w:val="FF0000"/>
        </w:rPr>
        <w:t xml:space="preserve">support residues </w:t>
      </w:r>
      <w:r w:rsidR="0050056B" w:rsidRPr="007B2B1D">
        <w:rPr>
          <w:color w:val="FF0000"/>
        </w:rPr>
        <w:t xml:space="preserve">were defined based on </w:t>
      </w:r>
      <w:r w:rsidR="005671B8">
        <w:rPr>
          <w:color w:val="FF0000"/>
        </w:rPr>
        <w:t xml:space="preserve">per-residue </w:t>
      </w:r>
      <w:r w:rsidR="0050056B" w:rsidRPr="007B2B1D">
        <w:rPr>
          <w:color w:val="FF0000"/>
        </w:rPr>
        <w:t>relative solvent accessible surface area (</w:t>
      </w:r>
      <w:proofErr w:type="spellStart"/>
      <w:r w:rsidR="0050056B" w:rsidRPr="007B2B1D">
        <w:rPr>
          <w:color w:val="FF0000"/>
        </w:rPr>
        <w:t>rASA</w:t>
      </w:r>
      <w:proofErr w:type="spellEnd"/>
      <w:r w:rsidR="0050056B" w:rsidRPr="007B2B1D">
        <w:rPr>
          <w:color w:val="FF0000"/>
        </w:rPr>
        <w:t xml:space="preserve">), as previously </w:t>
      </w:r>
      <w:r w:rsidR="00A13D77">
        <w:rPr>
          <w:color w:val="FF0000"/>
        </w:rPr>
        <w:t>described</w:t>
      </w:r>
      <w:r w:rsidR="0050056B">
        <w:rPr>
          <w:color w:val="FF0000"/>
        </w:rPr>
        <w:t xml:space="preserve"> (Levy, 2010)</w:t>
      </w:r>
      <w:r w:rsidR="00A13D77">
        <w:rPr>
          <w:color w:val="FF0000"/>
        </w:rPr>
        <w:t xml:space="preserve">. </w:t>
      </w:r>
      <w:proofErr w:type="spellStart"/>
      <w:r w:rsidR="00A13D77">
        <w:rPr>
          <w:color w:val="FF0000"/>
        </w:rPr>
        <w:t>rASA</w:t>
      </w:r>
      <w:proofErr w:type="spellEnd"/>
      <w:r w:rsidR="00A13D77">
        <w:rPr>
          <w:color w:val="FF0000"/>
        </w:rPr>
        <w:t xml:space="preserve"> is</w:t>
      </w:r>
      <w:r w:rsidR="0050056B" w:rsidRPr="007B2B1D">
        <w:rPr>
          <w:color w:val="FF0000"/>
        </w:rPr>
        <w:t xml:space="preserve"> compared to the empirical maximum solvent accessible surface area for each of the 20 amino acids</w:t>
      </w:r>
      <w:r w:rsidR="00106589">
        <w:rPr>
          <w:color w:val="FF0000"/>
        </w:rPr>
        <w:t xml:space="preserve"> </w:t>
      </w:r>
      <w:r w:rsidR="00B306A0">
        <w:rPr>
          <w:color w:val="FF0000"/>
        </w:rPr>
        <w:t>(</w:t>
      </w:r>
      <w:r w:rsidR="0050056B" w:rsidRPr="007B2B1D">
        <w:rPr>
          <w:color w:val="FF0000"/>
        </w:rPr>
        <w:t>Tien, 2013</w:t>
      </w:r>
      <w:r w:rsidR="00B306A0">
        <w:rPr>
          <w:color w:val="FF0000"/>
        </w:rPr>
        <w:t>)</w:t>
      </w:r>
      <w:r w:rsidR="0050056B" w:rsidRPr="007B2B1D">
        <w:rPr>
          <w:color w:val="FF0000"/>
        </w:rPr>
        <w:t>.</w:t>
      </w:r>
      <w:r w:rsidR="00D2718A">
        <w:rPr>
          <w:color w:val="FF0000"/>
        </w:rPr>
        <w:t xml:space="preserve"> </w:t>
      </w:r>
      <w:proofErr w:type="spellStart"/>
      <w:r w:rsidR="0050056B" w:rsidRPr="007D3BB0">
        <w:rPr>
          <w:color w:val="FF0000"/>
        </w:rPr>
        <w:t>rASA</w:t>
      </w:r>
      <w:proofErr w:type="spellEnd"/>
      <w:r w:rsidR="005671B8" w:rsidRPr="007D3BB0">
        <w:rPr>
          <w:color w:val="FF0000"/>
        </w:rPr>
        <w:t xml:space="preserve"> values were</w:t>
      </w:r>
      <w:r w:rsidR="0050056B" w:rsidRPr="007D3BB0">
        <w:rPr>
          <w:color w:val="FF0000"/>
        </w:rPr>
        <w:t xml:space="preserve"> calculated for </w:t>
      </w:r>
      <w:r w:rsidR="007B3872">
        <w:rPr>
          <w:color w:val="FF0000"/>
        </w:rPr>
        <w:t>the</w:t>
      </w:r>
      <w:r w:rsidR="0050056B" w:rsidRPr="007D3BB0">
        <w:rPr>
          <w:color w:val="FF0000"/>
        </w:rPr>
        <w:t xml:space="preserve"> </w:t>
      </w:r>
      <w:r w:rsidR="004F0540">
        <w:rPr>
          <w:color w:val="FF0000"/>
        </w:rPr>
        <w:t xml:space="preserve">Gsp1 </w:t>
      </w:r>
      <w:r w:rsidR="0050056B" w:rsidRPr="007D3BB0">
        <w:rPr>
          <w:color w:val="FF0000"/>
        </w:rPr>
        <w:t>monomer (</w:t>
      </w:r>
      <w:proofErr w:type="spellStart"/>
      <w:r w:rsidR="0050056B" w:rsidRPr="007D3BB0">
        <w:rPr>
          <w:color w:val="FF0000"/>
        </w:rPr>
        <w:t>rASAmonomer</w:t>
      </w:r>
      <w:proofErr w:type="spellEnd"/>
      <w:r w:rsidR="0050056B" w:rsidRPr="007D3BB0">
        <w:rPr>
          <w:color w:val="FF0000"/>
        </w:rPr>
        <w:t>) and for the complex (</w:t>
      </w:r>
      <w:proofErr w:type="spellStart"/>
      <w:r w:rsidR="0050056B" w:rsidRPr="007D3BB0">
        <w:rPr>
          <w:color w:val="FF0000"/>
        </w:rPr>
        <w:t>rASAcomplex</w:t>
      </w:r>
      <w:proofErr w:type="spellEnd"/>
      <w:r w:rsidR="0050056B" w:rsidRPr="007D3BB0">
        <w:rPr>
          <w:color w:val="FF0000"/>
        </w:rPr>
        <w:t>) using the bio3d R package</w:t>
      </w:r>
      <w:r w:rsidR="0053547D" w:rsidRPr="007D3BB0">
        <w:rPr>
          <w:color w:val="FF0000"/>
        </w:rPr>
        <w:t xml:space="preserve"> (</w:t>
      </w:r>
      <w:r w:rsidR="0050056B" w:rsidRPr="007D3BB0">
        <w:rPr>
          <w:color w:val="FF0000"/>
        </w:rPr>
        <w:t>Grant, 2006</w:t>
      </w:r>
      <w:r w:rsidR="0053547D" w:rsidRPr="007D3BB0">
        <w:rPr>
          <w:color w:val="FF0000"/>
        </w:rPr>
        <w:t>)</w:t>
      </w:r>
      <w:r w:rsidR="0050056B" w:rsidRPr="007D3BB0">
        <w:rPr>
          <w:color w:val="FF0000"/>
        </w:rPr>
        <w:t xml:space="preserve">. </w:t>
      </w:r>
      <w:r w:rsidR="0050056B">
        <w:rPr>
          <w:color w:val="FF0000"/>
        </w:rPr>
        <w:t>T</w:t>
      </w:r>
      <w:r w:rsidR="0050056B" w:rsidRPr="008A2EDD">
        <w:rPr>
          <w:color w:val="FF0000"/>
        </w:rPr>
        <w:t xml:space="preserve">he </w:t>
      </w:r>
      <w:r w:rsidR="0050056B">
        <w:rPr>
          <w:color w:val="FF0000"/>
        </w:rPr>
        <w:t xml:space="preserve">three types of </w:t>
      </w:r>
      <w:r w:rsidR="0050056B" w:rsidRPr="008A2EDD">
        <w:rPr>
          <w:color w:val="FF0000"/>
        </w:rPr>
        <w:t xml:space="preserve">interface </w:t>
      </w:r>
      <w:r w:rsidR="0050056B">
        <w:rPr>
          <w:color w:val="FF0000"/>
        </w:rPr>
        <w:t>residues</w:t>
      </w:r>
      <w:r w:rsidR="0050056B" w:rsidRPr="008A2EDD">
        <w:rPr>
          <w:color w:val="FF0000"/>
        </w:rPr>
        <w:t xml:space="preserve"> were defined as:</w:t>
      </w:r>
      <w:r w:rsidR="0050056B">
        <w:rPr>
          <w:color w:val="FF0000"/>
        </w:rPr>
        <w:t xml:space="preserve"> interface </w:t>
      </w:r>
      <w:r w:rsidR="005671B8">
        <w:rPr>
          <w:color w:val="FF0000"/>
        </w:rPr>
        <w:t>core</w:t>
      </w:r>
      <w:r w:rsidR="0050056B" w:rsidRPr="008A2EDD">
        <w:rPr>
          <w:color w:val="FF0000"/>
        </w:rPr>
        <w:t xml:space="preserve"> </w:t>
      </w:r>
      <w:r w:rsidR="0050056B">
        <w:rPr>
          <w:color w:val="FF0000"/>
        </w:rPr>
        <w:t>if</w:t>
      </w:r>
      <w:r w:rsidR="0050056B" w:rsidRPr="008A2EDD">
        <w:rPr>
          <w:color w:val="FF0000"/>
        </w:rPr>
        <w:t xml:space="preserve"> </w:t>
      </w:r>
      <w:proofErr w:type="spellStart"/>
      <w:r w:rsidR="0050056B" w:rsidRPr="008A2EDD">
        <w:rPr>
          <w:color w:val="FF0000"/>
        </w:rPr>
        <w:t>rASAm</w:t>
      </w:r>
      <w:r w:rsidR="0050056B">
        <w:rPr>
          <w:color w:val="FF0000"/>
        </w:rPr>
        <w:t>onomer</w:t>
      </w:r>
      <w:proofErr w:type="spellEnd"/>
      <w:r w:rsidR="0050056B" w:rsidRPr="008A2EDD">
        <w:rPr>
          <w:color w:val="FF0000"/>
        </w:rPr>
        <w:t xml:space="preserve"> &gt; 25%</w:t>
      </w:r>
      <w:r w:rsidR="00970E54">
        <w:rPr>
          <w:color w:val="FF0000"/>
        </w:rPr>
        <w:t>,</w:t>
      </w:r>
      <w:r w:rsidR="0050056B" w:rsidRPr="008A2EDD">
        <w:rPr>
          <w:color w:val="FF0000"/>
        </w:rPr>
        <w:t xml:space="preserve"> </w:t>
      </w:r>
      <w:proofErr w:type="spellStart"/>
      <w:r w:rsidR="0050056B" w:rsidRPr="008A2EDD">
        <w:rPr>
          <w:color w:val="FF0000"/>
        </w:rPr>
        <w:t>rASAcomplex</w:t>
      </w:r>
      <w:proofErr w:type="spellEnd"/>
      <w:r w:rsidR="0050056B" w:rsidRPr="008A2EDD">
        <w:rPr>
          <w:color w:val="FF0000"/>
        </w:rPr>
        <w:t xml:space="preserve"> &lt; 25%</w:t>
      </w:r>
      <w:r w:rsidR="005671B8">
        <w:rPr>
          <w:color w:val="FF0000"/>
        </w:rPr>
        <w:t xml:space="preserve"> and </w:t>
      </w:r>
      <w:r w:rsidR="005671B8" w:rsidRPr="008A2EDD">
        <w:rPr>
          <w:color w:val="FF0000"/>
          <w:lang w:val="el-GR"/>
        </w:rPr>
        <w:t>Δ</w:t>
      </w:r>
      <w:proofErr w:type="spellStart"/>
      <w:r w:rsidR="005671B8" w:rsidRPr="008A2EDD">
        <w:rPr>
          <w:color w:val="FF0000"/>
        </w:rPr>
        <w:t>rASA</w:t>
      </w:r>
      <w:proofErr w:type="spellEnd"/>
      <w:r w:rsidR="005671B8" w:rsidRPr="008A2EDD">
        <w:rPr>
          <w:color w:val="FF0000"/>
        </w:rPr>
        <w:t xml:space="preserve"> </w:t>
      </w:r>
      <w:r w:rsidR="005671B8">
        <w:rPr>
          <w:color w:val="FF0000"/>
        </w:rPr>
        <w:t xml:space="preserve">(change upon complex formation) </w:t>
      </w:r>
      <w:r w:rsidR="005671B8" w:rsidRPr="008A2EDD">
        <w:rPr>
          <w:color w:val="FF0000"/>
        </w:rPr>
        <w:t xml:space="preserve">&gt; </w:t>
      </w:r>
      <w:proofErr w:type="gramStart"/>
      <w:r w:rsidR="005671B8" w:rsidRPr="008A2EDD">
        <w:rPr>
          <w:color w:val="FF0000"/>
        </w:rPr>
        <w:t>0</w:t>
      </w:r>
      <w:r w:rsidR="0050056B">
        <w:rPr>
          <w:color w:val="FF0000"/>
        </w:rPr>
        <w:t>;</w:t>
      </w:r>
      <w:r w:rsidR="0050056B" w:rsidRPr="008A2EDD">
        <w:rPr>
          <w:color w:val="FF0000"/>
        </w:rPr>
        <w:t xml:space="preserve"> </w:t>
      </w:r>
      <w:r w:rsidR="00FB4B5D">
        <w:rPr>
          <w:color w:val="FF0000"/>
        </w:rPr>
        <w:t xml:space="preserve"> </w:t>
      </w:r>
      <w:r w:rsidR="00E5270D">
        <w:rPr>
          <w:color w:val="FF0000"/>
        </w:rPr>
        <w:t>rim</w:t>
      </w:r>
      <w:proofErr w:type="gramEnd"/>
      <w:r w:rsidR="0050056B" w:rsidRPr="008A2EDD">
        <w:rPr>
          <w:color w:val="FF0000"/>
        </w:rPr>
        <w:t xml:space="preserve"> </w:t>
      </w:r>
      <w:r w:rsidR="0050056B">
        <w:rPr>
          <w:color w:val="FF0000"/>
        </w:rPr>
        <w:t>residues if</w:t>
      </w:r>
      <w:r w:rsidR="0050056B" w:rsidRPr="008A2EDD">
        <w:rPr>
          <w:color w:val="FF0000"/>
        </w:rPr>
        <w:t xml:space="preserve"> </w:t>
      </w:r>
      <w:proofErr w:type="spellStart"/>
      <w:r w:rsidR="0050056B" w:rsidRPr="008A2EDD">
        <w:rPr>
          <w:color w:val="FF0000"/>
        </w:rPr>
        <w:t>rASAcomplex</w:t>
      </w:r>
      <w:proofErr w:type="spellEnd"/>
      <w:r w:rsidR="0050056B" w:rsidRPr="008A2EDD">
        <w:rPr>
          <w:color w:val="FF0000"/>
        </w:rPr>
        <w:t xml:space="preserve"> &gt; 25%</w:t>
      </w:r>
      <w:r w:rsidR="00263ADD">
        <w:rPr>
          <w:color w:val="FF0000"/>
        </w:rPr>
        <w:t xml:space="preserve"> and </w:t>
      </w:r>
      <w:r w:rsidR="00263ADD" w:rsidRPr="008A2EDD">
        <w:rPr>
          <w:color w:val="FF0000"/>
          <w:lang w:val="el-GR"/>
        </w:rPr>
        <w:t>Δ</w:t>
      </w:r>
      <w:proofErr w:type="spellStart"/>
      <w:r w:rsidR="00263ADD" w:rsidRPr="008A2EDD">
        <w:rPr>
          <w:color w:val="FF0000"/>
        </w:rPr>
        <w:t>rASA</w:t>
      </w:r>
      <w:proofErr w:type="spellEnd"/>
      <w:r w:rsidR="00263ADD" w:rsidRPr="008A2EDD">
        <w:rPr>
          <w:color w:val="FF0000"/>
        </w:rPr>
        <w:t xml:space="preserve"> &gt; 0</w:t>
      </w:r>
      <w:r w:rsidR="00E5270D">
        <w:rPr>
          <w:color w:val="FF0000"/>
        </w:rPr>
        <w:t>; and support</w:t>
      </w:r>
      <w:r w:rsidR="00E5270D" w:rsidRPr="008A2EDD">
        <w:rPr>
          <w:color w:val="FF0000"/>
        </w:rPr>
        <w:t xml:space="preserve"> residues </w:t>
      </w:r>
      <w:r w:rsidR="00E5270D">
        <w:rPr>
          <w:color w:val="FF0000"/>
        </w:rPr>
        <w:t>if</w:t>
      </w:r>
      <w:r w:rsidR="00E5270D" w:rsidRPr="008A2EDD">
        <w:rPr>
          <w:color w:val="FF0000"/>
        </w:rPr>
        <w:t xml:space="preserve"> </w:t>
      </w:r>
      <w:proofErr w:type="spellStart"/>
      <w:r w:rsidR="00E5270D" w:rsidRPr="008A2EDD">
        <w:rPr>
          <w:color w:val="FF0000"/>
        </w:rPr>
        <w:t>rASAmonomer</w:t>
      </w:r>
      <w:proofErr w:type="spellEnd"/>
      <w:r w:rsidR="00E5270D" w:rsidRPr="008A2EDD">
        <w:rPr>
          <w:color w:val="FF0000"/>
        </w:rPr>
        <w:t xml:space="preserve"> &lt; 25%</w:t>
      </w:r>
      <w:r w:rsidR="00E5270D">
        <w:rPr>
          <w:color w:val="FF0000"/>
        </w:rPr>
        <w:t xml:space="preserve"> and </w:t>
      </w:r>
      <w:r w:rsidR="00E5270D" w:rsidRPr="008A2EDD">
        <w:rPr>
          <w:color w:val="FF0000"/>
          <w:lang w:val="el-GR"/>
        </w:rPr>
        <w:t>Δ</w:t>
      </w:r>
      <w:proofErr w:type="spellStart"/>
      <w:r w:rsidR="00E5270D" w:rsidRPr="008A2EDD">
        <w:rPr>
          <w:color w:val="FF0000"/>
        </w:rPr>
        <w:t>rASA</w:t>
      </w:r>
      <w:proofErr w:type="spellEnd"/>
      <w:r w:rsidR="00E5270D" w:rsidRPr="008A2EDD">
        <w:rPr>
          <w:color w:val="FF0000"/>
        </w:rPr>
        <w:t xml:space="preserve"> &gt; 0</w:t>
      </w:r>
      <w:r w:rsidR="00E5270D">
        <w:rPr>
          <w:color w:val="FF0000"/>
        </w:rPr>
        <w:t>.</w:t>
      </w:r>
      <w:r w:rsidR="00B87CD8">
        <w:rPr>
          <w:color w:val="FF0000"/>
        </w:rPr>
        <w:t>”</w:t>
      </w:r>
    </w:p>
    <w:p w14:paraId="58B3E8C1" w14:textId="77777777" w:rsidR="00C275B6" w:rsidRPr="001C16D7" w:rsidRDefault="00A43B6B" w:rsidP="000E51B4">
      <w:pPr>
        <w:spacing w:line="288" w:lineRule="auto"/>
        <w:rPr>
          <w:i/>
          <w:iCs/>
          <w:szCs w:val="22"/>
        </w:rPr>
      </w:pPr>
      <w:r w:rsidRPr="001C16D7">
        <w:rPr>
          <w:i/>
          <w:iCs/>
          <w:szCs w:val="22"/>
          <w:shd w:val="clear" w:color="auto" w:fill="FFFFFF"/>
        </w:rPr>
        <w:t>- Page 46</w:t>
      </w:r>
    </w:p>
    <w:p w14:paraId="08F52C74" w14:textId="77777777" w:rsidR="009A5678" w:rsidRPr="001C16D7" w:rsidRDefault="00A43B6B" w:rsidP="000E51B4">
      <w:pPr>
        <w:spacing w:line="288" w:lineRule="auto"/>
        <w:rPr>
          <w:i/>
          <w:iCs/>
          <w:szCs w:val="22"/>
          <w:shd w:val="clear" w:color="auto" w:fill="FFFFFF"/>
        </w:rPr>
      </w:pPr>
      <w:r w:rsidRPr="001C16D7">
        <w:rPr>
          <w:i/>
          <w:iCs/>
          <w:szCs w:val="22"/>
          <w:shd w:val="clear" w:color="auto" w:fill="FFFFFF"/>
        </w:rPr>
        <w:t xml:space="preserve">The authors use the S. pombe homologue of the Gsp1 GAP Rna1 for their kinetic experiments as the S. cerevisiae homologue forms soluble aggregates. They should provide a </w:t>
      </w:r>
      <w:r w:rsidRPr="0074229C">
        <w:rPr>
          <w:i/>
          <w:iCs/>
          <w:szCs w:val="22"/>
          <w:u w:val="single"/>
          <w:shd w:val="clear" w:color="auto" w:fill="FFFFFF"/>
        </w:rPr>
        <w:t>brief comment on how they think this may (or may not) affect the kinetic parameters determined</w:t>
      </w:r>
      <w:r w:rsidRPr="001C16D7">
        <w:rPr>
          <w:i/>
          <w:iCs/>
          <w:szCs w:val="22"/>
          <w:shd w:val="clear" w:color="auto" w:fill="FFFFFF"/>
        </w:rPr>
        <w:t>.</w:t>
      </w:r>
    </w:p>
    <w:p w14:paraId="4887FEF4" w14:textId="1E12137A" w:rsidR="00013C7F" w:rsidRPr="00570241" w:rsidRDefault="00DD78DB" w:rsidP="000E51B4">
      <w:pPr>
        <w:tabs>
          <w:tab w:val="left" w:pos="1826"/>
        </w:tabs>
        <w:spacing w:line="288" w:lineRule="auto"/>
        <w:rPr>
          <w:color w:val="2F5496" w:themeColor="accent1" w:themeShade="BF"/>
          <w:szCs w:val="22"/>
        </w:rPr>
      </w:pPr>
      <w:r w:rsidRPr="00570241">
        <w:rPr>
          <w:color w:val="2F5496" w:themeColor="accent1" w:themeShade="BF"/>
          <w:szCs w:val="22"/>
        </w:rPr>
        <w:t xml:space="preserve">While we cannot exclude slight differences between the kinetic parameters of </w:t>
      </w:r>
      <w:r w:rsidRPr="00570241">
        <w:rPr>
          <w:i/>
          <w:color w:val="2F5496" w:themeColor="accent1" w:themeShade="BF"/>
          <w:szCs w:val="22"/>
        </w:rPr>
        <w:t>S. pombe</w:t>
      </w:r>
      <w:r w:rsidRPr="00570241">
        <w:rPr>
          <w:color w:val="2F5496" w:themeColor="accent1" w:themeShade="BF"/>
          <w:szCs w:val="22"/>
        </w:rPr>
        <w:t xml:space="preserve"> and </w:t>
      </w:r>
      <w:r w:rsidRPr="00570241">
        <w:rPr>
          <w:i/>
          <w:color w:val="2F5496" w:themeColor="accent1" w:themeShade="BF"/>
          <w:szCs w:val="22"/>
        </w:rPr>
        <w:t>S. cerevisiae</w:t>
      </w:r>
      <w:r w:rsidRPr="00570241">
        <w:rPr>
          <w:color w:val="2F5496" w:themeColor="accent1" w:themeShade="BF"/>
          <w:szCs w:val="22"/>
        </w:rPr>
        <w:t xml:space="preserve"> </w:t>
      </w:r>
      <w:r w:rsidR="006A1098" w:rsidRPr="00570241">
        <w:rPr>
          <w:color w:val="2F5496" w:themeColor="accent1" w:themeShade="BF"/>
          <w:szCs w:val="22"/>
        </w:rPr>
        <w:t>GAP Rna1</w:t>
      </w:r>
      <w:r w:rsidRPr="00570241">
        <w:rPr>
          <w:color w:val="2F5496" w:themeColor="accent1" w:themeShade="BF"/>
          <w:szCs w:val="22"/>
        </w:rPr>
        <w:t xml:space="preserve">, we do not believe </w:t>
      </w:r>
      <w:r w:rsidR="00EE6496" w:rsidRPr="00570241">
        <w:rPr>
          <w:color w:val="2F5496" w:themeColor="accent1" w:themeShade="BF"/>
          <w:szCs w:val="22"/>
        </w:rPr>
        <w:t xml:space="preserve">such </w:t>
      </w:r>
      <w:r w:rsidR="003E7569" w:rsidRPr="00570241">
        <w:rPr>
          <w:color w:val="2F5496" w:themeColor="accent1" w:themeShade="BF"/>
          <w:szCs w:val="22"/>
        </w:rPr>
        <w:t xml:space="preserve">differences </w:t>
      </w:r>
      <w:r w:rsidRPr="00570241">
        <w:rPr>
          <w:color w:val="2F5496" w:themeColor="accent1" w:themeShade="BF"/>
          <w:szCs w:val="22"/>
        </w:rPr>
        <w:t>would significantly affect our conclusions</w:t>
      </w:r>
      <w:r w:rsidR="00E119B9">
        <w:rPr>
          <w:color w:val="2F5496" w:themeColor="accent1" w:themeShade="BF"/>
          <w:szCs w:val="22"/>
        </w:rPr>
        <w:t>.</w:t>
      </w:r>
      <w:r w:rsidRPr="00570241">
        <w:rPr>
          <w:color w:val="2F5496" w:themeColor="accent1" w:themeShade="BF"/>
          <w:szCs w:val="22"/>
        </w:rPr>
        <w:t xml:space="preserve"> </w:t>
      </w:r>
      <w:r w:rsidR="00654897" w:rsidRPr="00570241">
        <w:rPr>
          <w:color w:val="2F5496" w:themeColor="accent1" w:themeShade="BF"/>
          <w:szCs w:val="22"/>
        </w:rPr>
        <w:t>We have added a brief comment</w:t>
      </w:r>
      <w:r w:rsidR="00067A64">
        <w:rPr>
          <w:color w:val="2F5496" w:themeColor="accent1" w:themeShade="BF"/>
          <w:szCs w:val="22"/>
        </w:rPr>
        <w:t xml:space="preserve"> on our rationale</w:t>
      </w:r>
      <w:r w:rsidR="00654897" w:rsidRPr="00570241">
        <w:rPr>
          <w:color w:val="2F5496" w:themeColor="accent1" w:themeShade="BF"/>
          <w:szCs w:val="22"/>
        </w:rPr>
        <w:t xml:space="preserve"> in the </w:t>
      </w:r>
      <w:r w:rsidR="00067A64" w:rsidRPr="00FC650F">
        <w:rPr>
          <w:b/>
          <w:color w:val="2F5496" w:themeColor="accent1" w:themeShade="BF"/>
          <w:szCs w:val="22"/>
        </w:rPr>
        <w:t>Methods</w:t>
      </w:r>
      <w:r w:rsidR="00067A64">
        <w:rPr>
          <w:color w:val="2F5496" w:themeColor="accent1" w:themeShade="BF"/>
          <w:szCs w:val="22"/>
        </w:rPr>
        <w:t xml:space="preserve"> section</w:t>
      </w:r>
      <w:r w:rsidR="00CB1413" w:rsidRPr="00570241">
        <w:rPr>
          <w:color w:val="2F5496" w:themeColor="accent1" w:themeShade="BF"/>
          <w:szCs w:val="22"/>
        </w:rPr>
        <w:t>,</w:t>
      </w:r>
      <w:r w:rsidR="00654897" w:rsidRPr="00570241">
        <w:rPr>
          <w:color w:val="2F5496" w:themeColor="accent1" w:themeShade="BF"/>
          <w:szCs w:val="22"/>
        </w:rPr>
        <w:t xml:space="preserve"> and </w:t>
      </w:r>
      <w:r w:rsidR="00013C7F" w:rsidRPr="00570241">
        <w:rPr>
          <w:color w:val="2F5496" w:themeColor="accent1" w:themeShade="BF"/>
          <w:szCs w:val="22"/>
        </w:rPr>
        <w:t xml:space="preserve">a </w:t>
      </w:r>
      <w:r w:rsidR="00CB1413" w:rsidRPr="00570241">
        <w:rPr>
          <w:color w:val="2F5496" w:themeColor="accent1" w:themeShade="BF"/>
          <w:szCs w:val="22"/>
        </w:rPr>
        <w:t xml:space="preserve">more detailed discussion in the Supplement, including a </w:t>
      </w:r>
      <w:r w:rsidR="00013C7F" w:rsidRPr="00570241">
        <w:rPr>
          <w:color w:val="2F5496" w:themeColor="accent1" w:themeShade="BF"/>
          <w:szCs w:val="22"/>
        </w:rPr>
        <w:t xml:space="preserve">sequence alignment between </w:t>
      </w:r>
      <w:r w:rsidR="00654897" w:rsidRPr="00570241">
        <w:rPr>
          <w:i/>
          <w:color w:val="2F5496" w:themeColor="accent1" w:themeShade="BF"/>
          <w:szCs w:val="22"/>
        </w:rPr>
        <w:t>S. cerevisiae</w:t>
      </w:r>
      <w:r w:rsidR="00013C7F" w:rsidRPr="00570241">
        <w:rPr>
          <w:color w:val="2F5496" w:themeColor="accent1" w:themeShade="BF"/>
          <w:szCs w:val="22"/>
        </w:rPr>
        <w:t xml:space="preserve">, </w:t>
      </w:r>
      <w:r w:rsidR="00013C7F" w:rsidRPr="00570241">
        <w:rPr>
          <w:i/>
          <w:iCs/>
          <w:color w:val="2F5496" w:themeColor="accent1" w:themeShade="BF"/>
          <w:szCs w:val="22"/>
        </w:rPr>
        <w:t>S. pombe</w:t>
      </w:r>
      <w:r w:rsidR="00013C7F" w:rsidRPr="00570241">
        <w:rPr>
          <w:color w:val="2F5496" w:themeColor="accent1" w:themeShade="BF"/>
          <w:szCs w:val="22"/>
        </w:rPr>
        <w:t xml:space="preserve"> and human GAP (</w:t>
      </w:r>
      <w:r w:rsidR="00013C7F" w:rsidRPr="00570241">
        <w:rPr>
          <w:b/>
          <w:color w:val="2F5496" w:themeColor="accent1" w:themeShade="BF"/>
          <w:szCs w:val="22"/>
        </w:rPr>
        <w:t>Supplementary File 1 Fig. 1</w:t>
      </w:r>
      <w:r w:rsidR="00EA53A3" w:rsidRPr="00570241">
        <w:rPr>
          <w:b/>
          <w:color w:val="2F5496" w:themeColor="accent1" w:themeShade="BF"/>
          <w:szCs w:val="22"/>
        </w:rPr>
        <w:t>2</w:t>
      </w:r>
      <w:r w:rsidR="00013C7F" w:rsidRPr="00570241">
        <w:rPr>
          <w:color w:val="2F5496" w:themeColor="accent1" w:themeShade="BF"/>
          <w:szCs w:val="22"/>
        </w:rPr>
        <w:t xml:space="preserve">). </w:t>
      </w:r>
    </w:p>
    <w:p w14:paraId="5B5B2ABC" w14:textId="3D4E9CAF" w:rsidR="003B68FD" w:rsidRPr="00570241" w:rsidRDefault="003B68FD" w:rsidP="000E51B4">
      <w:pPr>
        <w:tabs>
          <w:tab w:val="left" w:pos="1826"/>
        </w:tabs>
        <w:spacing w:line="288" w:lineRule="auto"/>
        <w:rPr>
          <w:color w:val="2F5496" w:themeColor="accent1" w:themeShade="BF"/>
          <w:szCs w:val="22"/>
        </w:rPr>
      </w:pPr>
      <w:r w:rsidRPr="00570241">
        <w:rPr>
          <w:color w:val="2F5496" w:themeColor="accent1" w:themeShade="BF"/>
          <w:szCs w:val="22"/>
        </w:rPr>
        <w:t>Main manuscript</w:t>
      </w:r>
      <w:r w:rsidR="006A78E1" w:rsidRPr="00570241">
        <w:rPr>
          <w:color w:val="2F5496" w:themeColor="accent1" w:themeShade="BF"/>
          <w:szCs w:val="22"/>
        </w:rPr>
        <w:t xml:space="preserve"> Methods section</w:t>
      </w:r>
      <w:r w:rsidRPr="00570241">
        <w:rPr>
          <w:color w:val="2F5496" w:themeColor="accent1" w:themeShade="BF"/>
          <w:szCs w:val="22"/>
        </w:rPr>
        <w:t>, page</w:t>
      </w:r>
      <w:r w:rsidR="006A78E1" w:rsidRPr="00570241">
        <w:rPr>
          <w:color w:val="2F5496" w:themeColor="accent1" w:themeShade="BF"/>
          <w:szCs w:val="22"/>
        </w:rPr>
        <w:t xml:space="preserve"> </w:t>
      </w:r>
      <w:r w:rsidR="006A78E1" w:rsidRPr="00BB6780">
        <w:rPr>
          <w:color w:val="2F5496" w:themeColor="accent1" w:themeShade="BF"/>
          <w:szCs w:val="22"/>
          <w:highlight w:val="yellow"/>
        </w:rPr>
        <w:t>5</w:t>
      </w:r>
      <w:r w:rsidR="008D5EC8" w:rsidRPr="007E2B1E">
        <w:rPr>
          <w:color w:val="2F5496" w:themeColor="accent1" w:themeShade="BF"/>
          <w:szCs w:val="22"/>
          <w:highlight w:val="yellow"/>
        </w:rPr>
        <w:t>5</w:t>
      </w:r>
      <w:r w:rsidRPr="00570241">
        <w:rPr>
          <w:color w:val="2F5496" w:themeColor="accent1" w:themeShade="BF"/>
          <w:szCs w:val="22"/>
        </w:rPr>
        <w:t>:</w:t>
      </w:r>
    </w:p>
    <w:p w14:paraId="06217326" w14:textId="3681E3FF" w:rsidR="006A78E1" w:rsidRPr="005464AF" w:rsidRDefault="00D07DC5" w:rsidP="000E51B4">
      <w:pPr>
        <w:tabs>
          <w:tab w:val="left" w:pos="1826"/>
        </w:tabs>
        <w:spacing w:line="288" w:lineRule="auto"/>
        <w:rPr>
          <w:color w:val="FF0000"/>
          <w:szCs w:val="22"/>
        </w:rPr>
      </w:pPr>
      <w:r>
        <w:rPr>
          <w:color w:val="FF0000"/>
        </w:rPr>
        <w:t>“</w:t>
      </w:r>
      <w:r w:rsidR="006A78E1" w:rsidRPr="005464AF">
        <w:rPr>
          <w:color w:val="FF0000"/>
        </w:rPr>
        <w:t xml:space="preserve">We were, however, successful in purifying the </w:t>
      </w:r>
      <w:r w:rsidR="006A78E1" w:rsidRPr="005464AF">
        <w:rPr>
          <w:i/>
          <w:color w:val="FF0000"/>
        </w:rPr>
        <w:t>S. pombe</w:t>
      </w:r>
      <w:r w:rsidR="006A78E1" w:rsidRPr="005464AF">
        <w:rPr>
          <w:color w:val="FF0000"/>
        </w:rPr>
        <w:t xml:space="preserve"> homologue of GAP (Rna1, </w:t>
      </w:r>
      <w:proofErr w:type="spellStart"/>
      <w:r w:rsidR="006A78E1" w:rsidRPr="005464AF">
        <w:rPr>
          <w:color w:val="FF0000"/>
        </w:rPr>
        <w:t>Uniprot</w:t>
      </w:r>
      <w:proofErr w:type="spellEnd"/>
      <w:r w:rsidR="006A78E1" w:rsidRPr="005464AF">
        <w:rPr>
          <w:color w:val="FF0000"/>
        </w:rPr>
        <w:t xml:space="preserve"> P41391) as a monomer of high purity as described above</w:t>
      </w:r>
      <w:r w:rsidR="00FC650F">
        <w:rPr>
          <w:color w:val="FF0000"/>
        </w:rPr>
        <w:t>, and</w:t>
      </w:r>
      <w:r w:rsidR="006A78E1" w:rsidRPr="005464AF">
        <w:rPr>
          <w:color w:val="FF0000"/>
        </w:rPr>
        <w:t xml:space="preserve"> </w:t>
      </w:r>
      <w:r w:rsidR="00FC650F">
        <w:rPr>
          <w:color w:val="FF0000"/>
        </w:rPr>
        <w:t>w</w:t>
      </w:r>
      <w:r w:rsidR="006A78E1" w:rsidRPr="005464AF">
        <w:rPr>
          <w:color w:val="FF0000"/>
        </w:rPr>
        <w:t xml:space="preserve">e used the purified </w:t>
      </w:r>
      <w:r w:rsidR="006A78E1" w:rsidRPr="005464AF">
        <w:rPr>
          <w:i/>
          <w:color w:val="FF0000"/>
        </w:rPr>
        <w:t>S. pombe</w:t>
      </w:r>
      <w:r w:rsidR="006A78E1" w:rsidRPr="005464AF">
        <w:rPr>
          <w:color w:val="FF0000"/>
        </w:rPr>
        <w:t xml:space="preserve"> homolog of Rna1 in all of our GTP hydrolysis kinetic experiments. </w:t>
      </w:r>
      <w:r w:rsidR="006A78E1" w:rsidRPr="002459A9">
        <w:rPr>
          <w:color w:val="FF0000"/>
        </w:rPr>
        <w:t xml:space="preserve">Although </w:t>
      </w:r>
      <w:r w:rsidR="00CF3BF3" w:rsidRPr="002641EB">
        <w:rPr>
          <w:color w:val="FF0000"/>
          <w:szCs w:val="22"/>
        </w:rPr>
        <w:t xml:space="preserve">we cannot exclude slight differences between the kinetic parameters of </w:t>
      </w:r>
      <w:r w:rsidR="00CF3BF3" w:rsidRPr="002641EB">
        <w:rPr>
          <w:i/>
          <w:color w:val="FF0000"/>
          <w:szCs w:val="22"/>
        </w:rPr>
        <w:t>S. pombe</w:t>
      </w:r>
      <w:r w:rsidR="00CF3BF3" w:rsidRPr="002641EB">
        <w:rPr>
          <w:color w:val="FF0000"/>
          <w:szCs w:val="22"/>
        </w:rPr>
        <w:t xml:space="preserve"> and </w:t>
      </w:r>
      <w:r w:rsidR="00CF3BF3" w:rsidRPr="002641EB">
        <w:rPr>
          <w:i/>
          <w:color w:val="FF0000"/>
          <w:szCs w:val="22"/>
        </w:rPr>
        <w:lastRenderedPageBreak/>
        <w:t>S. cerevisiae</w:t>
      </w:r>
      <w:r w:rsidR="00CF3BF3" w:rsidRPr="002641EB">
        <w:rPr>
          <w:color w:val="FF0000"/>
          <w:szCs w:val="22"/>
        </w:rPr>
        <w:t xml:space="preserve"> GAP Rna1, we do not believe such differences would significantly affect our conclusions</w:t>
      </w:r>
      <w:r w:rsidR="00CF3BF3" w:rsidRPr="002641EB">
        <w:rPr>
          <w:color w:val="FF0000"/>
        </w:rPr>
        <w:t xml:space="preserve"> for two main reasons:</w:t>
      </w:r>
      <w:r w:rsidR="006A78E1" w:rsidRPr="002641EB">
        <w:rPr>
          <w:color w:val="FF0000"/>
        </w:rPr>
        <w:t xml:space="preserve"> </w:t>
      </w:r>
      <w:r w:rsidR="00E119B9" w:rsidRPr="002641EB">
        <w:rPr>
          <w:color w:val="FF0000"/>
          <w:szCs w:val="22"/>
        </w:rPr>
        <w:t xml:space="preserve">First, residues in the interface with Gsp1 are highly conserved between </w:t>
      </w:r>
      <w:r w:rsidR="00E119B9" w:rsidRPr="002641EB">
        <w:rPr>
          <w:i/>
          <w:color w:val="FF0000"/>
          <w:szCs w:val="22"/>
        </w:rPr>
        <w:t>S. pombe</w:t>
      </w:r>
      <w:r w:rsidR="00E119B9" w:rsidRPr="002641EB">
        <w:rPr>
          <w:color w:val="FF0000"/>
          <w:szCs w:val="22"/>
        </w:rPr>
        <w:t xml:space="preserve"> and </w:t>
      </w:r>
      <w:r w:rsidR="00E119B9" w:rsidRPr="002641EB">
        <w:rPr>
          <w:i/>
          <w:color w:val="FF0000"/>
          <w:szCs w:val="22"/>
        </w:rPr>
        <w:t>S. cerevisiae</w:t>
      </w:r>
      <w:r w:rsidR="00E119B9" w:rsidRPr="002641EB">
        <w:rPr>
          <w:color w:val="FF0000"/>
          <w:szCs w:val="22"/>
        </w:rPr>
        <w:t xml:space="preserve"> GAP Rna1, suggesting that mechanism of catalysis and kinetic parameters are also likely to be similar. </w:t>
      </w:r>
      <w:r w:rsidR="00FC650F" w:rsidRPr="002641EB">
        <w:rPr>
          <w:i/>
          <w:color w:val="FF0000"/>
        </w:rPr>
        <w:t>S. pombe</w:t>
      </w:r>
      <w:r w:rsidR="00FC650F" w:rsidRPr="002641EB">
        <w:rPr>
          <w:color w:val="FF0000"/>
        </w:rPr>
        <w:t xml:space="preserve"> and </w:t>
      </w:r>
      <w:r w:rsidR="00FC650F" w:rsidRPr="002641EB">
        <w:rPr>
          <w:i/>
          <w:color w:val="FF0000"/>
        </w:rPr>
        <w:t>S. cerevisiae</w:t>
      </w:r>
      <w:r w:rsidR="00FC650F" w:rsidRPr="002641EB">
        <w:rPr>
          <w:color w:val="FF0000"/>
        </w:rPr>
        <w:t xml:space="preserve"> Rna1 proteins have an overall 39% sequence identity and 53% sequence similarity. Importantly, all but one interface core residues are identical in sequence between </w:t>
      </w:r>
      <w:r w:rsidR="00FC650F" w:rsidRPr="002641EB">
        <w:rPr>
          <w:i/>
          <w:iCs/>
          <w:color w:val="FF0000"/>
        </w:rPr>
        <w:t>S. cerevisiae</w:t>
      </w:r>
      <w:r w:rsidR="00FC650F" w:rsidRPr="002641EB">
        <w:rPr>
          <w:color w:val="FF0000"/>
        </w:rPr>
        <w:t xml:space="preserve"> and </w:t>
      </w:r>
      <w:r w:rsidR="00FC650F" w:rsidRPr="002641EB">
        <w:rPr>
          <w:i/>
          <w:iCs/>
          <w:color w:val="FF0000"/>
        </w:rPr>
        <w:t>S. pombe</w:t>
      </w:r>
      <w:r w:rsidR="00FC650F" w:rsidRPr="002641EB">
        <w:rPr>
          <w:color w:val="FF0000"/>
        </w:rPr>
        <w:t xml:space="preserve"> homologues (</w:t>
      </w:r>
      <w:r w:rsidR="00FC650F" w:rsidRPr="002641EB">
        <w:rPr>
          <w:b/>
          <w:bCs/>
          <w:color w:val="FF0000"/>
        </w:rPr>
        <w:t>Supplementary File 1 Fig. 12</w:t>
      </w:r>
      <w:r w:rsidR="00FC650F" w:rsidRPr="002641EB">
        <w:rPr>
          <w:color w:val="FF0000"/>
        </w:rPr>
        <w:t xml:space="preserve">). The X-ray crystal structure of Ran GTPase and its GAP used in our analyses is a co-complex structure of the </w:t>
      </w:r>
      <w:r w:rsidR="00FC650F" w:rsidRPr="002641EB">
        <w:rPr>
          <w:i/>
          <w:color w:val="FF0000"/>
        </w:rPr>
        <w:t>S. pombe</w:t>
      </w:r>
      <w:r w:rsidR="00FC650F" w:rsidRPr="002641EB">
        <w:rPr>
          <w:color w:val="FF0000"/>
        </w:rPr>
        <w:t xml:space="preserve"> homolog of Rna1 (PDB: 15kd), human </w:t>
      </w:r>
      <w:r w:rsidR="00CF3BF3" w:rsidRPr="002641EB">
        <w:rPr>
          <w:color w:val="FF0000"/>
        </w:rPr>
        <w:t>Ran</w:t>
      </w:r>
      <w:r w:rsidR="00FC650F" w:rsidRPr="002641EB">
        <w:rPr>
          <w:color w:val="FF0000"/>
        </w:rPr>
        <w:t xml:space="preserve">, and human </w:t>
      </w:r>
      <w:r w:rsidR="00CF3BF3" w:rsidRPr="002641EB">
        <w:rPr>
          <w:color w:val="FF0000"/>
        </w:rPr>
        <w:t>Ran</w:t>
      </w:r>
      <w:r w:rsidR="00FC650F" w:rsidRPr="002641EB">
        <w:rPr>
          <w:color w:val="FF0000"/>
        </w:rPr>
        <w:t>BP1 (</w:t>
      </w:r>
      <w:r w:rsidR="00FC650F" w:rsidRPr="002641EB">
        <w:rPr>
          <w:b/>
          <w:color w:val="FF0000"/>
        </w:rPr>
        <w:t>Supplementary File 1 Table 1</w:t>
      </w:r>
      <w:r w:rsidR="00FC650F" w:rsidRPr="002641EB">
        <w:rPr>
          <w:color w:val="FF0000"/>
        </w:rPr>
        <w:t xml:space="preserve">). </w:t>
      </w:r>
      <w:r w:rsidR="00E119B9" w:rsidRPr="002641EB">
        <w:rPr>
          <w:color w:val="FF0000"/>
          <w:szCs w:val="22"/>
        </w:rPr>
        <w:t xml:space="preserve">Second, we rely only on the </w:t>
      </w:r>
      <w:r w:rsidR="00E119B9" w:rsidRPr="002641EB">
        <w:rPr>
          <w:i/>
          <w:color w:val="FF0000"/>
          <w:szCs w:val="22"/>
        </w:rPr>
        <w:t>relative differences</w:t>
      </w:r>
      <w:r w:rsidR="00E119B9" w:rsidRPr="002641EB">
        <w:rPr>
          <w:color w:val="FF0000"/>
          <w:szCs w:val="22"/>
        </w:rPr>
        <w:t xml:space="preserve"> between GAP kinetic parameters </w:t>
      </w:r>
      <w:r w:rsidR="00845054">
        <w:rPr>
          <w:color w:val="FF0000"/>
          <w:szCs w:val="22"/>
        </w:rPr>
        <w:t>of</w:t>
      </w:r>
      <w:r w:rsidR="00E119B9" w:rsidRPr="002641EB">
        <w:rPr>
          <w:color w:val="FF0000"/>
          <w:szCs w:val="22"/>
        </w:rPr>
        <w:t xml:space="preserve"> different Gsp1 mutants to group our mutants into three classes. Even in the case of differences between the absolute kinetic parameters between the </w:t>
      </w:r>
      <w:r w:rsidR="00E119B9" w:rsidRPr="002641EB">
        <w:rPr>
          <w:i/>
          <w:color w:val="FF0000"/>
          <w:szCs w:val="22"/>
        </w:rPr>
        <w:t>S. pombe</w:t>
      </w:r>
      <w:r w:rsidR="00E119B9" w:rsidRPr="002641EB">
        <w:rPr>
          <w:color w:val="FF0000"/>
          <w:szCs w:val="22"/>
        </w:rPr>
        <w:t xml:space="preserve"> and </w:t>
      </w:r>
      <w:r w:rsidR="00E119B9" w:rsidRPr="002641EB">
        <w:rPr>
          <w:i/>
          <w:color w:val="FF0000"/>
          <w:szCs w:val="22"/>
        </w:rPr>
        <w:t>S. cerevisiae</w:t>
      </w:r>
      <w:r w:rsidR="00E119B9" w:rsidRPr="002641EB">
        <w:rPr>
          <w:color w:val="FF0000"/>
          <w:szCs w:val="22"/>
        </w:rPr>
        <w:t xml:space="preserve"> GAP Rna1, the order of mutants is less likely to be different, and even in the case of some differences, we expect the grouping to be robust to these changes. </w:t>
      </w:r>
      <w:r w:rsidR="006A78E1" w:rsidRPr="002641EB">
        <w:rPr>
          <w:color w:val="FF0000"/>
        </w:rPr>
        <w:t xml:space="preserve">(see </w:t>
      </w:r>
      <w:r w:rsidR="006A78E1" w:rsidRPr="002459A9">
        <w:rPr>
          <w:b/>
          <w:bCs/>
          <w:color w:val="FF0000"/>
        </w:rPr>
        <w:t>Supplementary File 1 Supplementary Discussion</w:t>
      </w:r>
      <w:r w:rsidR="006A78E1" w:rsidRPr="002459A9">
        <w:rPr>
          <w:color w:val="FF0000"/>
        </w:rPr>
        <w:t xml:space="preserve"> for more detail).</w:t>
      </w:r>
      <w:r>
        <w:rPr>
          <w:color w:val="FF0000"/>
        </w:rPr>
        <w:t>”</w:t>
      </w:r>
    </w:p>
    <w:p w14:paraId="68D53522" w14:textId="77777777" w:rsidR="001062F0" w:rsidRPr="00A53699" w:rsidRDefault="001062F0" w:rsidP="000E51B4">
      <w:pPr>
        <w:tabs>
          <w:tab w:val="left" w:pos="1826"/>
        </w:tabs>
        <w:spacing w:line="288" w:lineRule="auto"/>
        <w:rPr>
          <w:color w:val="000000" w:themeColor="text1"/>
          <w:szCs w:val="22"/>
        </w:rPr>
      </w:pPr>
    </w:p>
    <w:p w14:paraId="244CA3E5" w14:textId="77777777" w:rsidR="00013C7F" w:rsidRPr="001C16D7" w:rsidRDefault="00013C7F" w:rsidP="000E51B4">
      <w:pPr>
        <w:spacing w:line="288" w:lineRule="auto"/>
        <w:rPr>
          <w:color w:val="2F5496" w:themeColor="accent1" w:themeShade="BF"/>
          <w:szCs w:val="22"/>
        </w:rPr>
      </w:pPr>
      <w:commentRangeStart w:id="10"/>
      <w:r w:rsidRPr="001C16D7">
        <w:rPr>
          <w:noProof/>
          <w:color w:val="2F5496" w:themeColor="accent1" w:themeShade="BF"/>
          <w:szCs w:val="22"/>
        </w:rPr>
        <w:drawing>
          <wp:inline distT="0" distB="0" distL="0" distR="0" wp14:anchorId="046B2C3D" wp14:editId="0C1DCD73">
            <wp:extent cx="4856355" cy="229455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6355" cy="2294559"/>
                    </a:xfrm>
                    <a:prstGeom prst="rect">
                      <a:avLst/>
                    </a:prstGeom>
                  </pic:spPr>
                </pic:pic>
              </a:graphicData>
            </a:graphic>
          </wp:inline>
        </w:drawing>
      </w:r>
      <w:commentRangeEnd w:id="10"/>
      <w:r w:rsidR="00DD78DB">
        <w:rPr>
          <w:rStyle w:val="CommentReference"/>
        </w:rPr>
        <w:commentReference w:id="10"/>
      </w:r>
    </w:p>
    <w:p w14:paraId="3C8F5A6C" w14:textId="2D15D4E6" w:rsidR="007A6684" w:rsidRPr="00C76C5C" w:rsidRDefault="007A6684" w:rsidP="00CF3BF3">
      <w:pPr>
        <w:pStyle w:val="Caption"/>
        <w:spacing w:line="240" w:lineRule="auto"/>
        <w:rPr>
          <w:color w:val="FF0000"/>
        </w:rPr>
      </w:pPr>
      <w:r w:rsidRPr="00C76C5C">
        <w:rPr>
          <w:b/>
          <w:bCs w:val="0"/>
          <w:color w:val="FF0000"/>
        </w:rPr>
        <w:t xml:space="preserve">Supplementary Figure 12 Multiple sequence alignment between Rna1 from </w:t>
      </w:r>
      <w:r w:rsidRPr="00C76C5C">
        <w:rPr>
          <w:b/>
          <w:bCs w:val="0"/>
          <w:i/>
          <w:iCs/>
          <w:color w:val="FF0000"/>
        </w:rPr>
        <w:t>S. cerevisiae</w:t>
      </w:r>
      <w:r w:rsidRPr="002D02EA">
        <w:rPr>
          <w:b/>
          <w:bCs w:val="0"/>
          <w:color w:val="FF0000"/>
        </w:rPr>
        <w:t xml:space="preserve"> (</w:t>
      </w:r>
      <w:r w:rsidRPr="002D02EA">
        <w:rPr>
          <w:b/>
          <w:bCs w:val="0"/>
          <w:i/>
          <w:iCs/>
          <w:color w:val="FF0000"/>
        </w:rPr>
        <w:t>Rna1_YEAST</w:t>
      </w:r>
      <w:r w:rsidRPr="00C76C5C">
        <w:rPr>
          <w:b/>
          <w:bCs w:val="0"/>
          <w:color w:val="FF0000"/>
        </w:rPr>
        <w:t xml:space="preserve">) and </w:t>
      </w:r>
      <w:r w:rsidRPr="00C76C5C">
        <w:rPr>
          <w:b/>
          <w:bCs w:val="0"/>
          <w:i/>
          <w:iCs/>
          <w:color w:val="FF0000"/>
        </w:rPr>
        <w:t>S. pombe</w:t>
      </w:r>
      <w:r w:rsidRPr="00C76C5C">
        <w:rPr>
          <w:b/>
          <w:bCs w:val="0"/>
          <w:color w:val="FF0000"/>
        </w:rPr>
        <w:t xml:space="preserve"> (</w:t>
      </w:r>
      <w:r w:rsidRPr="00C76C5C">
        <w:rPr>
          <w:b/>
          <w:bCs w:val="0"/>
          <w:i/>
          <w:iCs/>
          <w:color w:val="FF0000"/>
        </w:rPr>
        <w:t>Rna1_SCHPO</w:t>
      </w:r>
      <w:r w:rsidRPr="00C76C5C">
        <w:rPr>
          <w:b/>
          <w:bCs w:val="0"/>
          <w:color w:val="FF0000"/>
        </w:rPr>
        <w:t xml:space="preserve">), as well as human </w:t>
      </w:r>
      <w:proofErr w:type="spellStart"/>
      <w:r w:rsidRPr="00C76C5C">
        <w:rPr>
          <w:b/>
          <w:bCs w:val="0"/>
          <w:color w:val="FF0000"/>
        </w:rPr>
        <w:t>RanGAP</w:t>
      </w:r>
      <w:proofErr w:type="spellEnd"/>
      <w:r w:rsidRPr="00C76C5C">
        <w:rPr>
          <w:b/>
          <w:bCs w:val="0"/>
          <w:color w:val="FF0000"/>
        </w:rPr>
        <w:t xml:space="preserve"> (</w:t>
      </w:r>
      <w:r w:rsidRPr="00C76C5C">
        <w:rPr>
          <w:b/>
          <w:bCs w:val="0"/>
          <w:i/>
          <w:iCs/>
          <w:color w:val="FF0000"/>
        </w:rPr>
        <w:t xml:space="preserve">RAGP1_human, </w:t>
      </w:r>
      <w:r w:rsidRPr="00C76C5C">
        <w:rPr>
          <w:color w:val="FF0000"/>
        </w:rPr>
        <w:t>excluding the C-terminal SUMO conjugation domain</w:t>
      </w:r>
      <w:r w:rsidRPr="00C76C5C">
        <w:rPr>
          <w:b/>
          <w:bCs w:val="0"/>
          <w:color w:val="FF0000"/>
        </w:rPr>
        <w:t xml:space="preserve"> </w:t>
      </w:r>
      <w:r w:rsidRPr="00C76C5C">
        <w:rPr>
          <w:color w:val="FF0000"/>
        </w:rPr>
        <w:t>which is absent in Fungi</w:t>
      </w:r>
      <w:r w:rsidRPr="00C76C5C">
        <w:rPr>
          <w:b/>
          <w:bCs w:val="0"/>
          <w:color w:val="FF0000"/>
        </w:rPr>
        <w:t xml:space="preserve">). </w:t>
      </w:r>
      <w:r w:rsidRPr="00C76C5C">
        <w:rPr>
          <w:color w:val="FF0000"/>
        </w:rPr>
        <w:t xml:space="preserve">Overall sequence identity between </w:t>
      </w:r>
      <w:r w:rsidRPr="00C76C5C">
        <w:rPr>
          <w:i/>
          <w:iCs/>
          <w:color w:val="FF0000"/>
        </w:rPr>
        <w:t>S. cerevisiae</w:t>
      </w:r>
      <w:r w:rsidRPr="00C76C5C">
        <w:rPr>
          <w:color w:val="FF0000"/>
        </w:rPr>
        <w:t xml:space="preserve"> and </w:t>
      </w:r>
      <w:r w:rsidRPr="00C76C5C">
        <w:rPr>
          <w:i/>
          <w:iCs/>
          <w:color w:val="FF0000"/>
        </w:rPr>
        <w:t>S. pombe</w:t>
      </w:r>
      <w:r w:rsidRPr="00C76C5C">
        <w:rPr>
          <w:color w:val="FF0000"/>
        </w:rPr>
        <w:t xml:space="preserve"> Rna1 is 39%, with 53% sequence similarity.</w:t>
      </w:r>
      <w:r w:rsidRPr="00C76C5C">
        <w:rPr>
          <w:b/>
          <w:bCs w:val="0"/>
          <w:color w:val="FF0000"/>
        </w:rPr>
        <w:t xml:space="preserve"> </w:t>
      </w:r>
      <w:r w:rsidRPr="00C76C5C">
        <w:rPr>
          <w:color w:val="FF0000"/>
        </w:rPr>
        <w:t xml:space="preserve">Interface core residues (based on the X-ray crystal structure between </w:t>
      </w:r>
      <w:r w:rsidRPr="00C76C5C">
        <w:rPr>
          <w:i/>
          <w:iCs/>
          <w:color w:val="FF0000"/>
        </w:rPr>
        <w:t>S. pombe</w:t>
      </w:r>
      <w:r w:rsidRPr="00C76C5C">
        <w:rPr>
          <w:color w:val="FF0000"/>
        </w:rPr>
        <w:t xml:space="preserve"> Rna1 and mammalian R</w:t>
      </w:r>
      <w:r w:rsidR="00517A1C" w:rsidRPr="00C76C5C">
        <w:rPr>
          <w:color w:val="FF0000"/>
        </w:rPr>
        <w:t>an</w:t>
      </w:r>
      <w:r w:rsidRPr="00C76C5C">
        <w:rPr>
          <w:color w:val="FF0000"/>
        </w:rPr>
        <w:t xml:space="preserve">, PDB ID: 1k5d) are highlighted in orange. All residues except Pro108 in </w:t>
      </w:r>
      <w:r w:rsidRPr="00C76C5C">
        <w:rPr>
          <w:i/>
          <w:iCs/>
          <w:color w:val="FF0000"/>
        </w:rPr>
        <w:t>S. pombe</w:t>
      </w:r>
      <w:r w:rsidRPr="00C76C5C">
        <w:rPr>
          <w:color w:val="FF0000"/>
        </w:rPr>
        <w:t xml:space="preserve"> Rna1, which corresponds to Leu122 in </w:t>
      </w:r>
      <w:r w:rsidRPr="00C76C5C">
        <w:rPr>
          <w:i/>
          <w:iCs/>
          <w:color w:val="FF0000"/>
        </w:rPr>
        <w:t>S. cerevisiae</w:t>
      </w:r>
      <w:r w:rsidRPr="00C76C5C">
        <w:rPr>
          <w:color w:val="FF0000"/>
        </w:rPr>
        <w:t xml:space="preserve"> Rna1</w:t>
      </w:r>
      <w:r w:rsidR="00CA3D80" w:rsidRPr="00C76C5C">
        <w:rPr>
          <w:color w:val="FF0000"/>
        </w:rPr>
        <w:t>,</w:t>
      </w:r>
      <w:r w:rsidRPr="00C76C5C">
        <w:rPr>
          <w:color w:val="FF0000"/>
        </w:rPr>
        <w:t xml:space="preserve"> are conserved in sequence between </w:t>
      </w:r>
      <w:r w:rsidRPr="00C76C5C">
        <w:rPr>
          <w:i/>
          <w:iCs/>
          <w:color w:val="FF0000"/>
        </w:rPr>
        <w:t>S. cerevisiae</w:t>
      </w:r>
      <w:r w:rsidRPr="00C76C5C">
        <w:rPr>
          <w:color w:val="FF0000"/>
        </w:rPr>
        <w:t xml:space="preserve"> and </w:t>
      </w:r>
      <w:r w:rsidRPr="00C76C5C">
        <w:rPr>
          <w:i/>
          <w:iCs/>
          <w:color w:val="FF0000"/>
        </w:rPr>
        <w:t>S. pombe</w:t>
      </w:r>
      <w:r w:rsidRPr="00C76C5C">
        <w:rPr>
          <w:color w:val="FF0000"/>
        </w:rPr>
        <w:t xml:space="preserve"> Rna1.</w:t>
      </w:r>
    </w:p>
    <w:p w14:paraId="04D923F1" w14:textId="3C7E1AE1" w:rsidR="00F002FE" w:rsidRPr="00A53699" w:rsidRDefault="00F002FE" w:rsidP="000E51B4">
      <w:pPr>
        <w:tabs>
          <w:tab w:val="left" w:pos="1826"/>
        </w:tabs>
        <w:spacing w:line="288" w:lineRule="auto"/>
        <w:rPr>
          <w:color w:val="000000" w:themeColor="text1"/>
          <w:szCs w:val="22"/>
        </w:rPr>
      </w:pPr>
      <w:r w:rsidRPr="00570241">
        <w:rPr>
          <w:b/>
          <w:bCs/>
          <w:color w:val="000000" w:themeColor="text1"/>
          <w:szCs w:val="22"/>
        </w:rPr>
        <w:t>Supplementary File 1</w:t>
      </w:r>
      <w:r w:rsidR="00CD34F4" w:rsidRPr="00570241">
        <w:rPr>
          <w:b/>
          <w:bCs/>
          <w:color w:val="000000" w:themeColor="text1"/>
          <w:szCs w:val="22"/>
        </w:rPr>
        <w:t xml:space="preserve"> Supplementary Discussion</w:t>
      </w:r>
      <w:r w:rsidR="00CD34F4" w:rsidRPr="00A53699">
        <w:rPr>
          <w:color w:val="000000" w:themeColor="text1"/>
          <w:szCs w:val="22"/>
        </w:rPr>
        <w:t xml:space="preserve"> section</w:t>
      </w:r>
      <w:r w:rsidR="00013C7F" w:rsidRPr="00A53699">
        <w:rPr>
          <w:color w:val="000000" w:themeColor="text1"/>
          <w:szCs w:val="22"/>
        </w:rPr>
        <w:t>:</w:t>
      </w:r>
    </w:p>
    <w:p w14:paraId="19448A21" w14:textId="18C09DD9" w:rsidR="00013C7F" w:rsidRPr="005464AF" w:rsidRDefault="00D876A5" w:rsidP="000E51B4">
      <w:pPr>
        <w:spacing w:line="288" w:lineRule="auto"/>
        <w:rPr>
          <w:b/>
          <w:bCs/>
          <w:i/>
          <w:iCs/>
          <w:color w:val="FF0000"/>
          <w:szCs w:val="22"/>
        </w:rPr>
      </w:pPr>
      <w:r>
        <w:rPr>
          <w:b/>
          <w:bCs/>
          <w:color w:val="FF0000"/>
          <w:szCs w:val="22"/>
        </w:rPr>
        <w:t>“</w:t>
      </w:r>
      <w:r w:rsidR="00211DB5" w:rsidRPr="005464AF">
        <w:rPr>
          <w:b/>
          <w:bCs/>
          <w:color w:val="FF0000"/>
          <w:szCs w:val="22"/>
        </w:rPr>
        <w:t>Potential c</w:t>
      </w:r>
      <w:r w:rsidR="00013C7F" w:rsidRPr="005464AF">
        <w:rPr>
          <w:b/>
          <w:bCs/>
          <w:color w:val="FF0000"/>
          <w:szCs w:val="22"/>
        </w:rPr>
        <w:t>aveats</w:t>
      </w:r>
      <w:r w:rsidR="00B25AA3" w:rsidRPr="005464AF">
        <w:rPr>
          <w:b/>
          <w:bCs/>
          <w:color w:val="FF0000"/>
          <w:szCs w:val="22"/>
        </w:rPr>
        <w:t xml:space="preserve"> associated with </w:t>
      </w:r>
      <w:r w:rsidR="00013C7F" w:rsidRPr="005464AF">
        <w:rPr>
          <w:b/>
          <w:bCs/>
          <w:color w:val="FF0000"/>
          <w:szCs w:val="22"/>
        </w:rPr>
        <w:t xml:space="preserve">using the GAP (Rna1) from </w:t>
      </w:r>
      <w:r w:rsidR="00013C7F" w:rsidRPr="005464AF">
        <w:rPr>
          <w:b/>
          <w:bCs/>
          <w:i/>
          <w:iCs/>
          <w:color w:val="FF0000"/>
          <w:szCs w:val="22"/>
        </w:rPr>
        <w:t>S. pombe.</w:t>
      </w:r>
    </w:p>
    <w:p w14:paraId="4A8983A1" w14:textId="2C1C901E" w:rsidR="0058536B" w:rsidRPr="005464AF" w:rsidRDefault="00013C7F" w:rsidP="000E51B4">
      <w:pPr>
        <w:tabs>
          <w:tab w:val="left" w:pos="1826"/>
        </w:tabs>
        <w:spacing w:line="288" w:lineRule="auto"/>
        <w:rPr>
          <w:color w:val="FF0000"/>
          <w:szCs w:val="22"/>
        </w:rPr>
      </w:pPr>
      <w:r w:rsidRPr="005464AF">
        <w:rPr>
          <w:color w:val="FF0000"/>
          <w:szCs w:val="22"/>
        </w:rPr>
        <w:t>All of our GAP-mediated GTP hydrolysis kinetics experiments us</w:t>
      </w:r>
      <w:r w:rsidR="003B68FD" w:rsidRPr="005464AF">
        <w:rPr>
          <w:color w:val="FF0000"/>
          <w:szCs w:val="22"/>
        </w:rPr>
        <w:t>ed</w:t>
      </w:r>
      <w:r w:rsidRPr="005464AF">
        <w:rPr>
          <w:color w:val="FF0000"/>
          <w:szCs w:val="22"/>
        </w:rPr>
        <w:t xml:space="preserve"> the wild type and mutant Gsp1 from </w:t>
      </w:r>
      <w:r w:rsidRPr="005464AF">
        <w:rPr>
          <w:i/>
          <w:iCs/>
          <w:color w:val="FF0000"/>
          <w:szCs w:val="22"/>
        </w:rPr>
        <w:t>S. cerevisiae</w:t>
      </w:r>
      <w:r w:rsidRPr="005464AF">
        <w:rPr>
          <w:color w:val="FF0000"/>
          <w:szCs w:val="22"/>
        </w:rPr>
        <w:t xml:space="preserve">, but Rna1 GAP from </w:t>
      </w:r>
      <w:r w:rsidRPr="005464AF">
        <w:rPr>
          <w:i/>
          <w:iCs/>
          <w:color w:val="FF0000"/>
          <w:szCs w:val="22"/>
        </w:rPr>
        <w:t>S. pombe</w:t>
      </w:r>
      <w:r w:rsidRPr="005464AF">
        <w:rPr>
          <w:color w:val="FF0000"/>
          <w:szCs w:val="22"/>
        </w:rPr>
        <w:t xml:space="preserve">. We chose to use the </w:t>
      </w:r>
      <w:r w:rsidR="003B68FD" w:rsidRPr="005464AF">
        <w:rPr>
          <w:color w:val="FF0000"/>
          <w:szCs w:val="22"/>
        </w:rPr>
        <w:t xml:space="preserve">Rna1 </w:t>
      </w:r>
      <w:r w:rsidRPr="005464AF">
        <w:rPr>
          <w:color w:val="FF0000"/>
          <w:szCs w:val="22"/>
        </w:rPr>
        <w:t xml:space="preserve">ortholog from </w:t>
      </w:r>
      <w:r w:rsidRPr="005464AF">
        <w:rPr>
          <w:i/>
          <w:iCs/>
          <w:color w:val="FF0000"/>
          <w:szCs w:val="22"/>
        </w:rPr>
        <w:t>S. pombe</w:t>
      </w:r>
      <w:r w:rsidRPr="005464AF">
        <w:rPr>
          <w:color w:val="FF0000"/>
          <w:szCs w:val="22"/>
        </w:rPr>
        <w:t xml:space="preserve"> as </w:t>
      </w:r>
      <w:r w:rsidRPr="005464AF">
        <w:rPr>
          <w:i/>
          <w:iCs/>
          <w:color w:val="FF0000"/>
          <w:szCs w:val="22"/>
        </w:rPr>
        <w:t>S. cerevisiae</w:t>
      </w:r>
      <w:r w:rsidRPr="005464AF">
        <w:rPr>
          <w:color w:val="FF0000"/>
          <w:szCs w:val="22"/>
        </w:rPr>
        <w:t xml:space="preserve"> </w:t>
      </w:r>
      <w:r w:rsidR="003B68FD" w:rsidRPr="005464AF">
        <w:rPr>
          <w:color w:val="FF0000"/>
          <w:szCs w:val="22"/>
        </w:rPr>
        <w:t xml:space="preserve">Rna1 </w:t>
      </w:r>
      <w:r w:rsidRPr="005464AF">
        <w:rPr>
          <w:color w:val="FF0000"/>
          <w:szCs w:val="22"/>
        </w:rPr>
        <w:t xml:space="preserve">formed soluble aggregates </w:t>
      </w:r>
      <w:r w:rsidR="003B68FD" w:rsidRPr="005464AF">
        <w:rPr>
          <w:color w:val="FF0000"/>
          <w:szCs w:val="22"/>
        </w:rPr>
        <w:t>after purification</w:t>
      </w:r>
      <w:r w:rsidR="003A7328" w:rsidRPr="005464AF">
        <w:rPr>
          <w:color w:val="FF0000"/>
          <w:szCs w:val="22"/>
        </w:rPr>
        <w:t>,</w:t>
      </w:r>
      <w:r w:rsidR="003B68FD" w:rsidRPr="005464AF">
        <w:rPr>
          <w:color w:val="FF0000"/>
          <w:szCs w:val="22"/>
        </w:rPr>
        <w:t xml:space="preserve"> </w:t>
      </w:r>
      <w:r w:rsidRPr="005464AF">
        <w:rPr>
          <w:color w:val="FF0000"/>
          <w:szCs w:val="22"/>
        </w:rPr>
        <w:t xml:space="preserve">and </w:t>
      </w:r>
      <w:r w:rsidRPr="005464AF">
        <w:rPr>
          <w:i/>
          <w:iCs/>
          <w:color w:val="FF0000"/>
          <w:szCs w:val="22"/>
        </w:rPr>
        <w:t>S. pombe</w:t>
      </w:r>
      <w:r w:rsidRPr="005464AF">
        <w:rPr>
          <w:color w:val="FF0000"/>
          <w:szCs w:val="22"/>
        </w:rPr>
        <w:t xml:space="preserve"> Rna1 was the only </w:t>
      </w:r>
      <w:proofErr w:type="spellStart"/>
      <w:r w:rsidRPr="005464AF">
        <w:rPr>
          <w:color w:val="FF0000"/>
          <w:szCs w:val="22"/>
        </w:rPr>
        <w:t>RanGAP</w:t>
      </w:r>
      <w:proofErr w:type="spellEnd"/>
      <w:r w:rsidRPr="005464AF">
        <w:rPr>
          <w:color w:val="FF0000"/>
          <w:szCs w:val="22"/>
        </w:rPr>
        <w:t xml:space="preserve"> for which there was a structure in complex with Ran (PDB IDs: 1k5d and 1k5g). </w:t>
      </w:r>
      <w:r w:rsidR="0058536B" w:rsidRPr="005464AF">
        <w:rPr>
          <w:color w:val="FF0000"/>
          <w:szCs w:val="22"/>
        </w:rPr>
        <w:t xml:space="preserve">While </w:t>
      </w:r>
      <w:r w:rsidR="00655D76" w:rsidRPr="005464AF">
        <w:rPr>
          <w:color w:val="FF0000"/>
          <w:szCs w:val="22"/>
        </w:rPr>
        <w:t>there could be slight</w:t>
      </w:r>
      <w:r w:rsidR="0058536B" w:rsidRPr="005464AF">
        <w:rPr>
          <w:color w:val="FF0000"/>
          <w:szCs w:val="22"/>
        </w:rPr>
        <w:t xml:space="preserve"> differences between the kinetic parameters of </w:t>
      </w:r>
      <w:r w:rsidR="0058536B" w:rsidRPr="005464AF">
        <w:rPr>
          <w:i/>
          <w:color w:val="FF0000"/>
          <w:szCs w:val="22"/>
        </w:rPr>
        <w:t>S. pombe</w:t>
      </w:r>
      <w:r w:rsidR="0058536B" w:rsidRPr="005464AF">
        <w:rPr>
          <w:color w:val="FF0000"/>
          <w:szCs w:val="22"/>
        </w:rPr>
        <w:t xml:space="preserve"> and </w:t>
      </w:r>
      <w:r w:rsidR="0058536B" w:rsidRPr="005464AF">
        <w:rPr>
          <w:i/>
          <w:color w:val="FF0000"/>
          <w:szCs w:val="22"/>
        </w:rPr>
        <w:t>S. cerevisiae</w:t>
      </w:r>
      <w:r w:rsidR="0058536B" w:rsidRPr="005464AF">
        <w:rPr>
          <w:color w:val="FF0000"/>
          <w:szCs w:val="22"/>
        </w:rPr>
        <w:t xml:space="preserve"> GAP Rna1</w:t>
      </w:r>
      <w:r w:rsidR="007E517A" w:rsidRPr="005464AF">
        <w:rPr>
          <w:color w:val="FF0000"/>
          <w:szCs w:val="22"/>
        </w:rPr>
        <w:t xml:space="preserve"> acting on Gsp1</w:t>
      </w:r>
      <w:r w:rsidR="0058536B" w:rsidRPr="005464AF">
        <w:rPr>
          <w:color w:val="FF0000"/>
          <w:szCs w:val="22"/>
        </w:rPr>
        <w:t xml:space="preserve">, we do not believe these differences would significantly affect our conclusions, based on the following </w:t>
      </w:r>
      <w:r w:rsidR="00441A8B" w:rsidRPr="005464AF">
        <w:rPr>
          <w:color w:val="FF0000"/>
          <w:szCs w:val="22"/>
        </w:rPr>
        <w:t>considerations</w:t>
      </w:r>
      <w:r w:rsidR="0058536B" w:rsidRPr="005464AF">
        <w:rPr>
          <w:color w:val="FF0000"/>
          <w:szCs w:val="22"/>
        </w:rPr>
        <w:t>:</w:t>
      </w:r>
    </w:p>
    <w:p w14:paraId="39FC9BB1" w14:textId="5ED18D89" w:rsidR="00013C7F" w:rsidRPr="005464AF" w:rsidRDefault="00013C7F" w:rsidP="000E51B4">
      <w:pPr>
        <w:tabs>
          <w:tab w:val="left" w:pos="1826"/>
        </w:tabs>
        <w:spacing w:line="288" w:lineRule="auto"/>
        <w:rPr>
          <w:color w:val="FF0000"/>
          <w:szCs w:val="22"/>
          <w:lang w:val="en-GB"/>
        </w:rPr>
      </w:pPr>
      <w:r w:rsidRPr="005464AF">
        <w:rPr>
          <w:color w:val="FF0000"/>
          <w:szCs w:val="22"/>
        </w:rPr>
        <w:t xml:space="preserve">1.) </w:t>
      </w:r>
      <w:r w:rsidRPr="005464AF">
        <w:rPr>
          <w:b/>
          <w:bCs/>
          <w:color w:val="FF0000"/>
          <w:szCs w:val="22"/>
        </w:rPr>
        <w:t xml:space="preserve">Sequence conservation between </w:t>
      </w:r>
      <w:r w:rsidRPr="005464AF">
        <w:rPr>
          <w:b/>
          <w:bCs/>
          <w:i/>
          <w:iCs/>
          <w:color w:val="FF0000"/>
          <w:szCs w:val="22"/>
        </w:rPr>
        <w:t>S. cerevisiae</w:t>
      </w:r>
      <w:r w:rsidRPr="005464AF">
        <w:rPr>
          <w:b/>
          <w:bCs/>
          <w:color w:val="FF0000"/>
          <w:szCs w:val="22"/>
        </w:rPr>
        <w:t xml:space="preserve"> and </w:t>
      </w:r>
      <w:r w:rsidRPr="005464AF">
        <w:rPr>
          <w:b/>
          <w:bCs/>
          <w:i/>
          <w:iCs/>
          <w:color w:val="FF0000"/>
          <w:szCs w:val="22"/>
        </w:rPr>
        <w:t>S. pombe</w:t>
      </w:r>
      <w:r w:rsidRPr="005464AF">
        <w:rPr>
          <w:b/>
          <w:bCs/>
          <w:color w:val="FF0000"/>
          <w:szCs w:val="22"/>
        </w:rPr>
        <w:t xml:space="preserve"> </w:t>
      </w:r>
      <w:r w:rsidR="00F70BA1" w:rsidRPr="005464AF">
        <w:rPr>
          <w:b/>
          <w:bCs/>
          <w:color w:val="FF0000"/>
          <w:szCs w:val="22"/>
        </w:rPr>
        <w:t>Rna1</w:t>
      </w:r>
      <w:r w:rsidRPr="005464AF">
        <w:rPr>
          <w:b/>
          <w:bCs/>
          <w:color w:val="FF0000"/>
          <w:szCs w:val="22"/>
        </w:rPr>
        <w:t>.</w:t>
      </w:r>
      <w:r w:rsidRPr="005464AF">
        <w:rPr>
          <w:color w:val="FF0000"/>
          <w:szCs w:val="22"/>
        </w:rPr>
        <w:t xml:space="preserve"> A sequence alignment between </w:t>
      </w:r>
      <w:r w:rsidRPr="005464AF">
        <w:rPr>
          <w:i/>
          <w:iCs/>
          <w:color w:val="FF0000"/>
          <w:szCs w:val="22"/>
        </w:rPr>
        <w:t>S. cerevisiae</w:t>
      </w:r>
      <w:r w:rsidR="0027574F">
        <w:rPr>
          <w:iCs/>
          <w:color w:val="FF0000"/>
          <w:szCs w:val="22"/>
        </w:rPr>
        <w:t>,</w:t>
      </w:r>
      <w:r w:rsidRPr="005464AF">
        <w:rPr>
          <w:color w:val="FF0000"/>
          <w:szCs w:val="22"/>
        </w:rPr>
        <w:t xml:space="preserve"> </w:t>
      </w:r>
      <w:r w:rsidRPr="005464AF">
        <w:rPr>
          <w:i/>
          <w:iCs/>
          <w:color w:val="FF0000"/>
          <w:szCs w:val="22"/>
        </w:rPr>
        <w:t>S. pombe</w:t>
      </w:r>
      <w:r w:rsidRPr="005464AF">
        <w:rPr>
          <w:color w:val="FF0000"/>
          <w:szCs w:val="22"/>
        </w:rPr>
        <w:t xml:space="preserve"> and human GAP </w:t>
      </w:r>
      <w:r w:rsidR="00F70BA1" w:rsidRPr="005464AF">
        <w:rPr>
          <w:color w:val="FF0000"/>
          <w:szCs w:val="22"/>
        </w:rPr>
        <w:t xml:space="preserve">proteins </w:t>
      </w:r>
      <w:r w:rsidRPr="005464AF">
        <w:rPr>
          <w:color w:val="FF0000"/>
          <w:szCs w:val="22"/>
        </w:rPr>
        <w:t xml:space="preserve">shows that all but one interface core residue </w:t>
      </w:r>
      <w:r w:rsidR="00F70BA1" w:rsidRPr="005464AF">
        <w:rPr>
          <w:color w:val="FF0000"/>
          <w:szCs w:val="22"/>
        </w:rPr>
        <w:t xml:space="preserve">in the PDB file 1k5d </w:t>
      </w:r>
      <w:r w:rsidRPr="005464AF">
        <w:rPr>
          <w:color w:val="FF0000"/>
          <w:szCs w:val="22"/>
        </w:rPr>
        <w:t xml:space="preserve">is conserved in sequence </w:t>
      </w:r>
      <w:r w:rsidR="00F70BA1" w:rsidRPr="005464AF">
        <w:rPr>
          <w:color w:val="FF0000"/>
          <w:szCs w:val="22"/>
        </w:rPr>
        <w:t xml:space="preserve">between </w:t>
      </w:r>
      <w:r w:rsidR="00F70BA1" w:rsidRPr="005464AF">
        <w:rPr>
          <w:i/>
          <w:iCs/>
          <w:color w:val="FF0000"/>
          <w:szCs w:val="22"/>
        </w:rPr>
        <w:t>S. cerevisiae</w:t>
      </w:r>
      <w:r w:rsidR="00F70BA1" w:rsidRPr="005464AF">
        <w:rPr>
          <w:iCs/>
          <w:color w:val="FF0000"/>
          <w:szCs w:val="22"/>
        </w:rPr>
        <w:t xml:space="preserve"> and</w:t>
      </w:r>
      <w:r w:rsidR="00F70BA1" w:rsidRPr="005464AF">
        <w:rPr>
          <w:color w:val="FF0000"/>
          <w:szCs w:val="22"/>
        </w:rPr>
        <w:t xml:space="preserve"> </w:t>
      </w:r>
      <w:r w:rsidR="00F70BA1" w:rsidRPr="005464AF">
        <w:rPr>
          <w:i/>
          <w:iCs/>
          <w:color w:val="FF0000"/>
          <w:szCs w:val="22"/>
        </w:rPr>
        <w:t>S. pombe</w:t>
      </w:r>
      <w:r w:rsidR="00F70BA1" w:rsidRPr="005464AF">
        <w:rPr>
          <w:color w:val="FF0000"/>
          <w:szCs w:val="22"/>
        </w:rPr>
        <w:t xml:space="preserve"> </w:t>
      </w:r>
      <w:r w:rsidRPr="005464AF">
        <w:rPr>
          <w:color w:val="FF0000"/>
          <w:szCs w:val="22"/>
        </w:rPr>
        <w:t>(</w:t>
      </w:r>
      <w:r w:rsidRPr="005464AF">
        <w:rPr>
          <w:b/>
          <w:bCs/>
          <w:color w:val="FF0000"/>
          <w:szCs w:val="22"/>
        </w:rPr>
        <w:t>Supplementary File 1 Supplementary Fig. 1</w:t>
      </w:r>
      <w:r w:rsidR="00B25AA3" w:rsidRPr="005464AF">
        <w:rPr>
          <w:b/>
          <w:bCs/>
          <w:color w:val="FF0000"/>
          <w:szCs w:val="22"/>
        </w:rPr>
        <w:t>2</w:t>
      </w:r>
      <w:r w:rsidRPr="005464AF">
        <w:rPr>
          <w:color w:val="FF0000"/>
          <w:szCs w:val="22"/>
        </w:rPr>
        <w:t xml:space="preserve">). Overall, out of the </w:t>
      </w:r>
      <w:r w:rsidRPr="005464AF">
        <w:rPr>
          <w:color w:val="FF0000"/>
          <w:szCs w:val="22"/>
        </w:rPr>
        <w:lastRenderedPageBreak/>
        <w:t xml:space="preserve">1290 </w:t>
      </w:r>
      <w:r w:rsidRPr="005464AF">
        <w:rPr>
          <w:color w:val="FF0000"/>
          <w:szCs w:val="22"/>
          <w:lang w:val="en-GB"/>
        </w:rPr>
        <w:t>Å</w:t>
      </w:r>
      <w:r w:rsidRPr="005464AF">
        <w:rPr>
          <w:color w:val="FF0000"/>
          <w:szCs w:val="22"/>
          <w:vertAlign w:val="superscript"/>
          <w:lang w:val="en-GB"/>
        </w:rPr>
        <w:t>2</w:t>
      </w:r>
      <w:r w:rsidRPr="005464AF">
        <w:rPr>
          <w:color w:val="FF0000"/>
          <w:szCs w:val="22"/>
          <w:lang w:val="en-GB"/>
        </w:rPr>
        <w:t xml:space="preserve"> buried by </w:t>
      </w:r>
      <w:r w:rsidRPr="005464AF">
        <w:rPr>
          <w:i/>
          <w:iCs/>
          <w:color w:val="FF0000"/>
          <w:szCs w:val="22"/>
          <w:lang w:val="en-GB"/>
        </w:rPr>
        <w:t>S. pombe</w:t>
      </w:r>
      <w:r w:rsidRPr="005464AF">
        <w:rPr>
          <w:color w:val="FF0000"/>
          <w:szCs w:val="22"/>
          <w:lang w:val="en-GB"/>
        </w:rPr>
        <w:t xml:space="preserve"> </w:t>
      </w:r>
      <w:r w:rsidR="00F70BA1" w:rsidRPr="005464AF">
        <w:rPr>
          <w:color w:val="FF0000"/>
          <w:szCs w:val="22"/>
          <w:lang w:val="en-GB"/>
        </w:rPr>
        <w:t xml:space="preserve">Rna1 </w:t>
      </w:r>
      <w:r w:rsidRPr="005464AF">
        <w:rPr>
          <w:color w:val="FF0000"/>
          <w:szCs w:val="22"/>
          <w:lang w:val="en-GB"/>
        </w:rPr>
        <w:t xml:space="preserve">upon interface formation with </w:t>
      </w:r>
      <w:r w:rsidR="00FA5FAA" w:rsidRPr="005464AF">
        <w:rPr>
          <w:color w:val="FF0000"/>
          <w:szCs w:val="22"/>
          <w:lang w:val="en-GB"/>
        </w:rPr>
        <w:t>Ran/</w:t>
      </w:r>
      <w:r w:rsidRPr="005464AF">
        <w:rPr>
          <w:color w:val="FF0000"/>
          <w:szCs w:val="22"/>
          <w:lang w:val="en-GB"/>
        </w:rPr>
        <w:t xml:space="preserve">Gsp1 </w:t>
      </w:r>
      <w:r w:rsidRPr="005464AF">
        <w:rPr>
          <w:color w:val="FF0000"/>
          <w:szCs w:val="22"/>
        </w:rPr>
        <w:t>(PDB ID: 1k5d)</w:t>
      </w:r>
      <w:r w:rsidRPr="005464AF">
        <w:rPr>
          <w:color w:val="FF0000"/>
          <w:szCs w:val="22"/>
          <w:lang w:val="en-GB"/>
        </w:rPr>
        <w:t>, 997 Å</w:t>
      </w:r>
      <w:r w:rsidRPr="005464AF">
        <w:rPr>
          <w:color w:val="FF0000"/>
          <w:szCs w:val="22"/>
          <w:vertAlign w:val="superscript"/>
          <w:lang w:val="en-GB"/>
        </w:rPr>
        <w:t xml:space="preserve">2 </w:t>
      </w:r>
      <w:r w:rsidRPr="005464AF">
        <w:rPr>
          <w:color w:val="FF0000"/>
          <w:szCs w:val="22"/>
          <w:lang w:val="en-GB"/>
        </w:rPr>
        <w:t>(77%)</w:t>
      </w:r>
      <w:r w:rsidRPr="005464AF">
        <w:rPr>
          <w:color w:val="FF0000"/>
          <w:szCs w:val="22"/>
          <w:vertAlign w:val="superscript"/>
          <w:lang w:val="en-GB"/>
        </w:rPr>
        <w:t xml:space="preserve"> </w:t>
      </w:r>
      <w:r w:rsidR="00CA3D80">
        <w:rPr>
          <w:color w:val="FF0000"/>
          <w:szCs w:val="22"/>
          <w:lang w:val="en-GB"/>
        </w:rPr>
        <w:t>are</w:t>
      </w:r>
      <w:r w:rsidR="00CA3D80" w:rsidRPr="005464AF">
        <w:rPr>
          <w:color w:val="FF0000"/>
          <w:szCs w:val="22"/>
          <w:lang w:val="en-GB"/>
        </w:rPr>
        <w:t xml:space="preserve"> </w:t>
      </w:r>
      <w:r w:rsidRPr="005464AF">
        <w:rPr>
          <w:color w:val="FF0000"/>
          <w:szCs w:val="22"/>
          <w:lang w:val="en-GB"/>
        </w:rPr>
        <w:t xml:space="preserve">buried by residues that are conserved in sequence between </w:t>
      </w:r>
      <w:r w:rsidRPr="005464AF">
        <w:rPr>
          <w:i/>
          <w:iCs/>
          <w:color w:val="FF0000"/>
          <w:szCs w:val="22"/>
          <w:lang w:val="en-GB"/>
        </w:rPr>
        <w:t>S. pombe</w:t>
      </w:r>
      <w:r w:rsidRPr="005464AF">
        <w:rPr>
          <w:color w:val="FF0000"/>
          <w:szCs w:val="22"/>
          <w:lang w:val="en-GB"/>
        </w:rPr>
        <w:t xml:space="preserve"> and </w:t>
      </w:r>
      <w:r w:rsidRPr="005464AF">
        <w:rPr>
          <w:i/>
          <w:iCs/>
          <w:color w:val="FF0000"/>
          <w:szCs w:val="22"/>
          <w:lang w:val="en-GB"/>
        </w:rPr>
        <w:t>S. cerevisiae</w:t>
      </w:r>
      <w:r w:rsidR="0058536B" w:rsidRPr="005464AF">
        <w:rPr>
          <w:color w:val="FF0000"/>
          <w:szCs w:val="22"/>
          <w:lang w:val="en-GB"/>
        </w:rPr>
        <w:t xml:space="preserve">, and the sequence identity </w:t>
      </w:r>
      <w:r w:rsidR="00FA5FAA" w:rsidRPr="005464AF">
        <w:rPr>
          <w:color w:val="FF0000"/>
          <w:szCs w:val="22"/>
          <w:lang w:val="en-GB"/>
        </w:rPr>
        <w:t xml:space="preserve">of the Rna1 interface </w:t>
      </w:r>
      <w:r w:rsidR="00871E6C" w:rsidRPr="005464AF">
        <w:rPr>
          <w:color w:val="FF0000"/>
          <w:szCs w:val="22"/>
          <w:lang w:val="en-GB"/>
        </w:rPr>
        <w:t xml:space="preserve">with Ran/Gsp1 overall </w:t>
      </w:r>
      <w:r w:rsidR="0058536B" w:rsidRPr="005464AF">
        <w:rPr>
          <w:color w:val="FF0000"/>
          <w:szCs w:val="22"/>
          <w:lang w:val="en-GB"/>
        </w:rPr>
        <w:t>is 71% (</w:t>
      </w:r>
      <w:r w:rsidR="0058536B" w:rsidRPr="00CA3D80">
        <w:rPr>
          <w:b/>
          <w:color w:val="FF0000"/>
          <w:szCs w:val="22"/>
          <w:lang w:val="en-GB"/>
        </w:rPr>
        <w:t>Supplementary File 1 Table 1</w:t>
      </w:r>
      <w:r w:rsidR="0058536B" w:rsidRPr="005464AF">
        <w:rPr>
          <w:color w:val="FF0000"/>
          <w:szCs w:val="22"/>
          <w:lang w:val="en-GB"/>
        </w:rPr>
        <w:t>).</w:t>
      </w:r>
    </w:p>
    <w:p w14:paraId="5FDD2D85" w14:textId="1CDAD94C" w:rsidR="0047296A" w:rsidRPr="005464AF" w:rsidRDefault="00013C7F" w:rsidP="000E51B4">
      <w:pPr>
        <w:tabs>
          <w:tab w:val="left" w:pos="1826"/>
        </w:tabs>
        <w:spacing w:line="288" w:lineRule="auto"/>
        <w:rPr>
          <w:color w:val="FF0000"/>
          <w:szCs w:val="22"/>
        </w:rPr>
      </w:pPr>
      <w:r w:rsidRPr="005464AF">
        <w:rPr>
          <w:color w:val="FF0000"/>
          <w:szCs w:val="22"/>
        </w:rPr>
        <w:t xml:space="preserve">2.) </w:t>
      </w:r>
      <w:r w:rsidRPr="005464AF">
        <w:rPr>
          <w:b/>
          <w:bCs/>
          <w:color w:val="FF0000"/>
          <w:szCs w:val="22"/>
        </w:rPr>
        <w:t xml:space="preserve">Comparable kinetic </w:t>
      </w:r>
      <w:r w:rsidR="004216A4" w:rsidRPr="005464AF">
        <w:rPr>
          <w:b/>
          <w:bCs/>
          <w:color w:val="FF0000"/>
          <w:szCs w:val="22"/>
        </w:rPr>
        <w:t xml:space="preserve">parameters </w:t>
      </w:r>
      <w:r w:rsidRPr="005464AF">
        <w:rPr>
          <w:b/>
          <w:bCs/>
          <w:color w:val="FF0000"/>
          <w:szCs w:val="22"/>
        </w:rPr>
        <w:t>to the human R</w:t>
      </w:r>
      <w:r w:rsidR="0027574F">
        <w:rPr>
          <w:b/>
          <w:bCs/>
          <w:color w:val="FF0000"/>
          <w:szCs w:val="22"/>
        </w:rPr>
        <w:t>an</w:t>
      </w:r>
      <w:r w:rsidRPr="005464AF">
        <w:rPr>
          <w:b/>
          <w:bCs/>
          <w:color w:val="FF0000"/>
          <w:szCs w:val="22"/>
        </w:rPr>
        <w:t>/R</w:t>
      </w:r>
      <w:r w:rsidR="0027574F">
        <w:rPr>
          <w:b/>
          <w:bCs/>
          <w:color w:val="FF0000"/>
          <w:szCs w:val="22"/>
        </w:rPr>
        <w:t>an</w:t>
      </w:r>
      <w:r w:rsidRPr="005464AF">
        <w:rPr>
          <w:b/>
          <w:bCs/>
          <w:color w:val="FF0000"/>
          <w:szCs w:val="22"/>
        </w:rPr>
        <w:t>GAP1 pair.</w:t>
      </w:r>
      <w:r w:rsidRPr="005464AF">
        <w:rPr>
          <w:color w:val="FF0000"/>
          <w:szCs w:val="22"/>
        </w:rPr>
        <w:t xml:space="preserve"> The kinetic </w:t>
      </w:r>
      <w:r w:rsidR="004216A4" w:rsidRPr="005464AF">
        <w:rPr>
          <w:color w:val="FF0000"/>
          <w:szCs w:val="22"/>
        </w:rPr>
        <w:t xml:space="preserve">parameters </w:t>
      </w:r>
      <w:r w:rsidRPr="005464AF">
        <w:rPr>
          <w:color w:val="FF0000"/>
          <w:szCs w:val="22"/>
        </w:rPr>
        <w:t xml:space="preserve">for our </w:t>
      </w:r>
      <w:r w:rsidRPr="005464AF">
        <w:rPr>
          <w:i/>
          <w:iCs/>
          <w:color w:val="FF0000"/>
          <w:szCs w:val="22"/>
        </w:rPr>
        <w:t>S. cerevisiae</w:t>
      </w:r>
      <w:r w:rsidRPr="005464AF">
        <w:rPr>
          <w:color w:val="FF0000"/>
          <w:szCs w:val="22"/>
        </w:rPr>
        <w:t xml:space="preserve"> Gsp1 and </w:t>
      </w:r>
      <w:r w:rsidRPr="005464AF">
        <w:rPr>
          <w:i/>
          <w:iCs/>
          <w:color w:val="FF0000"/>
          <w:szCs w:val="22"/>
        </w:rPr>
        <w:t>S. pombe</w:t>
      </w:r>
      <w:r w:rsidRPr="005464AF">
        <w:rPr>
          <w:color w:val="FF0000"/>
          <w:szCs w:val="22"/>
        </w:rPr>
        <w:t xml:space="preserve"> Rna1 GAP are comparable to the kinetic </w:t>
      </w:r>
      <w:r w:rsidR="004216A4" w:rsidRPr="005464AF">
        <w:rPr>
          <w:color w:val="FF0000"/>
          <w:szCs w:val="22"/>
        </w:rPr>
        <w:t xml:space="preserve">parameters </w:t>
      </w:r>
      <w:r w:rsidRPr="005464AF">
        <w:rPr>
          <w:color w:val="FF0000"/>
          <w:szCs w:val="22"/>
        </w:rPr>
        <w:t xml:space="preserve">for human </w:t>
      </w:r>
      <w:r w:rsidR="0027574F">
        <w:rPr>
          <w:color w:val="FF0000"/>
          <w:szCs w:val="22"/>
        </w:rPr>
        <w:t>Ran</w:t>
      </w:r>
      <w:r w:rsidR="0027574F" w:rsidRPr="005464AF">
        <w:rPr>
          <w:color w:val="FF0000"/>
          <w:szCs w:val="22"/>
        </w:rPr>
        <w:t xml:space="preserve"> </w:t>
      </w:r>
      <w:r w:rsidRPr="005464AF">
        <w:rPr>
          <w:color w:val="FF0000"/>
          <w:szCs w:val="22"/>
        </w:rPr>
        <w:t>and human R</w:t>
      </w:r>
      <w:r w:rsidR="0027574F">
        <w:rPr>
          <w:color w:val="FF0000"/>
          <w:szCs w:val="22"/>
        </w:rPr>
        <w:t>an</w:t>
      </w:r>
      <w:r w:rsidRPr="005464AF">
        <w:rPr>
          <w:color w:val="FF0000"/>
          <w:szCs w:val="22"/>
        </w:rPr>
        <w:t>G</w:t>
      </w:r>
      <w:r w:rsidR="00070485" w:rsidRPr="005464AF">
        <w:rPr>
          <w:color w:val="FF0000"/>
          <w:szCs w:val="22"/>
        </w:rPr>
        <w:t>A</w:t>
      </w:r>
      <w:r w:rsidRPr="005464AF">
        <w:rPr>
          <w:color w:val="FF0000"/>
          <w:szCs w:val="22"/>
        </w:rPr>
        <w:t xml:space="preserve">P1 reported by </w:t>
      </w:r>
      <w:r w:rsidR="0066768C" w:rsidRPr="005464AF">
        <w:rPr>
          <w:color w:val="FF0000"/>
          <w:szCs w:val="22"/>
        </w:rPr>
        <w:t>(</w:t>
      </w:r>
      <w:proofErr w:type="spellStart"/>
      <w:r w:rsidRPr="005464AF">
        <w:rPr>
          <w:color w:val="FF0000"/>
          <w:szCs w:val="22"/>
        </w:rPr>
        <w:t>Kleb</w:t>
      </w:r>
      <w:r w:rsidR="0066768C" w:rsidRPr="005464AF">
        <w:rPr>
          <w:color w:val="FF0000"/>
          <w:szCs w:val="22"/>
        </w:rPr>
        <w:t>e</w:t>
      </w:r>
      <w:proofErr w:type="spellEnd"/>
      <w:r w:rsidR="0066768C" w:rsidRPr="005464AF">
        <w:rPr>
          <w:color w:val="FF0000"/>
          <w:szCs w:val="22"/>
        </w:rPr>
        <w:t>, 1995</w:t>
      </w:r>
      <w:r w:rsidR="00B47C02" w:rsidRPr="005464AF">
        <w:rPr>
          <w:color w:val="FF0000"/>
          <w:szCs w:val="22"/>
        </w:rPr>
        <w:t>a</w:t>
      </w:r>
      <w:r w:rsidR="0066768C" w:rsidRPr="005464AF">
        <w:rPr>
          <w:color w:val="FF0000"/>
          <w:szCs w:val="22"/>
        </w:rPr>
        <w:t>)</w:t>
      </w:r>
      <w:r w:rsidRPr="005464AF">
        <w:rPr>
          <w:color w:val="FF0000"/>
          <w:szCs w:val="22"/>
        </w:rPr>
        <w:t xml:space="preserve">. They estimate </w:t>
      </w:r>
      <w:r w:rsidR="003A1D14" w:rsidRPr="005464AF">
        <w:rPr>
          <w:color w:val="FF0000"/>
          <w:szCs w:val="22"/>
        </w:rPr>
        <w:t xml:space="preserve">a </w:t>
      </w:r>
      <w:r w:rsidRPr="005464AF">
        <w:rPr>
          <w:color w:val="FF0000"/>
          <w:szCs w:val="22"/>
        </w:rPr>
        <w:t>K</w:t>
      </w:r>
      <w:r w:rsidRPr="005464AF">
        <w:rPr>
          <w:color w:val="FF0000"/>
          <w:szCs w:val="22"/>
          <w:vertAlign w:val="subscript"/>
        </w:rPr>
        <w:t>m</w:t>
      </w:r>
      <w:r w:rsidRPr="005464AF">
        <w:rPr>
          <w:color w:val="FF0000"/>
          <w:szCs w:val="22"/>
        </w:rPr>
        <w:t xml:space="preserve"> of 0.45 </w:t>
      </w:r>
      <w:r w:rsidRPr="005464AF">
        <w:rPr>
          <w:color w:val="FF0000"/>
          <w:szCs w:val="22"/>
          <w:lang w:val="el-GR"/>
        </w:rPr>
        <w:t>μ</w:t>
      </w:r>
      <w:r w:rsidRPr="005464AF">
        <w:rPr>
          <w:color w:val="FF0000"/>
          <w:szCs w:val="22"/>
        </w:rPr>
        <w:t xml:space="preserve">M and </w:t>
      </w:r>
      <w:proofErr w:type="spellStart"/>
      <w:r w:rsidRPr="005464AF">
        <w:rPr>
          <w:color w:val="FF0000"/>
          <w:szCs w:val="22"/>
        </w:rPr>
        <w:t>k</w:t>
      </w:r>
      <w:r w:rsidRPr="005464AF">
        <w:rPr>
          <w:color w:val="FF0000"/>
          <w:szCs w:val="22"/>
          <w:vertAlign w:val="subscript"/>
        </w:rPr>
        <w:t>cat</w:t>
      </w:r>
      <w:proofErr w:type="spellEnd"/>
      <w:r w:rsidRPr="005464AF">
        <w:rPr>
          <w:color w:val="FF0000"/>
          <w:szCs w:val="22"/>
        </w:rPr>
        <w:t xml:space="preserve"> of 2.1 s</w:t>
      </w:r>
      <w:r w:rsidRPr="005464AF">
        <w:rPr>
          <w:color w:val="FF0000"/>
          <w:szCs w:val="22"/>
          <w:vertAlign w:val="superscript"/>
        </w:rPr>
        <w:t>-1</w:t>
      </w:r>
      <w:r w:rsidRPr="005464AF">
        <w:rPr>
          <w:color w:val="FF0000"/>
          <w:szCs w:val="22"/>
        </w:rPr>
        <w:t xml:space="preserve"> </w:t>
      </w:r>
      <w:r w:rsidR="0047296A" w:rsidRPr="005464AF">
        <w:rPr>
          <w:color w:val="FF0000"/>
          <w:szCs w:val="22"/>
        </w:rPr>
        <w:t>for R</w:t>
      </w:r>
      <w:r w:rsidR="004B534D">
        <w:rPr>
          <w:color w:val="FF0000"/>
          <w:szCs w:val="22"/>
        </w:rPr>
        <w:t>an</w:t>
      </w:r>
      <w:r w:rsidR="0047296A" w:rsidRPr="005464AF">
        <w:rPr>
          <w:color w:val="FF0000"/>
          <w:szCs w:val="22"/>
        </w:rPr>
        <w:t>/R</w:t>
      </w:r>
      <w:r w:rsidR="004B534D">
        <w:rPr>
          <w:color w:val="FF0000"/>
          <w:szCs w:val="22"/>
        </w:rPr>
        <w:t>an</w:t>
      </w:r>
      <w:r w:rsidR="0047296A" w:rsidRPr="005464AF">
        <w:rPr>
          <w:color w:val="FF0000"/>
          <w:szCs w:val="22"/>
        </w:rPr>
        <w:t xml:space="preserve">GAP1 </w:t>
      </w:r>
      <w:r w:rsidRPr="005464AF">
        <w:rPr>
          <w:color w:val="FF0000"/>
          <w:szCs w:val="22"/>
        </w:rPr>
        <w:t>at 25</w:t>
      </w:r>
      <w:r w:rsidRPr="005464AF">
        <w:rPr>
          <w:rFonts w:ascii="Cambria Math" w:hAnsi="Cambria Math"/>
          <w:color w:val="FF0000"/>
          <w:szCs w:val="22"/>
        </w:rPr>
        <w:t>˚</w:t>
      </w:r>
      <w:r w:rsidRPr="005464AF">
        <w:rPr>
          <w:color w:val="FF0000"/>
          <w:szCs w:val="22"/>
        </w:rPr>
        <w:t>C</w:t>
      </w:r>
      <w:r w:rsidRPr="005464AF">
        <w:rPr>
          <w:color w:val="FF0000"/>
          <w:szCs w:val="22"/>
          <w:lang w:val="en-GB"/>
        </w:rPr>
        <w:t xml:space="preserve">, </w:t>
      </w:r>
      <w:r w:rsidRPr="005464AF">
        <w:rPr>
          <w:color w:val="FF0000"/>
          <w:szCs w:val="22"/>
        </w:rPr>
        <w:t xml:space="preserve">while our values for the wild type </w:t>
      </w:r>
      <w:r w:rsidRPr="005464AF">
        <w:rPr>
          <w:i/>
          <w:iCs/>
          <w:color w:val="FF0000"/>
          <w:szCs w:val="22"/>
        </w:rPr>
        <w:t>S. cerevisiae</w:t>
      </w:r>
      <w:r w:rsidRPr="005464AF">
        <w:rPr>
          <w:color w:val="FF0000"/>
          <w:szCs w:val="22"/>
        </w:rPr>
        <w:t xml:space="preserve"> Gsp1 and </w:t>
      </w:r>
      <w:r w:rsidRPr="005464AF">
        <w:rPr>
          <w:i/>
          <w:iCs/>
          <w:color w:val="FF0000"/>
          <w:szCs w:val="22"/>
        </w:rPr>
        <w:t>S. pombe</w:t>
      </w:r>
      <w:r w:rsidRPr="005464AF">
        <w:rPr>
          <w:color w:val="FF0000"/>
          <w:szCs w:val="22"/>
        </w:rPr>
        <w:t xml:space="preserve"> </w:t>
      </w:r>
      <w:r w:rsidR="0047296A" w:rsidRPr="005464AF">
        <w:rPr>
          <w:color w:val="FF0000"/>
          <w:szCs w:val="22"/>
        </w:rPr>
        <w:t xml:space="preserve">Rna1 </w:t>
      </w:r>
      <w:r w:rsidRPr="005464AF">
        <w:rPr>
          <w:color w:val="FF0000"/>
          <w:szCs w:val="22"/>
        </w:rPr>
        <w:t>at 30</w:t>
      </w:r>
      <w:r w:rsidRPr="005464AF">
        <w:rPr>
          <w:rFonts w:ascii="Cambria Math" w:hAnsi="Cambria Math"/>
          <w:color w:val="FF0000"/>
          <w:szCs w:val="22"/>
        </w:rPr>
        <w:t>˚</w:t>
      </w:r>
      <w:r w:rsidRPr="005464AF">
        <w:rPr>
          <w:color w:val="FF0000"/>
          <w:szCs w:val="22"/>
        </w:rPr>
        <w:t xml:space="preserve">C are </w:t>
      </w:r>
      <w:r w:rsidR="009E45B3" w:rsidRPr="005464AF">
        <w:rPr>
          <w:color w:val="FF0000"/>
          <w:szCs w:val="22"/>
        </w:rPr>
        <w:t xml:space="preserve">a </w:t>
      </w:r>
      <w:r w:rsidRPr="005464AF">
        <w:rPr>
          <w:color w:val="FF0000"/>
          <w:szCs w:val="22"/>
        </w:rPr>
        <w:t>K</w:t>
      </w:r>
      <w:r w:rsidRPr="005464AF">
        <w:rPr>
          <w:color w:val="FF0000"/>
          <w:szCs w:val="22"/>
          <w:vertAlign w:val="subscript"/>
        </w:rPr>
        <w:t>m</w:t>
      </w:r>
      <w:r w:rsidRPr="005464AF">
        <w:rPr>
          <w:color w:val="FF0000"/>
          <w:szCs w:val="22"/>
        </w:rPr>
        <w:t xml:space="preserve"> of 0.</w:t>
      </w:r>
      <w:r w:rsidR="002D02EA">
        <w:rPr>
          <w:color w:val="FF0000"/>
          <w:szCs w:val="22"/>
        </w:rPr>
        <w:t>38</w:t>
      </w:r>
      <w:r w:rsidRPr="005464AF">
        <w:rPr>
          <w:color w:val="FF0000"/>
          <w:szCs w:val="22"/>
        </w:rPr>
        <w:t xml:space="preserve"> </w:t>
      </w:r>
      <w:r w:rsidRPr="005464AF">
        <w:rPr>
          <w:color w:val="FF0000"/>
          <w:szCs w:val="22"/>
          <w:lang w:val="el-GR"/>
        </w:rPr>
        <w:t>μ</w:t>
      </w:r>
      <w:r w:rsidRPr="005464AF">
        <w:rPr>
          <w:color w:val="FF0000"/>
          <w:szCs w:val="22"/>
        </w:rPr>
        <w:t xml:space="preserve">M and </w:t>
      </w:r>
      <w:proofErr w:type="spellStart"/>
      <w:r w:rsidRPr="005464AF">
        <w:rPr>
          <w:color w:val="FF0000"/>
          <w:szCs w:val="22"/>
        </w:rPr>
        <w:t>k</w:t>
      </w:r>
      <w:r w:rsidRPr="005464AF">
        <w:rPr>
          <w:color w:val="FF0000"/>
          <w:szCs w:val="22"/>
          <w:vertAlign w:val="subscript"/>
        </w:rPr>
        <w:t>cat</w:t>
      </w:r>
      <w:proofErr w:type="spellEnd"/>
      <w:r w:rsidRPr="005464AF">
        <w:rPr>
          <w:color w:val="FF0000"/>
          <w:szCs w:val="22"/>
        </w:rPr>
        <w:t xml:space="preserve"> of 9</w:t>
      </w:r>
      <w:r w:rsidR="002D02EA">
        <w:rPr>
          <w:color w:val="FF0000"/>
          <w:szCs w:val="22"/>
        </w:rPr>
        <w:t>.2</w:t>
      </w:r>
      <w:r w:rsidRPr="005464AF">
        <w:rPr>
          <w:color w:val="FF0000"/>
          <w:szCs w:val="22"/>
        </w:rPr>
        <w:t xml:space="preserve"> s</w:t>
      </w:r>
      <w:r w:rsidRPr="005464AF">
        <w:rPr>
          <w:color w:val="FF0000"/>
          <w:szCs w:val="22"/>
          <w:vertAlign w:val="superscript"/>
        </w:rPr>
        <w:t>-1</w:t>
      </w:r>
      <w:r w:rsidRPr="005464AF">
        <w:rPr>
          <w:color w:val="FF0000"/>
          <w:szCs w:val="22"/>
        </w:rPr>
        <w:t>.</w:t>
      </w:r>
      <w:r w:rsidR="0047296A" w:rsidRPr="005464AF">
        <w:rPr>
          <w:color w:val="FF0000"/>
          <w:szCs w:val="22"/>
        </w:rPr>
        <w:t xml:space="preserve"> In addition, it was shown that Rna1 from </w:t>
      </w:r>
      <w:r w:rsidR="0047296A" w:rsidRPr="005464AF">
        <w:rPr>
          <w:i/>
          <w:iCs/>
          <w:color w:val="FF0000"/>
          <w:szCs w:val="22"/>
        </w:rPr>
        <w:t>S. pombe</w:t>
      </w:r>
      <w:r w:rsidR="0047296A" w:rsidRPr="005464AF">
        <w:rPr>
          <w:color w:val="FF0000"/>
          <w:szCs w:val="22"/>
        </w:rPr>
        <w:t xml:space="preserve"> can activate the hydrolysis in both human and </w:t>
      </w:r>
      <w:r w:rsidR="0047296A" w:rsidRPr="005464AF">
        <w:rPr>
          <w:i/>
          <w:iCs/>
          <w:color w:val="FF0000"/>
          <w:szCs w:val="22"/>
        </w:rPr>
        <w:t>S. cerevisiae</w:t>
      </w:r>
      <w:r w:rsidR="0047296A" w:rsidRPr="005464AF">
        <w:rPr>
          <w:color w:val="FF0000"/>
          <w:szCs w:val="22"/>
        </w:rPr>
        <w:t xml:space="preserve"> Ran/Gsp1 </w:t>
      </w:r>
      <w:r w:rsidR="00CA5029" w:rsidRPr="005464AF">
        <w:rPr>
          <w:color w:val="FF0000"/>
          <w:szCs w:val="22"/>
        </w:rPr>
        <w:t xml:space="preserve">with similar observed rates of hydrolysis </w:t>
      </w:r>
      <w:r w:rsidR="0047296A" w:rsidRPr="005464AF">
        <w:rPr>
          <w:color w:val="FF0000"/>
          <w:szCs w:val="22"/>
        </w:rPr>
        <w:t>(</w:t>
      </w:r>
      <w:r w:rsidR="00CA5029" w:rsidRPr="005464AF">
        <w:rPr>
          <w:color w:val="FF0000"/>
          <w:szCs w:val="22"/>
        </w:rPr>
        <w:t xml:space="preserve">Fig. 4a in </w:t>
      </w:r>
      <w:r w:rsidR="0047296A" w:rsidRPr="005464AF">
        <w:rPr>
          <w:color w:val="FF0000"/>
          <w:szCs w:val="22"/>
        </w:rPr>
        <w:t xml:space="preserve">Becker, 1995). </w:t>
      </w:r>
    </w:p>
    <w:p w14:paraId="74AD9065" w14:textId="68CDF39F" w:rsidR="00F17BAA" w:rsidRPr="005464AF" w:rsidRDefault="00013C7F" w:rsidP="000E51B4">
      <w:pPr>
        <w:spacing w:line="288" w:lineRule="auto"/>
        <w:rPr>
          <w:color w:val="FF0000"/>
          <w:szCs w:val="22"/>
        </w:rPr>
      </w:pPr>
      <w:r w:rsidRPr="005464AF">
        <w:rPr>
          <w:color w:val="FF0000"/>
          <w:szCs w:val="22"/>
        </w:rPr>
        <w:t xml:space="preserve">3.) </w:t>
      </w:r>
      <w:r w:rsidRPr="005464AF">
        <w:rPr>
          <w:b/>
          <w:bCs/>
          <w:color w:val="FF0000"/>
          <w:szCs w:val="22"/>
        </w:rPr>
        <w:t xml:space="preserve">Our conclusions are based on relative values between the wild-type Gsp1 and its point mutants. </w:t>
      </w:r>
      <w:r w:rsidRPr="005464AF">
        <w:rPr>
          <w:color w:val="FF0000"/>
          <w:szCs w:val="22"/>
        </w:rPr>
        <w:t xml:space="preserve">Although we report the absolute values of the kinetic parameters, when we compare the kinetic parameters with the </w:t>
      </w:r>
      <w:r w:rsidR="004901F6" w:rsidRPr="005464AF">
        <w:rPr>
          <w:color w:val="FF0000"/>
          <w:szCs w:val="22"/>
        </w:rPr>
        <w:t xml:space="preserve">results from genetic interaction profiles or AP-MS, </w:t>
      </w:r>
      <w:r w:rsidRPr="005464AF">
        <w:rPr>
          <w:color w:val="FF0000"/>
          <w:szCs w:val="22"/>
        </w:rPr>
        <w:t xml:space="preserve">we always use the relative parameters as compared to the wild type. </w:t>
      </w:r>
      <w:r w:rsidR="00064C63" w:rsidRPr="005464AF">
        <w:rPr>
          <w:color w:val="FF0000"/>
          <w:szCs w:val="22"/>
        </w:rPr>
        <w:t xml:space="preserve">Based on the sequence conservation and comparable kinetics described above, we expect the relative ordering of mutants to be </w:t>
      </w:r>
      <w:r w:rsidR="00532AFC" w:rsidRPr="005464AF">
        <w:rPr>
          <w:color w:val="FF0000"/>
          <w:szCs w:val="22"/>
        </w:rPr>
        <w:t>similar</w:t>
      </w:r>
      <w:r w:rsidR="00064C63" w:rsidRPr="005464AF">
        <w:rPr>
          <w:color w:val="FF0000"/>
          <w:szCs w:val="22"/>
        </w:rPr>
        <w:t xml:space="preserve"> as well. </w:t>
      </w:r>
      <w:r w:rsidR="00532AFC" w:rsidRPr="005464AF">
        <w:rPr>
          <w:color w:val="FF0000"/>
          <w:szCs w:val="22"/>
        </w:rPr>
        <w:t>Importantly</w:t>
      </w:r>
      <w:r w:rsidR="00AF5E1B" w:rsidRPr="005464AF">
        <w:rPr>
          <w:color w:val="FF0000"/>
          <w:szCs w:val="22"/>
        </w:rPr>
        <w:t xml:space="preserve">, we use the relative kinetic </w:t>
      </w:r>
      <w:r w:rsidR="001511F6" w:rsidRPr="005464AF">
        <w:rPr>
          <w:color w:val="FF0000"/>
          <w:szCs w:val="22"/>
        </w:rPr>
        <w:t>data</w:t>
      </w:r>
      <w:r w:rsidR="00C6637D" w:rsidRPr="005464AF">
        <w:rPr>
          <w:color w:val="FF0000"/>
          <w:szCs w:val="22"/>
        </w:rPr>
        <w:t xml:space="preserve"> to group our mutants into three classes. Even in the case of small quantitative </w:t>
      </w:r>
      <w:r w:rsidR="001511F6" w:rsidRPr="005464AF">
        <w:rPr>
          <w:color w:val="FF0000"/>
          <w:szCs w:val="22"/>
        </w:rPr>
        <w:t>difference</w:t>
      </w:r>
      <w:r w:rsidR="00CE23BD" w:rsidRPr="005464AF">
        <w:rPr>
          <w:color w:val="FF0000"/>
          <w:szCs w:val="22"/>
        </w:rPr>
        <w:t xml:space="preserve">s caused by using the </w:t>
      </w:r>
      <w:r w:rsidR="00CE23BD" w:rsidRPr="005464AF">
        <w:rPr>
          <w:i/>
          <w:iCs/>
          <w:color w:val="FF0000"/>
          <w:szCs w:val="22"/>
        </w:rPr>
        <w:t>S. pombe</w:t>
      </w:r>
      <w:r w:rsidR="00CE23BD" w:rsidRPr="005464AF">
        <w:rPr>
          <w:color w:val="FF0000"/>
          <w:szCs w:val="22"/>
        </w:rPr>
        <w:t xml:space="preserve"> instead of the </w:t>
      </w:r>
      <w:r w:rsidR="00CE23BD" w:rsidRPr="005464AF">
        <w:rPr>
          <w:i/>
          <w:color w:val="FF0000"/>
          <w:szCs w:val="22"/>
        </w:rPr>
        <w:t xml:space="preserve">S. </w:t>
      </w:r>
      <w:proofErr w:type="spellStart"/>
      <w:r w:rsidR="00CE23BD" w:rsidRPr="005464AF">
        <w:rPr>
          <w:i/>
          <w:color w:val="FF0000"/>
          <w:szCs w:val="22"/>
        </w:rPr>
        <w:t>cerevisae</w:t>
      </w:r>
      <w:proofErr w:type="spellEnd"/>
      <w:r w:rsidR="00CE23BD" w:rsidRPr="005464AF">
        <w:rPr>
          <w:color w:val="FF0000"/>
          <w:szCs w:val="22"/>
        </w:rPr>
        <w:t xml:space="preserve"> Rna1 GAP, we make the assumption that these differences would not significantly affect this grouping.</w:t>
      </w:r>
      <w:r w:rsidR="00D876A5">
        <w:rPr>
          <w:color w:val="FF0000"/>
          <w:szCs w:val="22"/>
        </w:rPr>
        <w:t>”</w:t>
      </w:r>
    </w:p>
    <w:p w14:paraId="41897597" w14:textId="7579DAC7" w:rsidR="00C275B6" w:rsidRPr="001C16D7" w:rsidRDefault="00F3394A" w:rsidP="000E51B4">
      <w:pPr>
        <w:spacing w:line="288" w:lineRule="auto"/>
        <w:rPr>
          <w:i/>
          <w:iCs/>
          <w:szCs w:val="22"/>
        </w:rPr>
      </w:pPr>
      <w:r>
        <w:rPr>
          <w:i/>
          <w:iCs/>
          <w:szCs w:val="22"/>
          <w:shd w:val="clear" w:color="auto" w:fill="FFFFFF"/>
        </w:rPr>
        <w:t xml:space="preserve">- </w:t>
      </w:r>
      <w:r w:rsidR="00A43B6B" w:rsidRPr="001C16D7">
        <w:rPr>
          <w:i/>
          <w:iCs/>
          <w:szCs w:val="22"/>
          <w:shd w:val="clear" w:color="auto" w:fill="FFFFFF"/>
        </w:rPr>
        <w:t>Suppl. Tables 6-8</w:t>
      </w:r>
    </w:p>
    <w:p w14:paraId="51710848" w14:textId="77777777" w:rsidR="009A5678" w:rsidRPr="001C16D7" w:rsidRDefault="00A43B6B" w:rsidP="000E51B4">
      <w:pPr>
        <w:spacing w:line="288" w:lineRule="auto"/>
        <w:rPr>
          <w:i/>
          <w:iCs/>
          <w:szCs w:val="22"/>
          <w:shd w:val="clear" w:color="auto" w:fill="FFFFFF"/>
        </w:rPr>
      </w:pPr>
      <w:r w:rsidRPr="00712383">
        <w:rPr>
          <w:i/>
          <w:iCs/>
          <w:szCs w:val="22"/>
          <w:u w:val="single"/>
          <w:shd w:val="clear" w:color="auto" w:fill="FFFFFF"/>
        </w:rPr>
        <w:t>Please rearrange these tables</w:t>
      </w:r>
      <w:r w:rsidRPr="001C16D7">
        <w:rPr>
          <w:i/>
          <w:iCs/>
          <w:szCs w:val="22"/>
          <w:shd w:val="clear" w:color="auto" w:fill="FFFFFF"/>
        </w:rPr>
        <w:t xml:space="preserve"> such that the order of mutants listed is the same across all tables to make a comparison between them easier, ideally in ascending aa sequence.</w:t>
      </w:r>
    </w:p>
    <w:p w14:paraId="7857979B" w14:textId="01A36C2E" w:rsidR="009A5678" w:rsidRPr="00570241" w:rsidRDefault="00EF7E2E" w:rsidP="000E51B4">
      <w:pPr>
        <w:spacing w:line="288" w:lineRule="auto"/>
        <w:rPr>
          <w:color w:val="2F5496" w:themeColor="accent1" w:themeShade="BF"/>
          <w:szCs w:val="22"/>
        </w:rPr>
      </w:pPr>
      <w:r w:rsidRPr="00570241">
        <w:rPr>
          <w:color w:val="2F5496" w:themeColor="accent1" w:themeShade="BF"/>
          <w:szCs w:val="22"/>
        </w:rPr>
        <w:t xml:space="preserve">We have </w:t>
      </w:r>
      <w:r w:rsidRPr="005B5CF2">
        <w:rPr>
          <w:color w:val="FF0000"/>
          <w:szCs w:val="22"/>
        </w:rPr>
        <w:t xml:space="preserve">changed the three tables </w:t>
      </w:r>
      <w:r w:rsidRPr="00570241">
        <w:rPr>
          <w:color w:val="2F5496" w:themeColor="accent1" w:themeShade="BF"/>
          <w:szCs w:val="22"/>
        </w:rPr>
        <w:t>accordingly.</w:t>
      </w:r>
    </w:p>
    <w:p w14:paraId="53601343" w14:textId="77777777" w:rsidR="00C275B6" w:rsidRPr="001C16D7" w:rsidRDefault="00A43B6B" w:rsidP="000E51B4">
      <w:pPr>
        <w:spacing w:line="288" w:lineRule="auto"/>
        <w:rPr>
          <w:i/>
          <w:iCs/>
          <w:szCs w:val="22"/>
        </w:rPr>
      </w:pPr>
      <w:r w:rsidRPr="001C16D7">
        <w:rPr>
          <w:i/>
          <w:iCs/>
          <w:szCs w:val="22"/>
          <w:shd w:val="clear" w:color="auto" w:fill="FFFFFF"/>
        </w:rPr>
        <w:t>- Suppl. Figs 2 and 3</w:t>
      </w:r>
    </w:p>
    <w:p w14:paraId="27CFD838" w14:textId="77777777" w:rsidR="009A5678" w:rsidRPr="001C16D7" w:rsidRDefault="00A43B6B" w:rsidP="000E51B4">
      <w:pPr>
        <w:spacing w:line="288" w:lineRule="auto"/>
        <w:rPr>
          <w:i/>
          <w:iCs/>
          <w:color w:val="00B0F0"/>
          <w:szCs w:val="22"/>
        </w:rPr>
      </w:pPr>
      <w:r w:rsidRPr="001C16D7">
        <w:rPr>
          <w:i/>
          <w:iCs/>
          <w:szCs w:val="22"/>
          <w:shd w:val="clear" w:color="auto" w:fill="FFFFFF"/>
        </w:rPr>
        <w:t xml:space="preserve">The authors should </w:t>
      </w:r>
      <w:r w:rsidRPr="00712383">
        <w:rPr>
          <w:i/>
          <w:iCs/>
          <w:szCs w:val="22"/>
          <w:u w:val="single"/>
          <w:shd w:val="clear" w:color="auto" w:fill="FFFFFF"/>
        </w:rPr>
        <w:t>show plots for GAP-mediated GTP hydrolysis and GEF-mediated nucleotide exchange for all their mutants</w:t>
      </w:r>
      <w:r w:rsidRPr="001C16D7">
        <w:rPr>
          <w:i/>
          <w:iCs/>
          <w:szCs w:val="22"/>
          <w:shd w:val="clear" w:color="auto" w:fill="FFFFFF"/>
        </w:rPr>
        <w:t>.</w:t>
      </w:r>
    </w:p>
    <w:p w14:paraId="6BA69EE1" w14:textId="5319FB1F" w:rsidR="009A5678" w:rsidRPr="00570241" w:rsidRDefault="007B268E" w:rsidP="000E51B4">
      <w:pPr>
        <w:spacing w:line="288" w:lineRule="auto"/>
        <w:rPr>
          <w:color w:val="2F5496" w:themeColor="accent1" w:themeShade="BF"/>
          <w:szCs w:val="22"/>
        </w:rPr>
      </w:pPr>
      <w:r w:rsidRPr="00570241">
        <w:rPr>
          <w:color w:val="2F5496" w:themeColor="accent1" w:themeShade="BF"/>
          <w:szCs w:val="22"/>
        </w:rPr>
        <w:t xml:space="preserve">We now </w:t>
      </w:r>
      <w:r w:rsidR="005C04DD" w:rsidRPr="00570241">
        <w:rPr>
          <w:color w:val="2F5496" w:themeColor="accent1" w:themeShade="BF"/>
          <w:szCs w:val="22"/>
        </w:rPr>
        <w:t xml:space="preserve">show </w:t>
      </w:r>
      <w:r w:rsidR="005C04DD" w:rsidRPr="005B5CF2">
        <w:rPr>
          <w:color w:val="FF0000"/>
          <w:szCs w:val="22"/>
        </w:rPr>
        <w:t>plots</w:t>
      </w:r>
      <w:r w:rsidRPr="005B5CF2">
        <w:rPr>
          <w:color w:val="FF0000"/>
          <w:szCs w:val="22"/>
        </w:rPr>
        <w:t xml:space="preserve"> for all mutants </w:t>
      </w:r>
      <w:r w:rsidR="005C04DD" w:rsidRPr="005B5CF2">
        <w:rPr>
          <w:color w:val="FF0000"/>
          <w:szCs w:val="22"/>
        </w:rPr>
        <w:t xml:space="preserve">in </w:t>
      </w:r>
      <w:r w:rsidRPr="005B5CF2">
        <w:rPr>
          <w:b/>
          <w:color w:val="FF0000"/>
          <w:szCs w:val="22"/>
        </w:rPr>
        <w:t>Supplementary File 1 Figures</w:t>
      </w:r>
      <w:r w:rsidR="007240CE" w:rsidRPr="005B5CF2">
        <w:rPr>
          <w:b/>
          <w:color w:val="FF0000"/>
          <w:szCs w:val="22"/>
        </w:rPr>
        <w:t xml:space="preserve"> 3 and 4</w:t>
      </w:r>
      <w:r w:rsidRPr="00570241">
        <w:rPr>
          <w:color w:val="2F5496" w:themeColor="accent1" w:themeShade="BF"/>
          <w:szCs w:val="22"/>
        </w:rPr>
        <w:t>.</w:t>
      </w:r>
    </w:p>
    <w:p w14:paraId="722A02F7" w14:textId="77777777" w:rsidR="00C275B6" w:rsidRPr="001C16D7" w:rsidRDefault="00A43B6B" w:rsidP="000E51B4">
      <w:pPr>
        <w:spacing w:line="288" w:lineRule="auto"/>
        <w:rPr>
          <w:i/>
          <w:iCs/>
          <w:szCs w:val="22"/>
        </w:rPr>
      </w:pPr>
      <w:r w:rsidRPr="001C16D7">
        <w:rPr>
          <w:i/>
          <w:iCs/>
          <w:szCs w:val="22"/>
          <w:shd w:val="clear" w:color="auto" w:fill="FFFFFF"/>
        </w:rPr>
        <w:t>- Page 11, line 213:</w:t>
      </w:r>
    </w:p>
    <w:p w14:paraId="50C0A6DB" w14:textId="77777777" w:rsidR="00222104" w:rsidRPr="001C16D7" w:rsidRDefault="00A43B6B" w:rsidP="000E51B4">
      <w:pPr>
        <w:spacing w:line="288" w:lineRule="auto"/>
        <w:rPr>
          <w:i/>
          <w:iCs/>
          <w:szCs w:val="22"/>
          <w:shd w:val="clear" w:color="auto" w:fill="FFFFFF"/>
        </w:rPr>
      </w:pPr>
      <w:r w:rsidRPr="006E3A2E">
        <w:rPr>
          <w:i/>
          <w:iCs/>
          <w:szCs w:val="22"/>
          <w:u w:val="single"/>
          <w:shd w:val="clear" w:color="auto" w:fill="FFFFFF"/>
        </w:rPr>
        <w:t>Is anything known about PTMs modifying K101 in yeast</w:t>
      </w:r>
      <w:r w:rsidRPr="001C16D7">
        <w:rPr>
          <w:i/>
          <w:iCs/>
          <w:szCs w:val="22"/>
          <w:shd w:val="clear" w:color="auto" w:fill="FFFFFF"/>
        </w:rPr>
        <w:t>? Are any proteomic data sets available that may allow the authors to comment on this?</w:t>
      </w:r>
    </w:p>
    <w:p w14:paraId="09CDF368" w14:textId="12CF0CD5" w:rsidR="00B95404" w:rsidRPr="00570241" w:rsidRDefault="00B95404" w:rsidP="000E51B4">
      <w:pPr>
        <w:spacing w:line="288" w:lineRule="auto"/>
        <w:rPr>
          <w:color w:val="2F5496" w:themeColor="accent1" w:themeShade="BF"/>
          <w:szCs w:val="22"/>
          <w:shd w:val="clear" w:color="auto" w:fill="FFFFFF"/>
        </w:rPr>
      </w:pPr>
      <w:r w:rsidRPr="00570241">
        <w:rPr>
          <w:color w:val="2F5496" w:themeColor="accent1" w:themeShade="BF"/>
          <w:szCs w:val="22"/>
          <w:shd w:val="clear" w:color="auto" w:fill="FFFFFF"/>
        </w:rPr>
        <w:t xml:space="preserve">We would like to thank </w:t>
      </w:r>
      <w:r w:rsidR="00D07039">
        <w:rPr>
          <w:color w:val="2F5496" w:themeColor="accent1" w:themeShade="BF"/>
          <w:szCs w:val="22"/>
          <w:shd w:val="clear" w:color="auto" w:fill="FFFFFF"/>
        </w:rPr>
        <w:t>r</w:t>
      </w:r>
      <w:r w:rsidRPr="00570241">
        <w:rPr>
          <w:color w:val="2F5496" w:themeColor="accent1" w:themeShade="BF"/>
          <w:szCs w:val="22"/>
          <w:shd w:val="clear" w:color="auto" w:fill="FFFFFF"/>
        </w:rPr>
        <w:t>eviewer</w:t>
      </w:r>
      <w:r w:rsidR="007240CE" w:rsidRPr="00570241">
        <w:rPr>
          <w:color w:val="2F5496" w:themeColor="accent1" w:themeShade="BF"/>
          <w:szCs w:val="22"/>
          <w:shd w:val="clear" w:color="auto" w:fill="FFFFFF"/>
        </w:rPr>
        <w:t xml:space="preserve"> </w:t>
      </w:r>
      <w:r w:rsidR="00943E17">
        <w:rPr>
          <w:color w:val="2F5496" w:themeColor="accent1" w:themeShade="BF"/>
          <w:szCs w:val="22"/>
          <w:shd w:val="clear" w:color="auto" w:fill="FFFFFF"/>
        </w:rPr>
        <w:t>#</w:t>
      </w:r>
      <w:r w:rsidR="007240CE" w:rsidRPr="00570241">
        <w:rPr>
          <w:color w:val="2F5496" w:themeColor="accent1" w:themeShade="BF"/>
          <w:szCs w:val="22"/>
          <w:shd w:val="clear" w:color="auto" w:fill="FFFFFF"/>
        </w:rPr>
        <w:t xml:space="preserve">1 </w:t>
      </w:r>
      <w:r w:rsidR="00FD7BD9" w:rsidRPr="00570241">
        <w:rPr>
          <w:color w:val="2F5496" w:themeColor="accent1" w:themeShade="BF"/>
          <w:szCs w:val="22"/>
          <w:shd w:val="clear" w:color="auto" w:fill="FFFFFF"/>
        </w:rPr>
        <w:t xml:space="preserve">and </w:t>
      </w:r>
      <w:r w:rsidR="00D07039">
        <w:rPr>
          <w:color w:val="2F5496" w:themeColor="accent1" w:themeShade="BF"/>
          <w:szCs w:val="22"/>
          <w:shd w:val="clear" w:color="auto" w:fill="FFFFFF"/>
        </w:rPr>
        <w:t>r</w:t>
      </w:r>
      <w:r w:rsidRPr="00570241">
        <w:rPr>
          <w:color w:val="2F5496" w:themeColor="accent1" w:themeShade="BF"/>
          <w:szCs w:val="22"/>
          <w:shd w:val="clear" w:color="auto" w:fill="FFFFFF"/>
        </w:rPr>
        <w:t xml:space="preserve">eviewer </w:t>
      </w:r>
      <w:r w:rsidR="00943E17">
        <w:rPr>
          <w:color w:val="2F5496" w:themeColor="accent1" w:themeShade="BF"/>
          <w:szCs w:val="22"/>
          <w:shd w:val="clear" w:color="auto" w:fill="FFFFFF"/>
        </w:rPr>
        <w:t>#</w:t>
      </w:r>
      <w:r w:rsidRPr="00570241">
        <w:rPr>
          <w:color w:val="2F5496" w:themeColor="accent1" w:themeShade="BF"/>
          <w:szCs w:val="22"/>
          <w:shd w:val="clear" w:color="auto" w:fill="FFFFFF"/>
        </w:rPr>
        <w:t>3</w:t>
      </w:r>
      <w:r w:rsidR="00FD7BD9" w:rsidRPr="00570241">
        <w:rPr>
          <w:color w:val="2F5496" w:themeColor="accent1" w:themeShade="BF"/>
          <w:szCs w:val="22"/>
          <w:shd w:val="clear" w:color="auto" w:fill="FFFFFF"/>
        </w:rPr>
        <w:t xml:space="preserve"> for</w:t>
      </w:r>
      <w:r w:rsidR="001A447D" w:rsidRPr="00570241">
        <w:rPr>
          <w:color w:val="2F5496" w:themeColor="accent1" w:themeShade="BF"/>
          <w:szCs w:val="22"/>
          <w:shd w:val="clear" w:color="auto" w:fill="FFFFFF"/>
        </w:rPr>
        <w:t xml:space="preserve"> </w:t>
      </w:r>
      <w:r w:rsidRPr="00570241">
        <w:rPr>
          <w:color w:val="2F5496" w:themeColor="accent1" w:themeShade="BF"/>
          <w:szCs w:val="22"/>
          <w:shd w:val="clear" w:color="auto" w:fill="FFFFFF"/>
        </w:rPr>
        <w:t xml:space="preserve">raising this point. </w:t>
      </w:r>
      <w:r w:rsidR="00DE06A3" w:rsidRPr="00570241">
        <w:rPr>
          <w:color w:val="2F5496" w:themeColor="accent1" w:themeShade="BF"/>
          <w:szCs w:val="22"/>
          <w:shd w:val="clear" w:color="auto" w:fill="FFFFFF"/>
        </w:rPr>
        <w:t>Initially</w:t>
      </w:r>
      <w:r w:rsidRPr="00570241">
        <w:rPr>
          <w:color w:val="2F5496" w:themeColor="accent1" w:themeShade="BF"/>
          <w:szCs w:val="22"/>
          <w:shd w:val="clear" w:color="auto" w:fill="FFFFFF"/>
        </w:rPr>
        <w:t xml:space="preserve"> we cited </w:t>
      </w:r>
      <w:r w:rsidR="00A83299" w:rsidRPr="00570241">
        <w:rPr>
          <w:color w:val="2F5496" w:themeColor="accent1" w:themeShade="BF"/>
          <w:szCs w:val="22"/>
          <w:shd w:val="clear" w:color="auto" w:fill="FFFFFF"/>
        </w:rPr>
        <w:t>studies</w:t>
      </w:r>
      <w:r w:rsidRPr="00570241">
        <w:rPr>
          <w:color w:val="2F5496" w:themeColor="accent1" w:themeShade="BF"/>
          <w:szCs w:val="22"/>
          <w:shd w:val="clear" w:color="auto" w:fill="FFFFFF"/>
        </w:rPr>
        <w:t xml:space="preserve"> showing </w:t>
      </w:r>
      <w:r w:rsidR="00495B27" w:rsidRPr="00570241">
        <w:rPr>
          <w:color w:val="2F5496" w:themeColor="accent1" w:themeShade="BF"/>
          <w:szCs w:val="22"/>
          <w:shd w:val="clear" w:color="auto" w:fill="FFFFFF"/>
        </w:rPr>
        <w:t xml:space="preserve">that </w:t>
      </w:r>
      <w:r w:rsidRPr="00570241">
        <w:rPr>
          <w:color w:val="2F5496" w:themeColor="accent1" w:themeShade="BF"/>
          <w:szCs w:val="22"/>
          <w:shd w:val="clear" w:color="auto" w:fill="FFFFFF"/>
        </w:rPr>
        <w:t>the corresponding residue</w:t>
      </w:r>
      <w:r w:rsidR="00BC63ED" w:rsidRPr="00570241">
        <w:rPr>
          <w:color w:val="2F5496" w:themeColor="accent1" w:themeShade="BF"/>
          <w:szCs w:val="22"/>
          <w:shd w:val="clear" w:color="auto" w:fill="FFFFFF"/>
        </w:rPr>
        <w:t xml:space="preserve"> in human </w:t>
      </w:r>
      <w:r w:rsidR="00D00766">
        <w:rPr>
          <w:color w:val="2F5496" w:themeColor="accent1" w:themeShade="BF"/>
          <w:szCs w:val="22"/>
          <w:shd w:val="clear" w:color="auto" w:fill="FFFFFF"/>
        </w:rPr>
        <w:t>Ran</w:t>
      </w:r>
      <w:r w:rsidR="0058334B" w:rsidRPr="00570241">
        <w:rPr>
          <w:color w:val="2F5496" w:themeColor="accent1" w:themeShade="BF"/>
          <w:szCs w:val="22"/>
          <w:shd w:val="clear" w:color="auto" w:fill="FFFFFF"/>
        </w:rPr>
        <w:t>, K99</w:t>
      </w:r>
      <w:r w:rsidR="00E97B21" w:rsidRPr="00570241">
        <w:rPr>
          <w:color w:val="2F5496" w:themeColor="accent1" w:themeShade="BF"/>
          <w:szCs w:val="22"/>
          <w:shd w:val="clear" w:color="auto" w:fill="FFFFFF"/>
        </w:rPr>
        <w:t xml:space="preserve"> (K101 in Gsp1)</w:t>
      </w:r>
      <w:r w:rsidR="0058334B" w:rsidRPr="00570241">
        <w:rPr>
          <w:color w:val="2F5496" w:themeColor="accent1" w:themeShade="BF"/>
          <w:szCs w:val="22"/>
          <w:shd w:val="clear" w:color="auto" w:fill="FFFFFF"/>
        </w:rPr>
        <w:t>,</w:t>
      </w:r>
      <w:r w:rsidRPr="00570241">
        <w:rPr>
          <w:color w:val="2F5496" w:themeColor="accent1" w:themeShade="BF"/>
          <w:szCs w:val="22"/>
          <w:shd w:val="clear" w:color="auto" w:fill="FFFFFF"/>
        </w:rPr>
        <w:t xml:space="preserve"> is acetylated </w:t>
      </w:r>
      <w:r w:rsidR="00E1220B" w:rsidRPr="00570241">
        <w:rPr>
          <w:color w:val="2F5496" w:themeColor="accent1" w:themeShade="BF"/>
          <w:szCs w:val="22"/>
          <w:shd w:val="clear" w:color="auto" w:fill="FFFFFF"/>
        </w:rPr>
        <w:t>(</w:t>
      </w:r>
      <w:r w:rsidR="00E1220B" w:rsidRPr="00570241">
        <w:rPr>
          <w:color w:val="2F5496" w:themeColor="accent1" w:themeShade="BF"/>
          <w:szCs w:val="22"/>
          <w:shd w:val="clear" w:color="auto" w:fill="FFFFFF"/>
          <w:lang w:val="en-GB"/>
        </w:rPr>
        <w:t xml:space="preserve">Choudhary, C. </w:t>
      </w:r>
      <w:r w:rsidR="00E1220B" w:rsidRPr="00570241">
        <w:rPr>
          <w:i/>
          <w:iCs/>
          <w:color w:val="2F5496" w:themeColor="accent1" w:themeShade="BF"/>
          <w:szCs w:val="22"/>
          <w:shd w:val="clear" w:color="auto" w:fill="FFFFFF"/>
          <w:lang w:val="en-GB"/>
        </w:rPr>
        <w:t>et al.</w:t>
      </w:r>
      <w:r w:rsidR="005F7597" w:rsidRPr="00570241">
        <w:rPr>
          <w:color w:val="2F5496" w:themeColor="accent1" w:themeShade="BF"/>
          <w:szCs w:val="22"/>
          <w:shd w:val="clear" w:color="auto" w:fill="FFFFFF"/>
          <w:lang w:val="en-GB"/>
        </w:rPr>
        <w:t xml:space="preserve">, </w:t>
      </w:r>
      <w:r w:rsidR="00E1220B" w:rsidRPr="00570241">
        <w:rPr>
          <w:color w:val="2F5496" w:themeColor="accent1" w:themeShade="BF"/>
          <w:szCs w:val="22"/>
          <w:shd w:val="clear" w:color="auto" w:fill="FFFFFF"/>
          <w:lang w:val="en-GB"/>
        </w:rPr>
        <w:t>2009</w:t>
      </w:r>
      <w:r w:rsidR="00E1220B" w:rsidRPr="00570241">
        <w:rPr>
          <w:color w:val="2F5496" w:themeColor="accent1" w:themeShade="BF"/>
          <w:szCs w:val="22"/>
          <w:shd w:val="clear" w:color="auto" w:fill="FFFFFF"/>
        </w:rPr>
        <w:t>)</w:t>
      </w:r>
      <w:r w:rsidRPr="00570241">
        <w:rPr>
          <w:color w:val="2F5496" w:themeColor="accent1" w:themeShade="BF"/>
          <w:szCs w:val="22"/>
          <w:shd w:val="clear" w:color="auto" w:fill="FFFFFF"/>
        </w:rPr>
        <w:t xml:space="preserve">, </w:t>
      </w:r>
      <w:r w:rsidR="00020526" w:rsidRPr="00570241">
        <w:rPr>
          <w:color w:val="2F5496" w:themeColor="accent1" w:themeShade="BF"/>
          <w:szCs w:val="22"/>
          <w:shd w:val="clear" w:color="auto" w:fill="FFFFFF"/>
        </w:rPr>
        <w:t>and that</w:t>
      </w:r>
      <w:r w:rsidRPr="00570241">
        <w:rPr>
          <w:color w:val="2F5496" w:themeColor="accent1" w:themeShade="BF"/>
          <w:szCs w:val="22"/>
          <w:shd w:val="clear" w:color="auto" w:fill="FFFFFF"/>
        </w:rPr>
        <w:t xml:space="preserve"> </w:t>
      </w:r>
      <w:r w:rsidR="00020526" w:rsidRPr="00570241">
        <w:rPr>
          <w:color w:val="2F5496" w:themeColor="accent1" w:themeShade="BF"/>
          <w:szCs w:val="22"/>
          <w:shd w:val="clear" w:color="auto" w:fill="FFFFFF"/>
        </w:rPr>
        <w:t xml:space="preserve">this </w:t>
      </w:r>
      <w:r w:rsidRPr="00570241">
        <w:rPr>
          <w:color w:val="2F5496" w:themeColor="accent1" w:themeShade="BF"/>
          <w:szCs w:val="22"/>
          <w:shd w:val="clear" w:color="auto" w:fill="FFFFFF"/>
        </w:rPr>
        <w:t xml:space="preserve">acetylation perturbs GEF-mediated nucleotide exchange of human </w:t>
      </w:r>
      <w:r w:rsidR="008F6845">
        <w:rPr>
          <w:color w:val="2F5496" w:themeColor="accent1" w:themeShade="BF"/>
          <w:szCs w:val="22"/>
          <w:shd w:val="clear" w:color="auto" w:fill="FFFFFF"/>
        </w:rPr>
        <w:t>Ran</w:t>
      </w:r>
      <w:r w:rsidR="00FA4117" w:rsidRPr="00570241">
        <w:rPr>
          <w:color w:val="2F5496" w:themeColor="accent1" w:themeShade="BF"/>
          <w:szCs w:val="22"/>
          <w:shd w:val="clear" w:color="auto" w:fill="FFFFFF"/>
        </w:rPr>
        <w:t xml:space="preserve"> </w:t>
      </w:r>
      <w:r w:rsidRPr="00570241">
        <w:rPr>
          <w:i/>
          <w:iCs/>
          <w:color w:val="2F5496" w:themeColor="accent1" w:themeShade="BF"/>
          <w:szCs w:val="22"/>
          <w:shd w:val="clear" w:color="auto" w:fill="FFFFFF"/>
        </w:rPr>
        <w:t>in vitro</w:t>
      </w:r>
      <w:r w:rsidR="005F7597" w:rsidRPr="00570241">
        <w:rPr>
          <w:i/>
          <w:iCs/>
          <w:color w:val="2F5496" w:themeColor="accent1" w:themeShade="BF"/>
          <w:szCs w:val="22"/>
          <w:shd w:val="clear" w:color="auto" w:fill="FFFFFF"/>
        </w:rPr>
        <w:t xml:space="preserve"> </w:t>
      </w:r>
      <w:r w:rsidR="005F7597" w:rsidRPr="00570241">
        <w:rPr>
          <w:color w:val="2F5496" w:themeColor="accent1" w:themeShade="BF"/>
          <w:szCs w:val="22"/>
          <w:shd w:val="clear" w:color="auto" w:fill="FFFFFF"/>
        </w:rPr>
        <w:t>(</w:t>
      </w:r>
      <w:r w:rsidR="005F7597" w:rsidRPr="00570241">
        <w:rPr>
          <w:color w:val="2F5496" w:themeColor="accent1" w:themeShade="BF"/>
          <w:szCs w:val="22"/>
          <w:shd w:val="clear" w:color="auto" w:fill="FFFFFF"/>
          <w:lang w:val="en-GB"/>
        </w:rPr>
        <w:t xml:space="preserve">de Boor, S. </w:t>
      </w:r>
      <w:r w:rsidR="005F7597" w:rsidRPr="00570241">
        <w:rPr>
          <w:i/>
          <w:iCs/>
          <w:color w:val="2F5496" w:themeColor="accent1" w:themeShade="BF"/>
          <w:szCs w:val="22"/>
          <w:shd w:val="clear" w:color="auto" w:fill="FFFFFF"/>
          <w:lang w:val="en-GB"/>
        </w:rPr>
        <w:t xml:space="preserve">et al, </w:t>
      </w:r>
      <w:r w:rsidR="005F7597" w:rsidRPr="00570241">
        <w:rPr>
          <w:color w:val="2F5496" w:themeColor="accent1" w:themeShade="BF"/>
          <w:szCs w:val="22"/>
          <w:shd w:val="clear" w:color="auto" w:fill="FFFFFF"/>
          <w:lang w:val="en-GB"/>
        </w:rPr>
        <w:t>2015</w:t>
      </w:r>
      <w:r w:rsidR="005F7597" w:rsidRPr="00570241">
        <w:rPr>
          <w:color w:val="2F5496" w:themeColor="accent1" w:themeShade="BF"/>
          <w:szCs w:val="22"/>
          <w:shd w:val="clear" w:color="auto" w:fill="FFFFFF"/>
        </w:rPr>
        <w:t>)</w:t>
      </w:r>
      <w:r w:rsidRPr="00570241">
        <w:rPr>
          <w:color w:val="2F5496" w:themeColor="accent1" w:themeShade="BF"/>
          <w:szCs w:val="22"/>
          <w:shd w:val="clear" w:color="auto" w:fill="FFFFFF"/>
        </w:rPr>
        <w:t xml:space="preserve">. </w:t>
      </w:r>
      <w:r w:rsidR="006105FA" w:rsidRPr="00570241">
        <w:rPr>
          <w:color w:val="2F5496" w:themeColor="accent1" w:themeShade="BF"/>
          <w:szCs w:val="22"/>
          <w:shd w:val="clear" w:color="auto" w:fill="FFFFFF"/>
        </w:rPr>
        <w:t xml:space="preserve">We should have also cited work by C. Choudhary and colleagues that shows K101 is also acetylated in </w:t>
      </w:r>
      <w:r w:rsidR="006105FA" w:rsidRPr="00570241">
        <w:rPr>
          <w:i/>
          <w:iCs/>
          <w:color w:val="2F5496" w:themeColor="accent1" w:themeShade="BF"/>
          <w:szCs w:val="22"/>
          <w:shd w:val="clear" w:color="auto" w:fill="FFFFFF"/>
        </w:rPr>
        <w:t>S. cerevisiae</w:t>
      </w:r>
      <w:r w:rsidR="00130887" w:rsidRPr="00570241">
        <w:rPr>
          <w:i/>
          <w:iCs/>
          <w:color w:val="2F5496" w:themeColor="accent1" w:themeShade="BF"/>
          <w:szCs w:val="22"/>
          <w:shd w:val="clear" w:color="auto" w:fill="FFFFFF"/>
        </w:rPr>
        <w:t xml:space="preserve"> </w:t>
      </w:r>
      <w:r w:rsidR="00130887" w:rsidRPr="00570241">
        <w:rPr>
          <w:color w:val="2F5496" w:themeColor="accent1" w:themeShade="BF"/>
          <w:szCs w:val="22"/>
          <w:shd w:val="clear" w:color="auto" w:fill="FFFFFF"/>
        </w:rPr>
        <w:t>(Henriksen et al, Mol Cell Proteomics, 2012)</w:t>
      </w:r>
      <w:r w:rsidR="006105FA" w:rsidRPr="00570241">
        <w:rPr>
          <w:color w:val="2F5496" w:themeColor="accent1" w:themeShade="BF"/>
          <w:szCs w:val="22"/>
          <w:shd w:val="clear" w:color="auto" w:fill="FFFFFF"/>
        </w:rPr>
        <w:t>.</w:t>
      </w:r>
      <w:r w:rsidR="007240CE" w:rsidRPr="00570241">
        <w:rPr>
          <w:color w:val="2F5496" w:themeColor="accent1" w:themeShade="BF"/>
          <w:szCs w:val="22"/>
          <w:shd w:val="clear" w:color="auto" w:fill="FFFFFF"/>
        </w:rPr>
        <w:t xml:space="preserve"> We have now </w:t>
      </w:r>
      <w:r w:rsidR="004E6B90" w:rsidRPr="00570241">
        <w:rPr>
          <w:color w:val="2F5496" w:themeColor="accent1" w:themeShade="BF"/>
          <w:szCs w:val="22"/>
          <w:shd w:val="clear" w:color="auto" w:fill="FFFFFF"/>
        </w:rPr>
        <w:t xml:space="preserve">added this reference and </w:t>
      </w:r>
      <w:r w:rsidR="007240CE" w:rsidRPr="00570241">
        <w:rPr>
          <w:color w:val="2F5496" w:themeColor="accent1" w:themeShade="BF"/>
          <w:szCs w:val="22"/>
          <w:shd w:val="clear" w:color="auto" w:fill="FFFFFF"/>
        </w:rPr>
        <w:t xml:space="preserve">changed the </w:t>
      </w:r>
      <w:r w:rsidR="009436CB" w:rsidRPr="00570241">
        <w:rPr>
          <w:color w:val="2F5496" w:themeColor="accent1" w:themeShade="BF"/>
          <w:szCs w:val="22"/>
          <w:shd w:val="clear" w:color="auto" w:fill="FFFFFF"/>
        </w:rPr>
        <w:t xml:space="preserve">manuscript </w:t>
      </w:r>
      <w:r w:rsidR="007240CE" w:rsidRPr="00570241">
        <w:rPr>
          <w:color w:val="2F5496" w:themeColor="accent1" w:themeShade="BF"/>
          <w:szCs w:val="22"/>
          <w:shd w:val="clear" w:color="auto" w:fill="FFFFFF"/>
        </w:rPr>
        <w:t>accordingly</w:t>
      </w:r>
      <w:r w:rsidR="000627C1" w:rsidRPr="00570241">
        <w:rPr>
          <w:color w:val="2F5496" w:themeColor="accent1" w:themeShade="BF"/>
          <w:szCs w:val="22"/>
          <w:shd w:val="clear" w:color="auto" w:fill="FFFFFF"/>
        </w:rPr>
        <w:t>:</w:t>
      </w:r>
    </w:p>
    <w:p w14:paraId="5504E347" w14:textId="6C209828" w:rsidR="00FF2A81" w:rsidRPr="00A90E5C" w:rsidRDefault="00BF78FB" w:rsidP="000E51B4">
      <w:pPr>
        <w:spacing w:line="288" w:lineRule="auto"/>
        <w:rPr>
          <w:color w:val="FF0000"/>
          <w:szCs w:val="22"/>
        </w:rPr>
      </w:pPr>
      <w:r w:rsidRPr="00BF78FB">
        <w:rPr>
          <w:color w:val="000000" w:themeColor="text1"/>
          <w:szCs w:val="22"/>
        </w:rPr>
        <w:t>“</w:t>
      </w:r>
      <w:r w:rsidR="00E66119" w:rsidRPr="00BF78FB">
        <w:rPr>
          <w:color w:val="000000" w:themeColor="text1"/>
          <w:szCs w:val="22"/>
        </w:rPr>
        <w:t xml:space="preserve">A clear outlier of this ordering is the K101R mutant, which primarily affects GEF-mediated nucleotide exchange </w:t>
      </w:r>
      <w:r w:rsidR="00E66119" w:rsidRPr="00BF78FB">
        <w:rPr>
          <w:i/>
          <w:color w:val="000000" w:themeColor="text1"/>
          <w:szCs w:val="22"/>
        </w:rPr>
        <w:t>in vitro</w:t>
      </w:r>
      <w:r w:rsidR="00E66119" w:rsidRPr="00BF78FB" w:rsidDel="00160EB3">
        <w:rPr>
          <w:color w:val="000000" w:themeColor="text1"/>
          <w:szCs w:val="22"/>
        </w:rPr>
        <w:t xml:space="preserve"> </w:t>
      </w:r>
      <w:r w:rsidR="00E66119" w:rsidRPr="00BF78FB">
        <w:rPr>
          <w:color w:val="000000" w:themeColor="text1"/>
          <w:szCs w:val="22"/>
        </w:rPr>
        <w:t xml:space="preserve">but, by GI profiles, groups with mutations affecting the efficiency of GTP hydrolysis. </w:t>
      </w:r>
      <w:r w:rsidR="00E66119" w:rsidRPr="00A90E5C">
        <w:rPr>
          <w:color w:val="FF0000"/>
          <w:szCs w:val="22"/>
        </w:rPr>
        <w:t xml:space="preserve">The lysine at this position was found to be acetylated in both </w:t>
      </w:r>
      <w:r w:rsidR="00E66119" w:rsidRPr="00A90E5C">
        <w:rPr>
          <w:i/>
          <w:iCs/>
          <w:color w:val="FF0000"/>
          <w:szCs w:val="22"/>
        </w:rPr>
        <w:t>S. cerevisiae</w:t>
      </w:r>
      <w:r w:rsidR="001C16D7" w:rsidRPr="00A90E5C">
        <w:rPr>
          <w:i/>
          <w:iCs/>
          <w:color w:val="FF0000"/>
          <w:szCs w:val="22"/>
        </w:rPr>
        <w:t xml:space="preserve"> </w:t>
      </w:r>
      <w:r w:rsidR="00E66119" w:rsidRPr="00A90E5C">
        <w:rPr>
          <w:color w:val="FF0000"/>
          <w:szCs w:val="22"/>
        </w:rPr>
        <w:t>(Henriksen, 2012) and human cells</w:t>
      </w:r>
      <w:r w:rsidR="001C16D7" w:rsidRPr="00A90E5C">
        <w:rPr>
          <w:color w:val="FF0000"/>
          <w:szCs w:val="22"/>
        </w:rPr>
        <w:t xml:space="preserve"> </w:t>
      </w:r>
      <w:r w:rsidR="00E66119" w:rsidRPr="00A90E5C">
        <w:rPr>
          <w:color w:val="FF0000"/>
          <w:szCs w:val="22"/>
        </w:rPr>
        <w:t>(Choudhary</w:t>
      </w:r>
      <w:r w:rsidR="00013C7F" w:rsidRPr="00A90E5C">
        <w:rPr>
          <w:color w:val="FF0000"/>
          <w:szCs w:val="22"/>
        </w:rPr>
        <w:t>, 2009</w:t>
      </w:r>
      <w:r w:rsidR="00E66119" w:rsidRPr="00A90E5C">
        <w:rPr>
          <w:color w:val="FF0000"/>
          <w:szCs w:val="22"/>
        </w:rPr>
        <w:t xml:space="preserve">). </w:t>
      </w:r>
      <w:r w:rsidR="00E66119" w:rsidRPr="004A5AB0">
        <w:rPr>
          <w:color w:val="000000" w:themeColor="text1"/>
          <w:szCs w:val="22"/>
        </w:rPr>
        <w:t xml:space="preserve">The acetylation at this position in human </w:t>
      </w:r>
      <w:r w:rsidR="00106C71" w:rsidRPr="004A5AB0">
        <w:rPr>
          <w:color w:val="000000" w:themeColor="text1"/>
          <w:szCs w:val="22"/>
        </w:rPr>
        <w:t>Ran</w:t>
      </w:r>
      <w:r w:rsidR="00E66119" w:rsidRPr="004A5AB0">
        <w:rPr>
          <w:color w:val="000000" w:themeColor="text1"/>
          <w:szCs w:val="22"/>
        </w:rPr>
        <w:t xml:space="preserve"> was shown to reduce the efficiency of nucleotide release from the </w:t>
      </w:r>
      <w:proofErr w:type="spellStart"/>
      <w:proofErr w:type="gramStart"/>
      <w:r w:rsidR="004556DB" w:rsidRPr="004A5AB0">
        <w:rPr>
          <w:color w:val="000000" w:themeColor="text1"/>
          <w:szCs w:val="22"/>
        </w:rPr>
        <w:t>Ran</w:t>
      </w:r>
      <w:r w:rsidR="00E66119" w:rsidRPr="004A5AB0">
        <w:rPr>
          <w:color w:val="000000" w:themeColor="text1"/>
          <w:szCs w:val="22"/>
        </w:rPr>
        <w:t>:GDP</w:t>
      </w:r>
      <w:proofErr w:type="gramEnd"/>
      <w:r w:rsidR="00E66119" w:rsidRPr="004A5AB0">
        <w:rPr>
          <w:color w:val="000000" w:themeColor="text1"/>
          <w:szCs w:val="22"/>
        </w:rPr>
        <w:t>:GEF</w:t>
      </w:r>
      <w:proofErr w:type="spellEnd"/>
      <w:r w:rsidR="00E66119" w:rsidRPr="004A5AB0">
        <w:rPr>
          <w:color w:val="000000" w:themeColor="text1"/>
          <w:szCs w:val="22"/>
        </w:rPr>
        <w:t xml:space="preserve"> complex</w:t>
      </w:r>
      <w:r w:rsidR="001C16D7" w:rsidRPr="004A5AB0">
        <w:rPr>
          <w:color w:val="000000" w:themeColor="text1"/>
          <w:szCs w:val="22"/>
        </w:rPr>
        <w:t xml:space="preserve"> </w:t>
      </w:r>
      <w:r w:rsidR="00A726B3" w:rsidRPr="004A5AB0">
        <w:rPr>
          <w:color w:val="000000" w:themeColor="text1"/>
          <w:szCs w:val="22"/>
        </w:rPr>
        <w:t>(de Boor, 2015)</w:t>
      </w:r>
      <w:r w:rsidR="00E66119" w:rsidRPr="004A5AB0">
        <w:rPr>
          <w:color w:val="000000" w:themeColor="text1"/>
          <w:szCs w:val="22"/>
        </w:rPr>
        <w:t>.</w:t>
      </w:r>
      <w:r w:rsidRPr="004A5AB0">
        <w:rPr>
          <w:color w:val="000000" w:themeColor="text1"/>
          <w:szCs w:val="22"/>
        </w:rPr>
        <w:t>“</w:t>
      </w:r>
    </w:p>
    <w:p w14:paraId="2804E3E6" w14:textId="77777777" w:rsidR="00FF2A81" w:rsidRDefault="00FF2A81">
      <w:pPr>
        <w:spacing w:after="0" w:line="240" w:lineRule="auto"/>
        <w:jc w:val="left"/>
        <w:rPr>
          <w:i/>
          <w:iCs/>
          <w:szCs w:val="22"/>
          <w:shd w:val="clear" w:color="auto" w:fill="FFFFFF"/>
        </w:rPr>
      </w:pPr>
      <w:r>
        <w:rPr>
          <w:i/>
          <w:iCs/>
          <w:szCs w:val="22"/>
          <w:shd w:val="clear" w:color="auto" w:fill="FFFFFF"/>
        </w:rPr>
        <w:br w:type="page"/>
      </w:r>
    </w:p>
    <w:p w14:paraId="5473BD9E" w14:textId="378FF05D" w:rsidR="00C275B6" w:rsidRPr="001C16D7" w:rsidRDefault="00A43B6B" w:rsidP="000E51B4">
      <w:pPr>
        <w:spacing w:line="288" w:lineRule="auto"/>
        <w:rPr>
          <w:i/>
          <w:iCs/>
          <w:szCs w:val="22"/>
        </w:rPr>
      </w:pPr>
      <w:r w:rsidRPr="001C16D7">
        <w:rPr>
          <w:i/>
          <w:iCs/>
          <w:szCs w:val="22"/>
          <w:shd w:val="clear" w:color="auto" w:fill="FFFFFF"/>
        </w:rPr>
        <w:lastRenderedPageBreak/>
        <w:t>Referee #2:</w:t>
      </w:r>
    </w:p>
    <w:p w14:paraId="773E2F56" w14:textId="77777777" w:rsidR="00C275B6" w:rsidRPr="001C16D7" w:rsidRDefault="00A43B6B" w:rsidP="000E51B4">
      <w:pPr>
        <w:spacing w:line="288" w:lineRule="auto"/>
        <w:rPr>
          <w:i/>
          <w:iCs/>
          <w:szCs w:val="22"/>
        </w:rPr>
      </w:pPr>
      <w:r w:rsidRPr="001C16D7">
        <w:rPr>
          <w:i/>
          <w:iCs/>
          <w:szCs w:val="22"/>
          <w:shd w:val="clear" w:color="auto" w:fill="FFFFFF"/>
        </w:rPr>
        <w:t xml:space="preserve">This manuscript by </w:t>
      </w:r>
      <w:proofErr w:type="spellStart"/>
      <w:r w:rsidRPr="001C16D7">
        <w:rPr>
          <w:i/>
          <w:iCs/>
          <w:szCs w:val="22"/>
          <w:shd w:val="clear" w:color="auto" w:fill="FFFFFF"/>
        </w:rPr>
        <w:t>Kortemme</w:t>
      </w:r>
      <w:proofErr w:type="spellEnd"/>
      <w:r w:rsidRPr="001C16D7">
        <w:rPr>
          <w:i/>
          <w:iCs/>
          <w:szCs w:val="22"/>
          <w:shd w:val="clear" w:color="auto" w:fill="FFFFFF"/>
        </w:rPr>
        <w:t xml:space="preserve">, </w:t>
      </w:r>
      <w:proofErr w:type="spellStart"/>
      <w:r w:rsidRPr="001C16D7">
        <w:rPr>
          <w:i/>
          <w:iCs/>
          <w:szCs w:val="22"/>
          <w:shd w:val="clear" w:color="auto" w:fill="FFFFFF"/>
        </w:rPr>
        <w:t>Krogan</w:t>
      </w:r>
      <w:proofErr w:type="spellEnd"/>
      <w:r w:rsidRPr="001C16D7">
        <w:rPr>
          <w:i/>
          <w:iCs/>
          <w:szCs w:val="22"/>
          <w:shd w:val="clear" w:color="auto" w:fill="FFFFFF"/>
        </w:rPr>
        <w:t xml:space="preserve">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clearly and the authors have made a commendable effort to catalogue the methodology underlying the numerous methods they have used. </w:t>
      </w:r>
    </w:p>
    <w:p w14:paraId="27AAE763"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However, I have a number of major and minor reservations listed below that need to be addressed before the manuscript can be considered for publication.</w:t>
      </w:r>
    </w:p>
    <w:p w14:paraId="627B7F3A" w14:textId="77777777" w:rsidR="00C275B6" w:rsidRPr="001C16D7" w:rsidRDefault="00A43B6B" w:rsidP="000E51B4">
      <w:pPr>
        <w:spacing w:line="288" w:lineRule="auto"/>
        <w:rPr>
          <w:i/>
          <w:iCs/>
          <w:szCs w:val="22"/>
        </w:rPr>
      </w:pPr>
      <w:r w:rsidRPr="001C16D7">
        <w:rPr>
          <w:i/>
          <w:iCs/>
          <w:szCs w:val="22"/>
          <w:shd w:val="clear" w:color="auto" w:fill="FFFFFF"/>
        </w:rPr>
        <w:t>Major questions:</w:t>
      </w:r>
    </w:p>
    <w:p w14:paraId="36CCD21A" w14:textId="77777777" w:rsidR="00E15FE9" w:rsidRPr="001C16D7" w:rsidRDefault="00A43B6B" w:rsidP="000E51B4">
      <w:pPr>
        <w:spacing w:line="288" w:lineRule="auto"/>
        <w:rPr>
          <w:i/>
          <w:iCs/>
          <w:szCs w:val="22"/>
        </w:rPr>
      </w:pPr>
      <w:r w:rsidRPr="001C16D7">
        <w:rPr>
          <w:i/>
          <w:iCs/>
          <w:szCs w:val="22"/>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w:t>
      </w:r>
      <w:r w:rsidRPr="00712383">
        <w:rPr>
          <w:i/>
          <w:iCs/>
          <w:szCs w:val="22"/>
          <w:u w:val="single"/>
          <w:shd w:val="clear" w:color="auto" w:fill="FFFFFF"/>
        </w:rPr>
        <w:t>The authors must now go the reverse direction, rationally design mutations to perturb the three aspects of the switch</w:t>
      </w:r>
      <w:r w:rsidRPr="001C16D7">
        <w:rPr>
          <w:i/>
          <w:iCs/>
          <w:szCs w:val="22"/>
          <w:shd w:val="clear" w:color="auto" w:fill="FFFFFF"/>
        </w:rPr>
        <w:t xml:space="preserve"> (cycling,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3DCD4A97" w14:textId="1FA14D33" w:rsidR="00F10FF8" w:rsidRPr="00570241" w:rsidRDefault="00F10FF8" w:rsidP="000E51B4">
      <w:pPr>
        <w:spacing w:line="288" w:lineRule="auto"/>
        <w:rPr>
          <w:color w:val="2F5496" w:themeColor="accent1" w:themeShade="BF"/>
          <w:szCs w:val="22"/>
        </w:rPr>
      </w:pPr>
      <w:r w:rsidRPr="00570241">
        <w:rPr>
          <w:color w:val="2F5496" w:themeColor="accent1" w:themeShade="BF"/>
          <w:szCs w:val="22"/>
        </w:rPr>
        <w:t xml:space="preserve">We agree with the reviewer that it would be desirable to support our model with additional </w:t>
      </w:r>
      <w:r w:rsidR="0055160A" w:rsidRPr="00570241">
        <w:rPr>
          <w:color w:val="2F5496" w:themeColor="accent1" w:themeShade="BF"/>
          <w:szCs w:val="22"/>
        </w:rPr>
        <w:t xml:space="preserve">experiments and </w:t>
      </w:r>
      <w:r w:rsidRPr="00570241">
        <w:rPr>
          <w:color w:val="2F5496" w:themeColor="accent1" w:themeShade="BF"/>
          <w:szCs w:val="22"/>
        </w:rPr>
        <w:t xml:space="preserve">mutations. However, there are several considerations that ultimately lead us to conclude that new insights might be limited by </w:t>
      </w:r>
      <w:r w:rsidR="000F70A5" w:rsidRPr="00570241">
        <w:rPr>
          <w:color w:val="2F5496" w:themeColor="accent1" w:themeShade="BF"/>
          <w:szCs w:val="22"/>
        </w:rPr>
        <w:t xml:space="preserve">simply </w:t>
      </w:r>
      <w:r w:rsidRPr="00570241">
        <w:rPr>
          <w:color w:val="2F5496" w:themeColor="accent1" w:themeShade="BF"/>
          <w:szCs w:val="22"/>
        </w:rPr>
        <w:t>adding more attempted mutations</w:t>
      </w:r>
      <w:r w:rsidR="001E7F50" w:rsidRPr="00570241">
        <w:rPr>
          <w:color w:val="2F5496" w:themeColor="accent1" w:themeShade="BF"/>
          <w:szCs w:val="22"/>
        </w:rPr>
        <w:t xml:space="preserve">, and that tests of the model would best be done using additional orthogonal approaches (which, </w:t>
      </w:r>
      <w:r w:rsidR="0035367A" w:rsidRPr="00570241">
        <w:rPr>
          <w:color w:val="2F5496" w:themeColor="accent1" w:themeShade="BF"/>
          <w:szCs w:val="22"/>
        </w:rPr>
        <w:t xml:space="preserve">to </w:t>
      </w:r>
      <w:r w:rsidR="001E7F50" w:rsidRPr="00570241">
        <w:rPr>
          <w:color w:val="2F5496" w:themeColor="accent1" w:themeShade="BF"/>
          <w:szCs w:val="22"/>
        </w:rPr>
        <w:t>do rigorously, would require a new study of similar scope to our current manuscript). Below we outline our reasoning</w:t>
      </w:r>
      <w:r w:rsidR="00B400A4" w:rsidRPr="00570241">
        <w:rPr>
          <w:color w:val="2F5496" w:themeColor="accent1" w:themeShade="BF"/>
          <w:szCs w:val="22"/>
        </w:rPr>
        <w:t xml:space="preserve"> </w:t>
      </w:r>
      <w:r w:rsidR="00B62C0A" w:rsidRPr="00570241">
        <w:rPr>
          <w:color w:val="2F5496" w:themeColor="accent1" w:themeShade="BF"/>
          <w:szCs w:val="22"/>
        </w:rPr>
        <w:t>which</w:t>
      </w:r>
      <w:r w:rsidR="00B400A4" w:rsidRPr="00570241">
        <w:rPr>
          <w:color w:val="2F5496" w:themeColor="accent1" w:themeShade="BF"/>
          <w:szCs w:val="22"/>
        </w:rPr>
        <w:t xml:space="preserve"> we hope is </w:t>
      </w:r>
      <w:r w:rsidR="00B62C0A" w:rsidRPr="00570241">
        <w:rPr>
          <w:color w:val="2F5496" w:themeColor="accent1" w:themeShade="BF"/>
          <w:szCs w:val="22"/>
        </w:rPr>
        <w:t>agreeable</w:t>
      </w:r>
      <w:r w:rsidR="001E7F50" w:rsidRPr="00570241">
        <w:rPr>
          <w:color w:val="2F5496" w:themeColor="accent1" w:themeShade="BF"/>
          <w:szCs w:val="22"/>
        </w:rPr>
        <w:t>:</w:t>
      </w:r>
    </w:p>
    <w:p w14:paraId="68269D35" w14:textId="55DF9AF2" w:rsidR="0080386E" w:rsidRPr="00570241" w:rsidRDefault="004265E1" w:rsidP="00CA4632">
      <w:pPr>
        <w:pStyle w:val="ListParagraph"/>
        <w:numPr>
          <w:ilvl w:val="0"/>
          <w:numId w:val="9"/>
        </w:numPr>
        <w:spacing w:line="288" w:lineRule="auto"/>
        <w:rPr>
          <w:color w:val="2F5496" w:themeColor="accent1" w:themeShade="BF"/>
          <w:szCs w:val="22"/>
        </w:rPr>
      </w:pPr>
      <w:r>
        <w:rPr>
          <w:color w:val="2F5496" w:themeColor="accent1" w:themeShade="BF"/>
          <w:szCs w:val="22"/>
        </w:rPr>
        <w:t>Most importantly, b</w:t>
      </w:r>
      <w:r w:rsidR="00A4068F" w:rsidRPr="00570241">
        <w:rPr>
          <w:color w:val="2F5496" w:themeColor="accent1" w:themeShade="BF"/>
          <w:szCs w:val="22"/>
        </w:rPr>
        <w:t>ecause of</w:t>
      </w:r>
      <w:r w:rsidR="005A5AB6" w:rsidRPr="00570241">
        <w:rPr>
          <w:color w:val="2F5496" w:themeColor="accent1" w:themeShade="BF"/>
          <w:szCs w:val="22"/>
        </w:rPr>
        <w:t xml:space="preserve"> the </w:t>
      </w:r>
      <w:r w:rsidR="001E7F50" w:rsidRPr="00570241">
        <w:rPr>
          <w:color w:val="2F5496" w:themeColor="accent1" w:themeShade="BF"/>
          <w:szCs w:val="22"/>
        </w:rPr>
        <w:t xml:space="preserve">considerable </w:t>
      </w:r>
      <w:r w:rsidR="00FD56AD" w:rsidRPr="00570241">
        <w:rPr>
          <w:color w:val="2F5496" w:themeColor="accent1" w:themeShade="BF"/>
          <w:szCs w:val="22"/>
        </w:rPr>
        <w:t xml:space="preserve">and unexpected </w:t>
      </w:r>
      <w:r w:rsidR="005A5AB6" w:rsidRPr="00570241">
        <w:rPr>
          <w:color w:val="2F5496" w:themeColor="accent1" w:themeShade="BF"/>
          <w:szCs w:val="22"/>
        </w:rPr>
        <w:t xml:space="preserve">allostery </w:t>
      </w:r>
      <w:r w:rsidR="001E7F50" w:rsidRPr="00570241">
        <w:rPr>
          <w:color w:val="2F5496" w:themeColor="accent1" w:themeShade="BF"/>
          <w:szCs w:val="22"/>
        </w:rPr>
        <w:t>we uncovered in Gsp1</w:t>
      </w:r>
      <w:r w:rsidR="005A5AB6" w:rsidRPr="00570241">
        <w:rPr>
          <w:color w:val="2F5496" w:themeColor="accent1" w:themeShade="BF"/>
          <w:szCs w:val="22"/>
        </w:rPr>
        <w:t>,</w:t>
      </w:r>
      <w:r w:rsidR="00C24D3E" w:rsidRPr="00570241">
        <w:rPr>
          <w:color w:val="2F5496" w:themeColor="accent1" w:themeShade="BF"/>
          <w:szCs w:val="22"/>
        </w:rPr>
        <w:t xml:space="preserve"> </w:t>
      </w:r>
      <w:r w:rsidR="00DD56B5" w:rsidRPr="00570241">
        <w:rPr>
          <w:color w:val="2F5496" w:themeColor="accent1" w:themeShade="BF"/>
          <w:szCs w:val="22"/>
        </w:rPr>
        <w:t xml:space="preserve">it </w:t>
      </w:r>
      <w:r w:rsidR="00C24D3E" w:rsidRPr="00570241">
        <w:rPr>
          <w:color w:val="2F5496" w:themeColor="accent1" w:themeShade="BF"/>
          <w:szCs w:val="22"/>
        </w:rPr>
        <w:t>is beyond current structural modeling methods to</w:t>
      </w:r>
      <w:r w:rsidR="00FA7CAE" w:rsidRPr="00570241">
        <w:rPr>
          <w:color w:val="2F5496" w:themeColor="accent1" w:themeShade="BF"/>
          <w:szCs w:val="22"/>
        </w:rPr>
        <w:t xml:space="preserve"> </w:t>
      </w:r>
      <w:r w:rsidR="00D45EBF" w:rsidRPr="00570241">
        <w:rPr>
          <w:i/>
          <w:color w:val="2F5496" w:themeColor="accent1" w:themeShade="BF"/>
          <w:szCs w:val="22"/>
        </w:rPr>
        <w:t>rationally design</w:t>
      </w:r>
      <w:r w:rsidR="00D45EBF" w:rsidRPr="00570241">
        <w:rPr>
          <w:color w:val="2F5496" w:themeColor="accent1" w:themeShade="BF"/>
          <w:szCs w:val="22"/>
        </w:rPr>
        <w:t xml:space="preserve"> </w:t>
      </w:r>
      <w:r w:rsidR="00E553F5" w:rsidRPr="00570241">
        <w:rPr>
          <w:color w:val="2F5496" w:themeColor="accent1" w:themeShade="BF"/>
          <w:szCs w:val="22"/>
        </w:rPr>
        <w:t xml:space="preserve">mutations </w:t>
      </w:r>
      <w:r w:rsidR="00FA7CAE" w:rsidRPr="00570241">
        <w:rPr>
          <w:color w:val="2F5496" w:themeColor="accent1" w:themeShade="BF"/>
          <w:szCs w:val="22"/>
        </w:rPr>
        <w:t>that will differentially</w:t>
      </w:r>
      <w:r w:rsidR="00E553F5" w:rsidRPr="00570241">
        <w:rPr>
          <w:color w:val="2F5496" w:themeColor="accent1" w:themeShade="BF"/>
          <w:szCs w:val="22"/>
        </w:rPr>
        <w:t xml:space="preserve"> perturb the </w:t>
      </w:r>
      <w:r w:rsidR="00675287" w:rsidRPr="00570241">
        <w:rPr>
          <w:color w:val="2F5496" w:themeColor="accent1" w:themeShade="BF"/>
          <w:szCs w:val="22"/>
        </w:rPr>
        <w:t>different aspects of the</w:t>
      </w:r>
      <w:r w:rsidR="00E553F5" w:rsidRPr="00570241">
        <w:rPr>
          <w:color w:val="2F5496" w:themeColor="accent1" w:themeShade="BF"/>
          <w:szCs w:val="22"/>
        </w:rPr>
        <w:t xml:space="preserve"> GTPase </w:t>
      </w:r>
      <w:r w:rsidR="00675287" w:rsidRPr="00570241">
        <w:rPr>
          <w:color w:val="2F5496" w:themeColor="accent1" w:themeShade="BF"/>
          <w:szCs w:val="22"/>
        </w:rPr>
        <w:t xml:space="preserve">switch </w:t>
      </w:r>
      <w:r w:rsidR="00E553F5" w:rsidRPr="00570241">
        <w:rPr>
          <w:color w:val="2F5496" w:themeColor="accent1" w:themeShade="BF"/>
          <w:szCs w:val="22"/>
        </w:rPr>
        <w:t>cycl</w:t>
      </w:r>
      <w:r w:rsidR="00FA7CAE" w:rsidRPr="00570241">
        <w:rPr>
          <w:color w:val="2F5496" w:themeColor="accent1" w:themeShade="BF"/>
          <w:szCs w:val="22"/>
        </w:rPr>
        <w:t>e</w:t>
      </w:r>
      <w:r w:rsidR="004F2F95" w:rsidRPr="00570241">
        <w:rPr>
          <w:color w:val="2F5496" w:themeColor="accent1" w:themeShade="BF"/>
          <w:szCs w:val="22"/>
        </w:rPr>
        <w:t xml:space="preserve"> </w:t>
      </w:r>
      <w:r w:rsidR="00692E2B">
        <w:rPr>
          <w:color w:val="2F5496" w:themeColor="accent1" w:themeShade="BF"/>
          <w:szCs w:val="22"/>
        </w:rPr>
        <w:t xml:space="preserve">(at least not </w:t>
      </w:r>
      <w:r w:rsidR="00692E2B" w:rsidRPr="00570241">
        <w:rPr>
          <w:color w:val="2F5496" w:themeColor="accent1" w:themeShade="BF"/>
          <w:szCs w:val="22"/>
        </w:rPr>
        <w:t>with</w:t>
      </w:r>
      <w:r w:rsidR="00384709">
        <w:rPr>
          <w:color w:val="2F5496" w:themeColor="accent1" w:themeShade="BF"/>
          <w:szCs w:val="22"/>
        </w:rPr>
        <w:t>out</w:t>
      </w:r>
      <w:r w:rsidR="00692E2B" w:rsidRPr="00570241">
        <w:rPr>
          <w:color w:val="2F5496" w:themeColor="accent1" w:themeShade="BF"/>
          <w:szCs w:val="22"/>
        </w:rPr>
        <w:t xml:space="preserve"> </w:t>
      </w:r>
      <w:r w:rsidR="00717966">
        <w:rPr>
          <w:color w:val="2F5496" w:themeColor="accent1" w:themeShade="BF"/>
          <w:szCs w:val="22"/>
        </w:rPr>
        <w:t>considerable</w:t>
      </w:r>
      <w:r w:rsidR="00692E2B">
        <w:rPr>
          <w:color w:val="2F5496" w:themeColor="accent1" w:themeShade="BF"/>
          <w:szCs w:val="22"/>
        </w:rPr>
        <w:t xml:space="preserve"> trial-and-error, see also point 3 below)</w:t>
      </w:r>
      <w:r w:rsidR="00DA50D4">
        <w:rPr>
          <w:color w:val="2F5496" w:themeColor="accent1" w:themeShade="BF"/>
          <w:szCs w:val="22"/>
        </w:rPr>
        <w:t xml:space="preserve"> </w:t>
      </w:r>
      <w:r w:rsidR="00FA7CAE" w:rsidRPr="00570241">
        <w:rPr>
          <w:color w:val="2F5496" w:themeColor="accent1" w:themeShade="BF"/>
          <w:szCs w:val="22"/>
        </w:rPr>
        <w:t xml:space="preserve">and </w:t>
      </w:r>
      <w:r w:rsidR="00094DC4">
        <w:rPr>
          <w:color w:val="2F5496" w:themeColor="accent1" w:themeShade="BF"/>
          <w:szCs w:val="22"/>
        </w:rPr>
        <w:t xml:space="preserve">that </w:t>
      </w:r>
      <w:r w:rsidR="00FA7CAE" w:rsidRPr="00570241">
        <w:rPr>
          <w:color w:val="2F5496" w:themeColor="accent1" w:themeShade="BF"/>
          <w:szCs w:val="22"/>
        </w:rPr>
        <w:t xml:space="preserve">in turn </w:t>
      </w:r>
      <w:r w:rsidR="00CA4632" w:rsidRPr="00570241">
        <w:rPr>
          <w:color w:val="2F5496" w:themeColor="accent1" w:themeShade="BF"/>
          <w:szCs w:val="22"/>
        </w:rPr>
        <w:t xml:space="preserve">have </w:t>
      </w:r>
      <w:r w:rsidR="00FA7CAE" w:rsidRPr="00570241">
        <w:rPr>
          <w:color w:val="2F5496" w:themeColor="accent1" w:themeShade="BF"/>
          <w:szCs w:val="22"/>
        </w:rPr>
        <w:t>specific functional consequences.</w:t>
      </w:r>
      <w:r w:rsidR="00B400A4" w:rsidRPr="00570241">
        <w:rPr>
          <w:color w:val="2F5496" w:themeColor="accent1" w:themeShade="BF"/>
          <w:szCs w:val="22"/>
        </w:rPr>
        <w:t xml:space="preserve"> </w:t>
      </w:r>
      <w:r w:rsidR="00FD56AD" w:rsidRPr="00570241">
        <w:rPr>
          <w:color w:val="2F5496" w:themeColor="accent1" w:themeShade="BF"/>
          <w:szCs w:val="22"/>
        </w:rPr>
        <w:t xml:space="preserve">We </w:t>
      </w:r>
      <w:r w:rsidR="001430BA" w:rsidRPr="00570241">
        <w:rPr>
          <w:color w:val="2F5496" w:themeColor="accent1" w:themeShade="BF"/>
          <w:szCs w:val="22"/>
        </w:rPr>
        <w:t xml:space="preserve">therefore </w:t>
      </w:r>
      <w:r w:rsidR="009E45E3" w:rsidRPr="00570241">
        <w:rPr>
          <w:bCs/>
          <w:color w:val="2F5496" w:themeColor="accent1" w:themeShade="BF"/>
          <w:szCs w:val="22"/>
        </w:rPr>
        <w:t>do not</w:t>
      </w:r>
      <w:r w:rsidR="009E45E3" w:rsidRPr="00570241">
        <w:rPr>
          <w:color w:val="2F5496" w:themeColor="accent1" w:themeShade="BF"/>
          <w:szCs w:val="22"/>
        </w:rPr>
        <w:t xml:space="preserve"> propose that we can </w:t>
      </w:r>
      <w:r w:rsidR="000658E8" w:rsidRPr="00570241">
        <w:rPr>
          <w:color w:val="2F5496" w:themeColor="accent1" w:themeShade="BF"/>
          <w:szCs w:val="22"/>
        </w:rPr>
        <w:t xml:space="preserve">directly </w:t>
      </w:r>
      <w:r w:rsidR="00C24D3E" w:rsidRPr="00570241">
        <w:rPr>
          <w:color w:val="2F5496" w:themeColor="accent1" w:themeShade="BF"/>
          <w:szCs w:val="22"/>
        </w:rPr>
        <w:t xml:space="preserve">predict </w:t>
      </w:r>
      <w:r w:rsidR="000D2A07">
        <w:rPr>
          <w:color w:val="2F5496" w:themeColor="accent1" w:themeShade="BF"/>
          <w:szCs w:val="22"/>
        </w:rPr>
        <w:t xml:space="preserve">and </w:t>
      </w:r>
      <w:r w:rsidR="000D2A07" w:rsidRPr="00570241">
        <w:rPr>
          <w:i/>
          <w:color w:val="2F5496" w:themeColor="accent1" w:themeShade="BF"/>
          <w:szCs w:val="22"/>
        </w:rPr>
        <w:t>design</w:t>
      </w:r>
      <w:r w:rsidR="000D2A07" w:rsidRPr="00570241">
        <w:rPr>
          <w:color w:val="2F5496" w:themeColor="accent1" w:themeShade="BF"/>
          <w:szCs w:val="22"/>
        </w:rPr>
        <w:t xml:space="preserve"> </w:t>
      </w:r>
      <w:r w:rsidR="009E45E3" w:rsidRPr="00570241">
        <w:rPr>
          <w:color w:val="2F5496" w:themeColor="accent1" w:themeShade="BF"/>
          <w:szCs w:val="22"/>
        </w:rPr>
        <w:t xml:space="preserve">the effects of point mutations </w:t>
      </w:r>
      <w:r w:rsidR="00F32ACE" w:rsidRPr="00570241">
        <w:rPr>
          <w:color w:val="2F5496" w:themeColor="accent1" w:themeShade="BF"/>
          <w:szCs w:val="22"/>
        </w:rPr>
        <w:t>of</w:t>
      </w:r>
      <w:r w:rsidR="009E45E3" w:rsidRPr="00570241">
        <w:rPr>
          <w:color w:val="2F5496" w:themeColor="accent1" w:themeShade="BF"/>
          <w:szCs w:val="22"/>
        </w:rPr>
        <w:t xml:space="preserve"> Gsp1 on cellular </w:t>
      </w:r>
      <w:r w:rsidR="000146E0" w:rsidRPr="00570241">
        <w:rPr>
          <w:color w:val="2F5496" w:themeColor="accent1" w:themeShade="BF"/>
          <w:szCs w:val="22"/>
        </w:rPr>
        <w:t>functions</w:t>
      </w:r>
      <w:r w:rsidR="008A1290" w:rsidRPr="00570241">
        <w:rPr>
          <w:color w:val="2F5496" w:themeColor="accent1" w:themeShade="BF"/>
          <w:szCs w:val="22"/>
        </w:rPr>
        <w:t>.</w:t>
      </w:r>
      <w:r w:rsidR="009E45E3" w:rsidRPr="00570241">
        <w:rPr>
          <w:color w:val="2F5496" w:themeColor="accent1" w:themeShade="BF"/>
          <w:szCs w:val="22"/>
        </w:rPr>
        <w:t xml:space="preserve"> </w:t>
      </w:r>
      <w:r w:rsidR="008A1290" w:rsidRPr="00570241">
        <w:rPr>
          <w:color w:val="2F5496" w:themeColor="accent1" w:themeShade="BF"/>
          <w:szCs w:val="22"/>
        </w:rPr>
        <w:t xml:space="preserve">We apologize if this was misleading and we have </w:t>
      </w:r>
      <w:r w:rsidR="00392755" w:rsidRPr="00570241">
        <w:rPr>
          <w:color w:val="2F5496" w:themeColor="accent1" w:themeShade="BF"/>
          <w:szCs w:val="22"/>
        </w:rPr>
        <w:t>now explicitly stated that in the manuscript (see modified manuscript text below).</w:t>
      </w:r>
    </w:p>
    <w:p w14:paraId="073B4040" w14:textId="1BDA7673" w:rsidR="002D3487" w:rsidRPr="00570241" w:rsidRDefault="002D3487" w:rsidP="002D3487">
      <w:pPr>
        <w:pStyle w:val="ListParagraph"/>
        <w:numPr>
          <w:ilvl w:val="0"/>
          <w:numId w:val="9"/>
        </w:numPr>
        <w:spacing w:line="288" w:lineRule="auto"/>
        <w:rPr>
          <w:color w:val="2F5496" w:themeColor="accent1" w:themeShade="BF"/>
          <w:szCs w:val="22"/>
        </w:rPr>
      </w:pPr>
      <w:r w:rsidRPr="00570241">
        <w:rPr>
          <w:color w:val="2F5496" w:themeColor="accent1" w:themeShade="BF"/>
          <w:szCs w:val="22"/>
        </w:rPr>
        <w:t xml:space="preserve">There are of course known mutations in GTPases with drastic effects on the switching cycle, such as the Q to L mutation in switch II (Q69L in </w:t>
      </w:r>
      <w:commentRangeStart w:id="11"/>
      <w:r w:rsidR="00902DE7" w:rsidRPr="00570241">
        <w:rPr>
          <w:color w:val="2F5496" w:themeColor="accent1" w:themeShade="BF"/>
          <w:szCs w:val="22"/>
        </w:rPr>
        <w:t>Ran</w:t>
      </w:r>
      <w:commentRangeEnd w:id="11"/>
      <w:r w:rsidR="00902DE7" w:rsidRPr="00570241">
        <w:rPr>
          <w:rStyle w:val="CommentReference"/>
          <w:color w:val="2F5496" w:themeColor="accent1" w:themeShade="BF"/>
        </w:rPr>
        <w:commentReference w:id="11"/>
      </w:r>
      <w:r w:rsidRPr="00570241">
        <w:rPr>
          <w:color w:val="2F5496" w:themeColor="accent1" w:themeShade="BF"/>
          <w:szCs w:val="22"/>
        </w:rPr>
        <w:t>) or G to V mutations in the P-loop (</w:t>
      </w:r>
      <w:r w:rsidR="00385406" w:rsidRPr="00570241">
        <w:rPr>
          <w:color w:val="2F5496" w:themeColor="accent1" w:themeShade="BF"/>
          <w:szCs w:val="22"/>
        </w:rPr>
        <w:t>G21V in Gsp1</w:t>
      </w:r>
      <w:r w:rsidR="00DD56B5" w:rsidRPr="00570241">
        <w:rPr>
          <w:color w:val="2F5496" w:themeColor="accent1" w:themeShade="BF"/>
          <w:szCs w:val="22"/>
        </w:rPr>
        <w:t>)</w:t>
      </w:r>
      <w:r w:rsidRPr="00570241">
        <w:rPr>
          <w:color w:val="2F5496" w:themeColor="accent1" w:themeShade="BF"/>
          <w:szCs w:val="22"/>
        </w:rPr>
        <w:t xml:space="preserve"> that impair intrinsic and GAP-catalyzed hydrolysis</w:t>
      </w:r>
      <w:r w:rsidR="00647E20" w:rsidRPr="00570241">
        <w:rPr>
          <w:color w:val="2F5496" w:themeColor="accent1" w:themeShade="BF"/>
          <w:szCs w:val="22"/>
        </w:rPr>
        <w:t>,</w:t>
      </w:r>
      <w:r w:rsidR="00F71329" w:rsidRPr="00570241">
        <w:rPr>
          <w:color w:val="2F5496" w:themeColor="accent1" w:themeShade="BF"/>
          <w:szCs w:val="22"/>
        </w:rPr>
        <w:t xml:space="preserve"> and </w:t>
      </w:r>
      <w:r w:rsidRPr="00570241">
        <w:rPr>
          <w:color w:val="2F5496" w:themeColor="accent1" w:themeShade="BF"/>
          <w:szCs w:val="22"/>
        </w:rPr>
        <w:t xml:space="preserve">the T to N mutation at position 24 in </w:t>
      </w:r>
      <w:r w:rsidR="00C14B4A" w:rsidRPr="00570241">
        <w:rPr>
          <w:color w:val="2F5496" w:themeColor="accent1" w:themeShade="BF"/>
          <w:szCs w:val="22"/>
        </w:rPr>
        <w:t xml:space="preserve">Ran </w:t>
      </w:r>
      <w:r w:rsidRPr="00570241">
        <w:rPr>
          <w:color w:val="2F5496" w:themeColor="accent1" w:themeShade="BF"/>
          <w:szCs w:val="22"/>
        </w:rPr>
        <w:t xml:space="preserve">that </w:t>
      </w:r>
      <w:r w:rsidR="005F4170" w:rsidRPr="00570241">
        <w:rPr>
          <w:color w:val="2F5496" w:themeColor="accent1" w:themeShade="BF"/>
          <w:szCs w:val="22"/>
        </w:rPr>
        <w:t>impairs</w:t>
      </w:r>
      <w:r w:rsidRPr="00570241">
        <w:rPr>
          <w:color w:val="2F5496" w:themeColor="accent1" w:themeShade="BF"/>
          <w:szCs w:val="22"/>
        </w:rPr>
        <w:t xml:space="preserve"> nucleotide exchange. We have not tested such drastic mutations in our system because they are </w:t>
      </w:r>
      <w:r w:rsidR="00FA282E" w:rsidRPr="00570241">
        <w:rPr>
          <w:color w:val="2F5496" w:themeColor="accent1" w:themeShade="BF"/>
          <w:szCs w:val="22"/>
        </w:rPr>
        <w:t>unlikely to</w:t>
      </w:r>
      <w:r w:rsidRPr="00570241">
        <w:rPr>
          <w:color w:val="2F5496" w:themeColor="accent1" w:themeShade="BF"/>
          <w:szCs w:val="22"/>
        </w:rPr>
        <w:t xml:space="preserve"> be viable when made in the</w:t>
      </w:r>
      <w:r w:rsidRPr="00570241">
        <w:rPr>
          <w:i/>
          <w:color w:val="2F5496" w:themeColor="accent1" w:themeShade="BF"/>
          <w:szCs w:val="22"/>
        </w:rPr>
        <w:t xml:space="preserve"> S. cerevisiae</w:t>
      </w:r>
      <w:r w:rsidRPr="00570241">
        <w:rPr>
          <w:color w:val="2F5496" w:themeColor="accent1" w:themeShade="BF"/>
          <w:szCs w:val="22"/>
        </w:rPr>
        <w:t xml:space="preserve"> genomic copy of </w:t>
      </w:r>
      <w:r w:rsidR="00385406" w:rsidRPr="00570241">
        <w:rPr>
          <w:i/>
          <w:iCs/>
          <w:color w:val="2F5496" w:themeColor="accent1" w:themeShade="BF"/>
          <w:szCs w:val="22"/>
        </w:rPr>
        <w:t>GSP1</w:t>
      </w:r>
      <w:r w:rsidR="00385406" w:rsidRPr="00570241">
        <w:rPr>
          <w:color w:val="2F5496" w:themeColor="accent1" w:themeShade="BF"/>
          <w:szCs w:val="22"/>
        </w:rPr>
        <w:t xml:space="preserve"> </w:t>
      </w:r>
      <w:r w:rsidRPr="00570241">
        <w:rPr>
          <w:color w:val="2F5496" w:themeColor="accent1" w:themeShade="BF"/>
          <w:szCs w:val="22"/>
        </w:rPr>
        <w:t xml:space="preserve">(we attempted to make </w:t>
      </w:r>
      <w:r w:rsidR="00EB1C2A" w:rsidRPr="00570241">
        <w:rPr>
          <w:color w:val="2F5496" w:themeColor="accent1" w:themeShade="BF"/>
          <w:szCs w:val="22"/>
        </w:rPr>
        <w:t xml:space="preserve">several </w:t>
      </w:r>
      <w:r w:rsidRPr="00570241">
        <w:rPr>
          <w:color w:val="2F5496" w:themeColor="accent1" w:themeShade="BF"/>
          <w:szCs w:val="22"/>
        </w:rPr>
        <w:t xml:space="preserve">mutations in </w:t>
      </w:r>
      <w:r w:rsidR="00A348F5" w:rsidRPr="00570241">
        <w:rPr>
          <w:color w:val="2F5496" w:themeColor="accent1" w:themeShade="BF"/>
          <w:szCs w:val="22"/>
        </w:rPr>
        <w:t xml:space="preserve">critical regions of the </w:t>
      </w:r>
      <w:r w:rsidR="00087226" w:rsidRPr="00570241">
        <w:rPr>
          <w:color w:val="2F5496" w:themeColor="accent1" w:themeShade="BF"/>
          <w:szCs w:val="22"/>
        </w:rPr>
        <w:t>Gsp1 active site comprising</w:t>
      </w:r>
      <w:r w:rsidR="00BD6983" w:rsidRPr="00570241">
        <w:rPr>
          <w:color w:val="2F5496" w:themeColor="accent1" w:themeShade="BF"/>
          <w:szCs w:val="22"/>
        </w:rPr>
        <w:t xml:space="preserve"> the</w:t>
      </w:r>
      <w:r w:rsidR="00087226" w:rsidRPr="00570241">
        <w:rPr>
          <w:color w:val="2F5496" w:themeColor="accent1" w:themeShade="BF"/>
          <w:szCs w:val="22"/>
        </w:rPr>
        <w:t xml:space="preserve"> </w:t>
      </w:r>
      <w:r w:rsidRPr="00570241">
        <w:rPr>
          <w:color w:val="2F5496" w:themeColor="accent1" w:themeShade="BF"/>
          <w:szCs w:val="22"/>
        </w:rPr>
        <w:t>P loop, switch I or switch II (</w:t>
      </w:r>
      <w:r w:rsidR="00324D67" w:rsidRPr="00570241">
        <w:rPr>
          <w:color w:val="2F5496" w:themeColor="accent1" w:themeShade="BF"/>
          <w:szCs w:val="22"/>
        </w:rPr>
        <w:t xml:space="preserve">listed in </w:t>
      </w:r>
      <w:r w:rsidRPr="00570241">
        <w:rPr>
          <w:b/>
          <w:color w:val="2F5496" w:themeColor="accent1" w:themeShade="BF"/>
          <w:szCs w:val="22"/>
        </w:rPr>
        <w:t>Supplementary File 1 Table 3</w:t>
      </w:r>
      <w:r w:rsidRPr="00570241">
        <w:rPr>
          <w:color w:val="2F5496" w:themeColor="accent1" w:themeShade="BF"/>
          <w:szCs w:val="22"/>
        </w:rPr>
        <w:t xml:space="preserve">) but none of them were viable). However, effects of these mutations </w:t>
      </w:r>
      <w:r w:rsidR="00762A31" w:rsidRPr="00570241">
        <w:rPr>
          <w:color w:val="2F5496" w:themeColor="accent1" w:themeShade="BF"/>
          <w:szCs w:val="22"/>
        </w:rPr>
        <w:t xml:space="preserve">seen </w:t>
      </w:r>
      <w:r w:rsidR="00562BDE" w:rsidRPr="00570241">
        <w:rPr>
          <w:color w:val="2F5496" w:themeColor="accent1" w:themeShade="BF"/>
          <w:szCs w:val="22"/>
        </w:rPr>
        <w:t xml:space="preserve">previously </w:t>
      </w:r>
      <w:r w:rsidRPr="00570241">
        <w:rPr>
          <w:color w:val="2F5496" w:themeColor="accent1" w:themeShade="BF"/>
          <w:szCs w:val="22"/>
        </w:rPr>
        <w:t>in overexpression / protein injection assays are broadly consistent with our conclusions. For example:</w:t>
      </w:r>
    </w:p>
    <w:p w14:paraId="071C9A3D" w14:textId="5F00C40F" w:rsidR="002D3487" w:rsidRPr="00570241" w:rsidRDefault="002D3487" w:rsidP="00CA213C">
      <w:pPr>
        <w:pStyle w:val="ListParagraph"/>
        <w:numPr>
          <w:ilvl w:val="1"/>
          <w:numId w:val="9"/>
        </w:numPr>
        <w:spacing w:line="288" w:lineRule="auto"/>
        <w:rPr>
          <w:color w:val="2F5496" w:themeColor="accent1" w:themeShade="BF"/>
          <w:szCs w:val="22"/>
        </w:rPr>
      </w:pPr>
      <w:r w:rsidRPr="00570241">
        <w:rPr>
          <w:color w:val="2F5496" w:themeColor="accent1" w:themeShade="BF"/>
          <w:szCs w:val="22"/>
        </w:rPr>
        <w:t xml:space="preserve">The </w:t>
      </w:r>
      <w:r w:rsidR="00BF45C4" w:rsidRPr="00570241">
        <w:rPr>
          <w:color w:val="2F5496" w:themeColor="accent1" w:themeShade="BF"/>
          <w:szCs w:val="22"/>
        </w:rPr>
        <w:t>G</w:t>
      </w:r>
      <w:r w:rsidR="00385406" w:rsidRPr="00570241">
        <w:rPr>
          <w:color w:val="2F5496" w:themeColor="accent1" w:themeShade="BF"/>
          <w:szCs w:val="22"/>
        </w:rPr>
        <w:t>21</w:t>
      </w:r>
      <w:r w:rsidRPr="00570241">
        <w:rPr>
          <w:color w:val="2F5496" w:themeColor="accent1" w:themeShade="BF"/>
          <w:szCs w:val="22"/>
        </w:rPr>
        <w:t>V mutant</w:t>
      </w:r>
      <w:r w:rsidR="00385406" w:rsidRPr="00570241">
        <w:rPr>
          <w:color w:val="2F5496" w:themeColor="accent1" w:themeShade="BF"/>
          <w:szCs w:val="22"/>
        </w:rPr>
        <w:t xml:space="preserve"> of Gsp1</w:t>
      </w:r>
      <w:r w:rsidRPr="00570241">
        <w:rPr>
          <w:color w:val="2F5496" w:themeColor="accent1" w:themeShade="BF"/>
          <w:szCs w:val="22"/>
        </w:rPr>
        <w:t xml:space="preserve"> with impaired GTP hydrolysis abrogates the turnover of M</w:t>
      </w:r>
      <w:r w:rsidR="00385406" w:rsidRPr="00570241">
        <w:rPr>
          <w:color w:val="2F5496" w:themeColor="accent1" w:themeShade="BF"/>
          <w:szCs w:val="22"/>
        </w:rPr>
        <w:t>ad</w:t>
      </w:r>
      <w:r w:rsidRPr="00570241">
        <w:rPr>
          <w:color w:val="2F5496" w:themeColor="accent1" w:themeShade="BF"/>
          <w:szCs w:val="22"/>
        </w:rPr>
        <w:t xml:space="preserve">1 during spindle assembly checkpoint </w:t>
      </w:r>
      <w:r w:rsidR="00663503" w:rsidRPr="00570241">
        <w:rPr>
          <w:color w:val="2F5496" w:themeColor="accent1" w:themeShade="BF"/>
          <w:szCs w:val="22"/>
        </w:rPr>
        <w:t>regulation</w:t>
      </w:r>
      <w:r w:rsidR="00385406" w:rsidRPr="00570241">
        <w:rPr>
          <w:color w:val="2F5496" w:themeColor="accent1" w:themeShade="BF"/>
          <w:szCs w:val="22"/>
        </w:rPr>
        <w:t xml:space="preserve"> in </w:t>
      </w:r>
      <w:r w:rsidR="00385406" w:rsidRPr="00570241">
        <w:rPr>
          <w:i/>
          <w:iCs/>
          <w:color w:val="2F5496" w:themeColor="accent1" w:themeShade="BF"/>
          <w:szCs w:val="22"/>
        </w:rPr>
        <w:t>S. cerevisiae</w:t>
      </w:r>
      <w:r w:rsidR="00663503" w:rsidRPr="00570241">
        <w:rPr>
          <w:color w:val="2F5496" w:themeColor="accent1" w:themeShade="BF"/>
          <w:szCs w:val="22"/>
        </w:rPr>
        <w:t xml:space="preserve"> </w:t>
      </w:r>
      <w:r w:rsidRPr="00570241">
        <w:rPr>
          <w:color w:val="2F5496" w:themeColor="accent1" w:themeShade="BF"/>
          <w:szCs w:val="22"/>
        </w:rPr>
        <w:t xml:space="preserve">(Scott, 2009), </w:t>
      </w:r>
      <w:r w:rsidR="00CA213C" w:rsidRPr="00570241">
        <w:rPr>
          <w:color w:val="2F5496" w:themeColor="accent1" w:themeShade="BF"/>
          <w:szCs w:val="22"/>
        </w:rPr>
        <w:t xml:space="preserve">consistent </w:t>
      </w:r>
      <w:r w:rsidRPr="00570241">
        <w:rPr>
          <w:color w:val="2F5496" w:themeColor="accent1" w:themeShade="BF"/>
          <w:szCs w:val="22"/>
        </w:rPr>
        <w:t xml:space="preserve">with our observation that </w:t>
      </w:r>
      <w:r w:rsidR="00083A7E" w:rsidRPr="00570241">
        <w:rPr>
          <w:color w:val="2F5496" w:themeColor="accent1" w:themeShade="BF"/>
          <w:szCs w:val="22"/>
        </w:rPr>
        <w:t xml:space="preserve">the effects of </w:t>
      </w:r>
      <w:r w:rsidRPr="00570241">
        <w:rPr>
          <w:color w:val="2F5496" w:themeColor="accent1" w:themeShade="BF"/>
          <w:szCs w:val="22"/>
        </w:rPr>
        <w:t>OFF switch mutants correlate with spindle assembly regulation genes (</w:t>
      </w:r>
      <w:r w:rsidRPr="00570241">
        <w:rPr>
          <w:b/>
          <w:color w:val="2F5496" w:themeColor="accent1" w:themeShade="BF"/>
          <w:szCs w:val="22"/>
        </w:rPr>
        <w:t>Fig. 4</w:t>
      </w:r>
      <w:r w:rsidR="00826ED7" w:rsidRPr="00570241">
        <w:rPr>
          <w:b/>
          <w:color w:val="2F5496" w:themeColor="accent1" w:themeShade="BF"/>
          <w:szCs w:val="22"/>
        </w:rPr>
        <w:t>c</w:t>
      </w:r>
      <w:r w:rsidRPr="00570241">
        <w:rPr>
          <w:color w:val="2F5496" w:themeColor="accent1" w:themeShade="BF"/>
          <w:szCs w:val="22"/>
        </w:rPr>
        <w:t xml:space="preserve">). </w:t>
      </w:r>
    </w:p>
    <w:p w14:paraId="6F74FB75" w14:textId="2B357BFB" w:rsidR="002D3487" w:rsidRPr="00570241" w:rsidRDefault="002D3487" w:rsidP="00CA213C">
      <w:pPr>
        <w:pStyle w:val="ListParagraph"/>
        <w:numPr>
          <w:ilvl w:val="1"/>
          <w:numId w:val="9"/>
        </w:numPr>
        <w:spacing w:line="288" w:lineRule="auto"/>
        <w:rPr>
          <w:color w:val="2F5496" w:themeColor="accent1" w:themeShade="BF"/>
          <w:szCs w:val="22"/>
        </w:rPr>
      </w:pPr>
      <w:r w:rsidRPr="00570241">
        <w:rPr>
          <w:color w:val="2F5496" w:themeColor="accent1" w:themeShade="BF"/>
          <w:szCs w:val="22"/>
        </w:rPr>
        <w:lastRenderedPageBreak/>
        <w:t>The T24N mutant</w:t>
      </w:r>
      <w:r w:rsidR="00636D4E" w:rsidRPr="00570241">
        <w:rPr>
          <w:color w:val="2F5496" w:themeColor="accent1" w:themeShade="BF"/>
          <w:szCs w:val="22"/>
        </w:rPr>
        <w:t>,</w:t>
      </w:r>
      <w:r w:rsidRPr="00570241">
        <w:rPr>
          <w:color w:val="2F5496" w:themeColor="accent1" w:themeShade="BF"/>
          <w:szCs w:val="22"/>
        </w:rPr>
        <w:t xml:space="preserve"> which inhibits nucleotide exchange, disrupts </w:t>
      </w:r>
      <w:r w:rsidR="00F42BB1">
        <w:rPr>
          <w:color w:val="2F5496" w:themeColor="accent1" w:themeShade="BF"/>
          <w:szCs w:val="22"/>
        </w:rPr>
        <w:t>microtubule</w:t>
      </w:r>
      <w:commentRangeStart w:id="12"/>
      <w:r w:rsidRPr="00570241">
        <w:rPr>
          <w:color w:val="2F5496" w:themeColor="accent1" w:themeShade="BF"/>
          <w:szCs w:val="22"/>
        </w:rPr>
        <w:t xml:space="preserve"> </w:t>
      </w:r>
      <w:commentRangeEnd w:id="12"/>
      <w:r w:rsidR="00AC32DD" w:rsidRPr="00570241">
        <w:rPr>
          <w:color w:val="2F5496" w:themeColor="accent1" w:themeShade="BF"/>
          <w:szCs w:val="22"/>
        </w:rPr>
        <w:t xml:space="preserve"> </w:t>
      </w:r>
      <w:r w:rsidR="00377652" w:rsidRPr="00570241">
        <w:rPr>
          <w:rStyle w:val="CommentReference"/>
          <w:color w:val="2F5496" w:themeColor="accent1" w:themeShade="BF"/>
        </w:rPr>
        <w:commentReference w:id="12"/>
      </w:r>
      <w:r w:rsidRPr="00570241">
        <w:rPr>
          <w:color w:val="2F5496" w:themeColor="accent1" w:themeShade="BF"/>
          <w:szCs w:val="22"/>
        </w:rPr>
        <w:t>assembly in Xenopus oocyte extracts (</w:t>
      </w:r>
      <w:proofErr w:type="spellStart"/>
      <w:r w:rsidRPr="00570241">
        <w:rPr>
          <w:color w:val="2F5496" w:themeColor="accent1" w:themeShade="BF"/>
          <w:szCs w:val="22"/>
        </w:rPr>
        <w:t>Kalab</w:t>
      </w:r>
      <w:proofErr w:type="spellEnd"/>
      <w:r w:rsidRPr="00570241">
        <w:rPr>
          <w:color w:val="2F5496" w:themeColor="accent1" w:themeShade="BF"/>
          <w:szCs w:val="22"/>
        </w:rPr>
        <w:t xml:space="preserve"> et al, 1999), </w:t>
      </w:r>
      <w:r w:rsidR="00DE4CF2" w:rsidRPr="00570241">
        <w:rPr>
          <w:color w:val="2F5496" w:themeColor="accent1" w:themeShade="BF"/>
          <w:szCs w:val="22"/>
        </w:rPr>
        <w:t xml:space="preserve">consistent </w:t>
      </w:r>
      <w:r w:rsidRPr="00570241">
        <w:rPr>
          <w:color w:val="2F5496" w:themeColor="accent1" w:themeShade="BF"/>
          <w:szCs w:val="22"/>
        </w:rPr>
        <w:t>with our observation that the</w:t>
      </w:r>
      <w:r w:rsidR="00636D4E" w:rsidRPr="00570241">
        <w:rPr>
          <w:color w:val="2F5496" w:themeColor="accent1" w:themeShade="BF"/>
          <w:szCs w:val="22"/>
        </w:rPr>
        <w:t xml:space="preserve"> effects of </w:t>
      </w:r>
      <w:r w:rsidRPr="00570241">
        <w:rPr>
          <w:color w:val="2F5496" w:themeColor="accent1" w:themeShade="BF"/>
          <w:szCs w:val="22"/>
        </w:rPr>
        <w:t>ON switch mutants correlate with actin</w:t>
      </w:r>
      <w:r w:rsidR="00F437A3">
        <w:rPr>
          <w:color w:val="2F5496" w:themeColor="accent1" w:themeShade="BF"/>
          <w:szCs w:val="22"/>
        </w:rPr>
        <w:t xml:space="preserve">, tubulin, and </w:t>
      </w:r>
      <w:r w:rsidRPr="00570241">
        <w:rPr>
          <w:color w:val="2F5496" w:themeColor="accent1" w:themeShade="BF"/>
          <w:szCs w:val="22"/>
        </w:rPr>
        <w:t>polarity related genes (</w:t>
      </w:r>
      <w:r w:rsidRPr="00570241">
        <w:rPr>
          <w:b/>
          <w:color w:val="2F5496" w:themeColor="accent1" w:themeShade="BF"/>
          <w:szCs w:val="22"/>
        </w:rPr>
        <w:t>Extended Data Fig. 10</w:t>
      </w:r>
      <w:r w:rsidRPr="00570241">
        <w:rPr>
          <w:color w:val="2F5496" w:themeColor="accent1" w:themeShade="BF"/>
          <w:szCs w:val="22"/>
        </w:rPr>
        <w:t>)</w:t>
      </w:r>
      <w:r w:rsidR="003F01AC" w:rsidRPr="00570241">
        <w:rPr>
          <w:color w:val="2F5496" w:themeColor="accent1" w:themeShade="BF"/>
          <w:szCs w:val="22"/>
        </w:rPr>
        <w:t>.</w:t>
      </w:r>
    </w:p>
    <w:p w14:paraId="3AFB2657" w14:textId="2BBF2DE3" w:rsidR="00887A21" w:rsidRPr="00570241" w:rsidRDefault="009556A4" w:rsidP="000E51B4">
      <w:pPr>
        <w:pStyle w:val="ListParagraph"/>
        <w:numPr>
          <w:ilvl w:val="0"/>
          <w:numId w:val="9"/>
        </w:numPr>
        <w:spacing w:line="288" w:lineRule="auto"/>
        <w:rPr>
          <w:color w:val="2F5496" w:themeColor="accent1" w:themeShade="BF"/>
        </w:rPr>
      </w:pPr>
      <w:r w:rsidRPr="00570241">
        <w:rPr>
          <w:color w:val="2F5496" w:themeColor="accent1" w:themeShade="BF"/>
          <w:szCs w:val="22"/>
        </w:rPr>
        <w:t>We</w:t>
      </w:r>
      <w:r w:rsidR="00C463B6" w:rsidRPr="00570241">
        <w:rPr>
          <w:color w:val="2F5496" w:themeColor="accent1" w:themeShade="BF"/>
          <w:szCs w:val="22"/>
        </w:rPr>
        <w:t xml:space="preserve"> could attempt to </w:t>
      </w:r>
      <w:r w:rsidR="000E5849" w:rsidRPr="00570241">
        <w:rPr>
          <w:color w:val="2F5496" w:themeColor="accent1" w:themeShade="BF"/>
          <w:szCs w:val="22"/>
        </w:rPr>
        <w:t xml:space="preserve">identify </w:t>
      </w:r>
      <w:r w:rsidR="00156BEC" w:rsidRPr="00570241">
        <w:rPr>
          <w:color w:val="2F5496" w:themeColor="accent1" w:themeShade="BF"/>
          <w:szCs w:val="22"/>
        </w:rPr>
        <w:t>additional mutations with milder effects that are viable</w:t>
      </w:r>
      <w:r w:rsidR="00D20A5D">
        <w:rPr>
          <w:color w:val="2F5496" w:themeColor="accent1" w:themeShade="BF"/>
          <w:szCs w:val="22"/>
        </w:rPr>
        <w:t>. However,</w:t>
      </w:r>
      <w:r w:rsidR="00156BEC" w:rsidRPr="00570241">
        <w:rPr>
          <w:color w:val="2F5496" w:themeColor="accent1" w:themeShade="BF"/>
          <w:szCs w:val="22"/>
        </w:rPr>
        <w:t xml:space="preserve"> because of the difficulty in predicting kinetic behavior</w:t>
      </w:r>
      <w:r w:rsidR="00887A21" w:rsidRPr="00570241">
        <w:rPr>
          <w:color w:val="2F5496" w:themeColor="accent1" w:themeShade="BF"/>
          <w:szCs w:val="22"/>
        </w:rPr>
        <w:t xml:space="preserve"> mentioned above</w:t>
      </w:r>
      <w:r w:rsidR="00156BEC" w:rsidRPr="00570241">
        <w:rPr>
          <w:color w:val="2F5496" w:themeColor="accent1" w:themeShade="BF"/>
          <w:szCs w:val="22"/>
        </w:rPr>
        <w:t xml:space="preserve">, this effort </w:t>
      </w:r>
      <w:r w:rsidR="00FA7CAE" w:rsidRPr="00570241">
        <w:rPr>
          <w:color w:val="2F5496" w:themeColor="accent1" w:themeShade="BF"/>
        </w:rPr>
        <w:t xml:space="preserve">would necessarily </w:t>
      </w:r>
      <w:r w:rsidR="00F32ACE" w:rsidRPr="00570241">
        <w:rPr>
          <w:color w:val="2F5496" w:themeColor="accent1" w:themeShade="BF"/>
        </w:rPr>
        <w:t>require</w:t>
      </w:r>
      <w:r w:rsidR="00FA7CAE" w:rsidRPr="00570241">
        <w:rPr>
          <w:color w:val="2F5496" w:themeColor="accent1" w:themeShade="BF"/>
        </w:rPr>
        <w:t xml:space="preserve"> </w:t>
      </w:r>
      <w:r w:rsidR="00566A3F" w:rsidRPr="00570241">
        <w:rPr>
          <w:color w:val="2F5496" w:themeColor="accent1" w:themeShade="BF"/>
        </w:rPr>
        <w:t xml:space="preserve">trial-and-error, </w:t>
      </w:r>
      <w:r w:rsidR="00FA7CAE" w:rsidRPr="00570241">
        <w:rPr>
          <w:color w:val="2F5496" w:themeColor="accent1" w:themeShade="BF"/>
        </w:rPr>
        <w:t>designing a range of new mutants,</w:t>
      </w:r>
      <w:r w:rsidR="007720B2" w:rsidRPr="00570241">
        <w:rPr>
          <w:color w:val="2F5496" w:themeColor="accent1" w:themeShade="BF"/>
        </w:rPr>
        <w:t xml:space="preserve"> </w:t>
      </w:r>
      <w:r w:rsidR="006B03D6" w:rsidRPr="00570241">
        <w:rPr>
          <w:color w:val="2F5496" w:themeColor="accent1" w:themeShade="BF"/>
        </w:rPr>
        <w:t xml:space="preserve">test both the kinetics parameters of those mutants </w:t>
      </w:r>
      <w:r w:rsidR="006B03D6" w:rsidRPr="00570241">
        <w:rPr>
          <w:i/>
          <w:iCs/>
          <w:color w:val="2F5496" w:themeColor="accent1" w:themeShade="BF"/>
        </w:rPr>
        <w:t>in vitro</w:t>
      </w:r>
      <w:r w:rsidR="006B03D6" w:rsidRPr="00570241">
        <w:rPr>
          <w:color w:val="2F5496" w:themeColor="accent1" w:themeShade="BF"/>
        </w:rPr>
        <w:t xml:space="preserve">, as well as measure their effects on </w:t>
      </w:r>
      <w:r w:rsidR="000E5849" w:rsidRPr="00570241">
        <w:rPr>
          <w:color w:val="2F5496" w:themeColor="accent1" w:themeShade="BF"/>
        </w:rPr>
        <w:t>cellular function</w:t>
      </w:r>
      <w:r w:rsidR="006B03D6" w:rsidRPr="00570241">
        <w:rPr>
          <w:color w:val="2F5496" w:themeColor="accent1" w:themeShade="BF"/>
        </w:rPr>
        <w:t xml:space="preserve"> by performing E-MAP screens. While it is of course hard to argue against more data, we </w:t>
      </w:r>
      <w:r w:rsidR="00350E7B" w:rsidRPr="00570241">
        <w:rPr>
          <w:color w:val="2F5496" w:themeColor="accent1" w:themeShade="BF"/>
        </w:rPr>
        <w:t xml:space="preserve">already </w:t>
      </w:r>
      <w:r w:rsidR="007B7AAD" w:rsidRPr="00570241">
        <w:rPr>
          <w:color w:val="2F5496" w:themeColor="accent1" w:themeShade="BF"/>
        </w:rPr>
        <w:t>include</w:t>
      </w:r>
      <w:r w:rsidR="00350E7B" w:rsidRPr="00570241">
        <w:rPr>
          <w:color w:val="2F5496" w:themeColor="accent1" w:themeShade="BF"/>
        </w:rPr>
        <w:t xml:space="preserve"> </w:t>
      </w:r>
      <w:r w:rsidR="00CE6CDC" w:rsidRPr="00570241">
        <w:rPr>
          <w:color w:val="2F5496" w:themeColor="accent1" w:themeShade="BF"/>
        </w:rPr>
        <w:t xml:space="preserve">a considerable number of mutations </w:t>
      </w:r>
      <w:r w:rsidR="000D0D6B">
        <w:rPr>
          <w:color w:val="2F5496" w:themeColor="accent1" w:themeShade="BF"/>
        </w:rPr>
        <w:t>that</w:t>
      </w:r>
      <w:r w:rsidR="000D0D6B" w:rsidRPr="00570241">
        <w:rPr>
          <w:color w:val="2F5496" w:themeColor="accent1" w:themeShade="BF"/>
        </w:rPr>
        <w:t xml:space="preserve"> have a </w:t>
      </w:r>
      <w:r w:rsidR="00C95768">
        <w:rPr>
          <w:color w:val="2F5496" w:themeColor="accent1" w:themeShade="BF"/>
        </w:rPr>
        <w:t>sizable</w:t>
      </w:r>
      <w:r w:rsidR="000D0D6B" w:rsidRPr="00570241">
        <w:rPr>
          <w:color w:val="2F5496" w:themeColor="accent1" w:themeShade="BF"/>
        </w:rPr>
        <w:t xml:space="preserve"> range of kinetic parameters and span the entire range of the conformational equilibrium observable by our NMR experiment</w:t>
      </w:r>
      <w:r w:rsidR="0037522F">
        <w:rPr>
          <w:color w:val="2F5496" w:themeColor="accent1" w:themeShade="BF"/>
        </w:rPr>
        <w:t>.</w:t>
      </w:r>
      <w:r w:rsidR="00CE6CDC" w:rsidRPr="00570241">
        <w:rPr>
          <w:color w:val="2F5496" w:themeColor="accent1" w:themeShade="BF"/>
        </w:rPr>
        <w:t xml:space="preserve"> </w:t>
      </w:r>
      <w:r w:rsidR="0037522F">
        <w:rPr>
          <w:color w:val="2F5496" w:themeColor="accent1" w:themeShade="BF"/>
        </w:rPr>
        <w:t>N</w:t>
      </w:r>
      <w:r w:rsidR="009C0F14" w:rsidRPr="00570241">
        <w:rPr>
          <w:color w:val="2F5496" w:themeColor="accent1" w:themeShade="BF"/>
        </w:rPr>
        <w:t xml:space="preserve">ew </w:t>
      </w:r>
      <w:r w:rsidR="00B5485C" w:rsidRPr="00570241">
        <w:rPr>
          <w:color w:val="2F5496" w:themeColor="accent1" w:themeShade="BF"/>
        </w:rPr>
        <w:t>mutants</w:t>
      </w:r>
      <w:r w:rsidR="009C0F14" w:rsidRPr="00570241">
        <w:rPr>
          <w:color w:val="2F5496" w:themeColor="accent1" w:themeShade="BF"/>
        </w:rPr>
        <w:t xml:space="preserve"> would add </w:t>
      </w:r>
      <w:r w:rsidR="005800FA" w:rsidRPr="00570241">
        <w:rPr>
          <w:color w:val="2F5496" w:themeColor="accent1" w:themeShade="BF"/>
        </w:rPr>
        <w:t>significant</w:t>
      </w:r>
      <w:r w:rsidR="00574A02" w:rsidRPr="00570241">
        <w:rPr>
          <w:color w:val="2F5496" w:themeColor="accent1" w:themeShade="BF"/>
        </w:rPr>
        <w:t xml:space="preserve"> time and expense of genetic interactions, AP-MS, individual kinetics and NMR</w:t>
      </w:r>
      <w:r w:rsidR="003771CF" w:rsidRPr="00570241">
        <w:rPr>
          <w:color w:val="2F5496" w:themeColor="accent1" w:themeShade="BF"/>
        </w:rPr>
        <w:t xml:space="preserve">, </w:t>
      </w:r>
      <w:r w:rsidR="00AA3D75">
        <w:rPr>
          <w:color w:val="2F5496" w:themeColor="accent1" w:themeShade="BF"/>
        </w:rPr>
        <w:t>and</w:t>
      </w:r>
      <w:r w:rsidR="00061AF5">
        <w:rPr>
          <w:color w:val="2F5496" w:themeColor="accent1" w:themeShade="BF"/>
        </w:rPr>
        <w:t xml:space="preserve"> </w:t>
      </w:r>
      <w:r w:rsidR="00812B52" w:rsidRPr="00570241">
        <w:rPr>
          <w:color w:val="2F5496" w:themeColor="accent1" w:themeShade="BF"/>
        </w:rPr>
        <w:t xml:space="preserve">perhaps </w:t>
      </w:r>
      <w:r w:rsidR="00832D74" w:rsidRPr="00570241">
        <w:rPr>
          <w:color w:val="2F5496" w:themeColor="accent1" w:themeShade="BF"/>
        </w:rPr>
        <w:t>yield limited</w:t>
      </w:r>
      <w:r w:rsidR="003771CF" w:rsidRPr="00570241">
        <w:rPr>
          <w:color w:val="2F5496" w:themeColor="accent1" w:themeShade="BF"/>
        </w:rPr>
        <w:t xml:space="preserve"> new insights</w:t>
      </w:r>
      <w:r w:rsidR="00165EFE">
        <w:rPr>
          <w:color w:val="2F5496" w:themeColor="accent1" w:themeShade="BF"/>
        </w:rPr>
        <w:t xml:space="preserve"> </w:t>
      </w:r>
      <w:r w:rsidR="00271E47">
        <w:rPr>
          <w:color w:val="2F5496" w:themeColor="accent1" w:themeShade="BF"/>
        </w:rPr>
        <w:t>(</w:t>
      </w:r>
      <w:r w:rsidR="00524708">
        <w:rPr>
          <w:color w:val="2F5496" w:themeColor="accent1" w:themeShade="BF"/>
        </w:rPr>
        <w:t>beyond</w:t>
      </w:r>
      <w:r w:rsidR="00165EFE">
        <w:rPr>
          <w:color w:val="2F5496" w:themeColor="accent1" w:themeShade="BF"/>
        </w:rPr>
        <w:t xml:space="preserve"> the behaviors </w:t>
      </w:r>
      <w:r w:rsidR="00BE19D2">
        <w:rPr>
          <w:color w:val="2F5496" w:themeColor="accent1" w:themeShade="BF"/>
        </w:rPr>
        <w:t xml:space="preserve">already </w:t>
      </w:r>
      <w:r w:rsidR="00613ECF">
        <w:rPr>
          <w:color w:val="2F5496" w:themeColor="accent1" w:themeShade="BF"/>
        </w:rPr>
        <w:t>covered</w:t>
      </w:r>
      <w:r w:rsidR="00BD4A7B">
        <w:rPr>
          <w:color w:val="2F5496" w:themeColor="accent1" w:themeShade="BF"/>
        </w:rPr>
        <w:t xml:space="preserve"> </w:t>
      </w:r>
      <w:r w:rsidR="00EA6292">
        <w:rPr>
          <w:color w:val="2F5496" w:themeColor="accent1" w:themeShade="BF"/>
        </w:rPr>
        <w:t>by</w:t>
      </w:r>
      <w:r w:rsidR="00165EFE">
        <w:rPr>
          <w:color w:val="2F5496" w:themeColor="accent1" w:themeShade="BF"/>
        </w:rPr>
        <w:t xml:space="preserve"> our </w:t>
      </w:r>
      <w:r w:rsidR="00BB5351">
        <w:rPr>
          <w:color w:val="2F5496" w:themeColor="accent1" w:themeShade="BF"/>
        </w:rPr>
        <w:t xml:space="preserve">current </w:t>
      </w:r>
      <w:r w:rsidR="00A66096">
        <w:rPr>
          <w:color w:val="2F5496" w:themeColor="accent1" w:themeShade="BF"/>
        </w:rPr>
        <w:t>mutants</w:t>
      </w:r>
      <w:r w:rsidR="00CF457C">
        <w:rPr>
          <w:color w:val="2F5496" w:themeColor="accent1" w:themeShade="BF"/>
        </w:rPr>
        <w:t xml:space="preserve"> </w:t>
      </w:r>
      <w:r w:rsidR="00C95FE3">
        <w:rPr>
          <w:color w:val="2F5496" w:themeColor="accent1" w:themeShade="BF"/>
        </w:rPr>
        <w:t>and assays)</w:t>
      </w:r>
      <w:r w:rsidR="00C95768" w:rsidRPr="00570241">
        <w:rPr>
          <w:color w:val="2F5496" w:themeColor="accent1" w:themeShade="BF"/>
        </w:rPr>
        <w:t>.</w:t>
      </w:r>
    </w:p>
    <w:p w14:paraId="4163A641" w14:textId="60502CE3" w:rsidR="00F05AD3" w:rsidRPr="00570241" w:rsidRDefault="00887A21" w:rsidP="000E51B4">
      <w:pPr>
        <w:pStyle w:val="ListParagraph"/>
        <w:numPr>
          <w:ilvl w:val="0"/>
          <w:numId w:val="9"/>
        </w:numPr>
        <w:spacing w:line="288" w:lineRule="auto"/>
        <w:rPr>
          <w:color w:val="2F5496" w:themeColor="accent1" w:themeShade="BF"/>
        </w:rPr>
      </w:pPr>
      <w:r w:rsidRPr="00570241">
        <w:rPr>
          <w:color w:val="2F5496" w:themeColor="accent1" w:themeShade="BF"/>
        </w:rPr>
        <w:t xml:space="preserve">Finally, </w:t>
      </w:r>
      <w:r w:rsidR="00B60F9C" w:rsidRPr="00570241">
        <w:rPr>
          <w:color w:val="2F5496" w:themeColor="accent1" w:themeShade="BF"/>
        </w:rPr>
        <w:t>a study</w:t>
      </w:r>
      <w:r w:rsidR="005B29B6" w:rsidRPr="00570241">
        <w:rPr>
          <w:color w:val="2F5496" w:themeColor="accent1" w:themeShade="BF"/>
        </w:rPr>
        <w:t xml:space="preserve"> </w:t>
      </w:r>
      <w:r w:rsidR="00EA37D1" w:rsidRPr="00570241">
        <w:rPr>
          <w:color w:val="2F5496" w:themeColor="accent1" w:themeShade="BF"/>
        </w:rPr>
        <w:t>that</w:t>
      </w:r>
      <w:r w:rsidR="005B29B6" w:rsidRPr="00570241">
        <w:rPr>
          <w:color w:val="2F5496" w:themeColor="accent1" w:themeShade="BF"/>
        </w:rPr>
        <w:t xml:space="preserve"> </w:t>
      </w:r>
      <w:r w:rsidR="00F05AD3" w:rsidRPr="00570241">
        <w:rPr>
          <w:color w:val="2F5496" w:themeColor="accent1" w:themeShade="BF"/>
        </w:rPr>
        <w:t>could</w:t>
      </w:r>
      <w:r w:rsidR="005B29B6" w:rsidRPr="00570241">
        <w:rPr>
          <w:color w:val="2F5496" w:themeColor="accent1" w:themeShade="BF"/>
        </w:rPr>
        <w:t xml:space="preserve"> address the </w:t>
      </w:r>
      <w:r w:rsidR="00CF12D3">
        <w:rPr>
          <w:color w:val="2F5496" w:themeColor="accent1" w:themeShade="BF"/>
        </w:rPr>
        <w:t>r</w:t>
      </w:r>
      <w:r w:rsidR="005B29B6" w:rsidRPr="00570241">
        <w:rPr>
          <w:color w:val="2F5496" w:themeColor="accent1" w:themeShade="BF"/>
        </w:rPr>
        <w:t>eviewer’s point</w:t>
      </w:r>
      <w:r w:rsidR="002C0969" w:rsidRPr="00570241">
        <w:rPr>
          <w:color w:val="2F5496" w:themeColor="accent1" w:themeShade="BF"/>
        </w:rPr>
        <w:t xml:space="preserve"> </w:t>
      </w:r>
      <w:r w:rsidR="001D0FF3" w:rsidRPr="00570241">
        <w:rPr>
          <w:color w:val="2F5496" w:themeColor="accent1" w:themeShade="BF"/>
        </w:rPr>
        <w:t xml:space="preserve">and would test our model with a different approach </w:t>
      </w:r>
      <w:r w:rsidR="005B29B6" w:rsidRPr="00570241">
        <w:rPr>
          <w:color w:val="2F5496" w:themeColor="accent1" w:themeShade="BF"/>
        </w:rPr>
        <w:t xml:space="preserve">would be to specifically perturb the GTPase cycle </w:t>
      </w:r>
      <w:r w:rsidR="005B29B6" w:rsidRPr="00570241">
        <w:rPr>
          <w:bCs/>
          <w:color w:val="2F5496" w:themeColor="accent1" w:themeShade="BF"/>
        </w:rPr>
        <w:t xml:space="preserve">by </w:t>
      </w:r>
      <w:r w:rsidR="006825CF" w:rsidRPr="00570241">
        <w:rPr>
          <w:bCs/>
          <w:color w:val="2F5496" w:themeColor="accent1" w:themeShade="BF"/>
        </w:rPr>
        <w:t xml:space="preserve">modulating </w:t>
      </w:r>
      <w:r w:rsidR="005B29B6" w:rsidRPr="00570241">
        <w:rPr>
          <w:bCs/>
          <w:color w:val="2F5496" w:themeColor="accent1" w:themeShade="BF"/>
        </w:rPr>
        <w:t xml:space="preserve">the </w:t>
      </w:r>
      <w:r w:rsidR="005B29B6" w:rsidRPr="00640D51">
        <w:rPr>
          <w:bCs/>
          <w:i/>
          <w:iCs/>
          <w:color w:val="2F5496" w:themeColor="accent1" w:themeShade="BF"/>
        </w:rPr>
        <w:t>GAP or the GEF</w:t>
      </w:r>
      <w:r w:rsidR="002C0969" w:rsidRPr="00640D51">
        <w:rPr>
          <w:bCs/>
          <w:i/>
          <w:iCs/>
          <w:color w:val="2F5496" w:themeColor="accent1" w:themeShade="BF"/>
        </w:rPr>
        <w:t xml:space="preserve"> </w:t>
      </w:r>
      <w:r w:rsidR="006825CF" w:rsidRPr="00640D51">
        <w:rPr>
          <w:bCs/>
          <w:i/>
          <w:iCs/>
          <w:color w:val="2F5496" w:themeColor="accent1" w:themeShade="BF"/>
        </w:rPr>
        <w:t xml:space="preserve">activities </w:t>
      </w:r>
      <w:r w:rsidR="002C0969" w:rsidRPr="00640D51">
        <w:rPr>
          <w:bCs/>
          <w:i/>
          <w:iCs/>
          <w:color w:val="2F5496" w:themeColor="accent1" w:themeShade="BF"/>
        </w:rPr>
        <w:t>directly</w:t>
      </w:r>
      <w:r w:rsidR="00456E5E" w:rsidRPr="00570241">
        <w:rPr>
          <w:color w:val="2F5496" w:themeColor="accent1" w:themeShade="BF"/>
        </w:rPr>
        <w:t xml:space="preserve"> and compare </w:t>
      </w:r>
      <w:r w:rsidR="00F5651A" w:rsidRPr="00570241">
        <w:rPr>
          <w:color w:val="2F5496" w:themeColor="accent1" w:themeShade="BF"/>
        </w:rPr>
        <w:t xml:space="preserve">the </w:t>
      </w:r>
      <w:r w:rsidR="00385406" w:rsidRPr="00570241">
        <w:rPr>
          <w:color w:val="2F5496" w:themeColor="accent1" w:themeShade="BF"/>
        </w:rPr>
        <w:t xml:space="preserve">cellular </w:t>
      </w:r>
      <w:r w:rsidR="00F5651A" w:rsidRPr="00570241">
        <w:rPr>
          <w:color w:val="2F5496" w:themeColor="accent1" w:themeShade="BF"/>
        </w:rPr>
        <w:t>effects</w:t>
      </w:r>
      <w:r w:rsidR="00456E5E" w:rsidRPr="00570241">
        <w:rPr>
          <w:color w:val="2F5496" w:themeColor="accent1" w:themeShade="BF"/>
        </w:rPr>
        <w:t xml:space="preserve"> to </w:t>
      </w:r>
      <w:r w:rsidR="00F5651A" w:rsidRPr="00570241">
        <w:rPr>
          <w:color w:val="2F5496" w:themeColor="accent1" w:themeShade="BF"/>
        </w:rPr>
        <w:t>those</w:t>
      </w:r>
      <w:r w:rsidR="00456E5E" w:rsidRPr="00570241">
        <w:rPr>
          <w:color w:val="2F5496" w:themeColor="accent1" w:themeShade="BF"/>
        </w:rPr>
        <w:t xml:space="preserve"> of the </w:t>
      </w:r>
      <w:r w:rsidR="00F05AD3" w:rsidRPr="00570241">
        <w:rPr>
          <w:color w:val="2F5496" w:themeColor="accent1" w:themeShade="BF"/>
        </w:rPr>
        <w:t xml:space="preserve">Gsp1 </w:t>
      </w:r>
      <w:r w:rsidR="00456E5E" w:rsidRPr="00570241">
        <w:rPr>
          <w:color w:val="2F5496" w:themeColor="accent1" w:themeShade="BF"/>
        </w:rPr>
        <w:t>cycle mutants</w:t>
      </w:r>
      <w:r w:rsidR="005B29B6" w:rsidRPr="00570241">
        <w:rPr>
          <w:color w:val="2F5496" w:themeColor="accent1" w:themeShade="BF"/>
        </w:rPr>
        <w:t xml:space="preserve">. However, the tools </w:t>
      </w:r>
      <w:r w:rsidR="00F16FF0" w:rsidRPr="00570241">
        <w:rPr>
          <w:color w:val="2F5496" w:themeColor="accent1" w:themeShade="BF"/>
        </w:rPr>
        <w:t xml:space="preserve">and constructs </w:t>
      </w:r>
      <w:r w:rsidR="005B29B6" w:rsidRPr="00570241">
        <w:rPr>
          <w:color w:val="2F5496" w:themeColor="accent1" w:themeShade="BF"/>
        </w:rPr>
        <w:t xml:space="preserve">for </w:t>
      </w:r>
      <w:r w:rsidR="000C7F4F" w:rsidRPr="00570241">
        <w:rPr>
          <w:color w:val="2F5496" w:themeColor="accent1" w:themeShade="BF"/>
        </w:rPr>
        <w:t>such</w:t>
      </w:r>
      <w:r w:rsidR="005B29B6" w:rsidRPr="00570241">
        <w:rPr>
          <w:color w:val="2F5496" w:themeColor="accent1" w:themeShade="BF"/>
        </w:rPr>
        <w:t xml:space="preserve"> systematic </w:t>
      </w:r>
      <w:r w:rsidR="000C7F4F" w:rsidRPr="00570241">
        <w:rPr>
          <w:color w:val="2F5496" w:themeColor="accent1" w:themeShade="BF"/>
        </w:rPr>
        <w:t xml:space="preserve">perturbations </w:t>
      </w:r>
      <w:r w:rsidR="00DD0E4D" w:rsidRPr="00570241">
        <w:rPr>
          <w:color w:val="2F5496" w:themeColor="accent1" w:themeShade="BF"/>
        </w:rPr>
        <w:t>are not</w:t>
      </w:r>
      <w:r w:rsidR="00FC3068" w:rsidRPr="00570241">
        <w:rPr>
          <w:color w:val="2F5496" w:themeColor="accent1" w:themeShade="BF"/>
        </w:rPr>
        <w:t xml:space="preserve"> established</w:t>
      </w:r>
      <w:r w:rsidR="002C0969" w:rsidRPr="00570241">
        <w:rPr>
          <w:color w:val="2F5496" w:themeColor="accent1" w:themeShade="BF"/>
        </w:rPr>
        <w:t>, and</w:t>
      </w:r>
      <w:r w:rsidR="00385406" w:rsidRPr="00570241">
        <w:rPr>
          <w:color w:val="2F5496" w:themeColor="accent1" w:themeShade="BF"/>
        </w:rPr>
        <w:t xml:space="preserve"> </w:t>
      </w:r>
      <w:r w:rsidR="002C0969" w:rsidRPr="00570241">
        <w:rPr>
          <w:color w:val="2F5496" w:themeColor="accent1" w:themeShade="BF"/>
        </w:rPr>
        <w:t>their development</w:t>
      </w:r>
      <w:r w:rsidR="003D3979" w:rsidRPr="00570241">
        <w:rPr>
          <w:color w:val="2F5496" w:themeColor="accent1" w:themeShade="BF"/>
        </w:rPr>
        <w:t xml:space="preserve">, rigorous </w:t>
      </w:r>
      <w:r w:rsidR="005F709E" w:rsidRPr="00570241">
        <w:rPr>
          <w:color w:val="2F5496" w:themeColor="accent1" w:themeShade="BF"/>
        </w:rPr>
        <w:t>characterization</w:t>
      </w:r>
      <w:r w:rsidR="00BE5736" w:rsidRPr="00570241">
        <w:rPr>
          <w:color w:val="2F5496" w:themeColor="accent1" w:themeShade="BF"/>
        </w:rPr>
        <w:t>,</w:t>
      </w:r>
      <w:r w:rsidR="009A232E" w:rsidRPr="00570241">
        <w:rPr>
          <w:color w:val="2F5496" w:themeColor="accent1" w:themeShade="BF"/>
        </w:rPr>
        <w:t xml:space="preserve"> </w:t>
      </w:r>
      <w:r w:rsidR="00A90CD5" w:rsidRPr="00570241">
        <w:rPr>
          <w:color w:val="2F5496" w:themeColor="accent1" w:themeShade="BF"/>
        </w:rPr>
        <w:t xml:space="preserve">and application </w:t>
      </w:r>
      <w:r w:rsidR="00B50855" w:rsidRPr="00570241">
        <w:rPr>
          <w:color w:val="2F5496" w:themeColor="accent1" w:themeShade="BF"/>
        </w:rPr>
        <w:t xml:space="preserve">would </w:t>
      </w:r>
      <w:r w:rsidR="00FD7CEF" w:rsidRPr="00570241">
        <w:rPr>
          <w:color w:val="2F5496" w:themeColor="accent1" w:themeShade="BF"/>
        </w:rPr>
        <w:t>be an entire new</w:t>
      </w:r>
      <w:r w:rsidR="005B29B6" w:rsidRPr="00570241">
        <w:rPr>
          <w:color w:val="2F5496" w:themeColor="accent1" w:themeShade="BF"/>
        </w:rPr>
        <w:t xml:space="preserve"> study</w:t>
      </w:r>
      <w:r w:rsidR="006F6F74" w:rsidRPr="00570241">
        <w:rPr>
          <w:color w:val="2F5496" w:themeColor="accent1" w:themeShade="BF"/>
        </w:rPr>
        <w:t>.</w:t>
      </w:r>
    </w:p>
    <w:p w14:paraId="2BD49A91" w14:textId="53BF48A2" w:rsidR="007D0C85" w:rsidRPr="00570241" w:rsidRDefault="007D0C85" w:rsidP="007D0C85">
      <w:pPr>
        <w:rPr>
          <w:color w:val="2F5496" w:themeColor="accent1" w:themeShade="BF"/>
          <w:szCs w:val="22"/>
        </w:rPr>
      </w:pPr>
      <w:r w:rsidRPr="00570241">
        <w:rPr>
          <w:color w:val="2F5496" w:themeColor="accent1" w:themeShade="BF"/>
          <w:szCs w:val="22"/>
        </w:rPr>
        <w:t xml:space="preserve">In response to the </w:t>
      </w:r>
      <w:r w:rsidR="005763E5" w:rsidRPr="00570241">
        <w:rPr>
          <w:color w:val="2F5496" w:themeColor="accent1" w:themeShade="BF"/>
          <w:szCs w:val="22"/>
        </w:rPr>
        <w:t xml:space="preserve">reviewer’s </w:t>
      </w:r>
      <w:r w:rsidRPr="00570241">
        <w:rPr>
          <w:color w:val="2F5496" w:themeColor="accent1" w:themeShade="BF"/>
          <w:szCs w:val="22"/>
        </w:rPr>
        <w:t>points, we modified the Discussion (</w:t>
      </w:r>
      <w:r w:rsidR="00CC607F" w:rsidRPr="00570241">
        <w:rPr>
          <w:color w:val="2F5496" w:themeColor="accent1" w:themeShade="BF"/>
          <w:szCs w:val="22"/>
        </w:rPr>
        <w:t xml:space="preserve">Page </w:t>
      </w:r>
      <w:r w:rsidR="00CC607F" w:rsidRPr="00570241">
        <w:rPr>
          <w:color w:val="2F5496" w:themeColor="accent1" w:themeShade="BF"/>
          <w:szCs w:val="22"/>
          <w:highlight w:val="yellow"/>
        </w:rPr>
        <w:t>13</w:t>
      </w:r>
      <w:r w:rsidRPr="00570241">
        <w:rPr>
          <w:color w:val="2F5496" w:themeColor="accent1" w:themeShade="BF"/>
          <w:szCs w:val="22"/>
        </w:rPr>
        <w:t>):</w:t>
      </w:r>
    </w:p>
    <w:p w14:paraId="163A76A2" w14:textId="0531A9CD" w:rsidR="007D0C85" w:rsidRPr="006E3A2E" w:rsidRDefault="00A3669A" w:rsidP="007D0C85">
      <w:pPr>
        <w:rPr>
          <w:color w:val="000000" w:themeColor="text1"/>
          <w:szCs w:val="22"/>
        </w:rPr>
      </w:pPr>
      <w:r w:rsidRPr="00A3669A">
        <w:rPr>
          <w:color w:val="000000" w:themeColor="text1"/>
          <w:szCs w:val="22"/>
        </w:rPr>
        <w:t>“</w:t>
      </w:r>
      <w:r w:rsidR="007D0C85" w:rsidRPr="009F7D41">
        <w:rPr>
          <w:color w:val="FF0000"/>
          <w:szCs w:val="22"/>
        </w:rPr>
        <w:t xml:space="preserve">Furthermore, our model is </w:t>
      </w:r>
      <w:r w:rsidR="00B03AC8" w:rsidRPr="009F7D41">
        <w:rPr>
          <w:color w:val="FF0000"/>
          <w:szCs w:val="22"/>
        </w:rPr>
        <w:t>consistent</w:t>
      </w:r>
      <w:r w:rsidR="007D0C85" w:rsidRPr="009F7D41">
        <w:rPr>
          <w:color w:val="FF0000"/>
          <w:szCs w:val="22"/>
        </w:rPr>
        <w:t xml:space="preserve"> with previous studies of canonical GTPase </w:t>
      </w:r>
      <w:r w:rsidR="00DA23F6" w:rsidRPr="009F7D41">
        <w:rPr>
          <w:color w:val="FF0000"/>
          <w:szCs w:val="22"/>
        </w:rPr>
        <w:t xml:space="preserve">mutations </w:t>
      </w:r>
      <w:r w:rsidR="007D0C85" w:rsidRPr="009F7D41">
        <w:rPr>
          <w:color w:val="FF0000"/>
          <w:szCs w:val="22"/>
        </w:rPr>
        <w:t xml:space="preserve">in Ran, </w:t>
      </w:r>
      <w:r w:rsidR="008E599F">
        <w:rPr>
          <w:color w:val="FF0000"/>
          <w:szCs w:val="22"/>
        </w:rPr>
        <w:t>where</w:t>
      </w:r>
      <w:r w:rsidR="007D0C85" w:rsidRPr="009F7D41">
        <w:rPr>
          <w:color w:val="FF0000"/>
          <w:szCs w:val="22"/>
        </w:rPr>
        <w:t xml:space="preserve"> mutants defective in </w:t>
      </w:r>
      <w:r w:rsidR="00D33AC3">
        <w:rPr>
          <w:color w:val="FF0000"/>
          <w:szCs w:val="22"/>
        </w:rPr>
        <w:t xml:space="preserve">GTP </w:t>
      </w:r>
      <w:r w:rsidR="007D0C85" w:rsidRPr="009F7D41">
        <w:rPr>
          <w:color w:val="FF0000"/>
          <w:szCs w:val="22"/>
        </w:rPr>
        <w:t xml:space="preserve">hydrolysis or nucleotide exchange were exogenously expressed or injected into cells. For example, </w:t>
      </w:r>
      <w:r w:rsidR="002F5563" w:rsidRPr="009F7D41">
        <w:rPr>
          <w:color w:val="FF0000"/>
          <w:szCs w:val="22"/>
        </w:rPr>
        <w:t xml:space="preserve">the </w:t>
      </w:r>
      <w:r w:rsidR="002F5563" w:rsidRPr="009F7D41">
        <w:rPr>
          <w:i/>
          <w:color w:val="FF0000"/>
          <w:szCs w:val="22"/>
        </w:rPr>
        <w:t>S. cerevisiae</w:t>
      </w:r>
      <w:r w:rsidR="002F5563" w:rsidRPr="009F7D41">
        <w:rPr>
          <w:color w:val="FF0000"/>
          <w:szCs w:val="22"/>
        </w:rPr>
        <w:t xml:space="preserve"> Gsp1 </w:t>
      </w:r>
      <w:r w:rsidR="00647B6F" w:rsidRPr="009F7D41">
        <w:rPr>
          <w:color w:val="FF0000"/>
          <w:szCs w:val="22"/>
        </w:rPr>
        <w:t>G21V</w:t>
      </w:r>
      <w:r w:rsidR="002F5563" w:rsidRPr="009F7D41">
        <w:rPr>
          <w:color w:val="FF0000"/>
          <w:szCs w:val="22"/>
        </w:rPr>
        <w:t xml:space="preserve"> </w:t>
      </w:r>
      <w:r w:rsidR="007D0C85" w:rsidRPr="009F7D41">
        <w:rPr>
          <w:color w:val="FF0000"/>
          <w:szCs w:val="22"/>
        </w:rPr>
        <w:t xml:space="preserve">mutant defective in GTP hydrolysis abrogated Mad1 turnover during spindle assembly checkpoint </w:t>
      </w:r>
      <w:r w:rsidR="006931DB" w:rsidRPr="009F7D41">
        <w:rPr>
          <w:color w:val="FF0000"/>
          <w:szCs w:val="22"/>
        </w:rPr>
        <w:t xml:space="preserve">regulation </w:t>
      </w:r>
      <w:r w:rsidR="007D0C85" w:rsidRPr="009F7D41">
        <w:rPr>
          <w:color w:val="FF0000"/>
          <w:szCs w:val="22"/>
        </w:rPr>
        <w:t>(Scott, 2009)</w:t>
      </w:r>
      <w:r w:rsidR="00795A02" w:rsidRPr="009F7D41">
        <w:rPr>
          <w:color w:val="FF0000"/>
          <w:szCs w:val="22"/>
        </w:rPr>
        <w:t xml:space="preserve"> </w:t>
      </w:r>
      <w:r w:rsidR="00FE4C29" w:rsidRPr="009F7D41">
        <w:rPr>
          <w:color w:val="FF0000"/>
          <w:szCs w:val="22"/>
        </w:rPr>
        <w:t>consistent with the funct</w:t>
      </w:r>
      <w:r w:rsidR="002F2A99" w:rsidRPr="009F7D41">
        <w:rPr>
          <w:color w:val="FF0000"/>
          <w:szCs w:val="22"/>
        </w:rPr>
        <w:t xml:space="preserve">ional effects of our Gsp1 mutants affecting hydrolysis </w:t>
      </w:r>
      <w:r w:rsidR="00795A02" w:rsidRPr="009F7D41">
        <w:rPr>
          <w:color w:val="FF0000"/>
          <w:szCs w:val="22"/>
        </w:rPr>
        <w:t>(</w:t>
      </w:r>
      <w:r w:rsidR="00795A02" w:rsidRPr="009F7D41">
        <w:rPr>
          <w:b/>
          <w:color w:val="FF0000"/>
          <w:szCs w:val="22"/>
        </w:rPr>
        <w:t>Fig.</w:t>
      </w:r>
      <w:r w:rsidR="002F2A99" w:rsidRPr="009F7D41">
        <w:rPr>
          <w:b/>
          <w:color w:val="FF0000"/>
          <w:szCs w:val="22"/>
        </w:rPr>
        <w:t xml:space="preserve"> 4c</w:t>
      </w:r>
      <w:r w:rsidR="00795A02" w:rsidRPr="009F7D41">
        <w:rPr>
          <w:color w:val="FF0000"/>
          <w:szCs w:val="22"/>
        </w:rPr>
        <w:t>)</w:t>
      </w:r>
      <w:r w:rsidR="00647B6F" w:rsidRPr="009F7D41">
        <w:rPr>
          <w:color w:val="FF0000"/>
          <w:szCs w:val="22"/>
        </w:rPr>
        <w:t xml:space="preserve">. </w:t>
      </w:r>
      <w:r w:rsidR="005D70BE" w:rsidRPr="009F7D41">
        <w:rPr>
          <w:color w:val="FF0000"/>
          <w:szCs w:val="22"/>
        </w:rPr>
        <w:t xml:space="preserve">The </w:t>
      </w:r>
      <w:r w:rsidR="00647B6F" w:rsidRPr="009F7D41">
        <w:rPr>
          <w:color w:val="FF0000"/>
          <w:szCs w:val="22"/>
        </w:rPr>
        <w:t>Xenopus</w:t>
      </w:r>
      <w:r w:rsidR="002F5563" w:rsidRPr="009F7D41">
        <w:rPr>
          <w:color w:val="FF0000"/>
          <w:szCs w:val="22"/>
        </w:rPr>
        <w:t xml:space="preserve"> R</w:t>
      </w:r>
      <w:r w:rsidR="00647B6F" w:rsidRPr="009F7D41">
        <w:rPr>
          <w:color w:val="FF0000"/>
          <w:szCs w:val="22"/>
        </w:rPr>
        <w:t>an</w:t>
      </w:r>
      <w:r w:rsidR="002F5563" w:rsidRPr="009F7D41">
        <w:rPr>
          <w:color w:val="FF0000"/>
          <w:szCs w:val="22"/>
        </w:rPr>
        <w:t xml:space="preserve"> </w:t>
      </w:r>
      <w:r w:rsidR="00647B6F" w:rsidRPr="009F7D41">
        <w:rPr>
          <w:color w:val="FF0000"/>
          <w:szCs w:val="22"/>
        </w:rPr>
        <w:t>T24N</w:t>
      </w:r>
      <w:r w:rsidR="002F5563" w:rsidRPr="009F7D41">
        <w:rPr>
          <w:color w:val="FF0000"/>
          <w:szCs w:val="22"/>
        </w:rPr>
        <w:t xml:space="preserve"> </w:t>
      </w:r>
      <w:r w:rsidR="007D0C85" w:rsidRPr="009F7D41">
        <w:rPr>
          <w:color w:val="FF0000"/>
          <w:szCs w:val="22"/>
        </w:rPr>
        <w:t xml:space="preserve">mutant with impaired nucleotide exchange disrupted </w:t>
      </w:r>
      <w:r w:rsidR="00296554">
        <w:rPr>
          <w:color w:val="FF0000"/>
          <w:szCs w:val="22"/>
        </w:rPr>
        <w:t>microtubule</w:t>
      </w:r>
      <w:r w:rsidR="00296554" w:rsidRPr="009F7D41">
        <w:rPr>
          <w:color w:val="FF0000"/>
          <w:szCs w:val="22"/>
        </w:rPr>
        <w:t xml:space="preserve"> </w:t>
      </w:r>
      <w:r w:rsidR="007D0C85" w:rsidRPr="009F7D41">
        <w:rPr>
          <w:color w:val="FF0000"/>
          <w:szCs w:val="22"/>
        </w:rPr>
        <w:t>assembly (</w:t>
      </w:r>
      <w:proofErr w:type="spellStart"/>
      <w:r w:rsidR="007D0C85" w:rsidRPr="009F7D41">
        <w:rPr>
          <w:color w:val="FF0000"/>
          <w:szCs w:val="22"/>
        </w:rPr>
        <w:t>Kalab</w:t>
      </w:r>
      <w:proofErr w:type="spellEnd"/>
      <w:r w:rsidR="007D0C85" w:rsidRPr="009F7D41">
        <w:rPr>
          <w:color w:val="FF0000"/>
          <w:szCs w:val="22"/>
        </w:rPr>
        <w:t>, 1999)</w:t>
      </w:r>
      <w:r w:rsidR="005D70BE" w:rsidRPr="009F7D41">
        <w:rPr>
          <w:color w:val="FF0000"/>
          <w:szCs w:val="22"/>
        </w:rPr>
        <w:t>,</w:t>
      </w:r>
      <w:r w:rsidR="003F01AC" w:rsidRPr="009F7D41">
        <w:rPr>
          <w:color w:val="FF0000"/>
          <w:szCs w:val="22"/>
        </w:rPr>
        <w:t xml:space="preserve"> consistent with our observation that the effects of ON switch mutants correlate with actin</w:t>
      </w:r>
      <w:r w:rsidR="005A7FE5">
        <w:rPr>
          <w:color w:val="FF0000"/>
          <w:szCs w:val="22"/>
        </w:rPr>
        <w:t>, tubulin,</w:t>
      </w:r>
      <w:r w:rsidR="003F01AC" w:rsidRPr="009F7D41">
        <w:rPr>
          <w:color w:val="FF0000"/>
          <w:szCs w:val="22"/>
        </w:rPr>
        <w:t xml:space="preserve"> and polarity related genes (</w:t>
      </w:r>
      <w:r w:rsidR="003F01AC" w:rsidRPr="009F7D41">
        <w:rPr>
          <w:b/>
          <w:color w:val="FF0000"/>
          <w:szCs w:val="22"/>
        </w:rPr>
        <w:t>Extended Data Fig. 10</w:t>
      </w:r>
      <w:r w:rsidR="003F01AC" w:rsidRPr="009F7D41">
        <w:rPr>
          <w:color w:val="FF0000"/>
          <w:szCs w:val="22"/>
        </w:rPr>
        <w:t>)</w:t>
      </w:r>
      <w:r w:rsidR="007D0C85" w:rsidRPr="009F7D41">
        <w:rPr>
          <w:color w:val="FF0000"/>
          <w:szCs w:val="22"/>
        </w:rPr>
        <w:t>.</w:t>
      </w:r>
      <w:r w:rsidR="007D0C85" w:rsidRPr="009F7D41" w:rsidDel="003C552B">
        <w:rPr>
          <w:color w:val="FF0000"/>
          <w:szCs w:val="22"/>
        </w:rPr>
        <w:t xml:space="preserve"> </w:t>
      </w:r>
      <w:r w:rsidR="007D0C85" w:rsidRPr="009F7D41">
        <w:rPr>
          <w:color w:val="FF0000"/>
          <w:szCs w:val="22"/>
        </w:rPr>
        <w:t xml:space="preserve">Due to the widespread allostery observed in Gsp1, precisely designing novel mutations to perturb individual Gsp1 functions remains a significant challenge, but our work provides a set of viable mutants with a range of effects on the GTPase cycle </w:t>
      </w:r>
      <w:r w:rsidR="00331EA9" w:rsidRPr="00251084">
        <w:rPr>
          <w:color w:val="FF0000"/>
          <w:szCs w:val="22"/>
        </w:rPr>
        <w:t>that can be used to further address open questions on how switch cycle dynamics differentially impact the cellular functions of Gsp1</w:t>
      </w:r>
      <w:r w:rsidR="007D0C85" w:rsidRPr="009F7D41">
        <w:rPr>
          <w:color w:val="FF0000"/>
          <w:szCs w:val="22"/>
        </w:rPr>
        <w:t>.</w:t>
      </w:r>
      <w:r>
        <w:rPr>
          <w:color w:val="FF0000"/>
          <w:szCs w:val="22"/>
        </w:rPr>
        <w:t>”</w:t>
      </w:r>
      <w:r w:rsidR="007D0C85" w:rsidRPr="009F7D41">
        <w:rPr>
          <w:color w:val="FF0000"/>
          <w:szCs w:val="22"/>
        </w:rPr>
        <w:t xml:space="preserve"> </w:t>
      </w:r>
    </w:p>
    <w:p w14:paraId="0C2613DC" w14:textId="77777777" w:rsidR="007D0C85" w:rsidRPr="007D0C85" w:rsidRDefault="007D0C85" w:rsidP="000E51B4">
      <w:pPr>
        <w:spacing w:line="288" w:lineRule="auto"/>
        <w:rPr>
          <w:iCs/>
          <w:szCs w:val="22"/>
          <w:shd w:val="clear" w:color="auto" w:fill="FFFFFF"/>
        </w:rPr>
      </w:pPr>
    </w:p>
    <w:p w14:paraId="683BD477" w14:textId="212FC9F6" w:rsidR="00897788" w:rsidRPr="00171532" w:rsidRDefault="00A43B6B" w:rsidP="000E51B4">
      <w:pPr>
        <w:spacing w:line="288" w:lineRule="auto"/>
        <w:rPr>
          <w:i/>
          <w:iCs/>
          <w:szCs w:val="22"/>
          <w:shd w:val="clear" w:color="auto" w:fill="FFFFFF"/>
        </w:rPr>
      </w:pPr>
      <w:r w:rsidRPr="001C16D7">
        <w:rPr>
          <w:i/>
          <w:iCs/>
          <w:szCs w:val="22"/>
          <w:shd w:val="clear" w:color="auto" w:fill="FFFFFF"/>
        </w:rPr>
        <w:t xml:space="preserve">2) I have concerns listed below with the </w:t>
      </w:r>
      <w:r w:rsidRPr="00ED271D">
        <w:rPr>
          <w:i/>
          <w:iCs/>
          <w:szCs w:val="22"/>
          <w:u w:val="single"/>
          <w:shd w:val="clear" w:color="auto" w:fill="FFFFFF"/>
        </w:rPr>
        <w:t>Michaelis-Menten data acquisition and analysis that need to be addressed</w:t>
      </w:r>
      <w:r w:rsidRPr="001C16D7">
        <w:rPr>
          <w:i/>
          <w:iCs/>
          <w:szCs w:val="22"/>
          <w:shd w:val="clear" w:color="auto" w:fill="FFFFFF"/>
        </w:rPr>
        <w:t xml:space="preserve"> because the enzyme data form a linchpin for the correlations and the eventual model generated in this paper.</w:t>
      </w:r>
    </w:p>
    <w:p w14:paraId="210DAC34" w14:textId="3287D93E" w:rsidR="00587399" w:rsidRPr="001C16D7" w:rsidRDefault="00A43B6B" w:rsidP="000E51B4">
      <w:pPr>
        <w:spacing w:line="288" w:lineRule="auto"/>
        <w:rPr>
          <w:i/>
          <w:iCs/>
          <w:szCs w:val="22"/>
          <w:shd w:val="clear" w:color="auto" w:fill="FFFFFF"/>
        </w:rPr>
      </w:pPr>
      <w:r w:rsidRPr="001C16D7">
        <w:rPr>
          <w:i/>
          <w:iCs/>
          <w:szCs w:val="22"/>
          <w:shd w:val="clear" w:color="auto" w:fill="FFFFFF"/>
        </w:rPr>
        <w:t xml:space="preserve">a) As far as I could gather from the Methods section, the GAP-mediated GTP hydrolysis </w:t>
      </w:r>
      <w:proofErr w:type="spellStart"/>
      <w:r w:rsidRPr="001C16D7">
        <w:rPr>
          <w:i/>
          <w:iCs/>
          <w:szCs w:val="22"/>
          <w:shd w:val="clear" w:color="auto" w:fill="FFFFFF"/>
        </w:rPr>
        <w:t>kcat</w:t>
      </w:r>
      <w:proofErr w:type="spellEnd"/>
      <w:r w:rsidRPr="001C16D7">
        <w:rPr>
          <w:i/>
          <w:iCs/>
          <w:szCs w:val="22"/>
          <w:shd w:val="clear" w:color="auto" w:fill="FFFFFF"/>
        </w:rPr>
        <w:t xml:space="preserve">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w:t>
      </w:r>
      <w:proofErr w:type="spellStart"/>
      <w:r w:rsidRPr="001C16D7">
        <w:rPr>
          <w:i/>
          <w:iCs/>
          <w:szCs w:val="22"/>
          <w:shd w:val="clear" w:color="auto" w:fill="FFFFFF"/>
        </w:rPr>
        <w:t>kcat</w:t>
      </w:r>
      <w:proofErr w:type="spellEnd"/>
      <w:r w:rsidRPr="001C16D7">
        <w:rPr>
          <w:i/>
          <w:iCs/>
          <w:szCs w:val="22"/>
          <w:shd w:val="clear" w:color="auto" w:fill="FFFFFF"/>
        </w:rPr>
        <w:t xml:space="preserve"> and Km reliably. At high [S], only </w:t>
      </w:r>
      <w:proofErr w:type="spellStart"/>
      <w:r w:rsidRPr="001C16D7">
        <w:rPr>
          <w:i/>
          <w:iCs/>
          <w:szCs w:val="22"/>
          <w:shd w:val="clear" w:color="auto" w:fill="FFFFFF"/>
        </w:rPr>
        <w:t>kcat</w:t>
      </w:r>
      <w:proofErr w:type="spellEnd"/>
      <w:r w:rsidRPr="001C16D7">
        <w:rPr>
          <w:i/>
          <w:iCs/>
          <w:szCs w:val="22"/>
          <w:shd w:val="clear" w:color="auto" w:fill="FFFFFF"/>
        </w:rPr>
        <w:t xml:space="preserve"> can be obtained since the velocity of the reaction becomes independent of Km. If the velocity is forcibly fit to </w:t>
      </w:r>
      <w:proofErr w:type="spellStart"/>
      <w:r w:rsidRPr="001C16D7">
        <w:rPr>
          <w:i/>
          <w:iCs/>
          <w:szCs w:val="22"/>
          <w:shd w:val="clear" w:color="auto" w:fill="FFFFFF"/>
        </w:rPr>
        <w:t>kcat</w:t>
      </w:r>
      <w:proofErr w:type="spellEnd"/>
      <w:r w:rsidRPr="001C16D7">
        <w:rPr>
          <w:i/>
          <w:iCs/>
          <w:szCs w:val="22"/>
          <w:shd w:val="clear" w:color="auto" w:fill="FFFFFF"/>
        </w:rPr>
        <w:t xml:space="preserve"> and Km, Km and </w:t>
      </w:r>
      <w:proofErr w:type="spellStart"/>
      <w:r w:rsidRPr="00927071">
        <w:rPr>
          <w:i/>
          <w:iCs/>
          <w:szCs w:val="22"/>
          <w:u w:val="single"/>
          <w:shd w:val="clear" w:color="auto" w:fill="FFFFFF"/>
        </w:rPr>
        <w:t>kcat</w:t>
      </w:r>
      <w:proofErr w:type="spellEnd"/>
      <w:r w:rsidRPr="00927071">
        <w:rPr>
          <w:i/>
          <w:iCs/>
          <w:szCs w:val="22"/>
          <w:u w:val="single"/>
          <w:shd w:val="clear" w:color="auto" w:fill="FFFFFF"/>
        </w:rPr>
        <w:t>/Km values will be error-prone and this may explain why errors are larger in the GTP hydrolysis data than in GEF data</w:t>
      </w:r>
      <w:r w:rsidRPr="001C16D7">
        <w:rPr>
          <w:i/>
          <w:iCs/>
          <w:szCs w:val="22"/>
          <w:shd w:val="clear" w:color="auto" w:fill="FFFFFF"/>
        </w:rPr>
        <w:t xml:space="preserve"> (Extended data figure 5 panels </w:t>
      </w:r>
      <w:proofErr w:type="spellStart"/>
      <w:proofErr w:type="gramStart"/>
      <w:r w:rsidRPr="001C16D7">
        <w:rPr>
          <w:i/>
          <w:iCs/>
          <w:szCs w:val="22"/>
          <w:shd w:val="clear" w:color="auto" w:fill="FFFFFF"/>
        </w:rPr>
        <w:t>a,b</w:t>
      </w:r>
      <w:proofErr w:type="spellEnd"/>
      <w:proofErr w:type="gramEnd"/>
      <w:r w:rsidRPr="001C16D7">
        <w:rPr>
          <w:i/>
          <w:iCs/>
          <w:szCs w:val="22"/>
          <w:shd w:val="clear" w:color="auto" w:fill="FFFFFF"/>
        </w:rPr>
        <w:t xml:space="preserve"> vs </w:t>
      </w:r>
      <w:proofErr w:type="spellStart"/>
      <w:r w:rsidRPr="001C16D7">
        <w:rPr>
          <w:i/>
          <w:iCs/>
          <w:szCs w:val="22"/>
          <w:shd w:val="clear" w:color="auto" w:fill="FFFFFF"/>
        </w:rPr>
        <w:t>c,d</w:t>
      </w:r>
      <w:proofErr w:type="spellEnd"/>
      <w:r w:rsidRPr="001C16D7">
        <w:rPr>
          <w:i/>
          <w:iCs/>
          <w:szCs w:val="22"/>
          <w:shd w:val="clear" w:color="auto" w:fill="FFFFFF"/>
        </w:rPr>
        <w:t xml:space="preserve">). Since </w:t>
      </w:r>
      <w:proofErr w:type="spellStart"/>
      <w:r w:rsidRPr="001C16D7">
        <w:rPr>
          <w:i/>
          <w:iCs/>
          <w:szCs w:val="22"/>
          <w:shd w:val="clear" w:color="auto" w:fill="FFFFFF"/>
        </w:rPr>
        <w:t>kcat</w:t>
      </w:r>
      <w:proofErr w:type="spellEnd"/>
      <w:r w:rsidRPr="001C16D7">
        <w:rPr>
          <w:i/>
          <w:iCs/>
          <w:szCs w:val="22"/>
          <w:shd w:val="clear" w:color="auto" w:fill="FFFFFF"/>
        </w:rPr>
        <w:t xml:space="preserve">/Km values are central to their conclusions, the </w:t>
      </w:r>
      <w:r w:rsidRPr="00927071">
        <w:rPr>
          <w:i/>
          <w:iCs/>
          <w:szCs w:val="22"/>
          <w:u w:val="single"/>
          <w:shd w:val="clear" w:color="auto" w:fill="FFFFFF"/>
        </w:rPr>
        <w:t>authors must determine Km reliably using multiple [S] data</w:t>
      </w:r>
      <w:r w:rsidRPr="001C16D7">
        <w:rPr>
          <w:i/>
          <w:iCs/>
          <w:szCs w:val="22"/>
          <w:shd w:val="clear" w:color="auto" w:fill="FFFFFF"/>
        </w:rPr>
        <w:t>.</w:t>
      </w:r>
    </w:p>
    <w:p w14:paraId="0BC2F0AA" w14:textId="2C50726A" w:rsidR="00F7032D" w:rsidRPr="00570241" w:rsidRDefault="00132AFE" w:rsidP="00616DCE">
      <w:pPr>
        <w:spacing w:line="288" w:lineRule="auto"/>
        <w:rPr>
          <w:color w:val="2F5496" w:themeColor="accent1" w:themeShade="BF"/>
          <w:szCs w:val="22"/>
        </w:rPr>
      </w:pPr>
      <w:r>
        <w:rPr>
          <w:color w:val="2F5496" w:themeColor="accent1" w:themeShade="BF"/>
          <w:szCs w:val="22"/>
        </w:rPr>
        <w:t>This is a key point and we apologize for not explaining our approach in more detai</w:t>
      </w:r>
      <w:r w:rsidR="007E4519">
        <w:rPr>
          <w:color w:val="2F5496" w:themeColor="accent1" w:themeShade="BF"/>
          <w:szCs w:val="22"/>
        </w:rPr>
        <w:t>l.</w:t>
      </w:r>
      <w:r>
        <w:rPr>
          <w:color w:val="2F5496" w:themeColor="accent1" w:themeShade="BF"/>
          <w:szCs w:val="22"/>
        </w:rPr>
        <w:t xml:space="preserve"> </w:t>
      </w:r>
      <w:r w:rsidR="006D259B">
        <w:rPr>
          <w:color w:val="2F5496" w:themeColor="accent1" w:themeShade="BF"/>
          <w:szCs w:val="22"/>
        </w:rPr>
        <w:t xml:space="preserve">We have also added additional data and analyses in collaboration with David Lambright, who is now included as an author on the manuscript. </w:t>
      </w:r>
      <w:r w:rsidR="00927071" w:rsidRPr="00570241">
        <w:rPr>
          <w:color w:val="2F5496" w:themeColor="accent1" w:themeShade="BF"/>
          <w:szCs w:val="22"/>
        </w:rPr>
        <w:t xml:space="preserve">Instead of using a standard Michaelis-Menten approach, as used for the GEF data, we </w:t>
      </w:r>
      <w:r w:rsidR="00ED271D" w:rsidRPr="00570241">
        <w:rPr>
          <w:color w:val="2F5496" w:themeColor="accent1" w:themeShade="BF"/>
          <w:szCs w:val="22"/>
        </w:rPr>
        <w:t xml:space="preserve">determined the </w:t>
      </w:r>
      <w:proofErr w:type="spellStart"/>
      <w:r w:rsidR="00ED271D" w:rsidRPr="00570241">
        <w:rPr>
          <w:color w:val="2F5496" w:themeColor="accent1" w:themeShade="BF"/>
          <w:szCs w:val="22"/>
        </w:rPr>
        <w:t>k</w:t>
      </w:r>
      <w:r w:rsidR="00ED271D" w:rsidRPr="00570241">
        <w:rPr>
          <w:color w:val="2F5496" w:themeColor="accent1" w:themeShade="BF"/>
          <w:szCs w:val="22"/>
          <w:vertAlign w:val="subscript"/>
        </w:rPr>
        <w:t>cat</w:t>
      </w:r>
      <w:proofErr w:type="spellEnd"/>
      <w:r w:rsidR="00ED271D" w:rsidRPr="00570241">
        <w:rPr>
          <w:color w:val="2F5496" w:themeColor="accent1" w:themeShade="BF"/>
          <w:szCs w:val="22"/>
        </w:rPr>
        <w:t xml:space="preserve"> and K</w:t>
      </w:r>
      <w:r w:rsidR="00ED271D" w:rsidRPr="00570241">
        <w:rPr>
          <w:color w:val="2F5496" w:themeColor="accent1" w:themeShade="BF"/>
          <w:szCs w:val="22"/>
          <w:vertAlign w:val="subscript"/>
        </w:rPr>
        <w:t>m</w:t>
      </w:r>
      <w:r w:rsidR="00ED271D" w:rsidRPr="00570241">
        <w:rPr>
          <w:color w:val="2F5496" w:themeColor="accent1" w:themeShade="BF"/>
          <w:szCs w:val="22"/>
        </w:rPr>
        <w:t xml:space="preserve"> parameters </w:t>
      </w:r>
      <w:r w:rsidR="00ED271D" w:rsidRPr="00570241">
        <w:rPr>
          <w:color w:val="2F5496" w:themeColor="accent1" w:themeShade="BF"/>
          <w:szCs w:val="22"/>
        </w:rPr>
        <w:lastRenderedPageBreak/>
        <w:t xml:space="preserve">for the GAP-mediated hydrolysis by fitting the </w:t>
      </w:r>
      <w:r w:rsidR="00ED271D" w:rsidRPr="00570241">
        <w:rPr>
          <w:b/>
          <w:i/>
          <w:color w:val="2F5496" w:themeColor="accent1" w:themeShade="BF"/>
          <w:szCs w:val="22"/>
        </w:rPr>
        <w:t>integrated</w:t>
      </w:r>
      <w:r w:rsidR="00ED271D" w:rsidRPr="00570241">
        <w:rPr>
          <w:color w:val="2F5496" w:themeColor="accent1" w:themeShade="BF"/>
          <w:szCs w:val="22"/>
        </w:rPr>
        <w:t xml:space="preserve"> Michaelis-Menten equation to the </w:t>
      </w:r>
      <w:r w:rsidR="00ED271D" w:rsidRPr="00570241">
        <w:rPr>
          <w:i/>
          <w:color w:val="2F5496" w:themeColor="accent1" w:themeShade="BF"/>
          <w:szCs w:val="22"/>
        </w:rPr>
        <w:t>full</w:t>
      </w:r>
      <w:r w:rsidR="00ED271D" w:rsidRPr="00570241">
        <w:rPr>
          <w:color w:val="2F5496" w:themeColor="accent1" w:themeShade="BF"/>
          <w:szCs w:val="22"/>
        </w:rPr>
        <w:t xml:space="preserve"> reaction progress curve, which was continuously monitored from [S] &gt; K</w:t>
      </w:r>
      <w:r w:rsidR="00927071" w:rsidRPr="00570241">
        <w:rPr>
          <w:color w:val="2F5496" w:themeColor="accent1" w:themeShade="BF"/>
          <w:szCs w:val="22"/>
          <w:vertAlign w:val="subscript"/>
        </w:rPr>
        <w:t>m</w:t>
      </w:r>
      <w:r w:rsidR="00ED271D" w:rsidRPr="00570241">
        <w:rPr>
          <w:color w:val="2F5496" w:themeColor="accent1" w:themeShade="BF"/>
          <w:szCs w:val="22"/>
        </w:rPr>
        <w:t xml:space="preserve"> at the initial time point to [S] &lt;&lt; K</w:t>
      </w:r>
      <w:r w:rsidR="00927071" w:rsidRPr="00570241">
        <w:rPr>
          <w:color w:val="2F5496" w:themeColor="accent1" w:themeShade="BF"/>
          <w:szCs w:val="22"/>
          <w:vertAlign w:val="subscript"/>
        </w:rPr>
        <w:t>m</w:t>
      </w:r>
      <w:r w:rsidR="00ED271D" w:rsidRPr="00570241">
        <w:rPr>
          <w:color w:val="2F5496" w:themeColor="accent1" w:themeShade="BF"/>
          <w:szCs w:val="22"/>
        </w:rPr>
        <w:t xml:space="preserve"> at the final time point. </w:t>
      </w:r>
      <w:r w:rsidR="00196932" w:rsidRPr="00570241">
        <w:rPr>
          <w:color w:val="2F5496" w:themeColor="accent1" w:themeShade="BF"/>
          <w:szCs w:val="22"/>
        </w:rPr>
        <w:t>Analyzing the full reaction progress curve with the integrated Michaelis-Menten equation differs fundamentally from traditional enzyme kinetic analysis of initial velocities for which case, as the reviewer correctly notes, the value of K</w:t>
      </w:r>
      <w:r w:rsidR="00196932" w:rsidRPr="00570241">
        <w:rPr>
          <w:color w:val="2F5496" w:themeColor="accent1" w:themeShade="BF"/>
          <w:szCs w:val="22"/>
          <w:vertAlign w:val="subscript"/>
        </w:rPr>
        <w:t>m</w:t>
      </w:r>
      <w:r w:rsidR="00196932" w:rsidRPr="00570241">
        <w:rPr>
          <w:color w:val="2F5496" w:themeColor="accent1" w:themeShade="BF"/>
          <w:szCs w:val="22"/>
        </w:rPr>
        <w:t xml:space="preserve"> cannot be determined from a single initial [S] &gt; K</w:t>
      </w:r>
      <w:r w:rsidR="00196932" w:rsidRPr="00570241">
        <w:rPr>
          <w:color w:val="2F5496" w:themeColor="accent1" w:themeShade="BF"/>
          <w:szCs w:val="22"/>
          <w:vertAlign w:val="subscript"/>
        </w:rPr>
        <w:t>m</w:t>
      </w:r>
      <w:r w:rsidR="00FD73AB" w:rsidRPr="00570241">
        <w:rPr>
          <w:color w:val="2F5496" w:themeColor="accent1" w:themeShade="BF"/>
          <w:szCs w:val="22"/>
        </w:rPr>
        <w:t>.</w:t>
      </w:r>
      <w:r w:rsidR="001A7FAD" w:rsidRPr="00570241">
        <w:rPr>
          <w:color w:val="2F5496" w:themeColor="accent1" w:themeShade="BF"/>
          <w:szCs w:val="22"/>
        </w:rPr>
        <w:t xml:space="preserve"> </w:t>
      </w:r>
      <w:r w:rsidR="00FD73AB" w:rsidRPr="00570241">
        <w:rPr>
          <w:color w:val="2F5496" w:themeColor="accent1" w:themeShade="BF"/>
          <w:szCs w:val="22"/>
        </w:rPr>
        <w:t xml:space="preserve">To address the reviewer’s concern in more detail, </w:t>
      </w:r>
      <w:r w:rsidR="00106F62" w:rsidRPr="00570241">
        <w:rPr>
          <w:color w:val="2F5496" w:themeColor="accent1" w:themeShade="BF"/>
          <w:szCs w:val="22"/>
        </w:rPr>
        <w:t xml:space="preserve">we </w:t>
      </w:r>
      <w:r w:rsidR="00DC0C44" w:rsidRPr="00570241">
        <w:rPr>
          <w:color w:val="2F5496" w:themeColor="accent1" w:themeShade="BF"/>
          <w:szCs w:val="22"/>
        </w:rPr>
        <w:t>first outline our rationale for using the integrated Michaelis-Menten formalism</w:t>
      </w:r>
      <w:r w:rsidR="007E0B75" w:rsidRPr="00570241">
        <w:rPr>
          <w:color w:val="2F5496" w:themeColor="accent1" w:themeShade="BF"/>
          <w:szCs w:val="22"/>
        </w:rPr>
        <w:t xml:space="preserve">, </w:t>
      </w:r>
      <w:r w:rsidR="00616DCE" w:rsidRPr="00570241">
        <w:rPr>
          <w:color w:val="2F5496" w:themeColor="accent1" w:themeShade="BF"/>
          <w:szCs w:val="22"/>
        </w:rPr>
        <w:t xml:space="preserve">then </w:t>
      </w:r>
      <w:r w:rsidR="007E0B75" w:rsidRPr="00570241">
        <w:rPr>
          <w:color w:val="2F5496" w:themeColor="accent1" w:themeShade="BF"/>
          <w:szCs w:val="22"/>
        </w:rPr>
        <w:t>describe the method in detail,</w:t>
      </w:r>
      <w:r w:rsidR="00DC0C44" w:rsidRPr="00570241">
        <w:rPr>
          <w:color w:val="2F5496" w:themeColor="accent1" w:themeShade="BF"/>
          <w:szCs w:val="22"/>
        </w:rPr>
        <w:t xml:space="preserve"> and </w:t>
      </w:r>
      <w:r w:rsidR="00EA01D6">
        <w:rPr>
          <w:color w:val="2F5496" w:themeColor="accent1" w:themeShade="BF"/>
          <w:szCs w:val="22"/>
        </w:rPr>
        <w:t>assess</w:t>
      </w:r>
      <w:r w:rsidR="00385672" w:rsidRPr="00570241">
        <w:rPr>
          <w:color w:val="2F5496" w:themeColor="accent1" w:themeShade="BF"/>
          <w:szCs w:val="22"/>
        </w:rPr>
        <w:t xml:space="preserve"> </w:t>
      </w:r>
      <w:r w:rsidR="00224E39" w:rsidRPr="00570241">
        <w:rPr>
          <w:color w:val="2F5496" w:themeColor="accent1" w:themeShade="BF"/>
          <w:szCs w:val="22"/>
        </w:rPr>
        <w:t>its</w:t>
      </w:r>
      <w:r w:rsidR="00DC0C44" w:rsidRPr="00570241">
        <w:rPr>
          <w:color w:val="2F5496" w:themeColor="accent1" w:themeShade="BF"/>
          <w:szCs w:val="22"/>
        </w:rPr>
        <w:t xml:space="preserve"> accuracy</w:t>
      </w:r>
      <w:r w:rsidR="00392BDF" w:rsidRPr="00570241">
        <w:rPr>
          <w:color w:val="2F5496" w:themeColor="accent1" w:themeShade="BF"/>
          <w:szCs w:val="22"/>
        </w:rPr>
        <w:t xml:space="preserve"> including error estimates for </w:t>
      </w:r>
      <w:proofErr w:type="spellStart"/>
      <w:r w:rsidR="00392BDF" w:rsidRPr="00570241">
        <w:rPr>
          <w:color w:val="2F5496" w:themeColor="accent1" w:themeShade="BF"/>
          <w:szCs w:val="22"/>
        </w:rPr>
        <w:t>k</w:t>
      </w:r>
      <w:r w:rsidR="00392BDF" w:rsidRPr="00570241">
        <w:rPr>
          <w:color w:val="2F5496" w:themeColor="accent1" w:themeShade="BF"/>
          <w:szCs w:val="22"/>
          <w:vertAlign w:val="subscript"/>
        </w:rPr>
        <w:t>cat</w:t>
      </w:r>
      <w:proofErr w:type="spellEnd"/>
      <w:r w:rsidR="00392BDF" w:rsidRPr="00570241">
        <w:rPr>
          <w:color w:val="2F5496" w:themeColor="accent1" w:themeShade="BF"/>
          <w:szCs w:val="22"/>
        </w:rPr>
        <w:t xml:space="preserve"> and K</w:t>
      </w:r>
      <w:r w:rsidR="00FB4179">
        <w:rPr>
          <w:color w:val="2F5496" w:themeColor="accent1" w:themeShade="BF"/>
          <w:szCs w:val="22"/>
          <w:vertAlign w:val="subscript"/>
        </w:rPr>
        <w:t>m</w:t>
      </w:r>
      <w:r w:rsidR="00DC0C44" w:rsidRPr="00570241">
        <w:rPr>
          <w:color w:val="2F5496" w:themeColor="accent1" w:themeShade="BF"/>
          <w:szCs w:val="22"/>
        </w:rPr>
        <w:t xml:space="preserve">. </w:t>
      </w:r>
    </w:p>
    <w:p w14:paraId="51DCFC88" w14:textId="338AA773" w:rsidR="0077776B" w:rsidRPr="00570241" w:rsidRDefault="003321AD" w:rsidP="003321AD">
      <w:pPr>
        <w:spacing w:line="288" w:lineRule="auto"/>
        <w:rPr>
          <w:color w:val="2F5496" w:themeColor="accent1" w:themeShade="BF"/>
          <w:szCs w:val="22"/>
        </w:rPr>
      </w:pPr>
      <w:r w:rsidRPr="00570241">
        <w:rPr>
          <w:color w:val="2F5496" w:themeColor="accent1" w:themeShade="BF"/>
          <w:szCs w:val="22"/>
        </w:rPr>
        <w:t xml:space="preserve">A general difficulty with our measurements of both GAP and GEF GTPase kinetics of </w:t>
      </w:r>
      <w:r w:rsidR="00392BDF" w:rsidRPr="00570241">
        <w:rPr>
          <w:color w:val="2F5496" w:themeColor="accent1" w:themeShade="BF"/>
          <w:szCs w:val="22"/>
        </w:rPr>
        <w:t>Ran</w:t>
      </w:r>
      <w:r w:rsidRPr="00570241">
        <w:rPr>
          <w:color w:val="2F5496" w:themeColor="accent1" w:themeShade="BF"/>
          <w:szCs w:val="22"/>
        </w:rPr>
        <w:t>/Gsp1 is the low K</w:t>
      </w:r>
      <w:r w:rsidRPr="00570241">
        <w:rPr>
          <w:color w:val="2F5496" w:themeColor="accent1" w:themeShade="BF"/>
          <w:szCs w:val="22"/>
          <w:vertAlign w:val="subscript"/>
        </w:rPr>
        <w:t>m</w:t>
      </w:r>
      <w:r w:rsidRPr="00570241">
        <w:rPr>
          <w:color w:val="2F5496" w:themeColor="accent1" w:themeShade="BF"/>
          <w:szCs w:val="22"/>
        </w:rPr>
        <w:t xml:space="preserve"> and high </w:t>
      </w:r>
      <w:proofErr w:type="spellStart"/>
      <w:r w:rsidRPr="00570241">
        <w:rPr>
          <w:color w:val="2F5496" w:themeColor="accent1" w:themeShade="BF"/>
          <w:szCs w:val="22"/>
        </w:rPr>
        <w:t>k</w:t>
      </w:r>
      <w:r w:rsidRPr="00570241">
        <w:rPr>
          <w:color w:val="2F5496" w:themeColor="accent1" w:themeShade="BF"/>
          <w:szCs w:val="22"/>
          <w:vertAlign w:val="subscript"/>
        </w:rPr>
        <w:t>cat</w:t>
      </w:r>
      <w:proofErr w:type="spellEnd"/>
      <w:r w:rsidRPr="00570241">
        <w:rPr>
          <w:color w:val="2F5496" w:themeColor="accent1" w:themeShade="BF"/>
          <w:szCs w:val="22"/>
        </w:rPr>
        <w:t xml:space="preserve"> values </w:t>
      </w:r>
      <w:r w:rsidR="00FA71C0" w:rsidRPr="00570241">
        <w:rPr>
          <w:color w:val="2F5496" w:themeColor="accent1" w:themeShade="BF"/>
          <w:szCs w:val="22"/>
        </w:rPr>
        <w:t>c</w:t>
      </w:r>
      <w:r w:rsidRPr="00570241">
        <w:rPr>
          <w:color w:val="2F5496" w:themeColor="accent1" w:themeShade="BF"/>
          <w:szCs w:val="22"/>
        </w:rPr>
        <w:t xml:space="preserve">ompared to the </w:t>
      </w:r>
      <w:r w:rsidRPr="00570241">
        <w:rPr>
          <w:i/>
          <w:iCs/>
          <w:color w:val="2F5496" w:themeColor="accent1" w:themeShade="BF"/>
          <w:szCs w:val="22"/>
        </w:rPr>
        <w:t>in vitro</w:t>
      </w:r>
      <w:r w:rsidRPr="00570241">
        <w:rPr>
          <w:color w:val="2F5496" w:themeColor="accent1" w:themeShade="BF"/>
          <w:szCs w:val="22"/>
        </w:rPr>
        <w:t xml:space="preserve"> measured values of other small GTPases and their GAPs and GEFs</w:t>
      </w:r>
      <w:r w:rsidR="00392BDF" w:rsidRPr="00570241">
        <w:rPr>
          <w:color w:val="2F5496" w:themeColor="accent1" w:themeShade="BF"/>
          <w:szCs w:val="22"/>
        </w:rPr>
        <w:t>,</w:t>
      </w:r>
      <w:r w:rsidRPr="00570241">
        <w:rPr>
          <w:color w:val="2F5496" w:themeColor="accent1" w:themeShade="BF"/>
          <w:szCs w:val="22"/>
        </w:rPr>
        <w:t xml:space="preserve"> </w:t>
      </w:r>
      <w:r w:rsidR="00392BDF" w:rsidRPr="00570241">
        <w:rPr>
          <w:color w:val="2F5496" w:themeColor="accent1" w:themeShade="BF"/>
          <w:szCs w:val="22"/>
        </w:rPr>
        <w:t xml:space="preserve">in addition to </w:t>
      </w:r>
      <w:r w:rsidRPr="00570241">
        <w:rPr>
          <w:color w:val="2F5496" w:themeColor="accent1" w:themeShade="BF"/>
          <w:szCs w:val="22"/>
        </w:rPr>
        <w:t xml:space="preserve">the relatively weak biochemical effects of mutations that are viable in </w:t>
      </w:r>
      <w:r w:rsidR="00D318D3" w:rsidRPr="00570241">
        <w:rPr>
          <w:i/>
          <w:color w:val="2F5496" w:themeColor="accent1" w:themeShade="BF"/>
          <w:szCs w:val="22"/>
        </w:rPr>
        <w:t>S. cerevisiae</w:t>
      </w:r>
      <w:r w:rsidRPr="00570241">
        <w:rPr>
          <w:color w:val="2F5496" w:themeColor="accent1" w:themeShade="BF"/>
          <w:szCs w:val="22"/>
        </w:rPr>
        <w:t>. For the GEF assay we obtain</w:t>
      </w:r>
      <w:r w:rsidR="00ED4A90" w:rsidRPr="00570241">
        <w:rPr>
          <w:color w:val="2F5496" w:themeColor="accent1" w:themeShade="BF"/>
          <w:szCs w:val="22"/>
        </w:rPr>
        <w:t>ed</w:t>
      </w:r>
      <w:r w:rsidRPr="00570241">
        <w:rPr>
          <w:color w:val="2F5496" w:themeColor="accent1" w:themeShade="BF"/>
          <w:szCs w:val="22"/>
        </w:rPr>
        <w:t xml:space="preserve"> reproducible measurements between biological replicates by measuring the decrease in tryptophan fluorescence due to tryptophan to </w:t>
      </w:r>
      <w:proofErr w:type="spellStart"/>
      <w:r w:rsidRPr="00570241">
        <w:rPr>
          <w:color w:val="2F5496" w:themeColor="accent1" w:themeShade="BF"/>
          <w:szCs w:val="22"/>
        </w:rPr>
        <w:t>mant</w:t>
      </w:r>
      <w:proofErr w:type="spellEnd"/>
      <w:r w:rsidRPr="00570241">
        <w:rPr>
          <w:color w:val="2F5496" w:themeColor="accent1" w:themeShade="BF"/>
          <w:szCs w:val="22"/>
        </w:rPr>
        <w:t xml:space="preserve">-group FRET after GEF-mediated exchange (as described in </w:t>
      </w:r>
      <w:proofErr w:type="spellStart"/>
      <w:r w:rsidRPr="00570241">
        <w:rPr>
          <w:color w:val="2F5496" w:themeColor="accent1" w:themeShade="BF"/>
          <w:szCs w:val="22"/>
        </w:rPr>
        <w:t>Klebe</w:t>
      </w:r>
      <w:proofErr w:type="spellEnd"/>
      <w:r w:rsidRPr="00570241">
        <w:rPr>
          <w:color w:val="2F5496" w:themeColor="accent1" w:themeShade="BF"/>
          <w:szCs w:val="22"/>
        </w:rPr>
        <w:t xml:space="preserve"> </w:t>
      </w:r>
      <w:r w:rsidRPr="00570241">
        <w:rPr>
          <w:i/>
          <w:iCs/>
          <w:color w:val="2F5496" w:themeColor="accent1" w:themeShade="BF"/>
          <w:szCs w:val="22"/>
        </w:rPr>
        <w:t>et al</w:t>
      </w:r>
      <w:r w:rsidRPr="00570241">
        <w:rPr>
          <w:color w:val="2F5496" w:themeColor="accent1" w:themeShade="BF"/>
          <w:szCs w:val="22"/>
        </w:rPr>
        <w:t>. Biochemistry, 1995a).</w:t>
      </w:r>
      <w:r w:rsidR="009E079D" w:rsidRPr="00570241">
        <w:rPr>
          <w:color w:val="2F5496" w:themeColor="accent1" w:themeShade="BF"/>
          <w:szCs w:val="22"/>
        </w:rPr>
        <w:t xml:space="preserve"> </w:t>
      </w:r>
      <w:r w:rsidR="00392BDF" w:rsidRPr="00570241">
        <w:rPr>
          <w:color w:val="2F5496" w:themeColor="accent1" w:themeShade="BF"/>
          <w:szCs w:val="22"/>
        </w:rPr>
        <w:t>I</w:t>
      </w:r>
      <w:r w:rsidRPr="00570241">
        <w:rPr>
          <w:color w:val="2F5496" w:themeColor="accent1" w:themeShade="BF"/>
          <w:szCs w:val="22"/>
        </w:rPr>
        <w:t xml:space="preserve">ntrinsic tryptophan fluorescence can in principle </w:t>
      </w:r>
      <w:r w:rsidR="00182F46" w:rsidRPr="00570241">
        <w:rPr>
          <w:color w:val="2F5496" w:themeColor="accent1" w:themeShade="BF"/>
          <w:szCs w:val="22"/>
        </w:rPr>
        <w:t xml:space="preserve">also </w:t>
      </w:r>
      <w:r w:rsidRPr="00570241">
        <w:rPr>
          <w:color w:val="2F5496" w:themeColor="accent1" w:themeShade="BF"/>
          <w:szCs w:val="22"/>
        </w:rPr>
        <w:t xml:space="preserve">be used to measure GTP hydrolysis, as was </w:t>
      </w:r>
      <w:r w:rsidR="000252E3" w:rsidRPr="00570241">
        <w:rPr>
          <w:color w:val="2F5496" w:themeColor="accent1" w:themeShade="BF"/>
          <w:szCs w:val="22"/>
        </w:rPr>
        <w:t xml:space="preserve">done </w:t>
      </w:r>
      <w:r w:rsidRPr="00570241">
        <w:rPr>
          <w:color w:val="2F5496" w:themeColor="accent1" w:themeShade="BF"/>
          <w:szCs w:val="22"/>
        </w:rPr>
        <w:t xml:space="preserve">initially by </w:t>
      </w:r>
      <w:proofErr w:type="spellStart"/>
      <w:r w:rsidRPr="00570241">
        <w:rPr>
          <w:color w:val="2F5496" w:themeColor="accent1" w:themeShade="BF"/>
          <w:szCs w:val="22"/>
        </w:rPr>
        <w:t>Klebe</w:t>
      </w:r>
      <w:proofErr w:type="spellEnd"/>
      <w:r w:rsidRPr="00570241">
        <w:rPr>
          <w:color w:val="2F5496" w:themeColor="accent1" w:themeShade="BF"/>
          <w:szCs w:val="22"/>
        </w:rPr>
        <w:t xml:space="preserve"> </w:t>
      </w:r>
      <w:r w:rsidRPr="00570241">
        <w:rPr>
          <w:i/>
          <w:iCs/>
          <w:color w:val="2F5496" w:themeColor="accent1" w:themeShade="BF"/>
          <w:szCs w:val="22"/>
        </w:rPr>
        <w:t>et al</w:t>
      </w:r>
      <w:r w:rsidRPr="00570241">
        <w:rPr>
          <w:color w:val="2F5496" w:themeColor="accent1" w:themeShade="BF"/>
          <w:szCs w:val="22"/>
        </w:rPr>
        <w:t>, Biochemistry, 1995a, but the small change of fluorescence (10%, compared to 40% upon t</w:t>
      </w:r>
      <w:r w:rsidR="00FB4179">
        <w:rPr>
          <w:color w:val="2F5496" w:themeColor="accent1" w:themeShade="BF"/>
          <w:szCs w:val="22"/>
        </w:rPr>
        <w:t>he</w:t>
      </w:r>
      <w:r w:rsidRPr="00570241">
        <w:rPr>
          <w:color w:val="2F5496" w:themeColor="accent1" w:themeShade="BF"/>
          <w:szCs w:val="22"/>
        </w:rPr>
        <w:t xml:space="preserve"> tryptophan to </w:t>
      </w:r>
      <w:proofErr w:type="spellStart"/>
      <w:r w:rsidRPr="00570241">
        <w:rPr>
          <w:color w:val="2F5496" w:themeColor="accent1" w:themeShade="BF"/>
          <w:szCs w:val="22"/>
        </w:rPr>
        <w:t>mant</w:t>
      </w:r>
      <w:proofErr w:type="spellEnd"/>
      <w:r w:rsidRPr="00570241">
        <w:rPr>
          <w:color w:val="2F5496" w:themeColor="accent1" w:themeShade="BF"/>
          <w:szCs w:val="22"/>
        </w:rPr>
        <w:t xml:space="preserve"> FRET) </w:t>
      </w:r>
      <w:r w:rsidR="00E0243F" w:rsidRPr="00570241">
        <w:rPr>
          <w:color w:val="2F5496" w:themeColor="accent1" w:themeShade="BF"/>
          <w:szCs w:val="22"/>
        </w:rPr>
        <w:t xml:space="preserve">was </w:t>
      </w:r>
      <w:r w:rsidRPr="00570241">
        <w:rPr>
          <w:color w:val="2F5496" w:themeColor="accent1" w:themeShade="BF"/>
          <w:szCs w:val="22"/>
        </w:rPr>
        <w:t>not compatible with a plate reader measuremen</w:t>
      </w:r>
      <w:r w:rsidR="00F4271A" w:rsidRPr="00570241">
        <w:rPr>
          <w:color w:val="2F5496" w:themeColor="accent1" w:themeShade="BF"/>
          <w:szCs w:val="22"/>
        </w:rPr>
        <w:t>t</w:t>
      </w:r>
      <w:r w:rsidR="00E1775A" w:rsidRPr="00570241">
        <w:rPr>
          <w:color w:val="2F5496" w:themeColor="accent1" w:themeShade="BF"/>
          <w:szCs w:val="22"/>
        </w:rPr>
        <w:t xml:space="preserve"> </w:t>
      </w:r>
      <w:r w:rsidR="00761BE0" w:rsidRPr="00570241">
        <w:rPr>
          <w:color w:val="2F5496" w:themeColor="accent1" w:themeShade="BF"/>
          <w:szCs w:val="22"/>
        </w:rPr>
        <w:t>that</w:t>
      </w:r>
      <w:r w:rsidR="00E1775A" w:rsidRPr="00570241">
        <w:rPr>
          <w:color w:val="2F5496" w:themeColor="accent1" w:themeShade="BF"/>
          <w:szCs w:val="22"/>
        </w:rPr>
        <w:t xml:space="preserve"> was </w:t>
      </w:r>
      <w:r w:rsidR="00305CA7" w:rsidRPr="00570241">
        <w:rPr>
          <w:color w:val="2F5496" w:themeColor="accent1" w:themeShade="BF"/>
          <w:szCs w:val="22"/>
        </w:rPr>
        <w:t>desirable</w:t>
      </w:r>
      <w:r w:rsidRPr="00570241">
        <w:rPr>
          <w:color w:val="2F5496" w:themeColor="accent1" w:themeShade="BF"/>
          <w:szCs w:val="22"/>
        </w:rPr>
        <w:t xml:space="preserve"> for our relatively large number of samples. For that reason, we decided to use a more recen</w:t>
      </w:r>
      <w:r w:rsidR="00917A2E">
        <w:rPr>
          <w:color w:val="2F5496" w:themeColor="accent1" w:themeShade="BF"/>
          <w:szCs w:val="22"/>
        </w:rPr>
        <w:t>t</w:t>
      </w:r>
      <w:r w:rsidRPr="00570241">
        <w:rPr>
          <w:color w:val="2F5496" w:themeColor="accent1" w:themeShade="BF"/>
          <w:szCs w:val="22"/>
        </w:rPr>
        <w:t xml:space="preserve"> established protocol that uses a phosphate sensor (Mishra and Lambright, 2015), shown to work for GAP hydrolysis measurements for RAB GTPases, as well as more recently for R</w:t>
      </w:r>
      <w:r w:rsidR="00EE308F">
        <w:rPr>
          <w:color w:val="2F5496" w:themeColor="accent1" w:themeShade="BF"/>
          <w:szCs w:val="22"/>
        </w:rPr>
        <w:t>as</w:t>
      </w:r>
      <w:r w:rsidRPr="00570241">
        <w:rPr>
          <w:color w:val="2F5496" w:themeColor="accent1" w:themeShade="BF"/>
          <w:szCs w:val="22"/>
        </w:rPr>
        <w:t xml:space="preserve"> </w:t>
      </w:r>
      <w:r w:rsidR="005D70BE" w:rsidRPr="00570241">
        <w:rPr>
          <w:color w:val="2F5496" w:themeColor="accent1" w:themeShade="BF"/>
          <w:szCs w:val="22"/>
        </w:rPr>
        <w:t>(</w:t>
      </w:r>
      <w:proofErr w:type="spellStart"/>
      <w:r w:rsidRPr="00570241">
        <w:rPr>
          <w:color w:val="2F5496" w:themeColor="accent1" w:themeShade="BF"/>
          <w:szCs w:val="22"/>
        </w:rPr>
        <w:t>Bandaru</w:t>
      </w:r>
      <w:proofErr w:type="spellEnd"/>
      <w:r w:rsidRPr="00570241">
        <w:rPr>
          <w:color w:val="2F5496" w:themeColor="accent1" w:themeShade="BF"/>
          <w:szCs w:val="22"/>
        </w:rPr>
        <w:t xml:space="preserve"> </w:t>
      </w:r>
      <w:r w:rsidRPr="00570241">
        <w:rPr>
          <w:i/>
          <w:iCs/>
          <w:color w:val="2F5496" w:themeColor="accent1" w:themeShade="BF"/>
          <w:szCs w:val="22"/>
        </w:rPr>
        <w:t>et al</w:t>
      </w:r>
      <w:r w:rsidRPr="00570241">
        <w:rPr>
          <w:color w:val="2F5496" w:themeColor="accent1" w:themeShade="BF"/>
          <w:szCs w:val="22"/>
        </w:rPr>
        <w:t>, 2017</w:t>
      </w:r>
      <w:r w:rsidR="005D70BE" w:rsidRPr="00570241">
        <w:rPr>
          <w:color w:val="2F5496" w:themeColor="accent1" w:themeShade="BF"/>
          <w:szCs w:val="22"/>
        </w:rPr>
        <w:t>)</w:t>
      </w:r>
      <w:r w:rsidRPr="00570241">
        <w:rPr>
          <w:color w:val="2F5496" w:themeColor="accent1" w:themeShade="BF"/>
          <w:szCs w:val="22"/>
        </w:rPr>
        <w:t xml:space="preserve">. </w:t>
      </w:r>
    </w:p>
    <w:p w14:paraId="28A63E2E" w14:textId="02A73360" w:rsidR="00544FFB" w:rsidRPr="00570241" w:rsidRDefault="003321AD" w:rsidP="003321AD">
      <w:pPr>
        <w:spacing w:line="288" w:lineRule="auto"/>
        <w:rPr>
          <w:color w:val="2F5496" w:themeColor="accent1" w:themeShade="BF"/>
          <w:szCs w:val="22"/>
        </w:rPr>
      </w:pPr>
      <w:r w:rsidRPr="00570241">
        <w:rPr>
          <w:color w:val="2F5496" w:themeColor="accent1" w:themeShade="BF"/>
          <w:szCs w:val="22"/>
        </w:rPr>
        <w:t xml:space="preserve">We </w:t>
      </w:r>
      <w:r w:rsidR="000D0759" w:rsidRPr="00570241">
        <w:rPr>
          <w:color w:val="2F5496" w:themeColor="accent1" w:themeShade="BF"/>
          <w:szCs w:val="22"/>
        </w:rPr>
        <w:t xml:space="preserve">first </w:t>
      </w:r>
      <w:r w:rsidRPr="00570241">
        <w:rPr>
          <w:color w:val="2F5496" w:themeColor="accent1" w:themeShade="BF"/>
          <w:szCs w:val="22"/>
        </w:rPr>
        <w:t xml:space="preserve">confirmed for wild-type Gsp1 that the values of kinetic parameters we obtained using a phosphate sensor were similar to those estimated by </w:t>
      </w:r>
      <w:proofErr w:type="spellStart"/>
      <w:r w:rsidRPr="00570241">
        <w:rPr>
          <w:color w:val="2F5496" w:themeColor="accent1" w:themeShade="BF"/>
          <w:szCs w:val="22"/>
        </w:rPr>
        <w:t>Klebe</w:t>
      </w:r>
      <w:proofErr w:type="spellEnd"/>
      <w:r w:rsidRPr="00570241">
        <w:rPr>
          <w:color w:val="2F5496" w:themeColor="accent1" w:themeShade="BF"/>
          <w:szCs w:val="22"/>
        </w:rPr>
        <w:t xml:space="preserve"> </w:t>
      </w:r>
      <w:r w:rsidRPr="00570241">
        <w:rPr>
          <w:i/>
          <w:iCs/>
          <w:color w:val="2F5496" w:themeColor="accent1" w:themeShade="BF"/>
          <w:szCs w:val="22"/>
        </w:rPr>
        <w:t>et al</w:t>
      </w:r>
      <w:r w:rsidRPr="00570241">
        <w:rPr>
          <w:color w:val="2F5496" w:themeColor="accent1" w:themeShade="BF"/>
          <w:szCs w:val="22"/>
        </w:rPr>
        <w:t xml:space="preserve"> using intrinsic tryptophan fluorescence</w:t>
      </w:r>
      <w:r w:rsidR="00392BDF" w:rsidRPr="00570241">
        <w:rPr>
          <w:color w:val="2F5496" w:themeColor="accent1" w:themeShade="BF"/>
          <w:szCs w:val="22"/>
        </w:rPr>
        <w:t>,</w:t>
      </w:r>
      <w:r w:rsidR="0077776B" w:rsidRPr="00570241">
        <w:rPr>
          <w:color w:val="2F5496" w:themeColor="accent1" w:themeShade="BF"/>
          <w:szCs w:val="22"/>
        </w:rPr>
        <w:t xml:space="preserve"> and we </w:t>
      </w:r>
      <w:r w:rsidR="00392BDF" w:rsidRPr="00570241">
        <w:rPr>
          <w:color w:val="2F5496" w:themeColor="accent1" w:themeShade="BF"/>
          <w:szCs w:val="22"/>
        </w:rPr>
        <w:t xml:space="preserve">now </w:t>
      </w:r>
      <w:r w:rsidR="0077776B" w:rsidRPr="00570241">
        <w:rPr>
          <w:color w:val="2F5496" w:themeColor="accent1" w:themeShade="BF"/>
          <w:szCs w:val="22"/>
        </w:rPr>
        <w:t>state that in the Methods section:</w:t>
      </w:r>
      <w:r w:rsidRPr="00570241">
        <w:rPr>
          <w:color w:val="2F5496" w:themeColor="accent1" w:themeShade="BF"/>
          <w:szCs w:val="22"/>
        </w:rPr>
        <w:t xml:space="preserve"> </w:t>
      </w:r>
    </w:p>
    <w:p w14:paraId="46F9F077" w14:textId="500AF401" w:rsidR="00544FFB" w:rsidRPr="00AA4B5E" w:rsidRDefault="005579F3" w:rsidP="003321AD">
      <w:pPr>
        <w:spacing w:line="288" w:lineRule="auto"/>
        <w:rPr>
          <w:color w:val="FF0000"/>
          <w:szCs w:val="22"/>
        </w:rPr>
      </w:pPr>
      <w:r>
        <w:rPr>
          <w:color w:val="FF0000"/>
          <w:szCs w:val="22"/>
        </w:rPr>
        <w:t>“</w:t>
      </w:r>
      <w:r w:rsidR="00544FFB" w:rsidRPr="00AA4B5E">
        <w:rPr>
          <w:color w:val="FF0000"/>
          <w:szCs w:val="22"/>
        </w:rPr>
        <w:t>We confirm</w:t>
      </w:r>
      <w:r w:rsidR="00007407" w:rsidRPr="00AA4B5E">
        <w:rPr>
          <w:color w:val="FF0000"/>
          <w:szCs w:val="22"/>
        </w:rPr>
        <w:t>ed</w:t>
      </w:r>
      <w:r w:rsidR="00544FFB" w:rsidRPr="00AA4B5E">
        <w:rPr>
          <w:color w:val="FF0000"/>
          <w:szCs w:val="22"/>
        </w:rPr>
        <w:t xml:space="preserve"> that the kinetic value parameters we obtained for wild-type Gsp1 using the phosphate sensor and integrated Michaelis-Menten equation were similar to those estimated using intrinsic tryptophan fluorescence (</w:t>
      </w:r>
      <w:proofErr w:type="spellStart"/>
      <w:r w:rsidR="00544FFB" w:rsidRPr="00AA4B5E">
        <w:rPr>
          <w:color w:val="FF0000"/>
          <w:szCs w:val="22"/>
        </w:rPr>
        <w:t>Klebe</w:t>
      </w:r>
      <w:proofErr w:type="spellEnd"/>
      <w:r w:rsidR="00544FFB" w:rsidRPr="00AA4B5E">
        <w:rPr>
          <w:color w:val="FF0000"/>
          <w:szCs w:val="22"/>
        </w:rPr>
        <w:t>, 1995). Their values were a K</w:t>
      </w:r>
      <w:r w:rsidR="00544FFB" w:rsidRPr="00AA4B5E">
        <w:rPr>
          <w:color w:val="FF0000"/>
          <w:szCs w:val="22"/>
          <w:vertAlign w:val="subscript"/>
        </w:rPr>
        <w:t>m</w:t>
      </w:r>
      <w:r w:rsidR="00544FFB" w:rsidRPr="00AA4B5E">
        <w:rPr>
          <w:color w:val="FF0000"/>
          <w:szCs w:val="22"/>
        </w:rPr>
        <w:t xml:space="preserve"> of 0.45 </w:t>
      </w:r>
      <w:r w:rsidR="00544FFB" w:rsidRPr="00AA4B5E">
        <w:rPr>
          <w:color w:val="FF0000"/>
          <w:szCs w:val="22"/>
          <w:lang w:val="el-GR"/>
        </w:rPr>
        <w:t>μ</w:t>
      </w:r>
      <w:r w:rsidR="00544FFB" w:rsidRPr="00AA4B5E">
        <w:rPr>
          <w:color w:val="FF0000"/>
          <w:szCs w:val="22"/>
        </w:rPr>
        <w:t xml:space="preserve">M and </w:t>
      </w:r>
      <w:proofErr w:type="spellStart"/>
      <w:r w:rsidR="00544FFB" w:rsidRPr="00AA4B5E">
        <w:rPr>
          <w:color w:val="FF0000"/>
          <w:szCs w:val="22"/>
        </w:rPr>
        <w:t>k</w:t>
      </w:r>
      <w:r w:rsidR="00544FFB" w:rsidRPr="00AA4B5E">
        <w:rPr>
          <w:color w:val="FF0000"/>
          <w:szCs w:val="22"/>
          <w:vertAlign w:val="subscript"/>
        </w:rPr>
        <w:t>cat</w:t>
      </w:r>
      <w:proofErr w:type="spellEnd"/>
      <w:r w:rsidR="00544FFB" w:rsidRPr="00AA4B5E">
        <w:rPr>
          <w:color w:val="FF0000"/>
          <w:szCs w:val="22"/>
        </w:rPr>
        <w:t xml:space="preserve"> of 2.1 s</w:t>
      </w:r>
      <w:r w:rsidR="00544FFB" w:rsidRPr="00AA4B5E">
        <w:rPr>
          <w:color w:val="FF0000"/>
          <w:szCs w:val="22"/>
          <w:vertAlign w:val="superscript"/>
        </w:rPr>
        <w:t>-1</w:t>
      </w:r>
      <w:r w:rsidR="00544FFB" w:rsidRPr="00AA4B5E">
        <w:rPr>
          <w:color w:val="FF0000"/>
          <w:szCs w:val="22"/>
        </w:rPr>
        <w:t xml:space="preserve"> at 25˚C for mammalian </w:t>
      </w:r>
      <w:r w:rsidR="00D53EE9">
        <w:rPr>
          <w:color w:val="FF0000"/>
          <w:szCs w:val="22"/>
        </w:rPr>
        <w:t>Ran</w:t>
      </w:r>
      <w:r w:rsidR="00D53EE9" w:rsidRPr="00AA4B5E">
        <w:rPr>
          <w:color w:val="FF0000"/>
          <w:szCs w:val="22"/>
        </w:rPr>
        <w:t xml:space="preserve"> </w:t>
      </w:r>
      <w:r w:rsidR="00544FFB" w:rsidRPr="00AA4B5E">
        <w:rPr>
          <w:color w:val="FF0000"/>
          <w:szCs w:val="22"/>
        </w:rPr>
        <w:t xml:space="preserve">hydrolysis activated by </w:t>
      </w:r>
      <w:r w:rsidR="00544FFB" w:rsidRPr="00AA4B5E">
        <w:rPr>
          <w:i/>
          <w:iCs/>
          <w:color w:val="FF0000"/>
          <w:szCs w:val="22"/>
        </w:rPr>
        <w:t>S. pombe</w:t>
      </w:r>
      <w:r w:rsidR="00544FFB" w:rsidRPr="00AA4B5E">
        <w:rPr>
          <w:color w:val="FF0000"/>
          <w:szCs w:val="22"/>
        </w:rPr>
        <w:t xml:space="preserve"> GAP</w:t>
      </w:r>
      <w:r w:rsidR="00544FFB" w:rsidRPr="00AA4B5E">
        <w:rPr>
          <w:color w:val="FF0000"/>
          <w:szCs w:val="22"/>
          <w:lang w:val="en-GB"/>
        </w:rPr>
        <w:t xml:space="preserve">, while our values </w:t>
      </w:r>
      <w:r w:rsidR="00544FFB" w:rsidRPr="00AA4B5E">
        <w:rPr>
          <w:color w:val="FF0000"/>
          <w:szCs w:val="22"/>
        </w:rPr>
        <w:t xml:space="preserve">for wild type </w:t>
      </w:r>
      <w:r w:rsidR="00544FFB" w:rsidRPr="00AA4B5E">
        <w:rPr>
          <w:i/>
          <w:iCs/>
          <w:color w:val="FF0000"/>
          <w:szCs w:val="22"/>
        </w:rPr>
        <w:t>S. cerevisiae</w:t>
      </w:r>
      <w:r w:rsidR="00544FFB" w:rsidRPr="00AA4B5E">
        <w:rPr>
          <w:color w:val="FF0000"/>
          <w:szCs w:val="22"/>
        </w:rPr>
        <w:t xml:space="preserve"> Gsp1 and </w:t>
      </w:r>
      <w:r w:rsidR="00544FFB" w:rsidRPr="00AA4B5E">
        <w:rPr>
          <w:i/>
          <w:iCs/>
          <w:color w:val="FF0000"/>
          <w:szCs w:val="22"/>
        </w:rPr>
        <w:t>S. pombe</w:t>
      </w:r>
      <w:r w:rsidR="00544FFB" w:rsidRPr="00AA4B5E">
        <w:rPr>
          <w:color w:val="FF0000"/>
          <w:szCs w:val="22"/>
        </w:rPr>
        <w:t xml:space="preserve"> GAP at 30˚C are K</w:t>
      </w:r>
      <w:r w:rsidR="00544FFB" w:rsidRPr="00AA4B5E">
        <w:rPr>
          <w:color w:val="FF0000"/>
          <w:szCs w:val="22"/>
          <w:vertAlign w:val="subscript"/>
        </w:rPr>
        <w:t>m</w:t>
      </w:r>
      <w:r w:rsidR="00544FFB" w:rsidRPr="00AA4B5E">
        <w:rPr>
          <w:color w:val="FF0000"/>
          <w:szCs w:val="22"/>
        </w:rPr>
        <w:t xml:space="preserve"> of 0.38 </w:t>
      </w:r>
      <w:r w:rsidR="00544FFB" w:rsidRPr="00AA4B5E">
        <w:rPr>
          <w:color w:val="FF0000"/>
          <w:szCs w:val="22"/>
          <w:lang w:val="el-GR"/>
        </w:rPr>
        <w:t>μ</w:t>
      </w:r>
      <w:r w:rsidR="00544FFB" w:rsidRPr="00AA4B5E">
        <w:rPr>
          <w:color w:val="FF0000"/>
          <w:szCs w:val="22"/>
        </w:rPr>
        <w:t xml:space="preserve">M and </w:t>
      </w:r>
      <w:proofErr w:type="spellStart"/>
      <w:r w:rsidR="00544FFB" w:rsidRPr="00AA4B5E">
        <w:rPr>
          <w:color w:val="FF0000"/>
          <w:szCs w:val="22"/>
        </w:rPr>
        <w:t>k</w:t>
      </w:r>
      <w:r w:rsidR="00544FFB" w:rsidRPr="00AA4B5E">
        <w:rPr>
          <w:color w:val="FF0000"/>
          <w:szCs w:val="22"/>
          <w:vertAlign w:val="subscript"/>
        </w:rPr>
        <w:t>cat</w:t>
      </w:r>
      <w:proofErr w:type="spellEnd"/>
      <w:r w:rsidR="00544FFB" w:rsidRPr="00AA4B5E">
        <w:rPr>
          <w:color w:val="FF0000"/>
          <w:szCs w:val="22"/>
        </w:rPr>
        <w:t xml:space="preserve"> of 9.2 s</w:t>
      </w:r>
      <w:r w:rsidR="00544FFB" w:rsidRPr="00AA4B5E">
        <w:rPr>
          <w:color w:val="FF0000"/>
          <w:szCs w:val="22"/>
          <w:vertAlign w:val="superscript"/>
        </w:rPr>
        <w:t>-1</w:t>
      </w:r>
      <w:r w:rsidR="00544FFB" w:rsidRPr="00AA4B5E">
        <w:rPr>
          <w:color w:val="FF0000"/>
          <w:szCs w:val="22"/>
        </w:rPr>
        <w:t>.</w:t>
      </w:r>
      <w:r>
        <w:rPr>
          <w:color w:val="FF0000"/>
          <w:szCs w:val="22"/>
        </w:rPr>
        <w:t>”</w:t>
      </w:r>
    </w:p>
    <w:p w14:paraId="4496846F" w14:textId="32478579" w:rsidR="000E1529" w:rsidRPr="00570241" w:rsidRDefault="003321AD" w:rsidP="003321AD">
      <w:pPr>
        <w:spacing w:line="288" w:lineRule="auto"/>
        <w:rPr>
          <w:color w:val="2F5496" w:themeColor="accent1" w:themeShade="BF"/>
          <w:szCs w:val="22"/>
        </w:rPr>
      </w:pPr>
      <w:r w:rsidRPr="00570241">
        <w:rPr>
          <w:color w:val="2F5496" w:themeColor="accent1" w:themeShade="BF"/>
          <w:szCs w:val="22"/>
        </w:rPr>
        <w:t>For the GEF-mediated exchange reaction, the K</w:t>
      </w:r>
      <w:r w:rsidRPr="00570241">
        <w:rPr>
          <w:color w:val="2F5496" w:themeColor="accent1" w:themeShade="BF"/>
          <w:szCs w:val="22"/>
          <w:vertAlign w:val="subscript"/>
        </w:rPr>
        <w:t>m</w:t>
      </w:r>
      <w:r w:rsidRPr="00570241">
        <w:rPr>
          <w:color w:val="2F5496" w:themeColor="accent1" w:themeShade="BF"/>
          <w:szCs w:val="22"/>
        </w:rPr>
        <w:t xml:space="preserve"> values were high enough for us to obtain the K</w:t>
      </w:r>
      <w:r w:rsidRPr="00570241">
        <w:rPr>
          <w:color w:val="2F5496" w:themeColor="accent1" w:themeShade="BF"/>
          <w:szCs w:val="22"/>
          <w:vertAlign w:val="subscript"/>
        </w:rPr>
        <w:t>m</w:t>
      </w:r>
      <w:r w:rsidRPr="00570241">
        <w:rPr>
          <w:color w:val="2F5496" w:themeColor="accent1" w:themeShade="BF"/>
          <w:szCs w:val="22"/>
        </w:rPr>
        <w:t xml:space="preserve"> and </w:t>
      </w:r>
      <w:proofErr w:type="spellStart"/>
      <w:r w:rsidRPr="00570241">
        <w:rPr>
          <w:color w:val="2F5496" w:themeColor="accent1" w:themeShade="BF"/>
          <w:szCs w:val="22"/>
        </w:rPr>
        <w:t>k</w:t>
      </w:r>
      <w:r w:rsidRPr="00570241">
        <w:rPr>
          <w:color w:val="2F5496" w:themeColor="accent1" w:themeShade="BF"/>
          <w:szCs w:val="22"/>
          <w:vertAlign w:val="subscript"/>
        </w:rPr>
        <w:t>cat</w:t>
      </w:r>
      <w:proofErr w:type="spellEnd"/>
      <w:r w:rsidRPr="00570241">
        <w:rPr>
          <w:color w:val="2F5496" w:themeColor="accent1" w:themeShade="BF"/>
          <w:szCs w:val="22"/>
        </w:rPr>
        <w:t xml:space="preserve"> by fitting the data for a range of Gsp1 concentrations to the standard exponential form of the Michaelis-Menten equation. However, as the K</w:t>
      </w:r>
      <w:r w:rsidRPr="00570241">
        <w:rPr>
          <w:color w:val="2F5496" w:themeColor="accent1" w:themeShade="BF"/>
          <w:szCs w:val="22"/>
          <w:vertAlign w:val="subscript"/>
        </w:rPr>
        <w:t>m</w:t>
      </w:r>
      <w:r w:rsidRPr="00570241">
        <w:rPr>
          <w:color w:val="2F5496" w:themeColor="accent1" w:themeShade="BF"/>
          <w:szCs w:val="22"/>
        </w:rPr>
        <w:t xml:space="preserve"> for the GAP-mediated hydrolysis for many of the Gsp1 variants was rather low (0.1-0.4 </w:t>
      </w:r>
      <w:r w:rsidRPr="00570241">
        <w:rPr>
          <w:color w:val="2F5496" w:themeColor="accent1" w:themeShade="BF"/>
          <w:szCs w:val="22"/>
          <w:lang w:val="el-GR"/>
        </w:rPr>
        <w:t>μ</w:t>
      </w:r>
      <w:r w:rsidRPr="00570241">
        <w:rPr>
          <w:color w:val="2F5496" w:themeColor="accent1" w:themeShade="BF"/>
          <w:szCs w:val="22"/>
        </w:rPr>
        <w:t>M), obtain</w:t>
      </w:r>
      <w:r w:rsidR="005D70BE" w:rsidRPr="00570241">
        <w:rPr>
          <w:color w:val="2F5496" w:themeColor="accent1" w:themeShade="BF"/>
          <w:szCs w:val="22"/>
        </w:rPr>
        <w:t>ing</w:t>
      </w:r>
      <w:r w:rsidRPr="00570241">
        <w:rPr>
          <w:color w:val="2F5496" w:themeColor="accent1" w:themeShade="BF"/>
          <w:szCs w:val="22"/>
        </w:rPr>
        <w:t xml:space="preserve"> the </w:t>
      </w:r>
      <w:proofErr w:type="spellStart"/>
      <w:r w:rsidRPr="00570241">
        <w:rPr>
          <w:color w:val="2F5496" w:themeColor="accent1" w:themeShade="BF"/>
          <w:szCs w:val="22"/>
        </w:rPr>
        <w:t>k</w:t>
      </w:r>
      <w:r w:rsidRPr="00570241">
        <w:rPr>
          <w:color w:val="2F5496" w:themeColor="accent1" w:themeShade="BF"/>
          <w:szCs w:val="22"/>
          <w:vertAlign w:val="subscript"/>
        </w:rPr>
        <w:t>cat</w:t>
      </w:r>
      <w:proofErr w:type="spellEnd"/>
      <w:r w:rsidRPr="00570241">
        <w:rPr>
          <w:color w:val="2F5496" w:themeColor="accent1" w:themeShade="BF"/>
          <w:szCs w:val="22"/>
        </w:rPr>
        <w:t xml:space="preserve"> and the K</w:t>
      </w:r>
      <w:r w:rsidRPr="00570241">
        <w:rPr>
          <w:color w:val="2F5496" w:themeColor="accent1" w:themeShade="BF"/>
          <w:szCs w:val="22"/>
          <w:vertAlign w:val="subscript"/>
        </w:rPr>
        <w:t>m</w:t>
      </w:r>
      <w:r w:rsidRPr="00570241">
        <w:rPr>
          <w:color w:val="2F5496" w:themeColor="accent1" w:themeShade="BF"/>
          <w:szCs w:val="22"/>
        </w:rPr>
        <w:t xml:space="preserve"> </w:t>
      </w:r>
      <w:r w:rsidR="005D70BE" w:rsidRPr="00570241">
        <w:rPr>
          <w:color w:val="2F5496" w:themeColor="accent1" w:themeShade="BF"/>
          <w:szCs w:val="22"/>
        </w:rPr>
        <w:t xml:space="preserve">by </w:t>
      </w:r>
      <w:r w:rsidRPr="00570241">
        <w:rPr>
          <w:color w:val="2F5496" w:themeColor="accent1" w:themeShade="BF"/>
          <w:szCs w:val="22"/>
        </w:rPr>
        <w:t xml:space="preserve">fitting the data for a range of Gsp1:GTP concentrations would </w:t>
      </w:r>
      <w:r w:rsidR="00BE399B" w:rsidRPr="00570241">
        <w:rPr>
          <w:color w:val="2F5496" w:themeColor="accent1" w:themeShade="BF"/>
          <w:szCs w:val="22"/>
        </w:rPr>
        <w:t xml:space="preserve">have </w:t>
      </w:r>
      <w:r w:rsidRPr="00570241">
        <w:rPr>
          <w:color w:val="2F5496" w:themeColor="accent1" w:themeShade="BF"/>
          <w:szCs w:val="22"/>
        </w:rPr>
        <w:t>require</w:t>
      </w:r>
      <w:r w:rsidR="00BE399B" w:rsidRPr="00570241">
        <w:rPr>
          <w:color w:val="2F5496" w:themeColor="accent1" w:themeShade="BF"/>
          <w:szCs w:val="22"/>
        </w:rPr>
        <w:t>d</w:t>
      </w:r>
      <w:r w:rsidRPr="00570241">
        <w:rPr>
          <w:color w:val="2F5496" w:themeColor="accent1" w:themeShade="BF"/>
          <w:szCs w:val="22"/>
        </w:rPr>
        <w:t xml:space="preserve"> measuring GTP hydrolysis at Gsp1:GTP concentrations of &lt;50 </w:t>
      </w:r>
      <w:proofErr w:type="spellStart"/>
      <w:r w:rsidRPr="00570241">
        <w:rPr>
          <w:color w:val="2F5496" w:themeColor="accent1" w:themeShade="BF"/>
          <w:szCs w:val="22"/>
        </w:rPr>
        <w:t>nM</w:t>
      </w:r>
      <w:proofErr w:type="spellEnd"/>
      <w:r w:rsidRPr="00570241">
        <w:rPr>
          <w:color w:val="2F5496" w:themeColor="accent1" w:themeShade="BF"/>
          <w:szCs w:val="22"/>
          <w:lang w:val="en-GB"/>
        </w:rPr>
        <w:t xml:space="preserve">, </w:t>
      </w:r>
      <w:r w:rsidRPr="00570241">
        <w:rPr>
          <w:color w:val="2F5496" w:themeColor="accent1" w:themeShade="BF"/>
          <w:szCs w:val="22"/>
        </w:rPr>
        <w:t>which is too low for a reliable measurement of fluorescence signal increase by the phosphate sensor.</w:t>
      </w:r>
      <w:r w:rsidR="000E1529" w:rsidRPr="00570241">
        <w:rPr>
          <w:color w:val="2F5496" w:themeColor="accent1" w:themeShade="BF"/>
          <w:szCs w:val="22"/>
        </w:rPr>
        <w:t xml:space="preserve"> We </w:t>
      </w:r>
      <w:r w:rsidR="003B0FE5" w:rsidRPr="00570241">
        <w:rPr>
          <w:color w:val="2F5496" w:themeColor="accent1" w:themeShade="BF"/>
          <w:szCs w:val="22"/>
        </w:rPr>
        <w:t xml:space="preserve">now </w:t>
      </w:r>
      <w:r w:rsidR="000E1529" w:rsidRPr="00570241">
        <w:rPr>
          <w:color w:val="2F5496" w:themeColor="accent1" w:themeShade="BF"/>
          <w:szCs w:val="22"/>
        </w:rPr>
        <w:t xml:space="preserve">explain that in the </w:t>
      </w:r>
      <w:r w:rsidR="000E1529" w:rsidRPr="00570241">
        <w:rPr>
          <w:b/>
          <w:color w:val="2F5496" w:themeColor="accent1" w:themeShade="BF"/>
          <w:szCs w:val="22"/>
        </w:rPr>
        <w:t>Methods</w:t>
      </w:r>
      <w:r w:rsidR="000E1529" w:rsidRPr="00570241">
        <w:rPr>
          <w:color w:val="2F5496" w:themeColor="accent1" w:themeShade="BF"/>
          <w:szCs w:val="22"/>
        </w:rPr>
        <w:t xml:space="preserve"> section: </w:t>
      </w:r>
    </w:p>
    <w:p w14:paraId="6C0B60E4" w14:textId="6E6ADE02" w:rsidR="000E1529" w:rsidRPr="00AA4B5E" w:rsidRDefault="005579F3" w:rsidP="003321AD">
      <w:pPr>
        <w:spacing w:line="288" w:lineRule="auto"/>
        <w:rPr>
          <w:color w:val="FF0000"/>
          <w:szCs w:val="22"/>
        </w:rPr>
      </w:pPr>
      <w:r>
        <w:rPr>
          <w:color w:val="FF0000"/>
        </w:rPr>
        <w:t>“</w:t>
      </w:r>
      <w:r w:rsidR="000E1529" w:rsidRPr="00AA4B5E">
        <w:rPr>
          <w:color w:val="FF0000"/>
        </w:rPr>
        <w:t>As the estimated K</w:t>
      </w:r>
      <w:r w:rsidR="000E1529" w:rsidRPr="00AA4B5E">
        <w:rPr>
          <w:color w:val="FF0000"/>
          <w:vertAlign w:val="subscript"/>
        </w:rPr>
        <w:t>m</w:t>
      </w:r>
      <w:r w:rsidR="000E1529" w:rsidRPr="00AA4B5E">
        <w:rPr>
          <w:color w:val="FF0000"/>
        </w:rPr>
        <w:t xml:space="preserve"> for the GAP-mediated hydrolysis for many of the Gsp1 variants was </w:t>
      </w:r>
      <w:r w:rsidR="00F912A1">
        <w:rPr>
          <w:color w:val="FF0000"/>
        </w:rPr>
        <w:t>low (</w:t>
      </w:r>
      <w:r w:rsidR="000E1529" w:rsidRPr="00AA4B5E">
        <w:rPr>
          <w:color w:val="FF0000"/>
        </w:rPr>
        <w:t xml:space="preserve">in the 0.1-0.4 </w:t>
      </w:r>
      <w:r w:rsidR="000E1529" w:rsidRPr="00AA4B5E">
        <w:rPr>
          <w:color w:val="FF0000"/>
          <w:lang w:val="el-GR"/>
        </w:rPr>
        <w:t>μ</w:t>
      </w:r>
      <w:r w:rsidR="000E1529" w:rsidRPr="00AA4B5E">
        <w:rPr>
          <w:color w:val="FF0000"/>
        </w:rPr>
        <w:t>M range</w:t>
      </w:r>
      <w:r w:rsidR="00F912A1">
        <w:rPr>
          <w:color w:val="FF0000"/>
        </w:rPr>
        <w:t xml:space="preserve">, </w:t>
      </w:r>
      <w:r w:rsidR="005D70B3">
        <w:rPr>
          <w:color w:val="FF0000"/>
        </w:rPr>
        <w:t>resulting in difficulties to reliably measure hydrolysis at low substrate concentrations</w:t>
      </w:r>
      <w:r w:rsidR="00011EFC">
        <w:rPr>
          <w:color w:val="FF0000"/>
        </w:rPr>
        <w:t>)</w:t>
      </w:r>
      <w:r w:rsidR="000E1529" w:rsidRPr="00AA4B5E">
        <w:rPr>
          <w:color w:val="FF0000"/>
        </w:rPr>
        <w:t>,</w:t>
      </w:r>
      <w:r w:rsidR="000E1529" w:rsidRPr="00AA4B5E">
        <w:rPr>
          <w:color w:val="FF0000"/>
          <w:lang w:val="en-GB"/>
        </w:rPr>
        <w:t xml:space="preserve"> </w:t>
      </w:r>
      <w:r w:rsidR="000E1529" w:rsidRPr="00AA4B5E">
        <w:rPr>
          <w:color w:val="FF0000"/>
        </w:rPr>
        <w:t>we sought to estimate the kinetic parameters (</w:t>
      </w:r>
      <w:proofErr w:type="spellStart"/>
      <w:r w:rsidR="000E1529" w:rsidRPr="00AA4B5E">
        <w:rPr>
          <w:color w:val="FF0000"/>
        </w:rPr>
        <w:t>k</w:t>
      </w:r>
      <w:r w:rsidR="000E1529" w:rsidRPr="00AA4B5E">
        <w:rPr>
          <w:color w:val="FF0000"/>
          <w:vertAlign w:val="subscript"/>
        </w:rPr>
        <w:t>cat</w:t>
      </w:r>
      <w:proofErr w:type="spellEnd"/>
      <w:r w:rsidR="000E1529" w:rsidRPr="00AA4B5E">
        <w:rPr>
          <w:color w:val="FF0000"/>
        </w:rPr>
        <w:t xml:space="preserve"> and K</w:t>
      </w:r>
      <w:r w:rsidR="000E1529" w:rsidRPr="00AA4B5E">
        <w:rPr>
          <w:color w:val="FF0000"/>
          <w:vertAlign w:val="subscript"/>
        </w:rPr>
        <w:t>m</w:t>
      </w:r>
      <w:r w:rsidR="000E1529" w:rsidRPr="00AA4B5E">
        <w:rPr>
          <w:color w:val="FF0000"/>
        </w:rPr>
        <w:t xml:space="preserve">) by directly </w:t>
      </w:r>
      <w:proofErr w:type="spellStart"/>
      <w:r w:rsidR="000E1529" w:rsidRPr="00AA4B5E">
        <w:rPr>
          <w:color w:val="FF0000"/>
        </w:rPr>
        <w:t>analysing</w:t>
      </w:r>
      <w:proofErr w:type="spellEnd"/>
      <w:r w:rsidR="000E1529" w:rsidRPr="00AA4B5E">
        <w:rPr>
          <w:color w:val="FF0000"/>
        </w:rPr>
        <w:t xml:space="preserve"> the full reaction progress curve with an analytical solution of the integrated Michaelis-Menten equation.</w:t>
      </w:r>
      <w:r>
        <w:rPr>
          <w:color w:val="FF0000"/>
        </w:rPr>
        <w:t>”</w:t>
      </w:r>
    </w:p>
    <w:p w14:paraId="1F981B0F" w14:textId="220D6208" w:rsidR="004E610C" w:rsidRPr="00570241" w:rsidRDefault="008C34BD" w:rsidP="000E51B4">
      <w:pPr>
        <w:spacing w:line="288" w:lineRule="auto"/>
        <w:rPr>
          <w:color w:val="2F5496" w:themeColor="accent1" w:themeShade="BF"/>
          <w:szCs w:val="22"/>
        </w:rPr>
      </w:pPr>
      <w:r w:rsidRPr="00570241">
        <w:rPr>
          <w:color w:val="2F5496" w:themeColor="accent1" w:themeShade="BF"/>
          <w:szCs w:val="22"/>
        </w:rPr>
        <w:t>Finally, we</w:t>
      </w:r>
      <w:r w:rsidR="009B0800" w:rsidRPr="00570241">
        <w:rPr>
          <w:color w:val="2F5496" w:themeColor="accent1" w:themeShade="BF"/>
          <w:szCs w:val="22"/>
        </w:rPr>
        <w:t xml:space="preserve"> now</w:t>
      </w:r>
      <w:r w:rsidR="00106F62" w:rsidRPr="00570241">
        <w:rPr>
          <w:color w:val="2F5496" w:themeColor="accent1" w:themeShade="BF"/>
          <w:szCs w:val="22"/>
        </w:rPr>
        <w:t xml:space="preserve"> discuss the integrated Michaelis-Menten approach and its accuracy in the </w:t>
      </w:r>
      <w:r w:rsidR="00310F97" w:rsidRPr="00570241">
        <w:rPr>
          <w:color w:val="2F5496" w:themeColor="accent1" w:themeShade="BF"/>
          <w:szCs w:val="22"/>
        </w:rPr>
        <w:t xml:space="preserve">separate paragraph of the </w:t>
      </w:r>
      <w:r w:rsidR="00106F62" w:rsidRPr="00570241">
        <w:rPr>
          <w:b/>
          <w:color w:val="2F5496" w:themeColor="accent1" w:themeShade="BF"/>
          <w:szCs w:val="22"/>
        </w:rPr>
        <w:t>Methods</w:t>
      </w:r>
      <w:r w:rsidR="00106F62" w:rsidRPr="00570241">
        <w:rPr>
          <w:color w:val="2F5496" w:themeColor="accent1" w:themeShade="BF"/>
          <w:szCs w:val="22"/>
        </w:rPr>
        <w:t xml:space="preserve"> section in the revised manuscript (starting at page </w:t>
      </w:r>
      <w:r w:rsidR="00106F62" w:rsidRPr="00570241">
        <w:rPr>
          <w:color w:val="2F5496" w:themeColor="accent1" w:themeShade="BF"/>
          <w:szCs w:val="22"/>
          <w:highlight w:val="yellow"/>
        </w:rPr>
        <w:t>5</w:t>
      </w:r>
      <w:r w:rsidR="006A33EC">
        <w:rPr>
          <w:color w:val="2F5496" w:themeColor="accent1" w:themeShade="BF"/>
          <w:szCs w:val="22"/>
          <w:highlight w:val="yellow"/>
        </w:rPr>
        <w:t>9</w:t>
      </w:r>
      <w:r w:rsidR="00106F62" w:rsidRPr="00570241">
        <w:rPr>
          <w:color w:val="2F5496" w:themeColor="accent1" w:themeShade="BF"/>
          <w:szCs w:val="22"/>
        </w:rPr>
        <w:t xml:space="preserve">): </w:t>
      </w:r>
    </w:p>
    <w:p w14:paraId="6B1A57BD" w14:textId="21E891B4" w:rsidR="00106F62" w:rsidRPr="002B29E1" w:rsidRDefault="005F73AE" w:rsidP="000E51B4">
      <w:pPr>
        <w:spacing w:line="288" w:lineRule="auto"/>
        <w:rPr>
          <w:color w:val="FF0000"/>
          <w:szCs w:val="22"/>
        </w:rPr>
      </w:pPr>
      <w:r>
        <w:rPr>
          <w:b/>
          <w:bCs/>
          <w:color w:val="FF0000"/>
          <w:szCs w:val="22"/>
        </w:rPr>
        <w:t>“</w:t>
      </w:r>
      <w:r w:rsidR="00106F62" w:rsidRPr="002B29E1">
        <w:rPr>
          <w:b/>
          <w:bCs/>
          <w:color w:val="FF0000"/>
          <w:szCs w:val="22"/>
        </w:rPr>
        <w:t xml:space="preserve">Estimating the </w:t>
      </w:r>
      <w:proofErr w:type="spellStart"/>
      <w:r w:rsidR="00106F62" w:rsidRPr="002B29E1">
        <w:rPr>
          <w:b/>
          <w:bCs/>
          <w:color w:val="FF0000"/>
          <w:szCs w:val="22"/>
        </w:rPr>
        <w:t>k</w:t>
      </w:r>
      <w:r w:rsidR="00106F62" w:rsidRPr="002B29E1">
        <w:rPr>
          <w:b/>
          <w:bCs/>
          <w:color w:val="FF0000"/>
          <w:szCs w:val="22"/>
          <w:vertAlign w:val="subscript"/>
        </w:rPr>
        <w:t>cat</w:t>
      </w:r>
      <w:proofErr w:type="spellEnd"/>
      <w:r w:rsidR="00106F62" w:rsidRPr="002B29E1">
        <w:rPr>
          <w:b/>
          <w:bCs/>
          <w:color w:val="FF0000"/>
          <w:szCs w:val="22"/>
        </w:rPr>
        <w:t xml:space="preserve"> and K</w:t>
      </w:r>
      <w:r w:rsidR="00106F62" w:rsidRPr="002B29E1">
        <w:rPr>
          <w:b/>
          <w:bCs/>
          <w:color w:val="FF0000"/>
          <w:szCs w:val="22"/>
          <w:vertAlign w:val="subscript"/>
        </w:rPr>
        <w:t>m</w:t>
      </w:r>
      <w:r w:rsidR="00106F62" w:rsidRPr="002B29E1">
        <w:rPr>
          <w:b/>
          <w:bCs/>
          <w:color w:val="FF0000"/>
          <w:szCs w:val="22"/>
        </w:rPr>
        <w:t xml:space="preserve"> parameters of GAP-mediated hydrolysis using an accurate solution to the integrated Michaelis-Menten equation.</w:t>
      </w:r>
    </w:p>
    <w:p w14:paraId="680D004C" w14:textId="6B3F0A42" w:rsidR="00946FE8" w:rsidRPr="00AA4B5E" w:rsidRDefault="00946FE8" w:rsidP="000E51B4">
      <w:pPr>
        <w:spacing w:line="288" w:lineRule="auto"/>
        <w:rPr>
          <w:color w:val="FF0000"/>
          <w:szCs w:val="22"/>
        </w:rPr>
      </w:pPr>
      <w:r w:rsidRPr="00AA4B5E">
        <w:rPr>
          <w:color w:val="FF0000"/>
          <w:szCs w:val="22"/>
        </w:rPr>
        <w:t xml:space="preserve">Others (e.g. </w:t>
      </w:r>
      <w:proofErr w:type="spellStart"/>
      <w:r w:rsidRPr="00AA4B5E">
        <w:rPr>
          <w:color w:val="FF0000"/>
          <w:szCs w:val="22"/>
        </w:rPr>
        <w:t>Goudar</w:t>
      </w:r>
      <w:proofErr w:type="spellEnd"/>
      <w:r w:rsidRPr="00AA4B5E">
        <w:rPr>
          <w:color w:val="FF0000"/>
          <w:szCs w:val="22"/>
        </w:rPr>
        <w:t xml:space="preserve">, 1999) have shown that both </w:t>
      </w:r>
      <w:proofErr w:type="spellStart"/>
      <w:r w:rsidRPr="00AA4B5E">
        <w:rPr>
          <w:bCs/>
          <w:color w:val="FF0000"/>
          <w:szCs w:val="22"/>
        </w:rPr>
        <w:t>k</w:t>
      </w:r>
      <w:r w:rsidRPr="00AA4B5E">
        <w:rPr>
          <w:bCs/>
          <w:color w:val="FF0000"/>
          <w:szCs w:val="22"/>
          <w:vertAlign w:val="subscript"/>
        </w:rPr>
        <w:t>cat</w:t>
      </w:r>
      <w:proofErr w:type="spellEnd"/>
      <w:r w:rsidRPr="00AA4B5E">
        <w:rPr>
          <w:bCs/>
          <w:color w:val="FF0000"/>
          <w:szCs w:val="22"/>
        </w:rPr>
        <w:t xml:space="preserve"> and K</w:t>
      </w:r>
      <w:r w:rsidRPr="00AA4B5E">
        <w:rPr>
          <w:bCs/>
          <w:color w:val="FF0000"/>
          <w:szCs w:val="22"/>
          <w:vertAlign w:val="subscript"/>
        </w:rPr>
        <w:t>m</w:t>
      </w:r>
      <w:r w:rsidRPr="00AA4B5E">
        <w:rPr>
          <w:color w:val="FF0000"/>
          <w:szCs w:val="22"/>
        </w:rPr>
        <w:t xml:space="preserve"> can be estimated with reasonable accuracy/precision from a single </w:t>
      </w:r>
      <w:r w:rsidRPr="00AA4B5E">
        <w:rPr>
          <w:i/>
          <w:color w:val="FF0000"/>
          <w:szCs w:val="22"/>
        </w:rPr>
        <w:t>initial</w:t>
      </w:r>
      <w:r w:rsidRPr="00AA4B5E">
        <w:rPr>
          <w:color w:val="FF0000"/>
          <w:szCs w:val="22"/>
        </w:rPr>
        <w:t xml:space="preserve"> [S] &gt; K</w:t>
      </w:r>
      <w:r w:rsidRPr="00AA4B5E">
        <w:rPr>
          <w:color w:val="FF0000"/>
          <w:szCs w:val="22"/>
          <w:vertAlign w:val="subscript"/>
        </w:rPr>
        <w:t>m</w:t>
      </w:r>
      <w:r w:rsidRPr="00AA4B5E">
        <w:rPr>
          <w:color w:val="FF0000"/>
          <w:szCs w:val="22"/>
        </w:rPr>
        <w:t xml:space="preserve"> by directly analyzing the </w:t>
      </w:r>
      <w:r w:rsidRPr="00AA4B5E">
        <w:rPr>
          <w:i/>
          <w:color w:val="FF0000"/>
          <w:szCs w:val="22"/>
        </w:rPr>
        <w:t>full</w:t>
      </w:r>
      <w:r w:rsidRPr="00AA4B5E">
        <w:rPr>
          <w:color w:val="FF0000"/>
          <w:szCs w:val="22"/>
        </w:rPr>
        <w:t xml:space="preserve"> reaction progress curve with an analytical solution of the </w:t>
      </w:r>
      <w:r w:rsidRPr="00AA4B5E">
        <w:rPr>
          <w:i/>
          <w:color w:val="FF0000"/>
          <w:szCs w:val="22"/>
        </w:rPr>
        <w:lastRenderedPageBreak/>
        <w:t>integrated</w:t>
      </w:r>
      <w:r w:rsidRPr="00AA4B5E">
        <w:rPr>
          <w:color w:val="FF0000"/>
          <w:szCs w:val="22"/>
        </w:rPr>
        <w:t xml:space="preserve"> Michaelis-Menten equation based on the Lambert </w:t>
      </w:r>
      <w:r w:rsidRPr="00AA4B5E">
        <w:rPr>
          <w:color w:val="FF0000"/>
          <w:szCs w:val="22"/>
          <w:lang w:val="el-GR"/>
        </w:rPr>
        <w:t>ω</w:t>
      </w:r>
      <w:r w:rsidRPr="00AA4B5E">
        <w:rPr>
          <w:color w:val="FF0000"/>
          <w:szCs w:val="22"/>
          <w:lang w:val="en-GB"/>
        </w:rPr>
        <w:t xml:space="preserve"> </w:t>
      </w:r>
      <w:r w:rsidRPr="00AA4B5E">
        <w:rPr>
          <w:color w:val="FF0000"/>
          <w:szCs w:val="22"/>
        </w:rPr>
        <w:t>function. This analysis is possible because the full reaction progress curve is characterized by an initial linear phase for [S] &gt; K</w:t>
      </w:r>
      <w:r w:rsidRPr="00AA4B5E">
        <w:rPr>
          <w:color w:val="FF0000"/>
          <w:szCs w:val="22"/>
          <w:vertAlign w:val="subscript"/>
        </w:rPr>
        <w:t>m</w:t>
      </w:r>
      <w:r w:rsidRPr="00AA4B5E">
        <w:rPr>
          <w:color w:val="FF0000"/>
          <w:szCs w:val="22"/>
        </w:rPr>
        <w:t>, a final exponential phase for [S], and a transition phase for [S] ~ K</w:t>
      </w:r>
      <w:r w:rsidRPr="00AA4B5E">
        <w:rPr>
          <w:color w:val="FF0000"/>
          <w:szCs w:val="22"/>
          <w:vertAlign w:val="subscript"/>
        </w:rPr>
        <w:t>m</w:t>
      </w:r>
      <w:r w:rsidRPr="00AA4B5E">
        <w:rPr>
          <w:color w:val="FF0000"/>
          <w:szCs w:val="22"/>
        </w:rPr>
        <w:t xml:space="preserve">. Whereas </w:t>
      </w:r>
      <w:proofErr w:type="spellStart"/>
      <w:r w:rsidRPr="00AA4B5E">
        <w:rPr>
          <w:color w:val="FF0000"/>
          <w:szCs w:val="22"/>
        </w:rPr>
        <w:t>k</w:t>
      </w:r>
      <w:r w:rsidRPr="00AA4B5E">
        <w:rPr>
          <w:color w:val="FF0000"/>
          <w:szCs w:val="22"/>
          <w:vertAlign w:val="subscript"/>
        </w:rPr>
        <w:t>cat</w:t>
      </w:r>
      <w:proofErr w:type="spellEnd"/>
      <w:r w:rsidRPr="00AA4B5E">
        <w:rPr>
          <w:color w:val="FF0000"/>
          <w:szCs w:val="22"/>
        </w:rPr>
        <w:t xml:space="preserve"> is </w:t>
      </w:r>
      <w:r w:rsidR="004F68CF" w:rsidRPr="00AA4B5E">
        <w:rPr>
          <w:color w:val="FF0000"/>
          <w:szCs w:val="22"/>
        </w:rPr>
        <w:t xml:space="preserve">sensitive </w:t>
      </w:r>
      <w:r w:rsidRPr="00AA4B5E">
        <w:rPr>
          <w:color w:val="FF0000"/>
          <w:szCs w:val="22"/>
        </w:rPr>
        <w:t>to the slope of the initial linear phase (i.e. the initial velocity), K</w:t>
      </w:r>
      <w:r w:rsidRPr="00AA4B5E">
        <w:rPr>
          <w:color w:val="FF0000"/>
          <w:szCs w:val="22"/>
          <w:vertAlign w:val="subscript"/>
        </w:rPr>
        <w:t>m</w:t>
      </w:r>
      <w:r w:rsidRPr="00AA4B5E">
        <w:rPr>
          <w:color w:val="FF0000"/>
          <w:szCs w:val="22"/>
        </w:rPr>
        <w:t xml:space="preserve"> is sensitive to the shape of the progress curve, which will have an extended linear phase if K</w:t>
      </w:r>
      <w:r w:rsidRPr="00AA4B5E">
        <w:rPr>
          <w:color w:val="FF0000"/>
          <w:szCs w:val="22"/>
          <w:vertAlign w:val="subscript"/>
        </w:rPr>
        <w:t>m</w:t>
      </w:r>
      <w:r w:rsidRPr="00AA4B5E">
        <w:rPr>
          <w:color w:val="FF0000"/>
          <w:szCs w:val="22"/>
        </w:rPr>
        <w:t xml:space="preserve"> &lt;&lt; initial [S] or no linear phase if K</w:t>
      </w:r>
      <w:r w:rsidRPr="00AA4B5E">
        <w:rPr>
          <w:color w:val="FF0000"/>
          <w:szCs w:val="22"/>
          <w:vertAlign w:val="subscript"/>
        </w:rPr>
        <w:t>m</w:t>
      </w:r>
      <w:r w:rsidRPr="00AA4B5E">
        <w:rPr>
          <w:color w:val="FF0000"/>
          <w:szCs w:val="22"/>
        </w:rPr>
        <w:t xml:space="preserve"> &gt;&gt; initial [S]. </w:t>
      </w:r>
    </w:p>
    <w:p w14:paraId="55D15C05" w14:textId="53C9CE02" w:rsidR="00946FE8" w:rsidRPr="00AA4B5E" w:rsidRDefault="00946FE8" w:rsidP="000E51B4">
      <w:pPr>
        <w:spacing w:line="288" w:lineRule="auto"/>
        <w:rPr>
          <w:color w:val="FF0000"/>
          <w:szCs w:val="22"/>
        </w:rPr>
      </w:pPr>
      <w:r w:rsidRPr="00AA4B5E">
        <w:rPr>
          <w:color w:val="FF0000"/>
          <w:szCs w:val="22"/>
        </w:rPr>
        <w:t xml:space="preserve">Use of the integrated Michaelis-Menten analysis requires the experiment to be set up </w:t>
      </w:r>
      <w:r w:rsidR="007D1CF0" w:rsidRPr="00AA4B5E">
        <w:rPr>
          <w:color w:val="FF0000"/>
          <w:szCs w:val="22"/>
        </w:rPr>
        <w:t>with the following conditions: (</w:t>
      </w:r>
      <w:proofErr w:type="spellStart"/>
      <w:r w:rsidR="007D1CF0" w:rsidRPr="00AA4B5E">
        <w:rPr>
          <w:color w:val="FF0000"/>
          <w:szCs w:val="22"/>
        </w:rPr>
        <w:t>i</w:t>
      </w:r>
      <w:proofErr w:type="spellEnd"/>
      <w:r w:rsidR="007D1CF0" w:rsidRPr="00AA4B5E">
        <w:rPr>
          <w:color w:val="FF0000"/>
          <w:szCs w:val="22"/>
        </w:rPr>
        <w:t xml:space="preserve">) </w:t>
      </w:r>
      <w:r w:rsidRPr="00AA4B5E">
        <w:rPr>
          <w:color w:val="FF0000"/>
          <w:szCs w:val="22"/>
        </w:rPr>
        <w:t>[Gsp1:GTP</w:t>
      </w:r>
      <w:r w:rsidRPr="00AA4B5E">
        <w:rPr>
          <w:color w:val="FF0000"/>
          <w:szCs w:val="22"/>
          <w:vertAlign w:val="subscript"/>
        </w:rPr>
        <w:t>0</w:t>
      </w:r>
      <w:r w:rsidRPr="00AA4B5E">
        <w:rPr>
          <w:color w:val="FF0000"/>
          <w:szCs w:val="22"/>
        </w:rPr>
        <w:t>] &gt; K</w:t>
      </w:r>
      <w:r w:rsidRPr="00AA4B5E">
        <w:rPr>
          <w:color w:val="FF0000"/>
          <w:szCs w:val="22"/>
          <w:vertAlign w:val="subscript"/>
        </w:rPr>
        <w:t>m</w:t>
      </w:r>
      <w:r w:rsidRPr="00AA4B5E">
        <w:rPr>
          <w:color w:val="FF0000"/>
          <w:szCs w:val="22"/>
        </w:rPr>
        <w:t>, (ii) [GAP</w:t>
      </w:r>
      <w:r w:rsidRPr="00AA4B5E">
        <w:rPr>
          <w:color w:val="FF0000"/>
          <w:szCs w:val="22"/>
          <w:vertAlign w:val="subscript"/>
        </w:rPr>
        <w:t>0</w:t>
      </w:r>
      <w:r w:rsidRPr="00AA4B5E">
        <w:rPr>
          <w:color w:val="FF0000"/>
          <w:szCs w:val="22"/>
        </w:rPr>
        <w:t>] &lt;&lt;&lt; [Gsp1:GTP</w:t>
      </w:r>
      <w:r w:rsidRPr="00AA4B5E">
        <w:rPr>
          <w:color w:val="FF0000"/>
          <w:szCs w:val="22"/>
          <w:vertAlign w:val="subscript"/>
        </w:rPr>
        <w:t>0</w:t>
      </w:r>
      <w:r w:rsidRPr="00AA4B5E">
        <w:rPr>
          <w:color w:val="FF0000"/>
          <w:szCs w:val="22"/>
        </w:rPr>
        <w:t xml:space="preserve">], and (iii) the reaction time course F(t) </w:t>
      </w:r>
      <w:r w:rsidR="00C76250" w:rsidRPr="00AA4B5E">
        <w:rPr>
          <w:color w:val="FF0000"/>
          <w:szCs w:val="22"/>
        </w:rPr>
        <w:t xml:space="preserve">is </w:t>
      </w:r>
      <w:r w:rsidRPr="00AA4B5E">
        <w:rPr>
          <w:color w:val="FF0000"/>
          <w:szCs w:val="22"/>
        </w:rPr>
        <w:t>measured to completion (i.e. until it approached equilibrium)</w:t>
      </w:r>
      <w:r w:rsidR="00C76250" w:rsidRPr="00AA4B5E">
        <w:rPr>
          <w:color w:val="FF0000"/>
          <w:szCs w:val="22"/>
        </w:rPr>
        <w:t>. O</w:t>
      </w:r>
      <w:r w:rsidRPr="00AA4B5E">
        <w:rPr>
          <w:color w:val="FF0000"/>
          <w:szCs w:val="22"/>
        </w:rPr>
        <w:t>ur experiments were all set up to fulfill those conditions, which means that the F(t) sampled a concentration range from [Gsp</w:t>
      </w:r>
      <w:proofErr w:type="gramStart"/>
      <w:r w:rsidRPr="00AA4B5E">
        <w:rPr>
          <w:color w:val="FF0000"/>
          <w:szCs w:val="22"/>
        </w:rPr>
        <w:t>1:GTP</w:t>
      </w:r>
      <w:proofErr w:type="gramEnd"/>
      <w:r w:rsidRPr="00AA4B5E">
        <w:rPr>
          <w:color w:val="FF0000"/>
          <w:szCs w:val="22"/>
        </w:rPr>
        <w:t>] (at t = 0) &gt; K</w:t>
      </w:r>
      <w:r w:rsidRPr="00AA4B5E">
        <w:rPr>
          <w:color w:val="FF0000"/>
          <w:szCs w:val="22"/>
          <w:vertAlign w:val="subscript"/>
        </w:rPr>
        <w:t>m</w:t>
      </w:r>
      <w:r w:rsidRPr="00AA4B5E">
        <w:rPr>
          <w:color w:val="FF0000"/>
          <w:szCs w:val="22"/>
        </w:rPr>
        <w:t xml:space="preserve"> to [Gsp1:GTP] (at t = final time) &lt;&lt; K</w:t>
      </w:r>
      <w:r w:rsidRPr="00AA4B5E">
        <w:rPr>
          <w:color w:val="FF0000"/>
          <w:szCs w:val="22"/>
          <w:vertAlign w:val="subscript"/>
        </w:rPr>
        <w:t>m</w:t>
      </w:r>
      <w:r w:rsidRPr="00AA4B5E">
        <w:rPr>
          <w:color w:val="FF0000"/>
          <w:szCs w:val="22"/>
        </w:rPr>
        <w:t>.</w:t>
      </w:r>
    </w:p>
    <w:p w14:paraId="6FA09BB9" w14:textId="32EBA131" w:rsidR="00CB59D8" w:rsidRPr="00AA4B5E" w:rsidRDefault="00F92D7B" w:rsidP="000E51B4">
      <w:pPr>
        <w:spacing w:line="288" w:lineRule="auto"/>
        <w:rPr>
          <w:color w:val="FF0000"/>
          <w:szCs w:val="22"/>
        </w:rPr>
      </w:pPr>
      <w:r w:rsidRPr="00AA4B5E">
        <w:rPr>
          <w:color w:val="FF0000"/>
          <w:szCs w:val="22"/>
        </w:rPr>
        <w:t xml:space="preserve">The entire </w:t>
      </w:r>
      <w:r w:rsidR="00CB59D8" w:rsidRPr="00AA4B5E">
        <w:rPr>
          <w:color w:val="FF0000"/>
          <w:szCs w:val="22"/>
        </w:rPr>
        <w:t xml:space="preserve">F(t) </w:t>
      </w:r>
      <w:r w:rsidRPr="00AA4B5E">
        <w:rPr>
          <w:color w:val="FF0000"/>
          <w:szCs w:val="22"/>
        </w:rPr>
        <w:t>can then be</w:t>
      </w:r>
      <w:r w:rsidR="00CB59D8" w:rsidRPr="00AA4B5E">
        <w:rPr>
          <w:color w:val="FF0000"/>
          <w:szCs w:val="22"/>
        </w:rPr>
        <w:t xml:space="preserve"> directly analyzed by a non-linear fit with the analytical solution for the integrated Michaelis-Menten equation</w:t>
      </w:r>
      <w:r w:rsidRPr="00AA4B5E">
        <w:rPr>
          <w:color w:val="FF0000"/>
          <w:szCs w:val="22"/>
        </w:rPr>
        <w:t>. As t</w:t>
      </w:r>
      <w:r w:rsidR="00CB59D8" w:rsidRPr="00AA4B5E">
        <w:rPr>
          <w:color w:val="FF0000"/>
          <w:szCs w:val="22"/>
        </w:rPr>
        <w:t>he initial linear phase of the time course is well measured</w:t>
      </w:r>
      <w:r w:rsidRPr="00AA4B5E">
        <w:rPr>
          <w:color w:val="FF0000"/>
          <w:szCs w:val="22"/>
        </w:rPr>
        <w:t xml:space="preserve">, </w:t>
      </w:r>
      <w:proofErr w:type="spellStart"/>
      <w:r w:rsidR="00CB59D8" w:rsidRPr="00AA4B5E">
        <w:rPr>
          <w:color w:val="FF0000"/>
          <w:szCs w:val="22"/>
        </w:rPr>
        <w:t>k</w:t>
      </w:r>
      <w:r w:rsidR="00CB59D8" w:rsidRPr="00AA4B5E">
        <w:rPr>
          <w:color w:val="FF0000"/>
          <w:szCs w:val="22"/>
          <w:vertAlign w:val="subscript"/>
        </w:rPr>
        <w:t>cat</w:t>
      </w:r>
      <w:proofErr w:type="spellEnd"/>
      <w:r w:rsidR="00CB59D8" w:rsidRPr="00AA4B5E">
        <w:rPr>
          <w:color w:val="FF0000"/>
          <w:szCs w:val="22"/>
        </w:rPr>
        <w:t xml:space="preserve"> </w:t>
      </w:r>
      <w:r w:rsidRPr="00AA4B5E">
        <w:rPr>
          <w:color w:val="FF0000"/>
          <w:szCs w:val="22"/>
        </w:rPr>
        <w:t>can be</w:t>
      </w:r>
      <w:r w:rsidR="00CB59D8" w:rsidRPr="00AA4B5E">
        <w:rPr>
          <w:color w:val="FF0000"/>
          <w:szCs w:val="22"/>
        </w:rPr>
        <w:t xml:space="preserve"> well determined</w:t>
      </w:r>
      <w:r w:rsidRPr="00AA4B5E">
        <w:rPr>
          <w:color w:val="FF0000"/>
          <w:szCs w:val="22"/>
        </w:rPr>
        <w:t xml:space="preserve">. As </w:t>
      </w:r>
      <w:r w:rsidR="00CB59D8" w:rsidRPr="00AA4B5E">
        <w:rPr>
          <w:color w:val="FF0000"/>
          <w:szCs w:val="22"/>
        </w:rPr>
        <w:t>the exponential phase and transition region of the time course are also well measured</w:t>
      </w:r>
      <w:r w:rsidR="00C362BF" w:rsidRPr="00AA4B5E">
        <w:rPr>
          <w:color w:val="FF0000"/>
          <w:szCs w:val="22"/>
        </w:rPr>
        <w:t>,</w:t>
      </w:r>
      <w:r w:rsidR="00600FBD" w:rsidRPr="00AA4B5E">
        <w:rPr>
          <w:color w:val="FF0000"/>
          <w:szCs w:val="22"/>
        </w:rPr>
        <w:t xml:space="preserve"> the maximum likelihood</w:t>
      </w:r>
      <w:r w:rsidR="00CB59D8" w:rsidRPr="00AA4B5E">
        <w:rPr>
          <w:color w:val="FF0000"/>
          <w:szCs w:val="22"/>
        </w:rPr>
        <w:t xml:space="preserve"> </w:t>
      </w:r>
      <w:r w:rsidR="004F68CF" w:rsidRPr="00AA4B5E">
        <w:rPr>
          <w:color w:val="FF0000"/>
          <w:szCs w:val="22"/>
        </w:rPr>
        <w:t xml:space="preserve">value of </w:t>
      </w:r>
      <w:r w:rsidR="00CB59D8" w:rsidRPr="00AA4B5E">
        <w:rPr>
          <w:color w:val="FF0000"/>
          <w:szCs w:val="22"/>
        </w:rPr>
        <w:t>K</w:t>
      </w:r>
      <w:r w:rsidR="00CB59D8" w:rsidRPr="00AA4B5E">
        <w:rPr>
          <w:color w:val="FF0000"/>
          <w:szCs w:val="22"/>
          <w:vertAlign w:val="subscript"/>
        </w:rPr>
        <w:t>m</w:t>
      </w:r>
      <w:r w:rsidR="00CB59D8" w:rsidRPr="00AA4B5E">
        <w:rPr>
          <w:color w:val="FF0000"/>
          <w:szCs w:val="22"/>
        </w:rPr>
        <w:t xml:space="preserve"> </w:t>
      </w:r>
      <w:r w:rsidR="00600FBD" w:rsidRPr="00AA4B5E">
        <w:rPr>
          <w:color w:val="FF0000"/>
          <w:szCs w:val="22"/>
        </w:rPr>
        <w:t xml:space="preserve">can </w:t>
      </w:r>
      <w:r w:rsidR="004F68CF" w:rsidRPr="00AA4B5E">
        <w:rPr>
          <w:color w:val="FF0000"/>
          <w:szCs w:val="22"/>
        </w:rPr>
        <w:t xml:space="preserve">also </w:t>
      </w:r>
      <w:r w:rsidR="00600FBD" w:rsidRPr="00AA4B5E">
        <w:rPr>
          <w:color w:val="FF0000"/>
          <w:szCs w:val="22"/>
        </w:rPr>
        <w:t>be</w:t>
      </w:r>
      <w:r w:rsidR="00CB59D8" w:rsidRPr="00AA4B5E">
        <w:rPr>
          <w:color w:val="FF0000"/>
          <w:szCs w:val="22"/>
        </w:rPr>
        <w:t xml:space="preserve"> determined</w:t>
      </w:r>
      <w:r w:rsidR="00600FBD" w:rsidRPr="00AA4B5E">
        <w:rPr>
          <w:color w:val="FF0000"/>
          <w:szCs w:val="22"/>
        </w:rPr>
        <w:t>.</w:t>
      </w:r>
    </w:p>
    <w:p w14:paraId="6545A111" w14:textId="77777777" w:rsidR="00CF4690" w:rsidRPr="00AA4B5E" w:rsidRDefault="00825A39" w:rsidP="00825A39">
      <w:pPr>
        <w:spacing w:line="288" w:lineRule="auto"/>
        <w:rPr>
          <w:color w:val="FF0000"/>
          <w:szCs w:val="22"/>
        </w:rPr>
      </w:pPr>
      <w:r w:rsidRPr="00AA4B5E">
        <w:rPr>
          <w:color w:val="FF0000"/>
          <w:szCs w:val="22"/>
        </w:rPr>
        <w:t>Specifically, each time course was fitted to an integrated Michaelis Menten equation:</w:t>
      </w:r>
    </w:p>
    <w:p w14:paraId="2BD746BC" w14:textId="77777777" w:rsidR="00CF4690" w:rsidRPr="00AA4B5E" w:rsidRDefault="00825A39" w:rsidP="00825A39">
      <w:pPr>
        <w:spacing w:line="288" w:lineRule="auto"/>
        <w:rPr>
          <w:color w:val="FF0000"/>
          <w:szCs w:val="22"/>
        </w:rPr>
      </w:pPr>
      <w:r w:rsidRPr="00AA4B5E">
        <w:rPr>
          <w:color w:val="FF0000"/>
          <w:szCs w:val="22"/>
        </w:rPr>
        <w:t xml:space="preserve"> </w:t>
      </w:r>
      <m:oMath>
        <m:r>
          <w:rPr>
            <w:rFonts w:ascii="Cambria Math" w:hAnsi="Cambria Math"/>
            <w:color w:val="FF0000"/>
            <w:szCs w:val="22"/>
          </w:rPr>
          <m:t xml:space="preserve">fluorescence=B+ </m:t>
        </m:r>
        <m:sSub>
          <m:sSubPr>
            <m:ctrlPr>
              <w:rPr>
                <w:rFonts w:ascii="Cambria Math" w:hAnsi="Cambria Math"/>
                <w:i/>
                <w:color w:val="FF0000"/>
                <w:szCs w:val="22"/>
              </w:rPr>
            </m:ctrlPr>
          </m:sSubPr>
          <m:e>
            <m:r>
              <w:rPr>
                <w:rFonts w:ascii="Cambria Math" w:hAnsi="Cambria Math"/>
                <w:color w:val="FF0000"/>
                <w:szCs w:val="22"/>
              </w:rPr>
              <m:t>[E]</m:t>
            </m:r>
          </m:e>
          <m:sub>
            <m:r>
              <w:rPr>
                <w:rFonts w:ascii="Cambria Math" w:hAnsi="Cambria Math"/>
                <w:color w:val="FF0000"/>
                <w:szCs w:val="22"/>
              </w:rPr>
              <m:t>t</m:t>
            </m:r>
          </m:sub>
        </m:sSub>
        <m:r>
          <w:rPr>
            <w:rFonts w:ascii="Cambria Math" w:hAnsi="Cambria Math"/>
            <w:color w:val="FF0000"/>
            <w:szCs w:val="22"/>
          </w:rPr>
          <m:t>(</m:t>
        </m:r>
        <m:sSub>
          <m:sSubPr>
            <m:ctrlPr>
              <w:rPr>
                <w:rFonts w:ascii="Cambria Math" w:hAnsi="Cambria Math"/>
                <w:i/>
                <w:color w:val="FF0000"/>
                <w:szCs w:val="22"/>
              </w:rPr>
            </m:ctrlPr>
          </m:sSubPr>
          <m:e>
            <m:r>
              <w:rPr>
                <w:rFonts w:ascii="Cambria Math" w:hAnsi="Cambria Math"/>
                <w:color w:val="FF0000"/>
                <w:szCs w:val="22"/>
              </w:rPr>
              <m:t>C</m:t>
            </m:r>
          </m:e>
          <m:sub>
            <m:r>
              <w:rPr>
                <w:rFonts w:ascii="Cambria Math" w:hAnsi="Cambria Math"/>
                <w:color w:val="FF0000"/>
                <w:szCs w:val="22"/>
              </w:rPr>
              <m:t>i</m:t>
            </m:r>
          </m:sub>
        </m:sSub>
        <m:r>
          <w:rPr>
            <w:rFonts w:ascii="Cambria Math" w:hAnsi="Cambria Math"/>
            <w:color w:val="FF0000"/>
            <w:szCs w:val="22"/>
          </w:rPr>
          <m:t>+</m:t>
        </m:r>
        <m:d>
          <m:dPr>
            <m:ctrlPr>
              <w:rPr>
                <w:rFonts w:ascii="Cambria Math" w:hAnsi="Cambria Math"/>
                <w:i/>
                <w:color w:val="FF0000"/>
                <w:szCs w:val="22"/>
              </w:rPr>
            </m:ctrlPr>
          </m:dPr>
          <m:e>
            <m:sSub>
              <m:sSubPr>
                <m:ctrlPr>
                  <w:rPr>
                    <w:rFonts w:ascii="Cambria Math" w:hAnsi="Cambria Math"/>
                    <w:i/>
                    <w:color w:val="FF0000"/>
                    <w:szCs w:val="22"/>
                  </w:rPr>
                </m:ctrlPr>
              </m:sSubPr>
              <m:e>
                <m:r>
                  <w:rPr>
                    <w:rFonts w:ascii="Cambria Math" w:hAnsi="Cambria Math"/>
                    <w:color w:val="FF0000"/>
                    <w:szCs w:val="22"/>
                  </w:rPr>
                  <m:t>C</m:t>
                </m:r>
              </m:e>
              <m:sub>
                <m:r>
                  <w:rPr>
                    <w:rFonts w:ascii="Cambria Math" w:hAnsi="Cambria Math"/>
                    <w:color w:val="FF0000"/>
                    <w:szCs w:val="22"/>
                  </w:rPr>
                  <m:t>f</m:t>
                </m:r>
              </m:sub>
            </m:sSub>
            <m:r>
              <w:rPr>
                <w:rFonts w:ascii="Cambria Math" w:hAnsi="Cambria Math"/>
                <w:color w:val="FF0000"/>
                <w:szCs w:val="22"/>
              </w:rPr>
              <m:t xml:space="preserve">- </m:t>
            </m:r>
            <m:sSub>
              <m:sSubPr>
                <m:ctrlPr>
                  <w:rPr>
                    <w:rFonts w:ascii="Cambria Math" w:hAnsi="Cambria Math"/>
                    <w:i/>
                    <w:color w:val="FF0000"/>
                    <w:szCs w:val="22"/>
                  </w:rPr>
                </m:ctrlPr>
              </m:sSubPr>
              <m:e>
                <m:r>
                  <w:rPr>
                    <w:rFonts w:ascii="Cambria Math" w:hAnsi="Cambria Math"/>
                    <w:color w:val="FF0000"/>
                    <w:szCs w:val="22"/>
                  </w:rPr>
                  <m:t>C</m:t>
                </m:r>
              </m:e>
              <m:sub>
                <m:r>
                  <w:rPr>
                    <w:rFonts w:ascii="Cambria Math" w:hAnsi="Cambria Math"/>
                    <w:color w:val="FF0000"/>
                    <w:szCs w:val="22"/>
                  </w:rPr>
                  <m:t>i</m:t>
                </m:r>
              </m:sub>
            </m:sSub>
          </m:e>
        </m:d>
        <m:r>
          <w:rPr>
            <w:rFonts w:ascii="Cambria Math" w:hAnsi="Cambria Math"/>
            <w:color w:val="FF0000"/>
            <w:szCs w:val="22"/>
          </w:rPr>
          <m:t xml:space="preserve">(1- </m:t>
        </m:r>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r>
          <w:rPr>
            <w:rFonts w:ascii="Cambria Math" w:hAnsi="Cambria Math"/>
            <w:color w:val="FF0000"/>
            <w:szCs w:val="22"/>
          </w:rPr>
          <m:t xml:space="preserve">* </m:t>
        </m:r>
        <m:f>
          <m:fPr>
            <m:ctrlPr>
              <w:rPr>
                <w:rFonts w:ascii="Cambria Math" w:hAnsi="Cambria Math"/>
                <w:i/>
                <w:color w:val="FF0000"/>
                <w:szCs w:val="22"/>
              </w:rPr>
            </m:ctrlPr>
          </m:fPr>
          <m:num>
            <m:r>
              <w:rPr>
                <w:rFonts w:ascii="Cambria Math" w:hAnsi="Cambria Math"/>
                <w:color w:val="FF0000"/>
                <w:szCs w:val="22"/>
              </w:rPr>
              <m:t>ω</m:t>
            </m:r>
          </m:num>
          <m:den>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den>
        </m:f>
        <m:r>
          <w:rPr>
            <w:rFonts w:ascii="Cambria Math" w:hAnsi="Cambria Math"/>
            <w:color w:val="FF0000"/>
            <w:szCs w:val="22"/>
          </w:rPr>
          <m:t>)</m:t>
        </m:r>
      </m:oMath>
      <w:r w:rsidRPr="00AA4B5E">
        <w:rPr>
          <w:color w:val="FF0000"/>
          <w:szCs w:val="22"/>
        </w:rPr>
        <w:t xml:space="preserve">, </w:t>
      </w:r>
    </w:p>
    <w:p w14:paraId="2787F00A" w14:textId="21A364FF" w:rsidR="00CF4690" w:rsidRPr="00AA4B5E" w:rsidRDefault="00825A39" w:rsidP="00825A39">
      <w:pPr>
        <w:spacing w:line="288" w:lineRule="auto"/>
        <w:rPr>
          <w:color w:val="FF0000"/>
          <w:szCs w:val="22"/>
        </w:rPr>
      </w:pPr>
      <w:r w:rsidRPr="00AA4B5E">
        <w:rPr>
          <w:color w:val="FF0000"/>
          <w:szCs w:val="22"/>
        </w:rPr>
        <w:t>where [E]</w:t>
      </w:r>
      <w:r w:rsidRPr="00AA4B5E">
        <w:rPr>
          <w:color w:val="FF0000"/>
          <w:szCs w:val="22"/>
          <w:vertAlign w:val="subscript"/>
        </w:rPr>
        <w:t>t</w:t>
      </w:r>
      <w:r w:rsidRPr="00AA4B5E">
        <w:rPr>
          <w:color w:val="FF0000"/>
          <w:szCs w:val="22"/>
        </w:rPr>
        <w:t xml:space="preserve"> is the total enzyme (GAP) concentration, C</w:t>
      </w:r>
      <w:r w:rsidRPr="00AA4B5E">
        <w:rPr>
          <w:color w:val="FF0000"/>
          <w:szCs w:val="22"/>
          <w:vertAlign w:val="subscript"/>
        </w:rPr>
        <w:t>i</w:t>
      </w:r>
      <w:r w:rsidRPr="00AA4B5E">
        <w:rPr>
          <w:color w:val="FF0000"/>
          <w:szCs w:val="22"/>
        </w:rPr>
        <w:t xml:space="preserve"> is the initial fluorescence, C</w:t>
      </w:r>
      <w:r w:rsidRPr="00AA4B5E">
        <w:rPr>
          <w:color w:val="FF0000"/>
          <w:szCs w:val="22"/>
          <w:vertAlign w:val="subscript"/>
        </w:rPr>
        <w:t>f</w:t>
      </w:r>
      <w:r w:rsidRPr="00AA4B5E">
        <w:rPr>
          <w:color w:val="FF0000"/>
          <w:szCs w:val="22"/>
        </w:rPr>
        <w:t xml:space="preserve"> is the final fluorescence, and [S]</w:t>
      </w:r>
      <w:r w:rsidRPr="00AA4B5E">
        <w:rPr>
          <w:color w:val="FF0000"/>
          <w:szCs w:val="22"/>
          <w:vertAlign w:val="subscript"/>
        </w:rPr>
        <w:t>0</w:t>
      </w:r>
      <w:r w:rsidRPr="00AA4B5E">
        <w:rPr>
          <w:color w:val="FF0000"/>
          <w:szCs w:val="22"/>
        </w:rPr>
        <w:t xml:space="preserve"> is the initial concentration of the substrate (GTP loaded Gsp1), and B is the baseline slope in fluorescence per second. Exact concentration of loaded Gsp</w:t>
      </w:r>
      <w:proofErr w:type="gramStart"/>
      <w:r w:rsidRPr="00AA4B5E">
        <w:rPr>
          <w:color w:val="FF0000"/>
          <w:szCs w:val="22"/>
        </w:rPr>
        <w:t>1:GTP</w:t>
      </w:r>
      <w:proofErr w:type="gramEnd"/>
      <w:r w:rsidRPr="00AA4B5E">
        <w:rPr>
          <w:color w:val="FF0000"/>
          <w:szCs w:val="22"/>
        </w:rPr>
        <w:t xml:space="preserve"> [S]</w:t>
      </w:r>
      <w:r w:rsidRPr="00AA4B5E">
        <w:rPr>
          <w:color w:val="FF0000"/>
          <w:szCs w:val="22"/>
          <w:vertAlign w:val="subscript"/>
        </w:rPr>
        <w:t>0</w:t>
      </w:r>
      <w:r w:rsidRPr="00AA4B5E">
        <w:rPr>
          <w:color w:val="FF0000"/>
          <w:szCs w:val="22"/>
        </w:rPr>
        <w:t xml:space="preserve"> was estimated based on the plateau fluorescence and the sensor calibration parameters to convert the fluorescence to free phosphate concentration. The </w:t>
      </w:r>
      <w:r w:rsidRPr="00AA4B5E">
        <w:rPr>
          <w:color w:val="FF0000"/>
          <w:szCs w:val="22"/>
          <w:lang w:val="el-GR"/>
        </w:rPr>
        <w:t>ω</w:t>
      </w:r>
      <w:r w:rsidRPr="00AA4B5E">
        <w:rPr>
          <w:color w:val="FF0000"/>
          <w:szCs w:val="22"/>
        </w:rPr>
        <w:t xml:space="preserve"> parameter was solved by using the Lambert </w:t>
      </w:r>
      <w:r w:rsidRPr="00AA4B5E">
        <w:rPr>
          <w:color w:val="FF0000"/>
          <w:szCs w:val="22"/>
          <w:lang w:val="el-GR"/>
        </w:rPr>
        <w:t>ω</w:t>
      </w:r>
      <w:r w:rsidRPr="00AA4B5E">
        <w:rPr>
          <w:color w:val="FF0000"/>
          <w:szCs w:val="22"/>
        </w:rPr>
        <w:t xml:space="preserve"> algorithm, as previously described</w:t>
      </w:r>
      <w:r w:rsidR="009938D5">
        <w:rPr>
          <w:color w:val="FF0000"/>
          <w:szCs w:val="22"/>
        </w:rPr>
        <w:t xml:space="preserve"> (</w:t>
      </w:r>
      <w:proofErr w:type="spellStart"/>
      <w:r w:rsidRPr="00F16A6D">
        <w:rPr>
          <w:color w:val="FF0000"/>
          <w:szCs w:val="22"/>
        </w:rPr>
        <w:t>Goudar</w:t>
      </w:r>
      <w:proofErr w:type="spellEnd"/>
      <w:r w:rsidRPr="00F16A6D">
        <w:rPr>
          <w:color w:val="FF0000"/>
          <w:szCs w:val="22"/>
        </w:rPr>
        <w:t>, 1999</w:t>
      </w:r>
      <w:r w:rsidR="00F16A6D">
        <w:rPr>
          <w:color w:val="FF0000"/>
          <w:szCs w:val="22"/>
        </w:rPr>
        <w:t>)</w:t>
      </w:r>
      <w:r w:rsidRPr="00AA4B5E">
        <w:rPr>
          <w:color w:val="FF0000"/>
          <w:szCs w:val="22"/>
        </w:rPr>
        <w:t>, where</w:t>
      </w:r>
    </w:p>
    <w:p w14:paraId="671E739A" w14:textId="77777777" w:rsidR="00CF4690" w:rsidRPr="00AA4B5E" w:rsidRDefault="00825A39" w:rsidP="00825A39">
      <w:pPr>
        <w:spacing w:line="288" w:lineRule="auto"/>
        <w:rPr>
          <w:color w:val="FF0000"/>
          <w:szCs w:val="22"/>
        </w:rPr>
      </w:pPr>
      <w:r w:rsidRPr="00AA4B5E">
        <w:rPr>
          <w:color w:val="FF0000"/>
          <w:szCs w:val="22"/>
        </w:rPr>
        <w:t xml:space="preserve"> </w:t>
      </w:r>
      <m:oMath>
        <m:r>
          <w:rPr>
            <w:rFonts w:ascii="Cambria Math" w:hAnsi="Cambria Math"/>
            <w:color w:val="FF0000"/>
            <w:szCs w:val="22"/>
          </w:rPr>
          <m:t>ω=Lambert omega(</m:t>
        </m:r>
        <m:f>
          <m:fPr>
            <m:ctrlPr>
              <w:rPr>
                <w:rFonts w:ascii="Cambria Math" w:hAnsi="Cambria Math"/>
                <w:i/>
                <w:color w:val="FF0000"/>
                <w:szCs w:val="22"/>
              </w:rPr>
            </m:ctrlPr>
          </m:fPr>
          <m:num>
            <m:sSub>
              <m:sSubPr>
                <m:ctrlPr>
                  <w:rPr>
                    <w:rFonts w:ascii="Cambria Math" w:hAnsi="Cambria Math"/>
                    <w:i/>
                    <w:color w:val="FF0000"/>
                    <w:szCs w:val="22"/>
                  </w:rPr>
                </m:ctrlPr>
              </m:sSubPr>
              <m:e>
                <m:d>
                  <m:dPr>
                    <m:begChr m:val="["/>
                    <m:endChr m:val="]"/>
                    <m:ctrlPr>
                      <w:rPr>
                        <w:rFonts w:ascii="Cambria Math" w:hAnsi="Cambria Math"/>
                        <w:i/>
                        <w:color w:val="FF0000"/>
                        <w:szCs w:val="22"/>
                      </w:rPr>
                    </m:ctrlPr>
                  </m:dPr>
                  <m:e>
                    <m:r>
                      <w:rPr>
                        <w:rFonts w:ascii="Cambria Math" w:hAnsi="Cambria Math"/>
                        <w:color w:val="FF0000"/>
                        <w:szCs w:val="22"/>
                      </w:rPr>
                      <m:t>S</m:t>
                    </m:r>
                  </m:e>
                </m:d>
              </m:e>
              <m:sub>
                <m:r>
                  <w:rPr>
                    <w:rFonts w:ascii="Cambria Math" w:hAnsi="Cambria Math"/>
                    <w:color w:val="FF0000"/>
                    <w:szCs w:val="22"/>
                  </w:rPr>
                  <m:t>0</m:t>
                </m:r>
              </m:sub>
            </m:sSub>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den>
        </m:f>
        <m:r>
          <w:rPr>
            <w:rFonts w:ascii="Cambria Math" w:hAnsi="Cambria Math"/>
            <w:color w:val="FF0000"/>
            <w:szCs w:val="22"/>
          </w:rPr>
          <m:t xml:space="preserve"> </m:t>
        </m:r>
        <m:sSup>
          <m:sSupPr>
            <m:ctrlPr>
              <w:rPr>
                <w:rFonts w:ascii="Cambria Math" w:hAnsi="Cambria Math"/>
                <w:i/>
                <w:color w:val="FF0000"/>
                <w:szCs w:val="22"/>
              </w:rPr>
            </m:ctrlPr>
          </m:sSupPr>
          <m:e>
            <m:r>
              <w:rPr>
                <w:rFonts w:ascii="Cambria Math" w:hAnsi="Cambria Math"/>
                <w:color w:val="FF0000"/>
                <w:szCs w:val="22"/>
              </w:rPr>
              <m:t>e</m:t>
            </m:r>
          </m:e>
          <m:sup>
            <m:sSub>
              <m:sSubPr>
                <m:ctrlPr>
                  <w:rPr>
                    <w:rFonts w:ascii="Cambria Math" w:hAnsi="Cambria Math"/>
                    <w:i/>
                    <w:color w:val="FF0000"/>
                    <w:szCs w:val="22"/>
                  </w:rPr>
                </m:ctrlPr>
              </m:sSubPr>
              <m:e>
                <m:d>
                  <m:dPr>
                    <m:begChr m:val="["/>
                    <m:endChr m:val="]"/>
                    <m:ctrlPr>
                      <w:rPr>
                        <w:rFonts w:ascii="Cambria Math" w:hAnsi="Cambria Math"/>
                        <w:i/>
                        <w:color w:val="FF0000"/>
                        <w:szCs w:val="22"/>
                      </w:rPr>
                    </m:ctrlPr>
                  </m:dPr>
                  <m:e>
                    <m:r>
                      <w:rPr>
                        <w:rFonts w:ascii="Cambria Math" w:hAnsi="Cambria Math"/>
                        <w:color w:val="FF0000"/>
                        <w:szCs w:val="22"/>
                      </w:rPr>
                      <m:t>S</m:t>
                    </m:r>
                  </m:e>
                </m:d>
              </m:e>
              <m:sub>
                <m:r>
                  <w:rPr>
                    <w:rFonts w:ascii="Cambria Math" w:hAnsi="Cambria Math"/>
                    <w:color w:val="FF0000"/>
                    <w:szCs w:val="22"/>
                  </w:rPr>
                  <m:t>0</m:t>
                </m:r>
              </m:sub>
            </m:sSub>
            <m:r>
              <w:rPr>
                <w:rFonts w:ascii="Cambria Math" w:hAnsi="Cambria Math"/>
                <w:color w:val="FF0000"/>
                <w:szCs w:val="22"/>
              </w:rPr>
              <m:t>-</m:t>
            </m:r>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cat</m:t>
                    </m:r>
                  </m:sub>
                </m:sSub>
                <m:sSub>
                  <m:sSubPr>
                    <m:ctrlPr>
                      <w:rPr>
                        <w:rFonts w:ascii="Cambria Math" w:hAnsi="Cambria Math"/>
                        <w:i/>
                        <w:color w:val="FF0000"/>
                        <w:szCs w:val="22"/>
                      </w:rPr>
                    </m:ctrlPr>
                  </m:sSubPr>
                  <m:e>
                    <m:d>
                      <m:dPr>
                        <m:begChr m:val="["/>
                        <m:endChr m:val="]"/>
                        <m:ctrlPr>
                          <w:rPr>
                            <w:rFonts w:ascii="Cambria Math" w:hAnsi="Cambria Math"/>
                            <w:i/>
                            <w:color w:val="FF0000"/>
                            <w:szCs w:val="22"/>
                          </w:rPr>
                        </m:ctrlPr>
                      </m:dPr>
                      <m:e>
                        <m:r>
                          <w:rPr>
                            <w:rFonts w:ascii="Cambria Math" w:hAnsi="Cambria Math"/>
                            <w:color w:val="FF0000"/>
                            <w:szCs w:val="22"/>
                          </w:rPr>
                          <m:t>E</m:t>
                        </m:r>
                      </m:e>
                    </m:d>
                  </m:e>
                  <m:sub>
                    <m:r>
                      <w:rPr>
                        <w:rFonts w:ascii="Cambria Math" w:hAnsi="Cambria Math"/>
                        <w:color w:val="FF0000"/>
                        <w:szCs w:val="22"/>
                      </w:rPr>
                      <m:t>t</m:t>
                    </m:r>
                  </m:sub>
                </m:sSub>
                <m:r>
                  <w:rPr>
                    <w:rFonts w:ascii="Cambria Math" w:hAnsi="Cambria Math"/>
                    <w:color w:val="FF0000"/>
                    <w:szCs w:val="22"/>
                  </w:rPr>
                  <m:t>*time</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den>
            </m:f>
          </m:sup>
        </m:sSup>
        <m:r>
          <w:rPr>
            <w:rFonts w:ascii="Cambria Math" w:hAnsi="Cambria Math"/>
            <w:color w:val="FF0000"/>
            <w:szCs w:val="22"/>
          </w:rPr>
          <m:t>)</m:t>
        </m:r>
      </m:oMath>
      <w:r w:rsidRPr="00AA4B5E">
        <w:rPr>
          <w:color w:val="FF0000"/>
          <w:szCs w:val="22"/>
        </w:rPr>
        <w:t xml:space="preserve">. </w:t>
      </w:r>
    </w:p>
    <w:p w14:paraId="3AE911AC" w14:textId="5B2B935B" w:rsidR="00825A39" w:rsidRPr="00570241" w:rsidRDefault="00825A39" w:rsidP="000E51B4">
      <w:pPr>
        <w:spacing w:line="288" w:lineRule="auto"/>
        <w:rPr>
          <w:color w:val="FF0000"/>
          <w:szCs w:val="22"/>
        </w:rPr>
      </w:pPr>
      <w:r w:rsidRPr="00AA4B5E">
        <w:rPr>
          <w:color w:val="FF0000"/>
          <w:szCs w:val="22"/>
        </w:rPr>
        <w:t>The curves were fit with the custom-made software DELA (</w:t>
      </w:r>
      <w:proofErr w:type="spellStart"/>
      <w:r w:rsidRPr="00AA4B5E">
        <w:rPr>
          <w:color w:val="FF0000"/>
          <w:szCs w:val="22"/>
        </w:rPr>
        <w:t>Malaby</w:t>
      </w:r>
      <w:proofErr w:type="spellEnd"/>
      <w:r w:rsidRPr="00AA4B5E">
        <w:rPr>
          <w:color w:val="FF0000"/>
          <w:szCs w:val="22"/>
        </w:rPr>
        <w:t>, 2015, r05863).</w:t>
      </w:r>
      <w:r w:rsidR="00F16A6D">
        <w:rPr>
          <w:color w:val="FF0000"/>
          <w:szCs w:val="22"/>
        </w:rPr>
        <w:t xml:space="preserve"> </w:t>
      </w:r>
      <w:r w:rsidR="00F16A6D" w:rsidRPr="00F16A6D">
        <w:rPr>
          <w:color w:val="FF0000"/>
          <w:szCs w:val="22"/>
        </w:rPr>
        <w:t>Examples of full reaction progress curves and their integrated Mic</w:t>
      </w:r>
      <w:r w:rsidR="00F16A6D" w:rsidRPr="004B0D32">
        <w:rPr>
          <w:color w:val="FF0000"/>
          <w:szCs w:val="22"/>
        </w:rPr>
        <w:t xml:space="preserve">haelis-Menten fits </w:t>
      </w:r>
      <w:r w:rsidR="00F16A6D" w:rsidRPr="00AA2B95">
        <w:rPr>
          <w:color w:val="FF0000"/>
          <w:szCs w:val="22"/>
        </w:rPr>
        <w:t xml:space="preserve">are show in </w:t>
      </w:r>
      <w:r w:rsidR="00F16A6D" w:rsidRPr="00F16A6D">
        <w:rPr>
          <w:b/>
          <w:color w:val="FF0000"/>
          <w:szCs w:val="22"/>
        </w:rPr>
        <w:t>Supplementary File 1 Fig. 3</w:t>
      </w:r>
      <w:r w:rsidR="00F16A6D" w:rsidRPr="00F16A6D">
        <w:rPr>
          <w:color w:val="FF0000"/>
          <w:szCs w:val="22"/>
        </w:rPr>
        <w:t>.</w:t>
      </w:r>
    </w:p>
    <w:p w14:paraId="6A6CDEBE" w14:textId="41A3C012" w:rsidR="00CE7010" w:rsidRPr="000A261B" w:rsidRDefault="00CE7010" w:rsidP="000E51B4">
      <w:pPr>
        <w:spacing w:line="288" w:lineRule="auto"/>
        <w:rPr>
          <w:color w:val="2F5496" w:themeColor="accent1" w:themeShade="BF"/>
          <w:szCs w:val="22"/>
        </w:rPr>
      </w:pPr>
      <w:r w:rsidRPr="000A261B">
        <w:rPr>
          <w:color w:val="2F5496" w:themeColor="accent1" w:themeShade="BF"/>
          <w:szCs w:val="22"/>
        </w:rPr>
        <w:t xml:space="preserve">One way to illustrate how a single </w:t>
      </w:r>
      <w:r w:rsidR="00E96EDE" w:rsidRPr="000A261B">
        <w:rPr>
          <w:color w:val="2F5496" w:themeColor="accent1" w:themeShade="BF"/>
          <w:szCs w:val="22"/>
        </w:rPr>
        <w:t>time course</w:t>
      </w:r>
      <w:r w:rsidRPr="000A261B">
        <w:rPr>
          <w:color w:val="2F5496" w:themeColor="accent1" w:themeShade="BF"/>
          <w:szCs w:val="22"/>
        </w:rPr>
        <w:t xml:space="preserve"> obtained from an experiment that satisfies the conditions </w:t>
      </w:r>
      <w:r w:rsidR="00730A3E" w:rsidRPr="000A261B">
        <w:rPr>
          <w:color w:val="2F5496" w:themeColor="accent1" w:themeShade="BF"/>
          <w:szCs w:val="22"/>
        </w:rPr>
        <w:t>(</w:t>
      </w:r>
      <w:proofErr w:type="spellStart"/>
      <w:r w:rsidRPr="000A261B">
        <w:rPr>
          <w:color w:val="2F5496" w:themeColor="accent1" w:themeShade="BF"/>
          <w:szCs w:val="22"/>
        </w:rPr>
        <w:t>i</w:t>
      </w:r>
      <w:proofErr w:type="spellEnd"/>
      <w:r w:rsidRPr="000A261B">
        <w:rPr>
          <w:color w:val="2F5496" w:themeColor="accent1" w:themeShade="BF"/>
          <w:szCs w:val="22"/>
        </w:rPr>
        <w:t xml:space="preserve">) </w:t>
      </w:r>
      <w:r w:rsidR="00730A3E" w:rsidRPr="000A261B">
        <w:rPr>
          <w:color w:val="2F5496" w:themeColor="accent1" w:themeShade="BF"/>
          <w:szCs w:val="22"/>
        </w:rPr>
        <w:t>-</w:t>
      </w:r>
      <w:r w:rsidRPr="000A261B">
        <w:rPr>
          <w:color w:val="2F5496" w:themeColor="accent1" w:themeShade="BF"/>
          <w:szCs w:val="22"/>
        </w:rPr>
        <w:t xml:space="preserve"> </w:t>
      </w:r>
      <w:r w:rsidR="00730A3E" w:rsidRPr="000A261B">
        <w:rPr>
          <w:color w:val="2F5496" w:themeColor="accent1" w:themeShade="BF"/>
          <w:szCs w:val="22"/>
        </w:rPr>
        <w:t>(</w:t>
      </w:r>
      <w:r w:rsidRPr="000A261B">
        <w:rPr>
          <w:color w:val="2F5496" w:themeColor="accent1" w:themeShade="BF"/>
          <w:szCs w:val="22"/>
        </w:rPr>
        <w:t>iii)</w:t>
      </w:r>
      <w:r w:rsidR="00712A6A" w:rsidRPr="000A261B">
        <w:rPr>
          <w:color w:val="2F5496" w:themeColor="accent1" w:themeShade="BF"/>
          <w:szCs w:val="22"/>
        </w:rPr>
        <w:t xml:space="preserve"> above</w:t>
      </w:r>
      <w:r w:rsidRPr="000A261B">
        <w:rPr>
          <w:color w:val="2F5496" w:themeColor="accent1" w:themeShade="BF"/>
          <w:szCs w:val="22"/>
        </w:rPr>
        <w:t xml:space="preserve"> </w:t>
      </w:r>
      <w:r w:rsidR="00E96EDE" w:rsidRPr="000A261B">
        <w:rPr>
          <w:color w:val="2F5496" w:themeColor="accent1" w:themeShade="BF"/>
          <w:szCs w:val="22"/>
        </w:rPr>
        <w:t>contains enough information to estimate a classical v</w:t>
      </w:r>
      <w:r w:rsidR="00E96EDE" w:rsidRPr="000A261B">
        <w:rPr>
          <w:color w:val="2F5496" w:themeColor="accent1" w:themeShade="BF"/>
          <w:szCs w:val="22"/>
          <w:vertAlign w:val="subscript"/>
        </w:rPr>
        <w:t>0</w:t>
      </w:r>
      <w:r w:rsidR="00E96EDE" w:rsidRPr="000A261B">
        <w:rPr>
          <w:color w:val="2F5496" w:themeColor="accent1" w:themeShade="BF"/>
          <w:szCs w:val="22"/>
        </w:rPr>
        <w:t xml:space="preserve"> vs [S</w:t>
      </w:r>
      <w:r w:rsidR="00E96EDE" w:rsidRPr="000A261B">
        <w:rPr>
          <w:color w:val="2F5496" w:themeColor="accent1" w:themeShade="BF"/>
          <w:szCs w:val="22"/>
          <w:vertAlign w:val="subscript"/>
        </w:rPr>
        <w:t>0</w:t>
      </w:r>
      <w:r w:rsidR="00E96EDE" w:rsidRPr="000A261B">
        <w:rPr>
          <w:color w:val="2F5496" w:themeColor="accent1" w:themeShade="BF"/>
          <w:szCs w:val="22"/>
        </w:rPr>
        <w:t xml:space="preserve">] plot is to think of the time course curve as a series of consecutive </w:t>
      </w:r>
      <w:r w:rsidR="00296791" w:rsidRPr="000A261B">
        <w:rPr>
          <w:color w:val="2F5496" w:themeColor="accent1" w:themeShade="BF"/>
          <w:szCs w:val="22"/>
        </w:rPr>
        <w:t xml:space="preserve">linear </w:t>
      </w:r>
      <w:r w:rsidR="00E96EDE" w:rsidRPr="000A261B">
        <w:rPr>
          <w:color w:val="2F5496" w:themeColor="accent1" w:themeShade="BF"/>
          <w:szCs w:val="22"/>
        </w:rPr>
        <w:t>segments where the initial velocity (v</w:t>
      </w:r>
      <w:r w:rsidR="00E96EDE" w:rsidRPr="000A261B">
        <w:rPr>
          <w:color w:val="2F5496" w:themeColor="accent1" w:themeShade="BF"/>
          <w:szCs w:val="22"/>
          <w:vertAlign w:val="subscript"/>
        </w:rPr>
        <w:t>0</w:t>
      </w:r>
      <w:r w:rsidR="00E96EDE" w:rsidRPr="000A261B">
        <w:rPr>
          <w:color w:val="2F5496" w:themeColor="accent1" w:themeShade="BF"/>
          <w:szCs w:val="22"/>
        </w:rPr>
        <w:t>) was determined from the slope of each segment and the [S] from the midpoint value that can be estimated from the fluorescence signal (as we have calibrated the sensor for our experimental conditions with free phosphate). These values can then be fitted with a hyperbolic function and K</w:t>
      </w:r>
      <w:r w:rsidR="00E96EDE" w:rsidRPr="000A261B">
        <w:rPr>
          <w:color w:val="2F5496" w:themeColor="accent1" w:themeShade="BF"/>
          <w:szCs w:val="22"/>
          <w:vertAlign w:val="subscript"/>
        </w:rPr>
        <w:t>m</w:t>
      </w:r>
      <w:r w:rsidR="00E96EDE" w:rsidRPr="000A261B">
        <w:rPr>
          <w:color w:val="2F5496" w:themeColor="accent1" w:themeShade="BF"/>
          <w:szCs w:val="22"/>
        </w:rPr>
        <w:t xml:space="preserve"> and </w:t>
      </w:r>
      <w:proofErr w:type="spellStart"/>
      <w:r w:rsidR="00E96EDE" w:rsidRPr="000A261B">
        <w:rPr>
          <w:color w:val="2F5496" w:themeColor="accent1" w:themeShade="BF"/>
          <w:szCs w:val="22"/>
        </w:rPr>
        <w:t>k</w:t>
      </w:r>
      <w:r w:rsidR="00E96EDE" w:rsidRPr="000A261B">
        <w:rPr>
          <w:color w:val="2F5496" w:themeColor="accent1" w:themeShade="BF"/>
          <w:szCs w:val="22"/>
          <w:vertAlign w:val="subscript"/>
        </w:rPr>
        <w:t>cat</w:t>
      </w:r>
      <w:proofErr w:type="spellEnd"/>
      <w:r w:rsidR="00E96EDE" w:rsidRPr="000A261B">
        <w:rPr>
          <w:color w:val="2F5496" w:themeColor="accent1" w:themeShade="BF"/>
          <w:szCs w:val="22"/>
        </w:rPr>
        <w:t xml:space="preserve"> values can be calculated using the Michaelis-Menten equation (</w:t>
      </w:r>
      <w:proofErr w:type="spellStart"/>
      <w:r w:rsidR="00E96EDE" w:rsidRPr="000A261B">
        <w:rPr>
          <w:color w:val="2F5496" w:themeColor="accent1" w:themeShade="BF"/>
          <w:szCs w:val="22"/>
        </w:rPr>
        <w:t>k</w:t>
      </w:r>
      <w:r w:rsidR="00E96EDE" w:rsidRPr="000A261B">
        <w:rPr>
          <w:color w:val="2F5496" w:themeColor="accent1" w:themeShade="BF"/>
          <w:szCs w:val="22"/>
          <w:vertAlign w:val="subscript"/>
        </w:rPr>
        <w:t>cat</w:t>
      </w:r>
      <w:proofErr w:type="spellEnd"/>
      <w:r w:rsidR="00E96EDE" w:rsidRPr="000A261B">
        <w:rPr>
          <w:color w:val="2F5496" w:themeColor="accent1" w:themeShade="BF"/>
          <w:szCs w:val="22"/>
        </w:rPr>
        <w:t>[S</w:t>
      </w:r>
      <w:r w:rsidR="00E96EDE" w:rsidRPr="000A261B">
        <w:rPr>
          <w:color w:val="2F5496" w:themeColor="accent1" w:themeShade="BF"/>
          <w:szCs w:val="22"/>
          <w:vertAlign w:val="subscript"/>
        </w:rPr>
        <w:t>0</w:t>
      </w:r>
      <w:r w:rsidR="00E96EDE" w:rsidRPr="000A261B">
        <w:rPr>
          <w:color w:val="2F5496" w:themeColor="accent1" w:themeShade="BF"/>
          <w:szCs w:val="22"/>
        </w:rPr>
        <w:t>] / (K</w:t>
      </w:r>
      <w:r w:rsidR="00E96EDE" w:rsidRPr="000A261B">
        <w:rPr>
          <w:color w:val="2F5496" w:themeColor="accent1" w:themeShade="BF"/>
          <w:szCs w:val="22"/>
          <w:vertAlign w:val="subscript"/>
        </w:rPr>
        <w:t>m</w:t>
      </w:r>
      <w:r w:rsidR="00E96EDE" w:rsidRPr="000A261B">
        <w:rPr>
          <w:color w:val="2F5496" w:themeColor="accent1" w:themeShade="BF"/>
          <w:szCs w:val="22"/>
        </w:rPr>
        <w:t xml:space="preserve"> + [S</w:t>
      </w:r>
      <w:r w:rsidR="00E96EDE" w:rsidRPr="000A261B">
        <w:rPr>
          <w:color w:val="2F5496" w:themeColor="accent1" w:themeShade="BF"/>
          <w:szCs w:val="22"/>
          <w:vertAlign w:val="subscript"/>
        </w:rPr>
        <w:t>0</w:t>
      </w:r>
      <w:r w:rsidR="00E96EDE" w:rsidRPr="000A261B">
        <w:rPr>
          <w:color w:val="2F5496" w:themeColor="accent1" w:themeShade="BF"/>
          <w:szCs w:val="22"/>
        </w:rPr>
        <w:t xml:space="preserve">])). If we </w:t>
      </w:r>
      <w:r w:rsidR="00F148A5" w:rsidRPr="000A261B">
        <w:rPr>
          <w:color w:val="2F5496" w:themeColor="accent1" w:themeShade="BF"/>
          <w:szCs w:val="22"/>
        </w:rPr>
        <w:t>follow this procedure</w:t>
      </w:r>
      <w:r w:rsidR="00E96EDE" w:rsidRPr="000A261B">
        <w:rPr>
          <w:color w:val="2F5496" w:themeColor="accent1" w:themeShade="BF"/>
          <w:szCs w:val="22"/>
        </w:rPr>
        <w:t xml:space="preserve"> for one of our wild-type Gsp1 time courses, we obtain similar </w:t>
      </w:r>
      <w:proofErr w:type="spellStart"/>
      <w:r w:rsidR="00E96EDE" w:rsidRPr="000A261B">
        <w:rPr>
          <w:color w:val="2F5496" w:themeColor="accent1" w:themeShade="BF"/>
          <w:szCs w:val="22"/>
        </w:rPr>
        <w:t>k</w:t>
      </w:r>
      <w:r w:rsidR="00E96EDE" w:rsidRPr="000A261B">
        <w:rPr>
          <w:color w:val="2F5496" w:themeColor="accent1" w:themeShade="BF"/>
          <w:szCs w:val="22"/>
          <w:vertAlign w:val="subscript"/>
        </w:rPr>
        <w:t>cat</w:t>
      </w:r>
      <w:proofErr w:type="spellEnd"/>
      <w:r w:rsidR="00E96EDE" w:rsidRPr="000A261B">
        <w:rPr>
          <w:color w:val="2F5496" w:themeColor="accent1" w:themeShade="BF"/>
          <w:szCs w:val="22"/>
        </w:rPr>
        <w:t xml:space="preserve"> and K</w:t>
      </w:r>
      <w:r w:rsidR="00E96EDE" w:rsidRPr="000A261B">
        <w:rPr>
          <w:color w:val="2F5496" w:themeColor="accent1" w:themeShade="BF"/>
          <w:szCs w:val="22"/>
          <w:vertAlign w:val="subscript"/>
        </w:rPr>
        <w:t>m</w:t>
      </w:r>
      <w:r w:rsidR="00E96EDE" w:rsidRPr="000A261B">
        <w:rPr>
          <w:color w:val="2F5496" w:themeColor="accent1" w:themeShade="BF"/>
          <w:szCs w:val="22"/>
        </w:rPr>
        <w:t xml:space="preserve"> values as when using the integrated Michaelis-Menten fit</w:t>
      </w:r>
      <w:r w:rsidR="00915741" w:rsidRPr="000A261B">
        <w:rPr>
          <w:color w:val="2F5496" w:themeColor="accent1" w:themeShade="BF"/>
          <w:szCs w:val="22"/>
        </w:rPr>
        <w:t xml:space="preserve"> for the same time course</w:t>
      </w:r>
      <w:r w:rsidR="001100F5" w:rsidRPr="000A261B">
        <w:rPr>
          <w:color w:val="2F5496" w:themeColor="accent1" w:themeShade="BF"/>
          <w:szCs w:val="22"/>
        </w:rPr>
        <w:t xml:space="preserve"> (</w:t>
      </w:r>
      <w:r w:rsidR="00915741" w:rsidRPr="000A261B">
        <w:rPr>
          <w:color w:val="2F5496" w:themeColor="accent1" w:themeShade="BF"/>
          <w:szCs w:val="22"/>
        </w:rPr>
        <w:t xml:space="preserve">two examples </w:t>
      </w:r>
      <w:r w:rsidR="00801A2B" w:rsidRPr="000A261B">
        <w:rPr>
          <w:color w:val="2F5496" w:themeColor="accent1" w:themeShade="BF"/>
          <w:szCs w:val="22"/>
        </w:rPr>
        <w:t xml:space="preserve">are given </w:t>
      </w:r>
      <w:r w:rsidR="00915741" w:rsidRPr="000A261B">
        <w:rPr>
          <w:color w:val="2F5496" w:themeColor="accent1" w:themeShade="BF"/>
          <w:szCs w:val="22"/>
        </w:rPr>
        <w:t xml:space="preserve">in </w:t>
      </w:r>
      <w:r w:rsidR="00801A2B" w:rsidRPr="000A261B">
        <w:rPr>
          <w:color w:val="2F5496" w:themeColor="accent1" w:themeShade="BF"/>
          <w:szCs w:val="22"/>
        </w:rPr>
        <w:t xml:space="preserve">the </w:t>
      </w:r>
      <w:r w:rsidR="001100F5" w:rsidRPr="000A261B">
        <w:rPr>
          <w:color w:val="2F5496" w:themeColor="accent1" w:themeShade="BF"/>
          <w:szCs w:val="22"/>
        </w:rPr>
        <w:t>figure below)</w:t>
      </w:r>
      <w:r w:rsidR="00E96EDE" w:rsidRPr="000A261B">
        <w:rPr>
          <w:color w:val="2F5496" w:themeColor="accent1" w:themeShade="BF"/>
          <w:szCs w:val="22"/>
        </w:rPr>
        <w:t>.</w:t>
      </w:r>
      <w:r w:rsidR="001100F5" w:rsidRPr="000A261B">
        <w:rPr>
          <w:color w:val="2F5496" w:themeColor="accent1" w:themeShade="BF"/>
          <w:szCs w:val="22"/>
        </w:rPr>
        <w:t xml:space="preserve"> </w:t>
      </w:r>
      <w:r w:rsidR="0093230E" w:rsidRPr="000A261B">
        <w:rPr>
          <w:color w:val="2F5496" w:themeColor="accent1" w:themeShade="BF"/>
          <w:szCs w:val="22"/>
        </w:rPr>
        <w:t xml:space="preserve">The above </w:t>
      </w:r>
      <w:r w:rsidR="003D6A62" w:rsidRPr="000A261B">
        <w:rPr>
          <w:color w:val="2F5496" w:themeColor="accent1" w:themeShade="BF"/>
          <w:szCs w:val="22"/>
        </w:rPr>
        <w:t>procedure</w:t>
      </w:r>
      <w:r w:rsidR="001100F5" w:rsidRPr="000A261B">
        <w:rPr>
          <w:color w:val="2F5496" w:themeColor="accent1" w:themeShade="BF"/>
          <w:szCs w:val="22"/>
        </w:rPr>
        <w:t xml:space="preserve"> </w:t>
      </w:r>
      <w:r w:rsidR="00562975" w:rsidRPr="000A261B">
        <w:rPr>
          <w:color w:val="2F5496" w:themeColor="accent1" w:themeShade="BF"/>
          <w:szCs w:val="22"/>
        </w:rPr>
        <w:t xml:space="preserve">of using linear </w:t>
      </w:r>
      <w:r w:rsidR="00AD5391" w:rsidRPr="000A261B">
        <w:rPr>
          <w:color w:val="2F5496" w:themeColor="accent1" w:themeShade="BF"/>
          <w:szCs w:val="22"/>
        </w:rPr>
        <w:t xml:space="preserve">segments </w:t>
      </w:r>
      <w:r w:rsidR="00F24103" w:rsidRPr="000A261B">
        <w:rPr>
          <w:color w:val="2F5496" w:themeColor="accent1" w:themeShade="BF"/>
          <w:szCs w:val="22"/>
        </w:rPr>
        <w:t xml:space="preserve">and the classical Michaelis-Menten equation </w:t>
      </w:r>
      <w:r w:rsidR="001100F5" w:rsidRPr="000A261B">
        <w:rPr>
          <w:color w:val="2F5496" w:themeColor="accent1" w:themeShade="BF"/>
          <w:szCs w:val="22"/>
        </w:rPr>
        <w:t xml:space="preserve">is of course </w:t>
      </w:r>
      <w:r w:rsidR="00D951DA" w:rsidRPr="000A261B">
        <w:rPr>
          <w:color w:val="2F5496" w:themeColor="accent1" w:themeShade="BF"/>
          <w:szCs w:val="22"/>
        </w:rPr>
        <w:t>only an approximate</w:t>
      </w:r>
      <w:r w:rsidR="001100F5" w:rsidRPr="000A261B">
        <w:rPr>
          <w:color w:val="2F5496" w:themeColor="accent1" w:themeShade="BF"/>
          <w:szCs w:val="22"/>
        </w:rPr>
        <w:t xml:space="preserve"> method </w:t>
      </w:r>
      <w:r w:rsidR="00915741" w:rsidRPr="000A261B">
        <w:rPr>
          <w:color w:val="2F5496" w:themeColor="accent1" w:themeShade="BF"/>
          <w:szCs w:val="22"/>
        </w:rPr>
        <w:t xml:space="preserve">for calculating the kinetic parameters, </w:t>
      </w:r>
      <w:r w:rsidR="003A761F" w:rsidRPr="000A261B">
        <w:rPr>
          <w:color w:val="2F5496" w:themeColor="accent1" w:themeShade="BF"/>
          <w:szCs w:val="22"/>
        </w:rPr>
        <w:t xml:space="preserve">and </w:t>
      </w:r>
      <w:r w:rsidR="001F6060" w:rsidRPr="000A261B">
        <w:rPr>
          <w:color w:val="2F5496" w:themeColor="accent1" w:themeShade="BF"/>
          <w:szCs w:val="22"/>
        </w:rPr>
        <w:t xml:space="preserve">we </w:t>
      </w:r>
      <w:r w:rsidR="003A761F" w:rsidRPr="000A261B">
        <w:rPr>
          <w:color w:val="2F5496" w:themeColor="accent1" w:themeShade="BF"/>
          <w:szCs w:val="22"/>
        </w:rPr>
        <w:t xml:space="preserve">only used </w:t>
      </w:r>
      <w:r w:rsidR="001E7244" w:rsidRPr="000A261B">
        <w:rPr>
          <w:color w:val="2F5496" w:themeColor="accent1" w:themeShade="BF"/>
          <w:szCs w:val="22"/>
        </w:rPr>
        <w:t xml:space="preserve">it </w:t>
      </w:r>
      <w:r w:rsidR="00281899" w:rsidRPr="000A261B">
        <w:rPr>
          <w:color w:val="2F5496" w:themeColor="accent1" w:themeShade="BF"/>
          <w:szCs w:val="22"/>
        </w:rPr>
        <w:t xml:space="preserve">here (but not </w:t>
      </w:r>
      <w:r w:rsidR="00B04FF3" w:rsidRPr="000A261B">
        <w:rPr>
          <w:color w:val="2F5496" w:themeColor="accent1" w:themeShade="BF"/>
          <w:szCs w:val="22"/>
        </w:rPr>
        <w:t xml:space="preserve">for any of the kinetic values used in the </w:t>
      </w:r>
      <w:r w:rsidR="004462CC" w:rsidRPr="000A261B">
        <w:rPr>
          <w:color w:val="2F5496" w:themeColor="accent1" w:themeShade="BF"/>
          <w:szCs w:val="22"/>
        </w:rPr>
        <w:t>manuscript</w:t>
      </w:r>
      <w:r w:rsidR="00281899" w:rsidRPr="000A261B">
        <w:rPr>
          <w:color w:val="2F5496" w:themeColor="accent1" w:themeShade="BF"/>
          <w:szCs w:val="22"/>
        </w:rPr>
        <w:t xml:space="preserve">) </w:t>
      </w:r>
      <w:r w:rsidR="001E7244" w:rsidRPr="000A261B">
        <w:rPr>
          <w:color w:val="2F5496" w:themeColor="accent1" w:themeShade="BF"/>
          <w:szCs w:val="22"/>
        </w:rPr>
        <w:t>to</w:t>
      </w:r>
      <w:r w:rsidR="00915741" w:rsidRPr="000A261B">
        <w:rPr>
          <w:color w:val="2F5496" w:themeColor="accent1" w:themeShade="BF"/>
          <w:szCs w:val="22"/>
        </w:rPr>
        <w:t xml:space="preserve"> intuitively illustrate the approach</w:t>
      </w:r>
      <w:r w:rsidR="00311C03" w:rsidRPr="000A261B">
        <w:rPr>
          <w:color w:val="2F5496" w:themeColor="accent1" w:themeShade="BF"/>
          <w:szCs w:val="22"/>
        </w:rPr>
        <w:t xml:space="preserve"> and </w:t>
      </w:r>
      <w:r w:rsidR="004A2C02" w:rsidRPr="000A261B">
        <w:rPr>
          <w:color w:val="2F5496" w:themeColor="accent1" w:themeShade="BF"/>
          <w:szCs w:val="22"/>
        </w:rPr>
        <w:t xml:space="preserve">for </w:t>
      </w:r>
      <w:r w:rsidR="00311C03" w:rsidRPr="000A261B">
        <w:rPr>
          <w:color w:val="2F5496" w:themeColor="accent1" w:themeShade="BF"/>
          <w:szCs w:val="22"/>
        </w:rPr>
        <w:t>comparison to the integrated Michaelis-Menten equation formalis</w:t>
      </w:r>
      <w:r w:rsidR="001D7651" w:rsidRPr="000A261B">
        <w:rPr>
          <w:color w:val="2F5496" w:themeColor="accent1" w:themeShade="BF"/>
          <w:szCs w:val="22"/>
        </w:rPr>
        <w:t>m</w:t>
      </w:r>
      <w:r w:rsidR="00915741" w:rsidRPr="000A261B">
        <w:rPr>
          <w:color w:val="2F5496" w:themeColor="accent1" w:themeShade="BF"/>
          <w:szCs w:val="22"/>
        </w:rPr>
        <w:t>.</w:t>
      </w:r>
      <w:r w:rsidR="00162BDD" w:rsidRPr="000A261B">
        <w:rPr>
          <w:color w:val="2F5496" w:themeColor="accent1" w:themeShade="BF"/>
          <w:szCs w:val="22"/>
        </w:rPr>
        <w:t xml:space="preserve"> The </w:t>
      </w:r>
      <w:r w:rsidR="002F54AC" w:rsidRPr="000A261B">
        <w:rPr>
          <w:color w:val="2F5496" w:themeColor="accent1" w:themeShade="BF"/>
          <w:szCs w:val="22"/>
        </w:rPr>
        <w:t xml:space="preserve">yellow </w:t>
      </w:r>
      <w:r w:rsidR="00162BDD" w:rsidRPr="000A261B">
        <w:rPr>
          <w:color w:val="2F5496" w:themeColor="accent1" w:themeShade="BF"/>
          <w:szCs w:val="22"/>
        </w:rPr>
        <w:t xml:space="preserve">and </w:t>
      </w:r>
      <w:r w:rsidR="002F54AC" w:rsidRPr="000A261B">
        <w:rPr>
          <w:color w:val="2F5496" w:themeColor="accent1" w:themeShade="BF"/>
          <w:szCs w:val="22"/>
        </w:rPr>
        <w:t xml:space="preserve">purple </w:t>
      </w:r>
      <w:r w:rsidR="00162BDD" w:rsidRPr="000A261B">
        <w:rPr>
          <w:color w:val="2F5496" w:themeColor="accent1" w:themeShade="BF"/>
          <w:szCs w:val="22"/>
        </w:rPr>
        <w:t xml:space="preserve">points are from separate experiments with 1 </w:t>
      </w:r>
      <w:proofErr w:type="spellStart"/>
      <w:r w:rsidR="00817AF1" w:rsidRPr="000A261B">
        <w:rPr>
          <w:color w:val="2F5496" w:themeColor="accent1" w:themeShade="BF"/>
          <w:szCs w:val="22"/>
        </w:rPr>
        <w:t>n</w:t>
      </w:r>
      <w:r w:rsidR="00162BDD" w:rsidRPr="000A261B">
        <w:rPr>
          <w:color w:val="2F5496" w:themeColor="accent1" w:themeShade="BF"/>
          <w:szCs w:val="22"/>
        </w:rPr>
        <w:t>M</w:t>
      </w:r>
      <w:proofErr w:type="spellEnd"/>
      <w:r w:rsidR="00162BDD" w:rsidRPr="000A261B">
        <w:rPr>
          <w:color w:val="2F5496" w:themeColor="accent1" w:themeShade="BF"/>
          <w:szCs w:val="22"/>
        </w:rPr>
        <w:t xml:space="preserve"> [GAP].</w:t>
      </w:r>
    </w:p>
    <w:p w14:paraId="77C5B032" w14:textId="55F65CF0" w:rsidR="00131C7A" w:rsidRDefault="001866A4" w:rsidP="000E51B4">
      <w:pPr>
        <w:spacing w:line="288" w:lineRule="auto"/>
        <w:rPr>
          <w:color w:val="000000" w:themeColor="text1"/>
          <w:szCs w:val="22"/>
        </w:rPr>
      </w:pPr>
      <w:r>
        <w:rPr>
          <w:noProof/>
          <w:color w:val="000000" w:themeColor="text1"/>
          <w:szCs w:val="22"/>
        </w:rPr>
        <w:lastRenderedPageBreak/>
        <w:drawing>
          <wp:inline distT="0" distB="0" distL="0" distR="0" wp14:anchorId="675847BD" wp14:editId="11298E8E">
            <wp:extent cx="2822362" cy="19840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2362" cy="1984036"/>
                    </a:xfrm>
                    <a:prstGeom prst="rect">
                      <a:avLst/>
                    </a:prstGeom>
                  </pic:spPr>
                </pic:pic>
              </a:graphicData>
            </a:graphic>
          </wp:inline>
        </w:drawing>
      </w:r>
    </w:p>
    <w:p w14:paraId="2420F8E1" w14:textId="4265AA25" w:rsidR="00F2684D" w:rsidRPr="004C1895" w:rsidRDefault="00F2684D" w:rsidP="000E51B4">
      <w:pPr>
        <w:spacing w:line="288" w:lineRule="auto"/>
        <w:rPr>
          <w:color w:val="FF0000"/>
          <w:szCs w:val="22"/>
        </w:rPr>
      </w:pPr>
      <w:r w:rsidRPr="004C1895">
        <w:rPr>
          <w:color w:val="FF0000"/>
          <w:szCs w:val="22"/>
        </w:rPr>
        <w:t>We also performed an accuracy estimation analysis (</w:t>
      </w:r>
      <w:r w:rsidRPr="004C1895">
        <w:rPr>
          <w:b/>
          <w:bCs/>
          <w:color w:val="FF0000"/>
          <w:szCs w:val="22"/>
        </w:rPr>
        <w:t>Supplementary File 1 Fig. 14</w:t>
      </w:r>
      <w:r w:rsidRPr="004C1895">
        <w:rPr>
          <w:color w:val="FF0000"/>
          <w:szCs w:val="22"/>
        </w:rPr>
        <w:t xml:space="preserve">) where we show </w:t>
      </w:r>
      <w:r w:rsidR="00EB4A5A">
        <w:rPr>
          <w:color w:val="FF0000"/>
          <w:szCs w:val="22"/>
        </w:rPr>
        <w:t xml:space="preserve">for our integrated Michalis Menten approach </w:t>
      </w:r>
      <w:r w:rsidRPr="004C1895">
        <w:rPr>
          <w:color w:val="FF0000"/>
          <w:szCs w:val="22"/>
        </w:rPr>
        <w:t>that the standard deviation across a range of [S]/K</w:t>
      </w:r>
      <w:r w:rsidRPr="004C1895">
        <w:rPr>
          <w:color w:val="FF0000"/>
          <w:szCs w:val="22"/>
          <w:vertAlign w:val="subscript"/>
        </w:rPr>
        <w:t>m</w:t>
      </w:r>
      <w:r w:rsidRPr="004C1895">
        <w:rPr>
          <w:color w:val="FF0000"/>
          <w:szCs w:val="22"/>
        </w:rPr>
        <w:t xml:space="preserve"> ratios ranges from maximum 3% for </w:t>
      </w:r>
      <w:proofErr w:type="spellStart"/>
      <w:r w:rsidRPr="004C1895">
        <w:rPr>
          <w:color w:val="FF0000"/>
          <w:szCs w:val="22"/>
        </w:rPr>
        <w:t>k</w:t>
      </w:r>
      <w:r w:rsidRPr="004C1895">
        <w:rPr>
          <w:color w:val="FF0000"/>
          <w:szCs w:val="22"/>
          <w:vertAlign w:val="subscript"/>
        </w:rPr>
        <w:t>cat</w:t>
      </w:r>
      <w:proofErr w:type="spellEnd"/>
      <w:r w:rsidRPr="004C1895">
        <w:rPr>
          <w:color w:val="FF0000"/>
          <w:szCs w:val="22"/>
        </w:rPr>
        <w:t xml:space="preserve"> and 15% for K</w:t>
      </w:r>
      <w:r w:rsidRPr="004C1895">
        <w:rPr>
          <w:color w:val="FF0000"/>
          <w:szCs w:val="22"/>
          <w:vertAlign w:val="subscript"/>
        </w:rPr>
        <w:t>m</w:t>
      </w:r>
      <w:r w:rsidRPr="004C1895">
        <w:rPr>
          <w:color w:val="FF0000"/>
          <w:szCs w:val="22"/>
        </w:rPr>
        <w:t>.</w:t>
      </w:r>
    </w:p>
    <w:p w14:paraId="717EA2DA" w14:textId="3A9DC5E8" w:rsidR="00F2684D" w:rsidRDefault="00F2684D" w:rsidP="000E51B4">
      <w:pPr>
        <w:spacing w:line="288" w:lineRule="auto"/>
        <w:rPr>
          <w:color w:val="000000" w:themeColor="text1"/>
          <w:szCs w:val="22"/>
        </w:rPr>
      </w:pPr>
      <w:r>
        <w:rPr>
          <w:noProof/>
          <w:color w:val="000000" w:themeColor="text1"/>
          <w:szCs w:val="22"/>
        </w:rPr>
        <w:drawing>
          <wp:inline distT="0" distB="0" distL="0" distR="0" wp14:anchorId="51BE350A" wp14:editId="1CE05050">
            <wp:extent cx="6261100" cy="313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1100" cy="3136900"/>
                    </a:xfrm>
                    <a:prstGeom prst="rect">
                      <a:avLst/>
                    </a:prstGeom>
                  </pic:spPr>
                </pic:pic>
              </a:graphicData>
            </a:graphic>
          </wp:inline>
        </w:drawing>
      </w:r>
    </w:p>
    <w:p w14:paraId="0184214B" w14:textId="3C471B8C" w:rsidR="00847802" w:rsidRPr="00AA4B5E" w:rsidRDefault="00847802" w:rsidP="009B2A95">
      <w:pPr>
        <w:spacing w:line="240" w:lineRule="auto"/>
        <w:rPr>
          <w:b/>
          <w:bCs/>
          <w:color w:val="FF0000"/>
        </w:rPr>
      </w:pPr>
      <w:r w:rsidRPr="00AA4B5E">
        <w:rPr>
          <w:b/>
          <w:bCs/>
          <w:color w:val="FF0000"/>
        </w:rPr>
        <w:t xml:space="preserve">Supplementary Figure </w:t>
      </w:r>
      <w:r w:rsidRPr="009B2A95">
        <w:rPr>
          <w:b/>
          <w:bCs/>
          <w:color w:val="FF0000"/>
          <w:highlight w:val="yellow"/>
        </w:rPr>
        <w:fldChar w:fldCharType="begin"/>
      </w:r>
      <w:r w:rsidRPr="009B2A95">
        <w:rPr>
          <w:b/>
          <w:bCs/>
          <w:color w:val="FF0000"/>
          <w:highlight w:val="yellow"/>
        </w:rPr>
        <w:instrText xml:space="preserve"> SEQ Figure \* ARABIC </w:instrText>
      </w:r>
      <w:r w:rsidRPr="009B2A95">
        <w:rPr>
          <w:b/>
          <w:bCs/>
          <w:color w:val="FF0000"/>
          <w:highlight w:val="yellow"/>
        </w:rPr>
        <w:fldChar w:fldCharType="separate"/>
      </w:r>
      <w:r w:rsidR="009C5C55">
        <w:rPr>
          <w:b/>
          <w:bCs/>
          <w:noProof/>
          <w:color w:val="FF0000"/>
          <w:highlight w:val="yellow"/>
        </w:rPr>
        <w:t>1</w:t>
      </w:r>
      <w:r w:rsidRPr="009B2A95">
        <w:rPr>
          <w:b/>
          <w:bCs/>
          <w:color w:val="FF0000"/>
          <w:highlight w:val="yellow"/>
        </w:rPr>
        <w:fldChar w:fldCharType="end"/>
      </w:r>
      <w:r w:rsidR="003366F2">
        <w:rPr>
          <w:b/>
          <w:bCs/>
          <w:color w:val="FF0000"/>
        </w:rPr>
        <w:t>4</w:t>
      </w:r>
      <w:r w:rsidRPr="00AA4B5E">
        <w:rPr>
          <w:b/>
          <w:bCs/>
          <w:color w:val="FF0000"/>
        </w:rPr>
        <w:t xml:space="preserve"> Accuracy estimation for determining the kinetic parameters of GAP-mediated GTP hydrolysis from individual time courses spanning [S] &gt; K</w:t>
      </w:r>
      <w:r w:rsidRPr="00AA4B5E">
        <w:rPr>
          <w:b/>
          <w:bCs/>
          <w:color w:val="FF0000"/>
          <w:vertAlign w:val="subscript"/>
        </w:rPr>
        <w:t>m</w:t>
      </w:r>
      <w:r w:rsidRPr="00AA4B5E">
        <w:rPr>
          <w:b/>
          <w:bCs/>
          <w:color w:val="FF0000"/>
        </w:rPr>
        <w:t xml:space="preserve"> to [S] &lt;&lt; K</w:t>
      </w:r>
      <w:r w:rsidRPr="00AA4B5E">
        <w:rPr>
          <w:b/>
          <w:bCs/>
          <w:color w:val="FF0000"/>
          <w:vertAlign w:val="subscript"/>
        </w:rPr>
        <w:t xml:space="preserve">m </w:t>
      </w:r>
      <w:r w:rsidRPr="00AA4B5E">
        <w:rPr>
          <w:b/>
          <w:bCs/>
          <w:color w:val="FF0000"/>
        </w:rPr>
        <w:t xml:space="preserve">fit with an accurate solution of the integrated Michaelis Menten (IMM) equation. </w:t>
      </w:r>
      <w:r w:rsidRPr="00AA4B5E">
        <w:rPr>
          <w:color w:val="FF0000"/>
        </w:rPr>
        <w:t>Each time course was simulated using the experimentally determined parameters determined from the fitted IMM model, with added Gaussian noise similar to the experimental fluorescence signal noise. The deviation from the mean is plotted against a ratio of initial substrate (Gsp1:GTP) concentration and the experimentally determined K</w:t>
      </w:r>
      <w:r w:rsidRPr="00AA4B5E">
        <w:rPr>
          <w:color w:val="FF0000"/>
          <w:vertAlign w:val="subscript"/>
        </w:rPr>
        <w:t>m</w:t>
      </w:r>
      <w:r w:rsidRPr="00AA4B5E">
        <w:rPr>
          <w:color w:val="FF0000"/>
        </w:rPr>
        <w:t>. Deviation from the mean is reported either as standard deviation or</w:t>
      </w:r>
      <w:r w:rsidR="000C6C6C">
        <w:rPr>
          <w:color w:val="FF0000"/>
        </w:rPr>
        <w:t xml:space="preserve"> </w:t>
      </w:r>
      <m:oMath>
        <m:r>
          <w:rPr>
            <w:rFonts w:ascii="Cambria Math" w:hAnsi="Cambria Math"/>
            <w:color w:val="FF0000"/>
          </w:rPr>
          <m:t xml:space="preserve">RMSD= </m:t>
        </m:r>
        <m:rad>
          <m:radPr>
            <m:degHide m:val="1"/>
            <m:ctrlPr>
              <w:rPr>
                <w:rFonts w:ascii="Cambria Math" w:hAnsi="Cambria Math"/>
                <w:i/>
                <w:color w:val="FF0000"/>
              </w:rPr>
            </m:ctrlPr>
          </m:radPr>
          <m:deg/>
          <m:e>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r>
                      <m:rPr>
                        <m:sty m:val="p"/>
                      </m:rPr>
                      <w:rPr>
                        <w:rFonts w:ascii="Cambria Math" w:hAnsi="Cambria Math"/>
                        <w:color w:val="FF0000"/>
                      </w:rPr>
                      <m:t>(simulation_param -experimental</m:t>
                    </m:r>
                    <m:r>
                      <w:rPr>
                        <w:rFonts w:ascii="Cambria Math" w:hAnsi="Cambria Math"/>
                        <w:color w:val="FF0000"/>
                      </w:rPr>
                      <m:t>_</m:t>
                    </m:r>
                    <m:r>
                      <m:rPr>
                        <m:sty m:val="p"/>
                      </m:rPr>
                      <w:rPr>
                        <w:rFonts w:ascii="Cambria Math" w:hAnsi="Cambria Math"/>
                        <w:color w:val="FF0000"/>
                      </w:rPr>
                      <m:t>param</m:t>
                    </m:r>
                    <m:sSup>
                      <m:sSupPr>
                        <m:ctrlPr>
                          <w:rPr>
                            <w:rFonts w:ascii="Cambria Math" w:hAnsi="Cambria Math"/>
                            <w:i/>
                            <w:color w:val="FF0000"/>
                          </w:rPr>
                        </m:ctrlPr>
                      </m:sSupPr>
                      <m:e>
                        <m:r>
                          <w:rPr>
                            <w:rFonts w:ascii="Cambria Math" w:hAnsi="Cambria Math"/>
                            <w:color w:val="FF0000"/>
                          </w:rPr>
                          <m:t>)</m:t>
                        </m:r>
                      </m:e>
                      <m:sup>
                        <m:r>
                          <w:rPr>
                            <w:rFonts w:ascii="Cambria Math" w:hAnsi="Cambria Math"/>
                            <w:color w:val="FF0000"/>
                          </w:rPr>
                          <m:t>2</m:t>
                        </m:r>
                      </m:sup>
                    </m:sSup>
                  </m:e>
                </m:nary>
              </m:num>
              <m:den>
                <m:r>
                  <w:rPr>
                    <w:rFonts w:ascii="Cambria Math" w:hAnsi="Cambria Math"/>
                    <w:color w:val="FF0000"/>
                  </w:rPr>
                  <m:t>N</m:t>
                </m:r>
              </m:den>
            </m:f>
          </m:e>
        </m:rad>
      </m:oMath>
      <w:r w:rsidRPr="00AA4B5E">
        <w:rPr>
          <w:color w:val="FF0000"/>
        </w:rPr>
        <w:t xml:space="preserve">, where N = 100 simulations, and simulation_param and experimental_param are experimental and simulated </w:t>
      </w:r>
      <w:proofErr w:type="spellStart"/>
      <w:r w:rsidRPr="00AA4B5E">
        <w:rPr>
          <w:color w:val="FF0000"/>
        </w:rPr>
        <w:t>k</w:t>
      </w:r>
      <w:r w:rsidRPr="00AA4B5E">
        <w:rPr>
          <w:color w:val="FF0000"/>
          <w:vertAlign w:val="subscript"/>
        </w:rPr>
        <w:t>cat</w:t>
      </w:r>
      <w:proofErr w:type="spellEnd"/>
      <w:r w:rsidRPr="00AA4B5E">
        <w:rPr>
          <w:color w:val="FF0000"/>
        </w:rPr>
        <w:t>, K</w:t>
      </w:r>
      <w:r w:rsidRPr="00AA4B5E">
        <w:rPr>
          <w:color w:val="FF0000"/>
          <w:vertAlign w:val="subscript"/>
        </w:rPr>
        <w:t>m</w:t>
      </w:r>
      <w:r w:rsidRPr="00AA4B5E">
        <w:rPr>
          <w:color w:val="FF0000"/>
        </w:rPr>
        <w:t xml:space="preserve">, and </w:t>
      </w:r>
      <w:proofErr w:type="spellStart"/>
      <w:r w:rsidRPr="00AA4B5E">
        <w:rPr>
          <w:color w:val="FF0000"/>
        </w:rPr>
        <w:t>k</w:t>
      </w:r>
      <w:r w:rsidRPr="00AA4B5E">
        <w:rPr>
          <w:color w:val="FF0000"/>
          <w:vertAlign w:val="subscript"/>
        </w:rPr>
        <w:t>cat</w:t>
      </w:r>
      <w:proofErr w:type="spellEnd"/>
      <w:r w:rsidRPr="00AA4B5E">
        <w:rPr>
          <w:color w:val="FF0000"/>
        </w:rPr>
        <w:t>/K</w:t>
      </w:r>
      <w:r w:rsidRPr="00AA4B5E">
        <w:rPr>
          <w:color w:val="FF0000"/>
          <w:vertAlign w:val="subscript"/>
        </w:rPr>
        <w:t>m</w:t>
      </w:r>
      <w:r w:rsidRPr="00AA4B5E">
        <w:rPr>
          <w:color w:val="FF0000"/>
        </w:rPr>
        <w:t>, respectively. Here, simulated refers to the average of the fitted values for the simulated data sets.</w:t>
      </w:r>
      <w:r w:rsidR="004C1895">
        <w:rPr>
          <w:color w:val="FF0000"/>
        </w:rPr>
        <w:t>”</w:t>
      </w:r>
    </w:p>
    <w:p w14:paraId="58311E79" w14:textId="77777777" w:rsidR="00F2684D" w:rsidRPr="00E640C0" w:rsidRDefault="00F2684D" w:rsidP="000E51B4">
      <w:pPr>
        <w:spacing w:line="288" w:lineRule="auto"/>
        <w:rPr>
          <w:color w:val="000000" w:themeColor="text1"/>
          <w:szCs w:val="22"/>
        </w:rPr>
      </w:pPr>
    </w:p>
    <w:p w14:paraId="5CDDD650" w14:textId="6E9E429A" w:rsidR="007719D7" w:rsidRPr="00756528" w:rsidRDefault="0012140E" w:rsidP="000E51B4">
      <w:pPr>
        <w:spacing w:line="288" w:lineRule="auto"/>
        <w:rPr>
          <w:color w:val="FF0000"/>
          <w:szCs w:val="22"/>
        </w:rPr>
      </w:pPr>
      <w:r w:rsidRPr="00570241">
        <w:rPr>
          <w:color w:val="2F5496" w:themeColor="accent1" w:themeShade="BF"/>
          <w:szCs w:val="22"/>
        </w:rPr>
        <w:t>Importantly</w:t>
      </w:r>
      <w:r w:rsidR="00891A37" w:rsidRPr="001011A4">
        <w:rPr>
          <w:color w:val="2F5496" w:themeColor="accent1" w:themeShade="BF"/>
          <w:szCs w:val="22"/>
        </w:rPr>
        <w:t xml:space="preserve">, in the revisions </w:t>
      </w:r>
      <w:r w:rsidR="00891A37" w:rsidRPr="004D7A6A">
        <w:rPr>
          <w:color w:val="FF0000"/>
          <w:szCs w:val="22"/>
        </w:rPr>
        <w:t xml:space="preserve">we </w:t>
      </w:r>
      <w:r w:rsidR="00F25C4C">
        <w:rPr>
          <w:color w:val="FF0000"/>
          <w:szCs w:val="22"/>
        </w:rPr>
        <w:t xml:space="preserve">also </w:t>
      </w:r>
      <w:r w:rsidR="00891A37" w:rsidRPr="004D7A6A">
        <w:rPr>
          <w:color w:val="FF0000"/>
          <w:szCs w:val="22"/>
        </w:rPr>
        <w:t>added more replicates of GAP-mediated GTP hydrolysis for several mutants</w:t>
      </w:r>
      <w:r w:rsidR="00891A37" w:rsidRPr="00570241">
        <w:rPr>
          <w:color w:val="2F5496" w:themeColor="accent1" w:themeShade="BF"/>
          <w:szCs w:val="22"/>
        </w:rPr>
        <w:t>, resulting in parameter values in which we are now more confident (</w:t>
      </w:r>
      <w:r w:rsidR="00891A37" w:rsidRPr="00570241">
        <w:rPr>
          <w:b/>
          <w:color w:val="2F5496" w:themeColor="accent1" w:themeShade="BF"/>
          <w:szCs w:val="22"/>
        </w:rPr>
        <w:t>Fig. 3a</w:t>
      </w:r>
      <w:r w:rsidR="00891A37" w:rsidRPr="00570241">
        <w:rPr>
          <w:color w:val="2F5496" w:themeColor="accent1" w:themeShade="BF"/>
          <w:szCs w:val="22"/>
        </w:rPr>
        <w:t xml:space="preserve">, </w:t>
      </w:r>
      <w:r w:rsidR="00891A37" w:rsidRPr="00570241">
        <w:rPr>
          <w:b/>
          <w:color w:val="2F5496" w:themeColor="accent1" w:themeShade="BF"/>
          <w:szCs w:val="22"/>
        </w:rPr>
        <w:t>Extended Data Fig. 6</w:t>
      </w:r>
      <w:r w:rsidR="00891A37" w:rsidRPr="00570241">
        <w:rPr>
          <w:color w:val="2F5496" w:themeColor="accent1" w:themeShade="BF"/>
          <w:szCs w:val="22"/>
        </w:rPr>
        <w:t xml:space="preserve">, as well as individual curves in </w:t>
      </w:r>
      <w:r w:rsidR="00891A37" w:rsidRPr="00570241">
        <w:rPr>
          <w:b/>
          <w:color w:val="2F5496" w:themeColor="accent1" w:themeShade="BF"/>
          <w:szCs w:val="22"/>
        </w:rPr>
        <w:t>Supplementary File 1 Fig. 3</w:t>
      </w:r>
      <w:r w:rsidR="00891A37" w:rsidRPr="00570241">
        <w:rPr>
          <w:color w:val="2F5496" w:themeColor="accent1" w:themeShade="BF"/>
          <w:szCs w:val="22"/>
        </w:rPr>
        <w:t>). We also corrected our error analysis. In the original manuscript we reported standard errors (</w:t>
      </w:r>
      <w:proofErr w:type="spellStart"/>
      <w:r w:rsidR="00891A37" w:rsidRPr="00570241">
        <w:rPr>
          <w:color w:val="2F5496" w:themeColor="accent1" w:themeShade="BF"/>
          <w:szCs w:val="22"/>
        </w:rPr>
        <w:t>std.dev</w:t>
      </w:r>
      <w:proofErr w:type="spellEnd"/>
      <w:r w:rsidR="00891A37" w:rsidRPr="00570241">
        <w:rPr>
          <w:color w:val="2F5496" w:themeColor="accent1" w:themeShade="BF"/>
          <w:szCs w:val="22"/>
        </w:rPr>
        <w:t xml:space="preserve">/sqrt(n)) for the GEF data and standard deviations for the GAP data. In addition, </w:t>
      </w:r>
      <w:r w:rsidR="00891A37" w:rsidRPr="00570241">
        <w:rPr>
          <w:color w:val="2F5496" w:themeColor="accent1" w:themeShade="BF"/>
          <w:szCs w:val="22"/>
        </w:rPr>
        <w:lastRenderedPageBreak/>
        <w:t xml:space="preserve">we overestimated the standard deviations of the </w:t>
      </w:r>
      <w:proofErr w:type="spellStart"/>
      <w:r w:rsidR="00891A37" w:rsidRPr="00570241">
        <w:rPr>
          <w:color w:val="2F5496" w:themeColor="accent1" w:themeShade="BF"/>
          <w:szCs w:val="22"/>
        </w:rPr>
        <w:t>k</w:t>
      </w:r>
      <w:r w:rsidR="00891A37" w:rsidRPr="00570241">
        <w:rPr>
          <w:color w:val="2F5496" w:themeColor="accent1" w:themeShade="BF"/>
          <w:szCs w:val="22"/>
          <w:vertAlign w:val="subscript"/>
        </w:rPr>
        <w:t>cat</w:t>
      </w:r>
      <w:proofErr w:type="spellEnd"/>
      <w:r w:rsidR="00891A37" w:rsidRPr="00570241">
        <w:rPr>
          <w:color w:val="2F5496" w:themeColor="accent1" w:themeShade="BF"/>
          <w:szCs w:val="22"/>
        </w:rPr>
        <w:t>/K</w:t>
      </w:r>
      <w:r w:rsidR="00891A37" w:rsidRPr="00570241">
        <w:rPr>
          <w:color w:val="2F5496" w:themeColor="accent1" w:themeShade="BF"/>
          <w:szCs w:val="22"/>
          <w:vertAlign w:val="subscript"/>
        </w:rPr>
        <w:t>m</w:t>
      </w:r>
      <w:r w:rsidR="00891A37" w:rsidRPr="00570241">
        <w:rPr>
          <w:color w:val="2F5496" w:themeColor="accent1" w:themeShade="BF"/>
          <w:szCs w:val="22"/>
        </w:rPr>
        <w:t xml:space="preserve"> by treating the </w:t>
      </w:r>
      <w:proofErr w:type="spellStart"/>
      <w:r w:rsidR="00891A37" w:rsidRPr="00570241">
        <w:rPr>
          <w:color w:val="2F5496" w:themeColor="accent1" w:themeShade="BF"/>
          <w:szCs w:val="22"/>
        </w:rPr>
        <w:t>k</w:t>
      </w:r>
      <w:r w:rsidR="00891A37" w:rsidRPr="00570241">
        <w:rPr>
          <w:color w:val="2F5496" w:themeColor="accent1" w:themeShade="BF"/>
          <w:szCs w:val="22"/>
          <w:vertAlign w:val="subscript"/>
        </w:rPr>
        <w:t>cat</w:t>
      </w:r>
      <w:proofErr w:type="spellEnd"/>
      <w:r w:rsidR="00891A37" w:rsidRPr="00570241">
        <w:rPr>
          <w:color w:val="2F5496" w:themeColor="accent1" w:themeShade="BF"/>
          <w:szCs w:val="22"/>
        </w:rPr>
        <w:t xml:space="preserve"> and K</w:t>
      </w:r>
      <w:r w:rsidR="00891A37" w:rsidRPr="00570241">
        <w:rPr>
          <w:color w:val="2F5496" w:themeColor="accent1" w:themeShade="BF"/>
          <w:szCs w:val="22"/>
          <w:vertAlign w:val="subscript"/>
        </w:rPr>
        <w:t>m</w:t>
      </w:r>
      <w:r w:rsidR="00891A37" w:rsidRPr="00570241">
        <w:rPr>
          <w:color w:val="2F5496" w:themeColor="accent1" w:themeShade="BF"/>
          <w:szCs w:val="22"/>
        </w:rPr>
        <w:t xml:space="preserve"> values as independent observations, which is not the case since they are simultaneously determined from an analysis of the same experimental data set. The correct approach, which does not assume independence of the </w:t>
      </w:r>
      <w:proofErr w:type="spellStart"/>
      <w:r w:rsidR="00891A37" w:rsidRPr="00570241">
        <w:rPr>
          <w:color w:val="2F5496" w:themeColor="accent1" w:themeShade="BF"/>
          <w:szCs w:val="22"/>
        </w:rPr>
        <w:t>k</w:t>
      </w:r>
      <w:r w:rsidR="00891A37" w:rsidRPr="00570241">
        <w:rPr>
          <w:color w:val="2F5496" w:themeColor="accent1" w:themeShade="BF"/>
          <w:szCs w:val="22"/>
          <w:vertAlign w:val="subscript"/>
        </w:rPr>
        <w:t>cat</w:t>
      </w:r>
      <w:proofErr w:type="spellEnd"/>
      <w:r w:rsidR="00891A37" w:rsidRPr="00570241">
        <w:rPr>
          <w:color w:val="2F5496" w:themeColor="accent1" w:themeShade="BF"/>
          <w:szCs w:val="22"/>
        </w:rPr>
        <w:t xml:space="preserve"> and K</w:t>
      </w:r>
      <w:r w:rsidR="00891A37" w:rsidRPr="00570241">
        <w:rPr>
          <w:color w:val="2F5496" w:themeColor="accent1" w:themeShade="BF"/>
          <w:szCs w:val="22"/>
          <w:vertAlign w:val="subscript"/>
        </w:rPr>
        <w:t>m</w:t>
      </w:r>
      <w:r w:rsidR="00891A37" w:rsidRPr="00570241">
        <w:rPr>
          <w:color w:val="2F5496" w:themeColor="accent1" w:themeShade="BF"/>
          <w:szCs w:val="22"/>
        </w:rPr>
        <w:t xml:space="preserve"> values, is to estimate the error for the mean </w:t>
      </w:r>
      <w:proofErr w:type="spellStart"/>
      <w:r w:rsidR="00891A37" w:rsidRPr="00570241">
        <w:rPr>
          <w:color w:val="2F5496" w:themeColor="accent1" w:themeShade="BF"/>
          <w:szCs w:val="22"/>
        </w:rPr>
        <w:t>k</w:t>
      </w:r>
      <w:r w:rsidR="00891A37" w:rsidRPr="00570241">
        <w:rPr>
          <w:color w:val="2F5496" w:themeColor="accent1" w:themeShade="BF"/>
          <w:szCs w:val="22"/>
          <w:vertAlign w:val="subscript"/>
        </w:rPr>
        <w:t>cat</w:t>
      </w:r>
      <w:proofErr w:type="spellEnd"/>
      <w:r w:rsidR="00891A37" w:rsidRPr="00570241">
        <w:rPr>
          <w:color w:val="2F5496" w:themeColor="accent1" w:themeShade="BF"/>
          <w:szCs w:val="22"/>
        </w:rPr>
        <w:t>/K</w:t>
      </w:r>
      <w:r w:rsidR="00891A37" w:rsidRPr="00570241">
        <w:rPr>
          <w:color w:val="2F5496" w:themeColor="accent1" w:themeShade="BF"/>
          <w:szCs w:val="22"/>
          <w:vertAlign w:val="subscript"/>
        </w:rPr>
        <w:t>m</w:t>
      </w:r>
      <w:r w:rsidR="00891A37" w:rsidRPr="00570241">
        <w:rPr>
          <w:color w:val="2F5496" w:themeColor="accent1" w:themeShade="BF"/>
          <w:szCs w:val="22"/>
        </w:rPr>
        <w:t xml:space="preserve"> directly from the variation in individual </w:t>
      </w:r>
      <w:proofErr w:type="spellStart"/>
      <w:r w:rsidR="00891A37" w:rsidRPr="00570241">
        <w:rPr>
          <w:color w:val="2F5496" w:themeColor="accent1" w:themeShade="BF"/>
          <w:szCs w:val="22"/>
        </w:rPr>
        <w:t>k</w:t>
      </w:r>
      <w:r w:rsidR="00891A37" w:rsidRPr="00570241">
        <w:rPr>
          <w:color w:val="2F5496" w:themeColor="accent1" w:themeShade="BF"/>
          <w:szCs w:val="22"/>
          <w:vertAlign w:val="subscript"/>
        </w:rPr>
        <w:t>cat</w:t>
      </w:r>
      <w:proofErr w:type="spellEnd"/>
      <w:r w:rsidR="00891A37" w:rsidRPr="00570241">
        <w:rPr>
          <w:color w:val="2F5496" w:themeColor="accent1" w:themeShade="BF"/>
          <w:szCs w:val="22"/>
        </w:rPr>
        <w:t>/K</w:t>
      </w:r>
      <w:r w:rsidR="00891A37" w:rsidRPr="00570241">
        <w:rPr>
          <w:color w:val="2F5496" w:themeColor="accent1" w:themeShade="BF"/>
          <w:szCs w:val="22"/>
          <w:vertAlign w:val="subscript"/>
        </w:rPr>
        <w:t>m</w:t>
      </w:r>
      <w:r w:rsidR="00891A37" w:rsidRPr="00570241">
        <w:rPr>
          <w:color w:val="2F5496" w:themeColor="accent1" w:themeShade="BF"/>
          <w:szCs w:val="22"/>
        </w:rPr>
        <w:t xml:space="preserve"> values between data sets. </w:t>
      </w:r>
      <w:r w:rsidR="00891A37" w:rsidRPr="00756528">
        <w:rPr>
          <w:color w:val="FF0000"/>
          <w:szCs w:val="22"/>
        </w:rPr>
        <w:t xml:space="preserve">We now report correctly calculated </w:t>
      </w:r>
      <w:r w:rsidR="00891A37" w:rsidRPr="00756528">
        <w:rPr>
          <w:color w:val="FF0000"/>
          <w:szCs w:val="22"/>
          <w:u w:val="single"/>
        </w:rPr>
        <w:t xml:space="preserve">standard </w:t>
      </w:r>
      <w:r w:rsidR="00891A37" w:rsidRPr="00756528">
        <w:rPr>
          <w:i/>
          <w:iCs/>
          <w:color w:val="FF0000"/>
          <w:szCs w:val="22"/>
          <w:u w:val="single"/>
        </w:rPr>
        <w:t>errors</w:t>
      </w:r>
      <w:r w:rsidR="006C7E9E" w:rsidRPr="00756528">
        <w:rPr>
          <w:i/>
          <w:iCs/>
          <w:color w:val="FF0000"/>
          <w:szCs w:val="22"/>
          <w:u w:val="single"/>
        </w:rPr>
        <w:t xml:space="preserve"> of mean</w:t>
      </w:r>
      <w:r w:rsidR="00891A37" w:rsidRPr="00756528">
        <w:rPr>
          <w:color w:val="FF0000"/>
          <w:szCs w:val="22"/>
        </w:rPr>
        <w:t xml:space="preserve"> for </w:t>
      </w:r>
      <w:r w:rsidR="00891A37" w:rsidRPr="00756528">
        <w:rPr>
          <w:b/>
          <w:bCs/>
          <w:color w:val="FF0000"/>
          <w:szCs w:val="22"/>
        </w:rPr>
        <w:t>both</w:t>
      </w:r>
      <w:r w:rsidR="00891A37" w:rsidRPr="00756528">
        <w:rPr>
          <w:color w:val="FF0000"/>
          <w:szCs w:val="22"/>
        </w:rPr>
        <w:t xml:space="preserve"> the GAP and the GEF experiments.</w:t>
      </w:r>
    </w:p>
    <w:p w14:paraId="38421554" w14:textId="65ECB618" w:rsidR="007E5AD9" w:rsidRPr="001C16D7" w:rsidRDefault="00A43B6B" w:rsidP="000E51B4">
      <w:pPr>
        <w:spacing w:line="288" w:lineRule="auto"/>
        <w:rPr>
          <w:i/>
          <w:iCs/>
          <w:szCs w:val="22"/>
          <w:shd w:val="clear" w:color="auto" w:fill="FFFFFF"/>
        </w:rPr>
      </w:pPr>
      <w:r w:rsidRPr="001C16D7">
        <w:rPr>
          <w:i/>
          <w:iCs/>
          <w:szCs w:val="22"/>
          <w:shd w:val="clear" w:color="auto" w:fill="FFFFFF"/>
        </w:rPr>
        <w:t>b) Interpretation</w:t>
      </w:r>
      <w:r w:rsidRPr="00D33D55">
        <w:rPr>
          <w:i/>
          <w:iCs/>
          <w:szCs w:val="22"/>
          <w:u w:val="single"/>
          <w:shd w:val="clear" w:color="auto" w:fill="FFFFFF"/>
        </w:rPr>
        <w:t>: Enzyme kinetics data in Gsp1 must be interpreted with care because there are multiple steps involved in each reaction</w:t>
      </w:r>
      <w:r w:rsidRPr="001C16D7">
        <w:rPr>
          <w:i/>
          <w:iCs/>
          <w:szCs w:val="22"/>
          <w:shd w:val="clear" w:color="auto" w:fill="FFFFFF"/>
        </w:rPr>
        <w:t xml:space="preserve">.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1C16D7">
        <w:rPr>
          <w:i/>
          <w:iCs/>
          <w:szCs w:val="22"/>
          <w:shd w:val="clear" w:color="auto" w:fill="FFFFFF"/>
        </w:rPr>
        <w:t>McMacken</w:t>
      </w:r>
      <w:proofErr w:type="spellEnd"/>
      <w:r w:rsidRPr="001C16D7">
        <w:rPr>
          <w:i/>
          <w:iCs/>
          <w:szCs w:val="22"/>
          <w:shd w:val="clear" w:color="auto" w:fill="FFFFFF"/>
        </w:rPr>
        <w:t xml:space="preserve">, Bernd </w:t>
      </w:r>
      <w:proofErr w:type="spellStart"/>
      <w:r w:rsidRPr="001C16D7">
        <w:rPr>
          <w:i/>
          <w:iCs/>
          <w:szCs w:val="22"/>
          <w:shd w:val="clear" w:color="auto" w:fill="FFFFFF"/>
        </w:rPr>
        <w:t>Bukau</w:t>
      </w:r>
      <w:proofErr w:type="spellEnd"/>
      <w:r w:rsidRPr="001C16D7">
        <w:rPr>
          <w:i/>
          <w:iCs/>
          <w:szCs w:val="22"/>
          <w:shd w:val="clear" w:color="auto" w:fill="FFFFFF"/>
        </w:rPr>
        <w:t xml:space="preserve"> and others show that multiple steps must be considered in building a model (Hu, Mayer and Tomita, </w:t>
      </w:r>
      <w:proofErr w:type="spellStart"/>
      <w:r w:rsidRPr="001C16D7">
        <w:rPr>
          <w:i/>
          <w:iCs/>
          <w:szCs w:val="22"/>
          <w:shd w:val="clear" w:color="auto" w:fill="FFFFFF"/>
        </w:rPr>
        <w:t>BiophysJ</w:t>
      </w:r>
      <w:proofErr w:type="spellEnd"/>
      <w:r w:rsidRPr="001C16D7">
        <w:rPr>
          <w:i/>
          <w:iCs/>
          <w:szCs w:val="22"/>
          <w:shd w:val="clear" w:color="auto" w:fill="FFFFFF"/>
        </w:rPr>
        <w:t xml:space="preserve"> 2006). </w:t>
      </w:r>
    </w:p>
    <w:p w14:paraId="5A4782A2" w14:textId="486E12DE" w:rsidR="008D30CB" w:rsidRPr="00570241" w:rsidRDefault="009F257D" w:rsidP="000E51B4">
      <w:pPr>
        <w:spacing w:line="288" w:lineRule="auto"/>
        <w:rPr>
          <w:color w:val="2F5496" w:themeColor="accent1" w:themeShade="BF"/>
          <w:szCs w:val="22"/>
          <w:shd w:val="clear" w:color="auto" w:fill="FFFFFF"/>
        </w:rPr>
      </w:pPr>
      <w:r w:rsidRPr="00570241">
        <w:rPr>
          <w:color w:val="2F5496" w:themeColor="accent1" w:themeShade="BF"/>
          <w:szCs w:val="22"/>
          <w:shd w:val="clear" w:color="auto" w:fill="FFFFFF"/>
        </w:rPr>
        <w:t>We agree, t</w:t>
      </w:r>
      <w:r w:rsidR="007E5AD9" w:rsidRPr="00570241">
        <w:rPr>
          <w:color w:val="2F5496" w:themeColor="accent1" w:themeShade="BF"/>
          <w:szCs w:val="22"/>
          <w:shd w:val="clear" w:color="auto" w:fill="FFFFFF"/>
        </w:rPr>
        <w:t xml:space="preserve">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w:t>
      </w:r>
      <w:r w:rsidR="00ED212C">
        <w:rPr>
          <w:color w:val="2F5496" w:themeColor="accent1" w:themeShade="BF"/>
          <w:szCs w:val="22"/>
          <w:shd w:val="clear" w:color="auto" w:fill="FFFFFF"/>
        </w:rPr>
        <w:t>Ran</w:t>
      </w:r>
      <w:r w:rsidR="00ED212C" w:rsidRPr="00570241">
        <w:rPr>
          <w:color w:val="2F5496" w:themeColor="accent1" w:themeShade="BF"/>
          <w:szCs w:val="22"/>
          <w:shd w:val="clear" w:color="auto" w:fill="FFFFFF"/>
        </w:rPr>
        <w:t xml:space="preserve"> </w:t>
      </w:r>
      <w:r w:rsidR="007E5AD9" w:rsidRPr="00570241">
        <w:rPr>
          <w:color w:val="2F5496" w:themeColor="accent1" w:themeShade="BF"/>
          <w:szCs w:val="22"/>
          <w:shd w:val="clear" w:color="auto" w:fill="FFFFFF"/>
        </w:rPr>
        <w:t xml:space="preserve">GTPase were worked out by </w:t>
      </w:r>
      <w:proofErr w:type="spellStart"/>
      <w:r w:rsidR="008D30CB" w:rsidRPr="00570241">
        <w:rPr>
          <w:color w:val="2F5496" w:themeColor="accent1" w:themeShade="BF"/>
          <w:szCs w:val="22"/>
          <w:shd w:val="clear" w:color="auto" w:fill="FFFFFF"/>
        </w:rPr>
        <w:t>Klebe</w:t>
      </w:r>
      <w:proofErr w:type="spellEnd"/>
      <w:r w:rsidR="008D30CB" w:rsidRPr="00570241">
        <w:rPr>
          <w:color w:val="2F5496" w:themeColor="accent1" w:themeShade="BF"/>
          <w:szCs w:val="22"/>
          <w:shd w:val="clear" w:color="auto" w:fill="FFFFFF"/>
        </w:rPr>
        <w:t xml:space="preserve"> </w:t>
      </w:r>
      <w:r w:rsidR="008D30CB" w:rsidRPr="00570241">
        <w:rPr>
          <w:i/>
          <w:iCs/>
          <w:color w:val="2F5496" w:themeColor="accent1" w:themeShade="BF"/>
          <w:szCs w:val="22"/>
          <w:shd w:val="clear" w:color="auto" w:fill="FFFFFF"/>
        </w:rPr>
        <w:t>et al</w:t>
      </w:r>
      <w:r w:rsidR="008D30CB" w:rsidRPr="00570241">
        <w:rPr>
          <w:color w:val="2F5496" w:themeColor="accent1" w:themeShade="BF"/>
          <w:szCs w:val="22"/>
          <w:shd w:val="clear" w:color="auto" w:fill="FFFFFF"/>
        </w:rPr>
        <w:t>. (</w:t>
      </w:r>
      <w:proofErr w:type="spellStart"/>
      <w:r w:rsidR="0017613F" w:rsidRPr="00570241">
        <w:rPr>
          <w:color w:val="2F5496" w:themeColor="accent1" w:themeShade="BF"/>
          <w:szCs w:val="22"/>
          <w:shd w:val="clear" w:color="auto" w:fill="FFFFFF"/>
        </w:rPr>
        <w:t>Klebe</w:t>
      </w:r>
      <w:proofErr w:type="spellEnd"/>
      <w:r w:rsidR="0017613F" w:rsidRPr="00570241">
        <w:rPr>
          <w:color w:val="2F5496" w:themeColor="accent1" w:themeShade="BF"/>
          <w:szCs w:val="22"/>
          <w:shd w:val="clear" w:color="auto" w:fill="FFFFFF"/>
        </w:rPr>
        <w:t xml:space="preserve"> et al., </w:t>
      </w:r>
      <w:r w:rsidR="008D30CB" w:rsidRPr="00570241">
        <w:rPr>
          <w:color w:val="2F5496" w:themeColor="accent1" w:themeShade="BF"/>
          <w:szCs w:val="22"/>
          <w:shd w:val="clear" w:color="auto" w:fill="FFFFFF"/>
        </w:rPr>
        <w:t>Biochemistry, 1995</w:t>
      </w:r>
      <w:r w:rsidR="0017613F" w:rsidRPr="00570241">
        <w:rPr>
          <w:color w:val="2F5496" w:themeColor="accent1" w:themeShade="BF"/>
          <w:szCs w:val="22"/>
          <w:shd w:val="clear" w:color="auto" w:fill="FFFFFF"/>
        </w:rPr>
        <w:t>a</w:t>
      </w:r>
      <w:r w:rsidR="008D30CB" w:rsidRPr="00570241">
        <w:rPr>
          <w:color w:val="2F5496" w:themeColor="accent1" w:themeShade="BF"/>
          <w:szCs w:val="22"/>
          <w:shd w:val="clear" w:color="auto" w:fill="FFFFFF"/>
        </w:rPr>
        <w:t>).</w:t>
      </w:r>
      <w:r w:rsidR="00AF3E34" w:rsidRPr="00570241" w:rsidDel="00AF3E34">
        <w:rPr>
          <w:color w:val="2F5496" w:themeColor="accent1" w:themeShade="BF"/>
          <w:szCs w:val="22"/>
          <w:shd w:val="clear" w:color="auto" w:fill="FFFFFF"/>
        </w:rPr>
        <w:t xml:space="preserve"> </w:t>
      </w:r>
      <w:r w:rsidR="0017613F" w:rsidRPr="00570241">
        <w:rPr>
          <w:color w:val="2F5496" w:themeColor="accent1" w:themeShade="BF"/>
          <w:szCs w:val="22"/>
          <w:shd w:val="clear" w:color="auto" w:fill="FFFFFF"/>
        </w:rPr>
        <w:t>The same authors (</w:t>
      </w:r>
      <w:proofErr w:type="spellStart"/>
      <w:r w:rsidR="0017613F" w:rsidRPr="00570241">
        <w:rPr>
          <w:color w:val="2F5496" w:themeColor="accent1" w:themeShade="BF"/>
          <w:szCs w:val="22"/>
          <w:shd w:val="clear" w:color="auto" w:fill="FFFFFF"/>
        </w:rPr>
        <w:t>Klebe</w:t>
      </w:r>
      <w:proofErr w:type="spellEnd"/>
      <w:r w:rsidR="0017613F" w:rsidRPr="00570241">
        <w:rPr>
          <w:color w:val="2F5496" w:themeColor="accent1" w:themeShade="BF"/>
          <w:szCs w:val="22"/>
          <w:shd w:val="clear" w:color="auto" w:fill="FFFFFF"/>
        </w:rPr>
        <w:t xml:space="preserve"> et al, Biochemistry, 1995b) have also proposed that both reactions can be described enzymatically, </w:t>
      </w:r>
      <w:r w:rsidR="00000DD5" w:rsidRPr="00570241">
        <w:rPr>
          <w:color w:val="2F5496" w:themeColor="accent1" w:themeShade="BF"/>
          <w:szCs w:val="22"/>
          <w:shd w:val="clear" w:color="auto" w:fill="FFFFFF"/>
        </w:rPr>
        <w:t>and this</w:t>
      </w:r>
      <w:r w:rsidR="0017613F" w:rsidRPr="00570241">
        <w:rPr>
          <w:color w:val="2F5496" w:themeColor="accent1" w:themeShade="BF"/>
          <w:szCs w:val="22"/>
          <w:shd w:val="clear" w:color="auto" w:fill="FFFFFF"/>
        </w:rPr>
        <w:t xml:space="preserve"> approach has been </w:t>
      </w:r>
      <w:r w:rsidR="00000DD5" w:rsidRPr="00570241">
        <w:rPr>
          <w:color w:val="2F5496" w:themeColor="accent1" w:themeShade="BF"/>
          <w:szCs w:val="22"/>
          <w:shd w:val="clear" w:color="auto" w:fill="FFFFFF"/>
        </w:rPr>
        <w:t xml:space="preserve">regularly </w:t>
      </w:r>
      <w:r w:rsidR="0017613F" w:rsidRPr="00570241">
        <w:rPr>
          <w:color w:val="2F5496" w:themeColor="accent1" w:themeShade="BF"/>
          <w:szCs w:val="22"/>
          <w:shd w:val="clear" w:color="auto" w:fill="FFFFFF"/>
        </w:rPr>
        <w:t>used for other small GTPases.</w:t>
      </w:r>
      <w:r w:rsidR="00E204A1" w:rsidRPr="00570241">
        <w:rPr>
          <w:color w:val="2F5496" w:themeColor="accent1" w:themeShade="BF"/>
          <w:szCs w:val="22"/>
          <w:shd w:val="clear" w:color="auto" w:fill="FFFFFF"/>
        </w:rPr>
        <w:t xml:space="preserve"> (We will discuss this point further in our reply to comment (iv)).</w:t>
      </w:r>
    </w:p>
    <w:p w14:paraId="71613368" w14:textId="41D6B17B" w:rsidR="00CA681F" w:rsidRPr="00570241" w:rsidRDefault="00D95BC6" w:rsidP="000E51B4">
      <w:pPr>
        <w:spacing w:line="288" w:lineRule="auto"/>
        <w:rPr>
          <w:color w:val="2F5496" w:themeColor="accent1" w:themeShade="BF"/>
          <w:szCs w:val="22"/>
          <w:shd w:val="clear" w:color="auto" w:fill="FFFFFF"/>
        </w:rPr>
      </w:pPr>
      <w:r w:rsidRPr="00570241">
        <w:rPr>
          <w:color w:val="2F5496" w:themeColor="accent1" w:themeShade="BF"/>
          <w:szCs w:val="22"/>
          <w:shd w:val="clear" w:color="auto" w:fill="FFFFFF"/>
        </w:rPr>
        <w:t>We apologize that we did not</w:t>
      </w:r>
      <w:r w:rsidR="00B06A16" w:rsidRPr="00570241">
        <w:rPr>
          <w:color w:val="2F5496" w:themeColor="accent1" w:themeShade="BF"/>
          <w:szCs w:val="22"/>
          <w:shd w:val="clear" w:color="auto" w:fill="FFFFFF"/>
        </w:rPr>
        <w:t xml:space="preserve"> discuss </w:t>
      </w:r>
      <w:r w:rsidR="00773A37" w:rsidRPr="00570241">
        <w:rPr>
          <w:color w:val="2F5496" w:themeColor="accent1" w:themeShade="BF"/>
          <w:szCs w:val="22"/>
          <w:shd w:val="clear" w:color="auto" w:fill="FFFFFF"/>
        </w:rPr>
        <w:t xml:space="preserve">the </w:t>
      </w:r>
      <w:r w:rsidR="00145E57" w:rsidRPr="00570241">
        <w:rPr>
          <w:color w:val="2F5496" w:themeColor="accent1" w:themeShade="BF"/>
          <w:szCs w:val="22"/>
          <w:shd w:val="clear" w:color="auto" w:fill="FFFFFF"/>
        </w:rPr>
        <w:t>relevant</w:t>
      </w:r>
      <w:r w:rsidR="00B06A16" w:rsidRPr="00570241">
        <w:rPr>
          <w:color w:val="2F5496" w:themeColor="accent1" w:themeShade="BF"/>
          <w:szCs w:val="22"/>
          <w:shd w:val="clear" w:color="auto" w:fill="FFFFFF"/>
        </w:rPr>
        <w:t xml:space="preserve"> </w:t>
      </w:r>
      <w:r w:rsidR="00A83771" w:rsidRPr="00570241">
        <w:rPr>
          <w:color w:val="2F5496" w:themeColor="accent1" w:themeShade="BF"/>
          <w:szCs w:val="22"/>
          <w:shd w:val="clear" w:color="auto" w:fill="FFFFFF"/>
        </w:rPr>
        <w:t>considerations</w:t>
      </w:r>
      <w:r w:rsidR="00D17087" w:rsidRPr="00570241">
        <w:rPr>
          <w:color w:val="2F5496" w:themeColor="accent1" w:themeShade="BF"/>
          <w:szCs w:val="22"/>
          <w:shd w:val="clear" w:color="auto" w:fill="FFFFFF"/>
        </w:rPr>
        <w:t xml:space="preserve"> in sufficient detail</w:t>
      </w:r>
      <w:r w:rsidR="00A83771" w:rsidRPr="00570241">
        <w:rPr>
          <w:color w:val="2F5496" w:themeColor="accent1" w:themeShade="BF"/>
          <w:szCs w:val="22"/>
          <w:shd w:val="clear" w:color="auto" w:fill="FFFFFF"/>
        </w:rPr>
        <w:t xml:space="preserve"> </w:t>
      </w:r>
      <w:r w:rsidR="00B06A16" w:rsidRPr="00570241">
        <w:rPr>
          <w:color w:val="2F5496" w:themeColor="accent1" w:themeShade="BF"/>
          <w:szCs w:val="22"/>
          <w:shd w:val="clear" w:color="auto" w:fill="FFFFFF"/>
        </w:rPr>
        <w:t>in our manuscript</w:t>
      </w:r>
      <w:r w:rsidR="00F87BC0" w:rsidRPr="00570241">
        <w:rPr>
          <w:color w:val="2F5496" w:themeColor="accent1" w:themeShade="BF"/>
          <w:szCs w:val="22"/>
          <w:shd w:val="clear" w:color="auto" w:fill="FFFFFF"/>
        </w:rPr>
        <w:t xml:space="preserve"> and</w:t>
      </w:r>
      <w:r w:rsidR="00B06A16" w:rsidRPr="00570241">
        <w:rPr>
          <w:color w:val="2F5496" w:themeColor="accent1" w:themeShade="BF"/>
          <w:szCs w:val="22"/>
          <w:shd w:val="clear" w:color="auto" w:fill="FFFFFF"/>
        </w:rPr>
        <w:t xml:space="preserve"> hope that our </w:t>
      </w:r>
      <w:r w:rsidR="00CA681F" w:rsidRPr="00570241">
        <w:rPr>
          <w:color w:val="2F5496" w:themeColor="accent1" w:themeShade="BF"/>
          <w:szCs w:val="22"/>
          <w:shd w:val="clear" w:color="auto" w:fill="FFFFFF"/>
        </w:rPr>
        <w:t xml:space="preserve">responses to the </w:t>
      </w:r>
      <w:r w:rsidR="00426E18" w:rsidRPr="00570241">
        <w:rPr>
          <w:color w:val="2F5496" w:themeColor="accent1" w:themeShade="BF"/>
          <w:szCs w:val="22"/>
          <w:shd w:val="clear" w:color="auto" w:fill="FFFFFF"/>
        </w:rPr>
        <w:t>r</w:t>
      </w:r>
      <w:r w:rsidR="00CA681F" w:rsidRPr="00570241">
        <w:rPr>
          <w:color w:val="2F5496" w:themeColor="accent1" w:themeShade="BF"/>
          <w:szCs w:val="22"/>
          <w:shd w:val="clear" w:color="auto" w:fill="FFFFFF"/>
        </w:rPr>
        <w:t>eviewer</w:t>
      </w:r>
      <w:r w:rsidR="000A72AD" w:rsidRPr="00570241">
        <w:rPr>
          <w:color w:val="2F5496" w:themeColor="accent1" w:themeShade="BF"/>
          <w:szCs w:val="22"/>
          <w:shd w:val="clear" w:color="auto" w:fill="FFFFFF"/>
        </w:rPr>
        <w:t>’</w:t>
      </w:r>
      <w:r w:rsidR="00CA681F" w:rsidRPr="00570241">
        <w:rPr>
          <w:color w:val="2F5496" w:themeColor="accent1" w:themeShade="BF"/>
          <w:szCs w:val="22"/>
          <w:shd w:val="clear" w:color="auto" w:fill="FFFFFF"/>
        </w:rPr>
        <w:t>s questions</w:t>
      </w:r>
      <w:r w:rsidR="00A90CD5" w:rsidRPr="00570241">
        <w:rPr>
          <w:color w:val="2F5496" w:themeColor="accent1" w:themeShade="BF"/>
          <w:szCs w:val="22"/>
          <w:shd w:val="clear" w:color="auto" w:fill="FFFFFF"/>
        </w:rPr>
        <w:t xml:space="preserve"> below</w:t>
      </w:r>
      <w:r w:rsidR="00B06A16" w:rsidRPr="00570241">
        <w:rPr>
          <w:color w:val="2F5496" w:themeColor="accent1" w:themeShade="BF"/>
          <w:szCs w:val="22"/>
          <w:shd w:val="clear" w:color="auto" w:fill="FFFFFF"/>
        </w:rPr>
        <w:t>, a</w:t>
      </w:r>
      <w:r w:rsidR="00CA681F" w:rsidRPr="00570241">
        <w:rPr>
          <w:color w:val="2F5496" w:themeColor="accent1" w:themeShade="BF"/>
          <w:szCs w:val="22"/>
          <w:shd w:val="clear" w:color="auto" w:fill="FFFFFF"/>
        </w:rPr>
        <w:t>s well as</w:t>
      </w:r>
      <w:r w:rsidR="00B06A16" w:rsidRPr="00570241">
        <w:rPr>
          <w:color w:val="2F5496" w:themeColor="accent1" w:themeShade="BF"/>
          <w:szCs w:val="22"/>
          <w:shd w:val="clear" w:color="auto" w:fill="FFFFFF"/>
        </w:rPr>
        <w:t xml:space="preserve"> the additional discussion we added to the </w:t>
      </w:r>
      <w:r w:rsidR="00B44FE7" w:rsidRPr="00570241">
        <w:rPr>
          <w:color w:val="2F5496" w:themeColor="accent1" w:themeShade="BF"/>
          <w:szCs w:val="22"/>
          <w:shd w:val="clear" w:color="auto" w:fill="FFFFFF"/>
        </w:rPr>
        <w:t>manuscript</w:t>
      </w:r>
      <w:r w:rsidR="00B06A16" w:rsidRPr="00570241">
        <w:rPr>
          <w:color w:val="2F5496" w:themeColor="accent1" w:themeShade="BF"/>
          <w:szCs w:val="22"/>
          <w:shd w:val="clear" w:color="auto" w:fill="FFFFFF"/>
        </w:rPr>
        <w:t>, will rectify this</w:t>
      </w:r>
      <w:r w:rsidR="00BB35D7" w:rsidRPr="00570241">
        <w:rPr>
          <w:color w:val="2F5496" w:themeColor="accent1" w:themeShade="BF"/>
          <w:szCs w:val="22"/>
          <w:shd w:val="clear" w:color="auto" w:fill="FFFFFF"/>
        </w:rPr>
        <w:t xml:space="preserve"> issue</w:t>
      </w:r>
      <w:r w:rsidR="00B06A16" w:rsidRPr="00570241">
        <w:rPr>
          <w:color w:val="2F5496" w:themeColor="accent1" w:themeShade="BF"/>
          <w:szCs w:val="22"/>
          <w:shd w:val="clear" w:color="auto" w:fill="FFFFFF"/>
        </w:rPr>
        <w:t>.</w:t>
      </w:r>
    </w:p>
    <w:p w14:paraId="7471A00B" w14:textId="77777777" w:rsidR="00586A35" w:rsidRPr="001C16D7" w:rsidRDefault="00586A35" w:rsidP="00586A35">
      <w:pPr>
        <w:spacing w:line="288" w:lineRule="auto"/>
        <w:rPr>
          <w:i/>
          <w:iCs/>
          <w:szCs w:val="22"/>
          <w:shd w:val="clear" w:color="auto" w:fill="FFFFFF"/>
        </w:rPr>
      </w:pPr>
      <w:r w:rsidRPr="001C16D7">
        <w:rPr>
          <w:i/>
          <w:iCs/>
          <w:szCs w:val="22"/>
          <w:shd w:val="clear" w:color="auto" w:fill="FFFFFF"/>
        </w:rPr>
        <w:t>Some of the questions that authors need to consider are:</w:t>
      </w:r>
    </w:p>
    <w:p w14:paraId="38FE05E8" w14:textId="55D5791C" w:rsidR="00840215" w:rsidRPr="001C16D7" w:rsidRDefault="00A43B6B" w:rsidP="00586A35">
      <w:pPr>
        <w:spacing w:line="288" w:lineRule="auto"/>
        <w:rPr>
          <w:i/>
          <w:iCs/>
          <w:szCs w:val="22"/>
        </w:rPr>
      </w:pPr>
      <w:r w:rsidRPr="001C16D7">
        <w:rPr>
          <w:i/>
          <w:iCs/>
          <w:szCs w:val="22"/>
          <w:shd w:val="clear" w:color="auto" w:fill="FFFFFF"/>
        </w:rPr>
        <w:t>(</w:t>
      </w:r>
      <w:proofErr w:type="spellStart"/>
      <w:r w:rsidRPr="001C16D7">
        <w:rPr>
          <w:i/>
          <w:iCs/>
          <w:szCs w:val="22"/>
          <w:shd w:val="clear" w:color="auto" w:fill="FFFFFF"/>
        </w:rPr>
        <w:t>i</w:t>
      </w:r>
      <w:proofErr w:type="spellEnd"/>
      <w:r w:rsidRPr="001C16D7">
        <w:rPr>
          <w:i/>
          <w:iCs/>
          <w:szCs w:val="22"/>
          <w:shd w:val="clear" w:color="auto" w:fill="FFFFFF"/>
        </w:rPr>
        <w:t xml:space="preserve">) How is the </w:t>
      </w:r>
      <w:r w:rsidRPr="00336C5C">
        <w:rPr>
          <w:i/>
          <w:iCs/>
          <w:szCs w:val="22"/>
          <w:u w:val="single"/>
          <w:shd w:val="clear" w:color="auto" w:fill="FFFFFF"/>
        </w:rPr>
        <w:t>basal GTPase activity of Gsp1 taken into account</w:t>
      </w:r>
      <w:r w:rsidRPr="001C16D7">
        <w:rPr>
          <w:i/>
          <w:iCs/>
          <w:szCs w:val="22"/>
          <w:shd w:val="clear" w:color="auto" w:fill="FFFFFF"/>
        </w:rPr>
        <w:t xml:space="preserve">? The authors have mentioned controls in the Methods. Equations used for correcting for the basal rate and </w:t>
      </w:r>
      <w:r w:rsidRPr="00336C5C">
        <w:rPr>
          <w:i/>
          <w:iCs/>
          <w:szCs w:val="22"/>
          <w:u w:val="single"/>
          <w:shd w:val="clear" w:color="auto" w:fill="FFFFFF"/>
        </w:rPr>
        <w:t>equations used for fitting the data should be stated</w:t>
      </w:r>
      <w:r w:rsidRPr="001C16D7">
        <w:rPr>
          <w:i/>
          <w:iCs/>
          <w:szCs w:val="22"/>
          <w:shd w:val="clear" w:color="auto" w:fill="FFFFFF"/>
        </w:rPr>
        <w:t>.</w:t>
      </w:r>
    </w:p>
    <w:p w14:paraId="100ED448" w14:textId="7163A16E" w:rsidR="00432001" w:rsidRPr="00570241" w:rsidRDefault="00AD0A9F" w:rsidP="000E51B4">
      <w:pPr>
        <w:spacing w:line="288" w:lineRule="auto"/>
        <w:rPr>
          <w:color w:val="2F5496" w:themeColor="accent1" w:themeShade="BF"/>
          <w:szCs w:val="22"/>
        </w:rPr>
      </w:pPr>
      <w:proofErr w:type="spellStart"/>
      <w:r w:rsidRPr="00570241">
        <w:rPr>
          <w:color w:val="2F5496" w:themeColor="accent1" w:themeShade="BF"/>
          <w:szCs w:val="22"/>
        </w:rPr>
        <w:t>Ran</w:t>
      </w:r>
      <w:proofErr w:type="spellEnd"/>
      <w:r w:rsidR="0058411B" w:rsidRPr="00570241">
        <w:rPr>
          <w:color w:val="2F5496" w:themeColor="accent1" w:themeShade="BF"/>
          <w:szCs w:val="22"/>
        </w:rPr>
        <w:t>/Gsp1</w:t>
      </w:r>
      <w:r w:rsidR="0017613F" w:rsidRPr="00570241">
        <w:rPr>
          <w:color w:val="2F5496" w:themeColor="accent1" w:themeShade="BF"/>
          <w:szCs w:val="22"/>
        </w:rPr>
        <w:t xml:space="preserve"> has very low intrinsic nucleotide exchange and hydrolysis rates, which are low even </w:t>
      </w:r>
      <w:r w:rsidR="00AA10DF" w:rsidRPr="00570241">
        <w:rPr>
          <w:color w:val="2F5496" w:themeColor="accent1" w:themeShade="BF"/>
          <w:szCs w:val="22"/>
        </w:rPr>
        <w:t>compared</w:t>
      </w:r>
      <w:r w:rsidR="0017613F" w:rsidRPr="00570241">
        <w:rPr>
          <w:color w:val="2F5496" w:themeColor="accent1" w:themeShade="BF"/>
          <w:szCs w:val="22"/>
        </w:rPr>
        <w:t xml:space="preserve"> to other small GTPases, and both the GAP and the GEF </w:t>
      </w:r>
      <w:r w:rsidR="00000DD5" w:rsidRPr="00570241">
        <w:rPr>
          <w:color w:val="2F5496" w:themeColor="accent1" w:themeShade="BF"/>
          <w:szCs w:val="22"/>
        </w:rPr>
        <w:t>increase the reactions 10</w:t>
      </w:r>
      <w:r w:rsidR="00000DD5" w:rsidRPr="00570241">
        <w:rPr>
          <w:color w:val="2F5496" w:themeColor="accent1" w:themeShade="BF"/>
          <w:szCs w:val="22"/>
          <w:vertAlign w:val="superscript"/>
        </w:rPr>
        <w:t>5</w:t>
      </w:r>
      <w:r w:rsidR="00000DD5" w:rsidRPr="00570241">
        <w:rPr>
          <w:color w:val="2F5496" w:themeColor="accent1" w:themeShade="BF"/>
          <w:szCs w:val="22"/>
        </w:rPr>
        <w:t>-fold (</w:t>
      </w:r>
      <w:proofErr w:type="spellStart"/>
      <w:r w:rsidR="00000DD5" w:rsidRPr="00570241">
        <w:rPr>
          <w:color w:val="2F5496" w:themeColor="accent1" w:themeShade="BF"/>
          <w:szCs w:val="22"/>
        </w:rPr>
        <w:t>Klebe</w:t>
      </w:r>
      <w:proofErr w:type="spellEnd"/>
      <w:r w:rsidR="00000DD5" w:rsidRPr="00570241">
        <w:rPr>
          <w:color w:val="2F5496" w:themeColor="accent1" w:themeShade="BF"/>
          <w:szCs w:val="22"/>
        </w:rPr>
        <w:t xml:space="preserve"> et al, Biochemistry, 1995b).</w:t>
      </w:r>
      <w:r w:rsidR="0017613F" w:rsidRPr="00570241">
        <w:rPr>
          <w:color w:val="2F5496" w:themeColor="accent1" w:themeShade="BF"/>
          <w:szCs w:val="22"/>
        </w:rPr>
        <w:t xml:space="preserve"> </w:t>
      </w:r>
      <w:r w:rsidR="00000DD5" w:rsidRPr="00570241">
        <w:rPr>
          <w:color w:val="2F5496" w:themeColor="accent1" w:themeShade="BF"/>
          <w:szCs w:val="22"/>
        </w:rPr>
        <w:t xml:space="preserve">Although we do report the intrinsic hydrolysis rate for our mutants, the intrinsic rates </w:t>
      </w:r>
      <w:r w:rsidR="00432001" w:rsidRPr="00570241">
        <w:rPr>
          <w:color w:val="2F5496" w:themeColor="accent1" w:themeShade="BF"/>
          <w:szCs w:val="22"/>
        </w:rPr>
        <w:t>remain orders of magnitude below</w:t>
      </w:r>
      <w:r w:rsidR="00000DD5" w:rsidRPr="00570241">
        <w:rPr>
          <w:color w:val="2F5496" w:themeColor="accent1" w:themeShade="BF"/>
          <w:szCs w:val="22"/>
        </w:rPr>
        <w:t xml:space="preserve"> </w:t>
      </w:r>
      <w:r w:rsidR="00432001" w:rsidRPr="00570241">
        <w:rPr>
          <w:color w:val="2F5496" w:themeColor="accent1" w:themeShade="BF"/>
          <w:szCs w:val="22"/>
        </w:rPr>
        <w:t>the</w:t>
      </w:r>
      <w:r w:rsidR="00000DD5" w:rsidRPr="00570241">
        <w:rPr>
          <w:color w:val="2F5496" w:themeColor="accent1" w:themeShade="BF"/>
          <w:szCs w:val="22"/>
        </w:rPr>
        <w:t xml:space="preserve"> enzyme facilitated reactions and we do not</w:t>
      </w:r>
      <w:r w:rsidR="00432001" w:rsidRPr="00570241">
        <w:rPr>
          <w:color w:val="2F5496" w:themeColor="accent1" w:themeShade="BF"/>
          <w:szCs w:val="22"/>
        </w:rPr>
        <w:t xml:space="preserve"> add the intrinsic exchange/hydrolysis term when we fit the data.</w:t>
      </w:r>
      <w:r w:rsidR="00336C5C" w:rsidRPr="00570241">
        <w:rPr>
          <w:color w:val="2F5496" w:themeColor="accent1" w:themeShade="BF"/>
          <w:szCs w:val="22"/>
        </w:rPr>
        <w:t xml:space="preserve"> We now add a </w:t>
      </w:r>
      <w:r w:rsidR="00336C5C" w:rsidRPr="00CE60D2">
        <w:rPr>
          <w:color w:val="FF0000"/>
          <w:szCs w:val="22"/>
        </w:rPr>
        <w:t xml:space="preserve">note discussing this point </w:t>
      </w:r>
      <w:r w:rsidR="000D7B49" w:rsidRPr="00CE60D2">
        <w:rPr>
          <w:color w:val="FF0000"/>
          <w:szCs w:val="22"/>
        </w:rPr>
        <w:t xml:space="preserve">to the methods section </w:t>
      </w:r>
      <w:r w:rsidR="000D7B49" w:rsidRPr="00570241">
        <w:rPr>
          <w:color w:val="2F5496" w:themeColor="accent1" w:themeShade="BF"/>
          <w:szCs w:val="22"/>
        </w:rPr>
        <w:t>(line</w:t>
      </w:r>
      <w:r w:rsidR="00A16A37">
        <w:rPr>
          <w:color w:val="2F5496" w:themeColor="accent1" w:themeShade="BF"/>
          <w:szCs w:val="22"/>
        </w:rPr>
        <w:t>s</w:t>
      </w:r>
      <w:r w:rsidR="000D7B49" w:rsidRPr="00570241">
        <w:rPr>
          <w:color w:val="2F5496" w:themeColor="accent1" w:themeShade="BF"/>
          <w:szCs w:val="22"/>
        </w:rPr>
        <w:t xml:space="preserve"> </w:t>
      </w:r>
      <w:r w:rsidR="00EE7D6A">
        <w:rPr>
          <w:color w:val="2F5496" w:themeColor="accent1" w:themeShade="BF"/>
          <w:szCs w:val="22"/>
          <w:highlight w:val="yellow"/>
        </w:rPr>
        <w:t>1465</w:t>
      </w:r>
      <w:r w:rsidR="00A16A37">
        <w:rPr>
          <w:color w:val="2F5496" w:themeColor="accent1" w:themeShade="BF"/>
          <w:szCs w:val="22"/>
          <w:highlight w:val="yellow"/>
        </w:rPr>
        <w:t>-1</w:t>
      </w:r>
      <w:r w:rsidR="00EE7D6A">
        <w:rPr>
          <w:color w:val="2F5496" w:themeColor="accent1" w:themeShade="BF"/>
          <w:szCs w:val="22"/>
          <w:highlight w:val="yellow"/>
        </w:rPr>
        <w:t>467</w:t>
      </w:r>
      <w:r w:rsidR="000D7B49" w:rsidRPr="00570241">
        <w:rPr>
          <w:color w:val="2F5496" w:themeColor="accent1" w:themeShade="BF"/>
          <w:szCs w:val="22"/>
        </w:rPr>
        <w:t>)</w:t>
      </w:r>
      <w:r w:rsidR="00E87FFD" w:rsidRPr="00570241">
        <w:rPr>
          <w:color w:val="2F5496" w:themeColor="accent1" w:themeShade="BF"/>
          <w:szCs w:val="22"/>
        </w:rPr>
        <w:t>;</w:t>
      </w:r>
      <w:r w:rsidR="000D7B49" w:rsidRPr="00570241">
        <w:rPr>
          <w:color w:val="2F5496" w:themeColor="accent1" w:themeShade="BF"/>
          <w:szCs w:val="22"/>
        </w:rPr>
        <w:t xml:space="preserve"> in addition, the</w:t>
      </w:r>
      <w:r w:rsidR="00336C5C" w:rsidRPr="00570241">
        <w:rPr>
          <w:color w:val="2F5496" w:themeColor="accent1" w:themeShade="BF"/>
          <w:szCs w:val="22"/>
        </w:rPr>
        <w:t xml:space="preserve"> </w:t>
      </w:r>
      <w:r w:rsidR="00336C5C" w:rsidRPr="00CE60D2">
        <w:rPr>
          <w:color w:val="FF0000"/>
          <w:szCs w:val="22"/>
        </w:rPr>
        <w:t>equation</w:t>
      </w:r>
      <w:r w:rsidR="00E87FFD" w:rsidRPr="00CE60D2">
        <w:rPr>
          <w:color w:val="FF0000"/>
          <w:szCs w:val="22"/>
        </w:rPr>
        <w:t>s</w:t>
      </w:r>
      <w:r w:rsidR="00336C5C" w:rsidRPr="00CE60D2">
        <w:rPr>
          <w:color w:val="FF0000"/>
          <w:szCs w:val="22"/>
        </w:rPr>
        <w:t xml:space="preserve"> for fitting the data are given in </w:t>
      </w:r>
      <w:r w:rsidR="000D7B49" w:rsidRPr="00CE60D2">
        <w:rPr>
          <w:color w:val="FF0000"/>
          <w:szCs w:val="22"/>
        </w:rPr>
        <w:t xml:space="preserve">the </w:t>
      </w:r>
      <w:r w:rsidR="000D7B49" w:rsidRPr="00CE60D2">
        <w:rPr>
          <w:b/>
          <w:color w:val="FF0000"/>
          <w:szCs w:val="22"/>
        </w:rPr>
        <w:t>Methods</w:t>
      </w:r>
      <w:r w:rsidR="000D7B49" w:rsidRPr="00CE60D2">
        <w:rPr>
          <w:color w:val="FF0000"/>
          <w:szCs w:val="22"/>
        </w:rPr>
        <w:t xml:space="preserve"> section </w:t>
      </w:r>
      <w:r w:rsidR="002404DF" w:rsidRPr="00570241">
        <w:rPr>
          <w:color w:val="2F5496" w:themeColor="accent1" w:themeShade="BF"/>
          <w:szCs w:val="22"/>
        </w:rPr>
        <w:t xml:space="preserve">(see </w:t>
      </w:r>
      <w:r w:rsidR="006C2E5C" w:rsidRPr="00570241">
        <w:rPr>
          <w:color w:val="2F5496" w:themeColor="accent1" w:themeShade="BF"/>
          <w:szCs w:val="22"/>
        </w:rPr>
        <w:t>answer to point 2a</w:t>
      </w:r>
      <w:r w:rsidR="002404DF" w:rsidRPr="00570241">
        <w:rPr>
          <w:color w:val="2F5496" w:themeColor="accent1" w:themeShade="BF"/>
          <w:szCs w:val="22"/>
        </w:rPr>
        <w:t xml:space="preserve"> above)</w:t>
      </w:r>
      <w:r w:rsidR="00336C5C" w:rsidRPr="00570241">
        <w:rPr>
          <w:color w:val="2F5496" w:themeColor="accent1" w:themeShade="BF"/>
          <w:szCs w:val="22"/>
        </w:rPr>
        <w:t>.</w:t>
      </w:r>
    </w:p>
    <w:p w14:paraId="23F297F6" w14:textId="77777777" w:rsidR="00840215" w:rsidRPr="001C16D7" w:rsidRDefault="00A43B6B" w:rsidP="000E51B4">
      <w:pPr>
        <w:spacing w:line="288" w:lineRule="auto"/>
        <w:rPr>
          <w:i/>
          <w:iCs/>
          <w:szCs w:val="22"/>
          <w:shd w:val="clear" w:color="auto" w:fill="FFFFFF"/>
        </w:rPr>
      </w:pPr>
      <w:r w:rsidRPr="001C16D7">
        <w:rPr>
          <w:i/>
          <w:iCs/>
          <w:szCs w:val="22"/>
          <w:shd w:val="clear" w:color="auto" w:fill="FFFFFF"/>
        </w:rPr>
        <w:t xml:space="preserve">ii) What are the </w:t>
      </w:r>
      <w:r w:rsidRPr="00EE1090">
        <w:rPr>
          <w:i/>
          <w:iCs/>
          <w:szCs w:val="22"/>
          <w:u w:val="single"/>
          <w:shd w:val="clear" w:color="auto" w:fill="FFFFFF"/>
        </w:rPr>
        <w:t>relative affinities of GDP and GTP for Gsp1</w:t>
      </w:r>
      <w:r w:rsidRPr="001C16D7">
        <w:rPr>
          <w:i/>
          <w:iCs/>
          <w:szCs w:val="22"/>
          <w:shd w:val="clear" w:color="auto" w:fill="FFFFFF"/>
        </w:rPr>
        <w:t>? This is important, for example, in deciding how much excess GTP is needed in a nucleotide exchange experiment.</w:t>
      </w:r>
    </w:p>
    <w:p w14:paraId="2CBC8EFC" w14:textId="37BB16E0" w:rsidR="00EF6A21" w:rsidRPr="000F00A7" w:rsidRDefault="000465C9" w:rsidP="000E51B4">
      <w:pPr>
        <w:spacing w:line="288" w:lineRule="auto"/>
        <w:rPr>
          <w:color w:val="2F5496" w:themeColor="accent1" w:themeShade="BF"/>
          <w:szCs w:val="22"/>
        </w:rPr>
      </w:pPr>
      <w:r w:rsidRPr="000F00A7">
        <w:rPr>
          <w:color w:val="2F5496" w:themeColor="accent1" w:themeShade="BF"/>
          <w:szCs w:val="22"/>
        </w:rPr>
        <w:t xml:space="preserve">Ran </w:t>
      </w:r>
      <w:r w:rsidR="002A20A9" w:rsidRPr="000F00A7">
        <w:rPr>
          <w:color w:val="2F5496" w:themeColor="accent1" w:themeShade="BF"/>
          <w:szCs w:val="22"/>
        </w:rPr>
        <w:t xml:space="preserve">has a </w:t>
      </w:r>
      <w:r w:rsidR="00606667">
        <w:rPr>
          <w:color w:val="2F5496" w:themeColor="accent1" w:themeShade="BF"/>
          <w:szCs w:val="22"/>
        </w:rPr>
        <w:t>~</w:t>
      </w:r>
      <w:r w:rsidR="00C240F9" w:rsidRPr="000F00A7">
        <w:rPr>
          <w:color w:val="2F5496" w:themeColor="accent1" w:themeShade="BF"/>
          <w:szCs w:val="22"/>
        </w:rPr>
        <w:t xml:space="preserve">10-fold </w:t>
      </w:r>
      <w:commentRangeStart w:id="13"/>
      <w:r w:rsidR="002A20A9" w:rsidRPr="000F00A7">
        <w:rPr>
          <w:color w:val="2F5496" w:themeColor="accent1" w:themeShade="BF"/>
          <w:szCs w:val="22"/>
        </w:rPr>
        <w:t xml:space="preserve">higher </w:t>
      </w:r>
      <w:commentRangeEnd w:id="13"/>
      <w:r w:rsidR="00976D1D">
        <w:rPr>
          <w:rStyle w:val="CommentReference"/>
        </w:rPr>
        <w:commentReference w:id="13"/>
      </w:r>
      <w:proofErr w:type="spellStart"/>
      <w:r w:rsidR="00606667">
        <w:rPr>
          <w:color w:val="2F5496" w:themeColor="accent1" w:themeShade="BF"/>
          <w:szCs w:val="22"/>
        </w:rPr>
        <w:t>k</w:t>
      </w:r>
      <w:r w:rsidR="00606667" w:rsidRPr="0062495B">
        <w:rPr>
          <w:color w:val="2F5496" w:themeColor="accent1" w:themeShade="BF"/>
          <w:szCs w:val="22"/>
          <w:vertAlign w:val="subscript"/>
        </w:rPr>
        <w:t>off</w:t>
      </w:r>
      <w:proofErr w:type="spellEnd"/>
      <w:r w:rsidR="00606667" w:rsidRPr="0062495B">
        <w:rPr>
          <w:color w:val="2F5496" w:themeColor="accent1" w:themeShade="BF"/>
          <w:szCs w:val="22"/>
          <w:vertAlign w:val="subscript"/>
        </w:rPr>
        <w:t xml:space="preserve"> </w:t>
      </w:r>
      <w:r w:rsidR="00606667">
        <w:rPr>
          <w:color w:val="2F5496" w:themeColor="accent1" w:themeShade="BF"/>
          <w:szCs w:val="22"/>
        </w:rPr>
        <w:t>for GTP</w:t>
      </w:r>
      <w:r w:rsidR="00606667" w:rsidRPr="000F00A7">
        <w:rPr>
          <w:color w:val="2F5496" w:themeColor="accent1" w:themeShade="BF"/>
          <w:szCs w:val="22"/>
        </w:rPr>
        <w:t xml:space="preserve"> </w:t>
      </w:r>
      <w:r w:rsidR="00606667">
        <w:rPr>
          <w:color w:val="2F5496" w:themeColor="accent1" w:themeShade="BF"/>
          <w:szCs w:val="22"/>
        </w:rPr>
        <w:t xml:space="preserve">than </w:t>
      </w:r>
      <w:r w:rsidR="002A20A9" w:rsidRPr="000F00A7">
        <w:rPr>
          <w:color w:val="2F5496" w:themeColor="accent1" w:themeShade="BF"/>
          <w:szCs w:val="22"/>
        </w:rPr>
        <w:t xml:space="preserve">for </w:t>
      </w:r>
      <w:r w:rsidR="00EF6A21" w:rsidRPr="000F00A7">
        <w:rPr>
          <w:color w:val="2F5496" w:themeColor="accent1" w:themeShade="BF"/>
          <w:szCs w:val="22"/>
        </w:rPr>
        <w:t>(</w:t>
      </w:r>
      <w:r w:rsidR="00606667">
        <w:rPr>
          <w:color w:val="2F5496" w:themeColor="accent1" w:themeShade="BF"/>
          <w:szCs w:val="22"/>
        </w:rPr>
        <w:t>K</w:t>
      </w:r>
      <w:r w:rsidR="00606667" w:rsidRPr="000703E2">
        <w:rPr>
          <w:color w:val="2F5496" w:themeColor="accent1" w:themeShade="BF"/>
          <w:szCs w:val="22"/>
          <w:vertAlign w:val="subscript"/>
        </w:rPr>
        <w:t>a</w:t>
      </w:r>
      <w:r w:rsidR="00606667">
        <w:rPr>
          <w:color w:val="2F5496" w:themeColor="accent1" w:themeShade="BF"/>
          <w:szCs w:val="22"/>
        </w:rPr>
        <w:t xml:space="preserve"> binding constant of 16 10</w:t>
      </w:r>
      <w:r w:rsidR="00606667" w:rsidRPr="000703E2">
        <w:rPr>
          <w:color w:val="2F5496" w:themeColor="accent1" w:themeShade="BF"/>
          <w:szCs w:val="22"/>
          <w:vertAlign w:val="superscript"/>
        </w:rPr>
        <w:t>10</w:t>
      </w:r>
      <w:commentRangeStart w:id="14"/>
      <w:r w:rsidR="00EF6A21" w:rsidRPr="000F00A7">
        <w:rPr>
          <w:color w:val="2F5496" w:themeColor="accent1" w:themeShade="BF"/>
          <w:szCs w:val="22"/>
        </w:rPr>
        <w:t xml:space="preserve"> M</w:t>
      </w:r>
      <w:commentRangeEnd w:id="14"/>
      <w:r w:rsidR="00AB1983" w:rsidRPr="000F00A7">
        <w:rPr>
          <w:rStyle w:val="CommentReference"/>
          <w:color w:val="2F5496" w:themeColor="accent1" w:themeShade="BF"/>
        </w:rPr>
        <w:commentReference w:id="14"/>
      </w:r>
      <w:r w:rsidR="00EF6A21" w:rsidRPr="000F00A7">
        <w:rPr>
          <w:color w:val="2F5496" w:themeColor="accent1" w:themeShade="BF"/>
          <w:szCs w:val="22"/>
          <w:vertAlign w:val="superscript"/>
        </w:rPr>
        <w:t>-1</w:t>
      </w:r>
      <w:r w:rsidR="00C240F9" w:rsidRPr="000F00A7">
        <w:rPr>
          <w:color w:val="2F5496" w:themeColor="accent1" w:themeShade="BF"/>
          <w:szCs w:val="22"/>
          <w:vertAlign w:val="superscript"/>
        </w:rPr>
        <w:t xml:space="preserve"> </w:t>
      </w:r>
      <w:r w:rsidR="00606667">
        <w:rPr>
          <w:color w:val="2F5496" w:themeColor="accent1" w:themeShade="BF"/>
          <w:szCs w:val="22"/>
        </w:rPr>
        <w:t>and 0.74 10</w:t>
      </w:r>
      <w:r w:rsidR="00606667" w:rsidRPr="00464628">
        <w:rPr>
          <w:color w:val="2F5496" w:themeColor="accent1" w:themeShade="BF"/>
          <w:szCs w:val="22"/>
          <w:vertAlign w:val="superscript"/>
        </w:rPr>
        <w:t>10</w:t>
      </w:r>
      <w:commentRangeStart w:id="15"/>
      <w:r w:rsidR="00606667" w:rsidRPr="000F00A7">
        <w:rPr>
          <w:color w:val="2F5496" w:themeColor="accent1" w:themeShade="BF"/>
          <w:szCs w:val="22"/>
        </w:rPr>
        <w:t xml:space="preserve"> M</w:t>
      </w:r>
      <w:commentRangeEnd w:id="15"/>
      <w:r w:rsidR="00606667" w:rsidRPr="000F00A7">
        <w:rPr>
          <w:rStyle w:val="CommentReference"/>
          <w:color w:val="2F5496" w:themeColor="accent1" w:themeShade="BF"/>
        </w:rPr>
        <w:commentReference w:id="15"/>
      </w:r>
      <w:r w:rsidR="00606667" w:rsidRPr="000F00A7">
        <w:rPr>
          <w:color w:val="2F5496" w:themeColor="accent1" w:themeShade="BF"/>
          <w:szCs w:val="22"/>
          <w:vertAlign w:val="superscript"/>
        </w:rPr>
        <w:t>-1</w:t>
      </w:r>
      <w:r w:rsidR="00606667" w:rsidRPr="000703E2">
        <w:rPr>
          <w:color w:val="2F5496" w:themeColor="accent1" w:themeShade="BF"/>
          <w:szCs w:val="22"/>
        </w:rPr>
        <w:t>, as well as</w:t>
      </w:r>
      <w:r w:rsidR="00606667">
        <w:rPr>
          <w:color w:val="2F5496" w:themeColor="accent1" w:themeShade="BF"/>
          <w:szCs w:val="22"/>
        </w:rPr>
        <w:t xml:space="preserve"> </w:t>
      </w:r>
      <w:proofErr w:type="spellStart"/>
      <w:r w:rsidR="00606667">
        <w:rPr>
          <w:color w:val="2F5496" w:themeColor="accent1" w:themeShade="BF"/>
          <w:szCs w:val="22"/>
        </w:rPr>
        <w:t>k</w:t>
      </w:r>
      <w:r w:rsidR="00606667" w:rsidRPr="000703E2">
        <w:rPr>
          <w:color w:val="2F5496" w:themeColor="accent1" w:themeShade="BF"/>
          <w:szCs w:val="22"/>
          <w:vertAlign w:val="subscript"/>
        </w:rPr>
        <w:t>off</w:t>
      </w:r>
      <w:proofErr w:type="spellEnd"/>
      <w:r w:rsidR="00606667" w:rsidRPr="000703E2">
        <w:rPr>
          <w:color w:val="2F5496" w:themeColor="accent1" w:themeShade="BF"/>
          <w:szCs w:val="22"/>
          <w:vertAlign w:val="subscript"/>
        </w:rPr>
        <w:t xml:space="preserve"> </w:t>
      </w:r>
      <w:r w:rsidR="00606667">
        <w:rPr>
          <w:color w:val="2F5496" w:themeColor="accent1" w:themeShade="BF"/>
          <w:szCs w:val="22"/>
        </w:rPr>
        <w:t>of 1.2 10</w:t>
      </w:r>
      <w:r w:rsidR="00606667" w:rsidRPr="000703E2">
        <w:rPr>
          <w:color w:val="2F5496" w:themeColor="accent1" w:themeShade="BF"/>
          <w:szCs w:val="22"/>
          <w:vertAlign w:val="superscript"/>
        </w:rPr>
        <w:t>-5</w:t>
      </w:r>
      <w:r w:rsidR="00606667">
        <w:rPr>
          <w:color w:val="2F5496" w:themeColor="accent1" w:themeShade="BF"/>
          <w:szCs w:val="22"/>
        </w:rPr>
        <w:t xml:space="preserve"> s</w:t>
      </w:r>
      <w:r w:rsidR="00606667" w:rsidRPr="000703E2">
        <w:rPr>
          <w:color w:val="2F5496" w:themeColor="accent1" w:themeShade="BF"/>
          <w:szCs w:val="22"/>
          <w:vertAlign w:val="superscript"/>
        </w:rPr>
        <w:t>-1</w:t>
      </w:r>
      <w:r w:rsidR="00606667">
        <w:rPr>
          <w:color w:val="2F5496" w:themeColor="accent1" w:themeShade="BF"/>
          <w:szCs w:val="22"/>
        </w:rPr>
        <w:t xml:space="preserve"> and 14 10</w:t>
      </w:r>
      <w:r w:rsidR="00606667" w:rsidRPr="000703E2">
        <w:rPr>
          <w:color w:val="2F5496" w:themeColor="accent1" w:themeShade="BF"/>
          <w:szCs w:val="22"/>
          <w:vertAlign w:val="superscript"/>
        </w:rPr>
        <w:t>-5</w:t>
      </w:r>
      <w:r w:rsidR="00606667">
        <w:rPr>
          <w:color w:val="2F5496" w:themeColor="accent1" w:themeShade="BF"/>
          <w:szCs w:val="22"/>
        </w:rPr>
        <w:t xml:space="preserve"> s</w:t>
      </w:r>
      <w:r w:rsidR="00606667" w:rsidRPr="000703E2">
        <w:rPr>
          <w:color w:val="2F5496" w:themeColor="accent1" w:themeShade="BF"/>
          <w:szCs w:val="22"/>
          <w:vertAlign w:val="superscript"/>
        </w:rPr>
        <w:t>-1</w:t>
      </w:r>
      <w:r w:rsidR="00606667">
        <w:rPr>
          <w:color w:val="2F5496" w:themeColor="accent1" w:themeShade="BF"/>
          <w:szCs w:val="22"/>
        </w:rPr>
        <w:t xml:space="preserve"> </w:t>
      </w:r>
      <w:r w:rsidR="00C240F9" w:rsidRPr="000F00A7">
        <w:rPr>
          <w:color w:val="2F5496" w:themeColor="accent1" w:themeShade="BF"/>
          <w:szCs w:val="22"/>
        </w:rPr>
        <w:t xml:space="preserve">for </w:t>
      </w:r>
      <w:proofErr w:type="spellStart"/>
      <w:r w:rsidR="00606667">
        <w:rPr>
          <w:color w:val="2F5496" w:themeColor="accent1" w:themeShade="BF"/>
          <w:szCs w:val="22"/>
        </w:rPr>
        <w:t>mant</w:t>
      </w:r>
      <w:proofErr w:type="spellEnd"/>
      <w:r w:rsidR="00606667">
        <w:rPr>
          <w:color w:val="2F5496" w:themeColor="accent1" w:themeShade="BF"/>
          <w:szCs w:val="22"/>
        </w:rPr>
        <w:t xml:space="preserve">-GDP </w:t>
      </w:r>
      <w:r w:rsidR="00606667" w:rsidRPr="000703E2">
        <w:rPr>
          <w:color w:val="2F5496" w:themeColor="accent1" w:themeShade="BF"/>
          <w:szCs w:val="22"/>
        </w:rPr>
        <w:t xml:space="preserve">for </w:t>
      </w:r>
      <w:proofErr w:type="spellStart"/>
      <w:r w:rsidR="00606667" w:rsidRPr="000703E2">
        <w:rPr>
          <w:color w:val="2F5496" w:themeColor="accent1" w:themeShade="BF"/>
          <w:szCs w:val="22"/>
        </w:rPr>
        <w:t>mant</w:t>
      </w:r>
      <w:proofErr w:type="spellEnd"/>
      <w:r w:rsidR="00606667" w:rsidRPr="000703E2">
        <w:rPr>
          <w:color w:val="2F5496" w:themeColor="accent1" w:themeShade="BF"/>
          <w:szCs w:val="22"/>
        </w:rPr>
        <w:t>-GTP</w:t>
      </w:r>
      <w:r w:rsidR="00606667">
        <w:rPr>
          <w:color w:val="2F5496" w:themeColor="accent1" w:themeShade="BF"/>
          <w:szCs w:val="22"/>
        </w:rPr>
        <w:t>, respectively</w:t>
      </w:r>
      <w:r w:rsidR="00EF6A21" w:rsidRPr="000F00A7">
        <w:rPr>
          <w:color w:val="2F5496" w:themeColor="accent1" w:themeShade="BF"/>
          <w:szCs w:val="22"/>
        </w:rPr>
        <w:t>)</w:t>
      </w:r>
      <w:r w:rsidR="00432001" w:rsidRPr="000F00A7">
        <w:rPr>
          <w:color w:val="2F5496" w:themeColor="accent1" w:themeShade="BF"/>
          <w:szCs w:val="22"/>
        </w:rPr>
        <w:t xml:space="preserve"> </w:t>
      </w:r>
      <w:r w:rsidR="00EF6A21" w:rsidRPr="000F00A7">
        <w:rPr>
          <w:color w:val="2F5496" w:themeColor="accent1" w:themeShade="BF"/>
          <w:szCs w:val="22"/>
        </w:rPr>
        <w:t>(</w:t>
      </w:r>
      <w:r w:rsidR="00606667">
        <w:rPr>
          <w:color w:val="2F5496" w:themeColor="accent1" w:themeShade="BF"/>
          <w:szCs w:val="22"/>
        </w:rPr>
        <w:t xml:space="preserve">Table 4 from </w:t>
      </w:r>
      <w:proofErr w:type="spellStart"/>
      <w:r w:rsidR="00EF6A21" w:rsidRPr="000F00A7">
        <w:rPr>
          <w:color w:val="2F5496" w:themeColor="accent1" w:themeShade="BF"/>
          <w:szCs w:val="22"/>
        </w:rPr>
        <w:t>Klebe</w:t>
      </w:r>
      <w:proofErr w:type="spellEnd"/>
      <w:r w:rsidR="00EF6A21" w:rsidRPr="000F00A7">
        <w:rPr>
          <w:color w:val="2F5496" w:themeColor="accent1" w:themeShade="BF"/>
          <w:szCs w:val="22"/>
        </w:rPr>
        <w:t xml:space="preserve"> et a</w:t>
      </w:r>
      <w:r w:rsidR="00432001" w:rsidRPr="000F00A7">
        <w:rPr>
          <w:color w:val="2F5496" w:themeColor="accent1" w:themeShade="BF"/>
          <w:szCs w:val="22"/>
        </w:rPr>
        <w:t>l</w:t>
      </w:r>
      <w:r w:rsidR="00EF6A21" w:rsidRPr="000F00A7">
        <w:rPr>
          <w:color w:val="2F5496" w:themeColor="accent1" w:themeShade="BF"/>
          <w:szCs w:val="22"/>
        </w:rPr>
        <w:t>., 1995</w:t>
      </w:r>
      <w:r w:rsidR="00EE08A8" w:rsidRPr="000F00A7">
        <w:rPr>
          <w:color w:val="2F5496" w:themeColor="accent1" w:themeShade="BF"/>
          <w:szCs w:val="22"/>
        </w:rPr>
        <w:t>b</w:t>
      </w:r>
      <w:r w:rsidR="00EF6A21" w:rsidRPr="000F00A7">
        <w:rPr>
          <w:color w:val="2F5496" w:themeColor="accent1" w:themeShade="BF"/>
          <w:szCs w:val="22"/>
        </w:rPr>
        <w:t xml:space="preserve">). </w:t>
      </w:r>
      <w:r w:rsidR="00F40DCF" w:rsidRPr="000F00A7">
        <w:rPr>
          <w:color w:val="2F5496" w:themeColor="accent1" w:themeShade="BF"/>
          <w:szCs w:val="22"/>
        </w:rPr>
        <w:t>L</w:t>
      </w:r>
      <w:r w:rsidR="00EF6A21" w:rsidRPr="000F00A7">
        <w:rPr>
          <w:color w:val="2F5496" w:themeColor="accent1" w:themeShade="BF"/>
          <w:szCs w:val="22"/>
        </w:rPr>
        <w:t>ow dissociation rate</w:t>
      </w:r>
      <w:r w:rsidR="00F40DCF" w:rsidRPr="000F00A7">
        <w:rPr>
          <w:color w:val="2F5496" w:themeColor="accent1" w:themeShade="BF"/>
          <w:szCs w:val="22"/>
        </w:rPr>
        <w:t>s</w:t>
      </w:r>
      <w:r w:rsidR="00EF6A21" w:rsidRPr="000F00A7">
        <w:rPr>
          <w:color w:val="2F5496" w:themeColor="accent1" w:themeShade="BF"/>
          <w:szCs w:val="22"/>
        </w:rPr>
        <w:t xml:space="preserve"> lead to </w:t>
      </w:r>
      <w:proofErr w:type="spellStart"/>
      <w:proofErr w:type="gramStart"/>
      <w:r w:rsidR="00EF6A21" w:rsidRPr="000F00A7">
        <w:rPr>
          <w:color w:val="2F5496" w:themeColor="accent1" w:themeShade="BF"/>
          <w:szCs w:val="22"/>
        </w:rPr>
        <w:t>Ran:GDP</w:t>
      </w:r>
      <w:proofErr w:type="spellEnd"/>
      <w:proofErr w:type="gramEnd"/>
      <w:r w:rsidR="00EF6A21" w:rsidRPr="000F00A7">
        <w:rPr>
          <w:color w:val="2F5496" w:themeColor="accent1" w:themeShade="BF"/>
          <w:szCs w:val="22"/>
        </w:rPr>
        <w:t xml:space="preserve"> and </w:t>
      </w:r>
      <w:proofErr w:type="spellStart"/>
      <w:r w:rsidR="00EF6A21" w:rsidRPr="000F00A7">
        <w:rPr>
          <w:color w:val="2F5496" w:themeColor="accent1" w:themeShade="BF"/>
          <w:szCs w:val="22"/>
        </w:rPr>
        <w:t>Ran:GTP</w:t>
      </w:r>
      <w:proofErr w:type="spellEnd"/>
      <w:r w:rsidR="00EF6A21" w:rsidRPr="000F00A7">
        <w:rPr>
          <w:color w:val="2F5496" w:themeColor="accent1" w:themeShade="BF"/>
          <w:szCs w:val="22"/>
        </w:rPr>
        <w:t xml:space="preserve"> complexes hav</w:t>
      </w:r>
      <w:r w:rsidR="00F40DCF" w:rsidRPr="000F00A7">
        <w:rPr>
          <w:color w:val="2F5496" w:themeColor="accent1" w:themeShade="BF"/>
          <w:szCs w:val="22"/>
        </w:rPr>
        <w:t>ing</w:t>
      </w:r>
      <w:r w:rsidR="00EF6A21" w:rsidRPr="000F00A7">
        <w:rPr>
          <w:color w:val="2F5496" w:themeColor="accent1" w:themeShade="BF"/>
          <w:szCs w:val="22"/>
        </w:rPr>
        <w:t xml:space="preserve"> half-lives of several hours (Bischoff and </w:t>
      </w:r>
      <w:proofErr w:type="spellStart"/>
      <w:r w:rsidR="00EF6A21" w:rsidRPr="000F00A7">
        <w:rPr>
          <w:color w:val="2F5496" w:themeColor="accent1" w:themeShade="BF"/>
          <w:szCs w:val="22"/>
        </w:rPr>
        <w:t>Ponstingl</w:t>
      </w:r>
      <w:proofErr w:type="spellEnd"/>
      <w:r w:rsidR="00EF6A21" w:rsidRPr="000F00A7">
        <w:rPr>
          <w:color w:val="2F5496" w:themeColor="accent1" w:themeShade="BF"/>
          <w:szCs w:val="22"/>
        </w:rPr>
        <w:t xml:space="preserve">, 1991; </w:t>
      </w:r>
      <w:proofErr w:type="spellStart"/>
      <w:r w:rsidR="00EF6A21" w:rsidRPr="000F00A7">
        <w:rPr>
          <w:color w:val="2F5496" w:themeColor="accent1" w:themeShade="BF"/>
          <w:szCs w:val="22"/>
          <w:lang w:val="en-GB"/>
        </w:rPr>
        <w:t>Klebe</w:t>
      </w:r>
      <w:proofErr w:type="spellEnd"/>
      <w:r w:rsidR="00EF6A21" w:rsidRPr="000F00A7">
        <w:rPr>
          <w:color w:val="2F5496" w:themeColor="accent1" w:themeShade="BF"/>
          <w:szCs w:val="22"/>
          <w:lang w:val="en-GB"/>
        </w:rPr>
        <w:t xml:space="preserve"> et a</w:t>
      </w:r>
      <w:r w:rsidR="00432001" w:rsidRPr="000F00A7">
        <w:rPr>
          <w:color w:val="2F5496" w:themeColor="accent1" w:themeShade="BF"/>
          <w:szCs w:val="22"/>
          <w:lang w:val="en-GB"/>
        </w:rPr>
        <w:t>l</w:t>
      </w:r>
      <w:r w:rsidR="00EF6A21" w:rsidRPr="000F00A7">
        <w:rPr>
          <w:color w:val="2F5496" w:themeColor="accent1" w:themeShade="BF"/>
          <w:szCs w:val="22"/>
          <w:lang w:val="en-GB"/>
        </w:rPr>
        <w:t xml:space="preserve">., 1995a; </w:t>
      </w:r>
      <w:proofErr w:type="spellStart"/>
      <w:r w:rsidR="00EF6A21" w:rsidRPr="000F00A7">
        <w:rPr>
          <w:color w:val="2F5496" w:themeColor="accent1" w:themeShade="BF"/>
          <w:szCs w:val="22"/>
          <w:lang w:val="en-GB"/>
        </w:rPr>
        <w:t>Klebe</w:t>
      </w:r>
      <w:proofErr w:type="spellEnd"/>
      <w:r w:rsidR="00EF6A21" w:rsidRPr="000F00A7">
        <w:rPr>
          <w:color w:val="2F5496" w:themeColor="accent1" w:themeShade="BF"/>
          <w:szCs w:val="22"/>
          <w:lang w:val="en-GB"/>
        </w:rPr>
        <w:t xml:space="preserve"> et a</w:t>
      </w:r>
      <w:r w:rsidR="00EE08A8" w:rsidRPr="000F00A7">
        <w:rPr>
          <w:color w:val="2F5496" w:themeColor="accent1" w:themeShade="BF"/>
          <w:szCs w:val="22"/>
          <w:lang w:val="en-GB"/>
        </w:rPr>
        <w:t>l</w:t>
      </w:r>
      <w:r w:rsidR="00EF6A21" w:rsidRPr="000F00A7">
        <w:rPr>
          <w:color w:val="2F5496" w:themeColor="accent1" w:themeShade="BF"/>
          <w:szCs w:val="22"/>
          <w:lang w:val="en-GB"/>
        </w:rPr>
        <w:t xml:space="preserve">., 1995b). </w:t>
      </w:r>
      <w:r w:rsidR="00EF6A21" w:rsidRPr="000F00A7">
        <w:rPr>
          <w:color w:val="2F5496" w:themeColor="accent1" w:themeShade="BF"/>
          <w:szCs w:val="22"/>
        </w:rPr>
        <w:t xml:space="preserve">The low intrinsic dissociation rates of GDP and GTP are paralleled by a low intrinsic rate of </w:t>
      </w:r>
      <w:proofErr w:type="spellStart"/>
      <w:r w:rsidR="00EF6A21" w:rsidRPr="000F00A7">
        <w:rPr>
          <w:color w:val="2F5496" w:themeColor="accent1" w:themeShade="BF"/>
          <w:szCs w:val="22"/>
        </w:rPr>
        <w:t>Ran·GTP</w:t>
      </w:r>
      <w:proofErr w:type="spellEnd"/>
      <w:r w:rsidR="00EF6A21" w:rsidRPr="000F00A7">
        <w:rPr>
          <w:color w:val="2F5496" w:themeColor="accent1" w:themeShade="BF"/>
          <w:szCs w:val="22"/>
        </w:rPr>
        <w:t xml:space="preserve"> hydrolysis.</w:t>
      </w:r>
    </w:p>
    <w:p w14:paraId="409BF0A8" w14:textId="7CE582FB" w:rsidR="005D7319" w:rsidRPr="00BF66FE" w:rsidRDefault="00531F08" w:rsidP="000E51B4">
      <w:pPr>
        <w:spacing w:line="288" w:lineRule="auto"/>
        <w:rPr>
          <w:color w:val="2F5496" w:themeColor="accent1" w:themeShade="BF"/>
          <w:szCs w:val="22"/>
        </w:rPr>
      </w:pPr>
      <w:r w:rsidRPr="00BF66FE">
        <w:rPr>
          <w:color w:val="2F5496" w:themeColor="accent1" w:themeShade="BF"/>
          <w:szCs w:val="22"/>
        </w:rPr>
        <w:t xml:space="preserve">As we state in our Methods, for most of our </w:t>
      </w:r>
      <w:r w:rsidR="002A5452" w:rsidRPr="00BF66FE">
        <w:rPr>
          <w:color w:val="2F5496" w:themeColor="accent1" w:themeShade="BF"/>
          <w:szCs w:val="22"/>
        </w:rPr>
        <w:t xml:space="preserve">nucleotide </w:t>
      </w:r>
      <w:r w:rsidRPr="00BF66FE">
        <w:rPr>
          <w:color w:val="2F5496" w:themeColor="accent1" w:themeShade="BF"/>
          <w:szCs w:val="22"/>
        </w:rPr>
        <w:t xml:space="preserve">exchange experiments we used 200 </w:t>
      </w:r>
      <w:r w:rsidRPr="00BF66FE">
        <w:rPr>
          <w:color w:val="2F5496" w:themeColor="accent1" w:themeShade="BF"/>
          <w:szCs w:val="22"/>
          <w:lang w:val="el-GR"/>
        </w:rPr>
        <w:t>μ</w:t>
      </w:r>
      <w:r w:rsidRPr="00BF66FE">
        <w:rPr>
          <w:color w:val="2F5496" w:themeColor="accent1" w:themeShade="BF"/>
          <w:szCs w:val="22"/>
        </w:rPr>
        <w:t xml:space="preserve">M </w:t>
      </w:r>
      <w:proofErr w:type="spellStart"/>
      <w:r w:rsidRPr="00BF66FE">
        <w:rPr>
          <w:color w:val="2F5496" w:themeColor="accent1" w:themeShade="BF"/>
          <w:szCs w:val="22"/>
        </w:rPr>
        <w:t>mant</w:t>
      </w:r>
      <w:proofErr w:type="spellEnd"/>
      <w:r w:rsidRPr="00BF66FE">
        <w:rPr>
          <w:color w:val="2F5496" w:themeColor="accent1" w:themeShade="BF"/>
          <w:szCs w:val="22"/>
        </w:rPr>
        <w:t xml:space="preserve">-GTP, going up to 1 mM </w:t>
      </w:r>
      <w:proofErr w:type="spellStart"/>
      <w:r w:rsidRPr="00BF66FE">
        <w:rPr>
          <w:color w:val="2F5496" w:themeColor="accent1" w:themeShade="BF"/>
          <w:szCs w:val="22"/>
        </w:rPr>
        <w:t>mant</w:t>
      </w:r>
      <w:proofErr w:type="spellEnd"/>
      <w:r w:rsidRPr="00BF66FE">
        <w:rPr>
          <w:color w:val="2F5496" w:themeColor="accent1" w:themeShade="BF"/>
          <w:szCs w:val="22"/>
        </w:rPr>
        <w:t>-GTP for higher concentrations of Gsp1</w:t>
      </w:r>
      <w:r w:rsidR="00220AFA" w:rsidRPr="00BF66FE">
        <w:rPr>
          <w:color w:val="2F5496" w:themeColor="accent1" w:themeShade="BF"/>
          <w:szCs w:val="22"/>
        </w:rPr>
        <w:t xml:space="preserve">, i.e. </w:t>
      </w:r>
      <w:r w:rsidR="00D832A8" w:rsidRPr="00BF66FE">
        <w:rPr>
          <w:color w:val="2F5496" w:themeColor="accent1" w:themeShade="BF"/>
          <w:szCs w:val="22"/>
        </w:rPr>
        <w:t>at least</w:t>
      </w:r>
      <w:r w:rsidR="00220AFA" w:rsidRPr="00BF66FE">
        <w:rPr>
          <w:color w:val="2F5496" w:themeColor="accent1" w:themeShade="BF"/>
          <w:szCs w:val="22"/>
        </w:rPr>
        <w:t xml:space="preserve"> </w:t>
      </w:r>
      <w:r w:rsidR="005D7319" w:rsidRPr="00BF66FE">
        <w:rPr>
          <w:color w:val="2F5496" w:themeColor="accent1" w:themeShade="BF"/>
          <w:szCs w:val="22"/>
        </w:rPr>
        <w:t>16</w:t>
      </w:r>
      <w:r w:rsidR="00220AFA" w:rsidRPr="00BF66FE">
        <w:rPr>
          <w:color w:val="2F5496" w:themeColor="accent1" w:themeShade="BF"/>
          <w:szCs w:val="22"/>
        </w:rPr>
        <w:t xml:space="preserve">-fold excess of </w:t>
      </w:r>
      <w:proofErr w:type="spellStart"/>
      <w:r w:rsidR="00220AFA" w:rsidRPr="00BF66FE">
        <w:rPr>
          <w:color w:val="2F5496" w:themeColor="accent1" w:themeShade="BF"/>
          <w:szCs w:val="22"/>
        </w:rPr>
        <w:t>mant</w:t>
      </w:r>
      <w:proofErr w:type="spellEnd"/>
      <w:r w:rsidR="00220AFA" w:rsidRPr="00BF66FE">
        <w:rPr>
          <w:color w:val="2F5496" w:themeColor="accent1" w:themeShade="BF"/>
          <w:szCs w:val="22"/>
        </w:rPr>
        <w:t xml:space="preserve">-GTP over the </w:t>
      </w:r>
      <w:r w:rsidR="00220AFA" w:rsidRPr="00BF66FE">
        <w:rPr>
          <w:b/>
          <w:bCs/>
          <w:i/>
          <w:iCs/>
          <w:color w:val="2F5496" w:themeColor="accent1" w:themeShade="BF"/>
          <w:szCs w:val="22"/>
        </w:rPr>
        <w:t>final</w:t>
      </w:r>
      <w:r w:rsidR="00220AFA" w:rsidRPr="00BF66FE">
        <w:rPr>
          <w:color w:val="2F5496" w:themeColor="accent1" w:themeShade="BF"/>
          <w:szCs w:val="22"/>
        </w:rPr>
        <w:t xml:space="preserve"> concentration of released GDP upon reaction completion.</w:t>
      </w:r>
      <w:r w:rsidRPr="00BF66FE">
        <w:rPr>
          <w:color w:val="2F5496" w:themeColor="accent1" w:themeShade="BF"/>
          <w:szCs w:val="22"/>
        </w:rPr>
        <w:t xml:space="preserve"> The starting value of 200 </w:t>
      </w:r>
      <w:r w:rsidRPr="00BF66FE">
        <w:rPr>
          <w:color w:val="2F5496" w:themeColor="accent1" w:themeShade="BF"/>
          <w:szCs w:val="22"/>
          <w:lang w:val="el-GR"/>
        </w:rPr>
        <w:t>μ</w:t>
      </w:r>
      <w:r w:rsidRPr="00BF66FE">
        <w:rPr>
          <w:color w:val="2F5496" w:themeColor="accent1" w:themeShade="BF"/>
          <w:szCs w:val="22"/>
        </w:rPr>
        <w:t xml:space="preserve">M was </w:t>
      </w:r>
      <w:r w:rsidR="00774F42" w:rsidRPr="00BF66FE">
        <w:rPr>
          <w:color w:val="2F5496" w:themeColor="accent1" w:themeShade="BF"/>
          <w:szCs w:val="22"/>
        </w:rPr>
        <w:t>taken from</w:t>
      </w:r>
      <w:r w:rsidRPr="00BF66FE">
        <w:rPr>
          <w:color w:val="2F5496" w:themeColor="accent1" w:themeShade="BF"/>
          <w:szCs w:val="22"/>
        </w:rPr>
        <w:t xml:space="preserve"> the first published nucleotide exchange experiment using </w:t>
      </w:r>
      <w:proofErr w:type="spellStart"/>
      <w:r w:rsidRPr="00BF66FE">
        <w:rPr>
          <w:color w:val="2F5496" w:themeColor="accent1" w:themeShade="BF"/>
          <w:szCs w:val="22"/>
        </w:rPr>
        <w:t>mant</w:t>
      </w:r>
      <w:proofErr w:type="spellEnd"/>
      <w:r w:rsidRPr="00BF66FE">
        <w:rPr>
          <w:color w:val="2F5496" w:themeColor="accent1" w:themeShade="BF"/>
          <w:szCs w:val="22"/>
        </w:rPr>
        <w:t xml:space="preserve">-labeled nucleotides </w:t>
      </w:r>
      <w:r w:rsidR="00774F42" w:rsidRPr="00BF66FE">
        <w:rPr>
          <w:color w:val="2F5496" w:themeColor="accent1" w:themeShade="BF"/>
          <w:szCs w:val="22"/>
        </w:rPr>
        <w:t>in</w:t>
      </w:r>
      <w:r w:rsidRPr="00BF66FE">
        <w:rPr>
          <w:color w:val="2F5496" w:themeColor="accent1" w:themeShade="BF"/>
          <w:szCs w:val="22"/>
        </w:rPr>
        <w:t xml:space="preserve"> </w:t>
      </w:r>
      <w:proofErr w:type="spellStart"/>
      <w:r w:rsidRPr="00BF66FE">
        <w:rPr>
          <w:color w:val="2F5496" w:themeColor="accent1" w:themeShade="BF"/>
          <w:szCs w:val="22"/>
        </w:rPr>
        <w:t>Klebe</w:t>
      </w:r>
      <w:proofErr w:type="spellEnd"/>
      <w:r w:rsidRPr="00BF66FE">
        <w:rPr>
          <w:color w:val="2F5496" w:themeColor="accent1" w:themeShade="BF"/>
          <w:szCs w:val="22"/>
        </w:rPr>
        <w:t xml:space="preserve"> </w:t>
      </w:r>
      <w:r w:rsidRPr="00BF66FE">
        <w:rPr>
          <w:i/>
          <w:iCs/>
          <w:color w:val="2F5496" w:themeColor="accent1" w:themeShade="BF"/>
          <w:szCs w:val="22"/>
        </w:rPr>
        <w:t>et al</w:t>
      </w:r>
      <w:r w:rsidRPr="00BF66FE">
        <w:rPr>
          <w:color w:val="2F5496" w:themeColor="accent1" w:themeShade="BF"/>
          <w:szCs w:val="22"/>
        </w:rPr>
        <w:t xml:space="preserve">, 1995b. </w:t>
      </w:r>
      <w:r w:rsidR="006C67A6" w:rsidRPr="00BF66FE">
        <w:rPr>
          <w:color w:val="2F5496" w:themeColor="accent1" w:themeShade="BF"/>
          <w:szCs w:val="22"/>
        </w:rPr>
        <w:t xml:space="preserve">We have now added a note </w:t>
      </w:r>
      <w:r w:rsidR="002A5452" w:rsidRPr="00BF66FE">
        <w:rPr>
          <w:color w:val="2F5496" w:themeColor="accent1" w:themeShade="BF"/>
          <w:szCs w:val="22"/>
        </w:rPr>
        <w:t xml:space="preserve">to our </w:t>
      </w:r>
      <w:r w:rsidR="002A5452" w:rsidRPr="00BF66FE">
        <w:rPr>
          <w:b/>
          <w:color w:val="2F5496" w:themeColor="accent1" w:themeShade="BF"/>
          <w:szCs w:val="22"/>
        </w:rPr>
        <w:t>Methods</w:t>
      </w:r>
      <w:r w:rsidR="002A5452" w:rsidRPr="00BF66FE">
        <w:rPr>
          <w:color w:val="2F5496" w:themeColor="accent1" w:themeShade="BF"/>
          <w:szCs w:val="22"/>
        </w:rPr>
        <w:t xml:space="preserve"> stating the nucleotide affinities: </w:t>
      </w:r>
    </w:p>
    <w:p w14:paraId="468BB030" w14:textId="4AD4FB18" w:rsidR="00CD288F" w:rsidRPr="003716EA" w:rsidRDefault="003E7CBC" w:rsidP="000E51B4">
      <w:pPr>
        <w:spacing w:line="288" w:lineRule="auto"/>
        <w:rPr>
          <w:color w:val="000000" w:themeColor="text1"/>
          <w:szCs w:val="22"/>
        </w:rPr>
      </w:pPr>
      <w:r>
        <w:rPr>
          <w:color w:val="FF0000"/>
          <w:szCs w:val="22"/>
        </w:rPr>
        <w:lastRenderedPageBreak/>
        <w:t>“</w:t>
      </w:r>
      <w:r w:rsidR="005D7319" w:rsidRPr="00852676">
        <w:rPr>
          <w:color w:val="FF0000"/>
          <w:szCs w:val="22"/>
        </w:rPr>
        <w:t xml:space="preserve">As the affinity of </w:t>
      </w:r>
      <w:r w:rsidR="00B009D0" w:rsidRPr="00AA2B95">
        <w:rPr>
          <w:color w:val="FF0000"/>
          <w:szCs w:val="22"/>
        </w:rPr>
        <w:t>R</w:t>
      </w:r>
      <w:r w:rsidR="00566D86" w:rsidRPr="00FC0365">
        <w:rPr>
          <w:color w:val="FF0000"/>
          <w:szCs w:val="22"/>
        </w:rPr>
        <w:t>an</w:t>
      </w:r>
      <w:r w:rsidR="005D7319" w:rsidRPr="00852676">
        <w:rPr>
          <w:color w:val="FF0000"/>
          <w:szCs w:val="22"/>
        </w:rPr>
        <w:t xml:space="preserve">/Gsp1 is </w:t>
      </w:r>
      <w:commentRangeStart w:id="16"/>
      <w:r w:rsidR="005D7319" w:rsidRPr="00852676">
        <w:rPr>
          <w:color w:val="FF0000"/>
          <w:szCs w:val="22"/>
        </w:rPr>
        <w:t xml:space="preserve">ten-fold higher </w:t>
      </w:r>
      <w:commentRangeEnd w:id="16"/>
      <w:r w:rsidR="00C839EE" w:rsidRPr="00483F34">
        <w:rPr>
          <w:rStyle w:val="CommentReference"/>
          <w:color w:val="FF0000"/>
        </w:rPr>
        <w:commentReference w:id="16"/>
      </w:r>
      <w:r w:rsidR="005D7319" w:rsidRPr="00852676">
        <w:rPr>
          <w:color w:val="FF0000"/>
          <w:szCs w:val="22"/>
        </w:rPr>
        <w:t>for GDP than for GTP (</w:t>
      </w:r>
      <w:r w:rsidR="00852676" w:rsidRPr="00AA2B95">
        <w:rPr>
          <w:color w:val="FF0000"/>
          <w:szCs w:val="22"/>
        </w:rPr>
        <w:t>K</w:t>
      </w:r>
      <w:r w:rsidR="00852676" w:rsidRPr="00FC0365">
        <w:rPr>
          <w:color w:val="FF0000"/>
          <w:szCs w:val="22"/>
          <w:vertAlign w:val="subscript"/>
        </w:rPr>
        <w:t>a</w:t>
      </w:r>
      <w:r w:rsidR="00852676" w:rsidRPr="00142D40">
        <w:rPr>
          <w:color w:val="FF0000"/>
          <w:szCs w:val="22"/>
        </w:rPr>
        <w:t xml:space="preserve"> binding constant</w:t>
      </w:r>
      <w:r w:rsidR="00852676" w:rsidRPr="00852676">
        <w:rPr>
          <w:color w:val="FF0000"/>
          <w:szCs w:val="22"/>
        </w:rPr>
        <w:t xml:space="preserve"> of 16 10</w:t>
      </w:r>
      <w:r w:rsidR="00852676" w:rsidRPr="00852676">
        <w:rPr>
          <w:color w:val="FF0000"/>
          <w:szCs w:val="22"/>
          <w:vertAlign w:val="superscript"/>
        </w:rPr>
        <w:t>10</w:t>
      </w:r>
      <w:commentRangeStart w:id="17"/>
      <w:r w:rsidR="00852676" w:rsidRPr="00852676">
        <w:rPr>
          <w:color w:val="FF0000"/>
          <w:szCs w:val="22"/>
        </w:rPr>
        <w:t xml:space="preserve"> M</w:t>
      </w:r>
      <w:commentRangeEnd w:id="17"/>
      <w:r w:rsidR="00852676" w:rsidRPr="00852676">
        <w:rPr>
          <w:color w:val="FF0000"/>
          <w:szCs w:val="22"/>
        </w:rPr>
        <w:commentReference w:id="17"/>
      </w:r>
      <w:r w:rsidR="00852676" w:rsidRPr="00852676">
        <w:rPr>
          <w:color w:val="FF0000"/>
          <w:szCs w:val="22"/>
          <w:vertAlign w:val="superscript"/>
        </w:rPr>
        <w:t>-1</w:t>
      </w:r>
      <w:r w:rsidR="00852676" w:rsidRPr="00AA2B95">
        <w:rPr>
          <w:color w:val="FF0000"/>
          <w:szCs w:val="22"/>
          <w:vertAlign w:val="superscript"/>
        </w:rPr>
        <w:t xml:space="preserve"> </w:t>
      </w:r>
      <w:r w:rsidR="00852676" w:rsidRPr="00FC0365">
        <w:rPr>
          <w:color w:val="FF0000"/>
          <w:szCs w:val="22"/>
        </w:rPr>
        <w:t>and 0.74</w:t>
      </w:r>
      <w:r w:rsidR="00852676" w:rsidRPr="00142D40">
        <w:rPr>
          <w:color w:val="FF0000"/>
          <w:szCs w:val="22"/>
        </w:rPr>
        <w:t xml:space="preserve"> </w:t>
      </w:r>
      <w:r w:rsidR="00852676" w:rsidRPr="00852676">
        <w:rPr>
          <w:color w:val="FF0000"/>
          <w:szCs w:val="22"/>
        </w:rPr>
        <w:t>10</w:t>
      </w:r>
      <w:r w:rsidR="00852676" w:rsidRPr="00852676">
        <w:rPr>
          <w:color w:val="FF0000"/>
          <w:szCs w:val="22"/>
          <w:vertAlign w:val="superscript"/>
        </w:rPr>
        <w:t>10</w:t>
      </w:r>
      <w:commentRangeStart w:id="18"/>
      <w:r w:rsidR="00852676" w:rsidRPr="00852676">
        <w:rPr>
          <w:color w:val="FF0000"/>
          <w:szCs w:val="22"/>
        </w:rPr>
        <w:t xml:space="preserve"> M</w:t>
      </w:r>
      <w:commentRangeEnd w:id="18"/>
      <w:r w:rsidR="00852676" w:rsidRPr="00852676">
        <w:rPr>
          <w:color w:val="FF0000"/>
          <w:szCs w:val="22"/>
        </w:rPr>
        <w:commentReference w:id="18"/>
      </w:r>
      <w:r w:rsidR="00852676" w:rsidRPr="00852676">
        <w:rPr>
          <w:color w:val="FF0000"/>
          <w:szCs w:val="22"/>
          <w:vertAlign w:val="superscript"/>
        </w:rPr>
        <w:t>-1</w:t>
      </w:r>
      <w:r w:rsidR="00852676" w:rsidRPr="00AA2B95">
        <w:rPr>
          <w:color w:val="FF0000"/>
          <w:szCs w:val="22"/>
        </w:rPr>
        <w:t>, as well a</w:t>
      </w:r>
      <w:r w:rsidR="00852676" w:rsidRPr="00FC0365">
        <w:rPr>
          <w:color w:val="FF0000"/>
          <w:szCs w:val="22"/>
        </w:rPr>
        <w:t>s</w:t>
      </w:r>
      <w:r w:rsidR="00852676" w:rsidRPr="00142D40">
        <w:rPr>
          <w:color w:val="FF0000"/>
          <w:szCs w:val="22"/>
        </w:rPr>
        <w:t xml:space="preserve"> </w:t>
      </w:r>
      <w:proofErr w:type="spellStart"/>
      <w:r w:rsidR="00852676" w:rsidRPr="00142D40">
        <w:rPr>
          <w:color w:val="FF0000"/>
          <w:szCs w:val="22"/>
        </w:rPr>
        <w:t>k</w:t>
      </w:r>
      <w:r w:rsidR="00852676" w:rsidRPr="00852676">
        <w:rPr>
          <w:color w:val="FF0000"/>
          <w:szCs w:val="22"/>
          <w:vertAlign w:val="subscript"/>
        </w:rPr>
        <w:t>off</w:t>
      </w:r>
      <w:proofErr w:type="spellEnd"/>
      <w:r w:rsidR="00852676" w:rsidRPr="00852676">
        <w:rPr>
          <w:color w:val="FF0000"/>
          <w:szCs w:val="22"/>
          <w:vertAlign w:val="subscript"/>
        </w:rPr>
        <w:t xml:space="preserve"> </w:t>
      </w:r>
      <w:r w:rsidR="00852676" w:rsidRPr="00852676">
        <w:rPr>
          <w:color w:val="FF0000"/>
          <w:szCs w:val="22"/>
        </w:rPr>
        <w:t>of 1.2 10</w:t>
      </w:r>
      <w:r w:rsidR="00852676" w:rsidRPr="00852676">
        <w:rPr>
          <w:color w:val="FF0000"/>
          <w:szCs w:val="22"/>
          <w:vertAlign w:val="superscript"/>
        </w:rPr>
        <w:t>-5</w:t>
      </w:r>
      <w:r w:rsidR="00852676" w:rsidRPr="00852676">
        <w:rPr>
          <w:color w:val="FF0000"/>
          <w:szCs w:val="22"/>
        </w:rPr>
        <w:t xml:space="preserve"> s</w:t>
      </w:r>
      <w:r w:rsidR="00852676" w:rsidRPr="00852676">
        <w:rPr>
          <w:color w:val="FF0000"/>
          <w:szCs w:val="22"/>
          <w:vertAlign w:val="superscript"/>
        </w:rPr>
        <w:t>-1</w:t>
      </w:r>
      <w:r w:rsidR="00852676" w:rsidRPr="00852676">
        <w:rPr>
          <w:color w:val="FF0000"/>
          <w:szCs w:val="22"/>
        </w:rPr>
        <w:t xml:space="preserve"> and 14 10</w:t>
      </w:r>
      <w:r w:rsidR="00852676" w:rsidRPr="00852676">
        <w:rPr>
          <w:color w:val="FF0000"/>
          <w:szCs w:val="22"/>
          <w:vertAlign w:val="superscript"/>
        </w:rPr>
        <w:t>-5</w:t>
      </w:r>
      <w:r w:rsidR="00852676" w:rsidRPr="00852676">
        <w:rPr>
          <w:color w:val="FF0000"/>
          <w:szCs w:val="22"/>
        </w:rPr>
        <w:t xml:space="preserve"> s</w:t>
      </w:r>
      <w:r w:rsidR="00852676" w:rsidRPr="00852676">
        <w:rPr>
          <w:color w:val="FF0000"/>
          <w:szCs w:val="22"/>
          <w:vertAlign w:val="superscript"/>
        </w:rPr>
        <w:t>-1</w:t>
      </w:r>
      <w:r w:rsidR="00852676" w:rsidRPr="00852676">
        <w:rPr>
          <w:color w:val="FF0000"/>
          <w:szCs w:val="22"/>
        </w:rPr>
        <w:t xml:space="preserve"> for </w:t>
      </w:r>
      <w:proofErr w:type="spellStart"/>
      <w:r w:rsidR="00852676" w:rsidRPr="00852676">
        <w:rPr>
          <w:color w:val="FF0000"/>
          <w:szCs w:val="22"/>
        </w:rPr>
        <w:t>mant</w:t>
      </w:r>
      <w:proofErr w:type="spellEnd"/>
      <w:r w:rsidR="00852676" w:rsidRPr="00852676">
        <w:rPr>
          <w:color w:val="FF0000"/>
          <w:szCs w:val="22"/>
        </w:rPr>
        <w:t xml:space="preserve">-GDP for </w:t>
      </w:r>
      <w:proofErr w:type="spellStart"/>
      <w:r w:rsidR="00852676" w:rsidRPr="00852676">
        <w:rPr>
          <w:color w:val="FF0000"/>
          <w:szCs w:val="22"/>
        </w:rPr>
        <w:t>mant</w:t>
      </w:r>
      <w:proofErr w:type="spellEnd"/>
      <w:r w:rsidR="00852676" w:rsidRPr="00852676">
        <w:rPr>
          <w:color w:val="FF0000"/>
          <w:szCs w:val="22"/>
        </w:rPr>
        <w:t>-GTP, respectively</w:t>
      </w:r>
      <w:r w:rsidR="005D7319" w:rsidRPr="00852676">
        <w:rPr>
          <w:color w:val="FF0000"/>
          <w:szCs w:val="22"/>
        </w:rPr>
        <w:t>) (</w:t>
      </w:r>
      <w:proofErr w:type="spellStart"/>
      <w:r w:rsidR="005D7319" w:rsidRPr="00852676">
        <w:rPr>
          <w:color w:val="FF0000"/>
          <w:szCs w:val="22"/>
        </w:rPr>
        <w:t>Klebe</w:t>
      </w:r>
      <w:proofErr w:type="spellEnd"/>
      <w:r w:rsidR="005D7319" w:rsidRPr="00852676">
        <w:rPr>
          <w:color w:val="FF0000"/>
          <w:szCs w:val="22"/>
        </w:rPr>
        <w:t>, 1995</w:t>
      </w:r>
      <w:r w:rsidR="005D7319" w:rsidRPr="00F56F22">
        <w:rPr>
          <w:color w:val="FF0000"/>
          <w:szCs w:val="22"/>
        </w:rPr>
        <w:t xml:space="preserve">), </w:t>
      </w:r>
      <w:r w:rsidR="005D7319" w:rsidRPr="003716EA">
        <w:rPr>
          <w:color w:val="000000" w:themeColor="text1"/>
          <w:szCs w:val="22"/>
        </w:rPr>
        <w:t xml:space="preserve">for most variants of Gsp1 we measured time courses at Gsp1:GDP concentrations ranging from 0.25 to 12 </w:t>
      </w:r>
      <w:proofErr w:type="spellStart"/>
      <w:r w:rsidR="005D7319" w:rsidRPr="003716EA">
        <w:rPr>
          <w:color w:val="000000" w:themeColor="text1"/>
          <w:szCs w:val="22"/>
        </w:rPr>
        <w:t>μM</w:t>
      </w:r>
      <w:proofErr w:type="spellEnd"/>
      <w:r w:rsidR="005D7319" w:rsidRPr="003716EA">
        <w:rPr>
          <w:color w:val="000000" w:themeColor="text1"/>
          <w:szCs w:val="22"/>
        </w:rPr>
        <w:t xml:space="preserve"> with an excess </w:t>
      </w:r>
      <w:proofErr w:type="spellStart"/>
      <w:r w:rsidR="005D7319" w:rsidRPr="003716EA">
        <w:rPr>
          <w:color w:val="000000" w:themeColor="text1"/>
          <w:szCs w:val="22"/>
        </w:rPr>
        <w:t>mant</w:t>
      </w:r>
      <w:proofErr w:type="spellEnd"/>
      <w:r w:rsidR="005D7319" w:rsidRPr="003716EA">
        <w:rPr>
          <w:color w:val="000000" w:themeColor="text1"/>
          <w:szCs w:val="22"/>
        </w:rPr>
        <w:t xml:space="preserve">-GTP concentration of 200 </w:t>
      </w:r>
      <w:proofErr w:type="spellStart"/>
      <w:r w:rsidR="005D7319" w:rsidRPr="003716EA">
        <w:rPr>
          <w:color w:val="000000" w:themeColor="text1"/>
          <w:szCs w:val="22"/>
        </w:rPr>
        <w:t>μM</w:t>
      </w:r>
      <w:proofErr w:type="spellEnd"/>
      <w:r w:rsidR="005D7319" w:rsidRPr="003716EA">
        <w:rPr>
          <w:color w:val="000000" w:themeColor="text1"/>
          <w:szCs w:val="22"/>
        </w:rPr>
        <w:t>. For Gsp1 variants with high K</w:t>
      </w:r>
      <w:r w:rsidR="005D7319" w:rsidRPr="003716EA">
        <w:rPr>
          <w:color w:val="000000" w:themeColor="text1"/>
          <w:szCs w:val="22"/>
          <w:vertAlign w:val="subscript"/>
        </w:rPr>
        <w:t>m</w:t>
      </w:r>
      <w:r w:rsidR="005D7319" w:rsidRPr="003716EA">
        <w:rPr>
          <w:color w:val="000000" w:themeColor="text1"/>
          <w:szCs w:val="22"/>
        </w:rPr>
        <w:t xml:space="preserve"> values that had to be measured at concentrations of up to 200 </w:t>
      </w:r>
      <w:proofErr w:type="spellStart"/>
      <w:r w:rsidR="005D7319" w:rsidRPr="003716EA">
        <w:rPr>
          <w:color w:val="000000" w:themeColor="text1"/>
          <w:szCs w:val="22"/>
        </w:rPr>
        <w:t>μM</w:t>
      </w:r>
      <w:proofErr w:type="spellEnd"/>
      <w:r w:rsidR="005D7319" w:rsidRPr="003716EA">
        <w:rPr>
          <w:color w:val="000000" w:themeColor="text1"/>
          <w:szCs w:val="22"/>
        </w:rPr>
        <w:t xml:space="preserve"> we used an excess of 1000 </w:t>
      </w:r>
      <w:proofErr w:type="spellStart"/>
      <w:r w:rsidR="005D7319" w:rsidRPr="003716EA">
        <w:rPr>
          <w:color w:val="000000" w:themeColor="text1"/>
          <w:szCs w:val="22"/>
        </w:rPr>
        <w:t>μM</w:t>
      </w:r>
      <w:proofErr w:type="spellEnd"/>
      <w:r w:rsidR="005D7319" w:rsidRPr="003716EA">
        <w:rPr>
          <w:color w:val="000000" w:themeColor="text1"/>
          <w:szCs w:val="22"/>
        </w:rPr>
        <w:t xml:space="preserve"> </w:t>
      </w:r>
      <w:proofErr w:type="spellStart"/>
      <w:r w:rsidR="005D7319" w:rsidRPr="003716EA">
        <w:rPr>
          <w:color w:val="000000" w:themeColor="text1"/>
          <w:szCs w:val="22"/>
        </w:rPr>
        <w:t>mant</w:t>
      </w:r>
      <w:proofErr w:type="spellEnd"/>
      <w:r w:rsidR="005D7319" w:rsidRPr="003716EA">
        <w:rPr>
          <w:color w:val="000000" w:themeColor="text1"/>
          <w:szCs w:val="22"/>
        </w:rPr>
        <w:t>-GTP.</w:t>
      </w:r>
      <w:r w:rsidR="003716EA">
        <w:rPr>
          <w:color w:val="000000" w:themeColor="text1"/>
          <w:szCs w:val="22"/>
        </w:rPr>
        <w:t>”</w:t>
      </w:r>
    </w:p>
    <w:p w14:paraId="77F305EA" w14:textId="77777777" w:rsidR="00A744EC" w:rsidRPr="001C16D7" w:rsidRDefault="00A43B6B" w:rsidP="000E51B4">
      <w:pPr>
        <w:spacing w:line="288" w:lineRule="auto"/>
        <w:rPr>
          <w:i/>
          <w:iCs/>
          <w:szCs w:val="22"/>
          <w:shd w:val="clear" w:color="auto" w:fill="FFFFFF"/>
        </w:rPr>
      </w:pPr>
      <w:r w:rsidRPr="001C16D7">
        <w:rPr>
          <w:i/>
          <w:iCs/>
          <w:szCs w:val="22"/>
          <w:shd w:val="clear" w:color="auto" w:fill="FFFFFF"/>
        </w:rPr>
        <w:t xml:space="preserve">(iii) Factors such as </w:t>
      </w:r>
      <w:r w:rsidRPr="00B4730D">
        <w:rPr>
          <w:i/>
          <w:iCs/>
          <w:szCs w:val="22"/>
          <w:u w:val="single"/>
          <w:shd w:val="clear" w:color="auto" w:fill="FFFFFF"/>
        </w:rPr>
        <w:t>GAP and GEF may have residual affinities for the products of the enzyme reaction (GDP-Gsp1 and GTP-Gsp1 respectively). Are these numbers known to be negligible</w:t>
      </w:r>
      <w:r w:rsidRPr="001C16D7">
        <w:rPr>
          <w:i/>
          <w:iCs/>
          <w:szCs w:val="22"/>
          <w:shd w:val="clear" w:color="auto" w:fill="FFFFFF"/>
        </w:rPr>
        <w:t>? If not, they have to be taken into account in determining '</w:t>
      </w:r>
      <w:proofErr w:type="spellStart"/>
      <w:r w:rsidRPr="001C16D7">
        <w:rPr>
          <w:i/>
          <w:iCs/>
          <w:szCs w:val="22"/>
          <w:shd w:val="clear" w:color="auto" w:fill="FFFFFF"/>
        </w:rPr>
        <w:t>kcat</w:t>
      </w:r>
      <w:proofErr w:type="spellEnd"/>
      <w:r w:rsidRPr="001C16D7">
        <w:rPr>
          <w:i/>
          <w:iCs/>
          <w:szCs w:val="22"/>
          <w:shd w:val="clear" w:color="auto" w:fill="FFFFFF"/>
        </w:rPr>
        <w:t>' and 'Km'.</w:t>
      </w:r>
    </w:p>
    <w:p w14:paraId="4136D21A" w14:textId="67B1993D" w:rsidR="00BD422B" w:rsidRPr="00BF66FE" w:rsidRDefault="00B86B07" w:rsidP="000E51B4">
      <w:pPr>
        <w:spacing w:line="288" w:lineRule="auto"/>
        <w:rPr>
          <w:color w:val="2F5496" w:themeColor="accent1" w:themeShade="BF"/>
          <w:szCs w:val="22"/>
        </w:rPr>
      </w:pPr>
      <w:r w:rsidRPr="00BF66FE">
        <w:rPr>
          <w:color w:val="2F5496" w:themeColor="accent1" w:themeShade="BF"/>
          <w:szCs w:val="22"/>
        </w:rPr>
        <w:t xml:space="preserve">The affinity of </w:t>
      </w:r>
      <w:proofErr w:type="spellStart"/>
      <w:r w:rsidRPr="00BF66FE">
        <w:rPr>
          <w:color w:val="2F5496" w:themeColor="accent1" w:themeShade="BF"/>
          <w:szCs w:val="22"/>
        </w:rPr>
        <w:t>RanGAP</w:t>
      </w:r>
      <w:proofErr w:type="spellEnd"/>
      <w:r w:rsidRPr="00BF66FE">
        <w:rPr>
          <w:color w:val="2F5496" w:themeColor="accent1" w:themeShade="BF"/>
          <w:szCs w:val="22"/>
        </w:rPr>
        <w:t xml:space="preserve"> for GDP-bound </w:t>
      </w:r>
      <w:r w:rsidR="00725BAE" w:rsidRPr="00BF66FE">
        <w:rPr>
          <w:color w:val="2F5496" w:themeColor="accent1" w:themeShade="BF"/>
          <w:szCs w:val="22"/>
        </w:rPr>
        <w:t xml:space="preserve">Ran </w:t>
      </w:r>
      <w:r w:rsidR="004F5BE6" w:rsidRPr="00BF66FE">
        <w:rPr>
          <w:color w:val="2F5496" w:themeColor="accent1" w:themeShade="BF"/>
          <w:szCs w:val="22"/>
        </w:rPr>
        <w:t xml:space="preserve">is </w:t>
      </w:r>
      <w:r w:rsidR="005C545D" w:rsidRPr="00BF66FE">
        <w:rPr>
          <w:color w:val="2F5496" w:themeColor="accent1" w:themeShade="BF"/>
          <w:szCs w:val="22"/>
        </w:rPr>
        <w:t xml:space="preserve">negligible; </w:t>
      </w:r>
      <w:commentRangeStart w:id="19"/>
      <w:r w:rsidR="00A40015">
        <w:rPr>
          <w:color w:val="2F5496" w:themeColor="accent1" w:themeShade="BF"/>
          <w:szCs w:val="22"/>
        </w:rPr>
        <w:t xml:space="preserve">the </w:t>
      </w:r>
      <w:proofErr w:type="spellStart"/>
      <w:r w:rsidR="00A40015">
        <w:rPr>
          <w:color w:val="2F5496" w:themeColor="accent1" w:themeShade="BF"/>
          <w:szCs w:val="22"/>
        </w:rPr>
        <w:t>K</w:t>
      </w:r>
      <w:r w:rsidR="00A40015" w:rsidRPr="000703E2">
        <w:rPr>
          <w:color w:val="2F5496" w:themeColor="accent1" w:themeShade="BF"/>
          <w:szCs w:val="22"/>
          <w:vertAlign w:val="subscript"/>
        </w:rPr>
        <w:t>d</w:t>
      </w:r>
      <w:proofErr w:type="spellEnd"/>
      <w:r w:rsidR="00A40015" w:rsidRPr="00BF66FE">
        <w:rPr>
          <w:color w:val="2F5496" w:themeColor="accent1" w:themeShade="BF"/>
          <w:szCs w:val="22"/>
        </w:rPr>
        <w:t xml:space="preserve"> </w:t>
      </w:r>
      <w:r w:rsidR="005C545D" w:rsidRPr="00BF66FE">
        <w:rPr>
          <w:color w:val="2F5496" w:themeColor="accent1" w:themeShade="BF"/>
          <w:szCs w:val="22"/>
        </w:rPr>
        <w:t xml:space="preserve">is </w:t>
      </w:r>
      <w:commentRangeEnd w:id="19"/>
      <w:r w:rsidR="00A40015">
        <w:rPr>
          <w:rStyle w:val="CommentReference"/>
        </w:rPr>
        <w:commentReference w:id="19"/>
      </w:r>
      <w:r w:rsidRPr="00BF66FE">
        <w:rPr>
          <w:color w:val="2F5496" w:themeColor="accent1" w:themeShade="BF"/>
          <w:szCs w:val="22"/>
        </w:rPr>
        <w:t xml:space="preserve">around ~100 </w:t>
      </w:r>
      <w:r w:rsidRPr="00BF66FE">
        <w:rPr>
          <w:color w:val="2F5496" w:themeColor="accent1" w:themeShade="BF"/>
          <w:szCs w:val="22"/>
          <w:lang w:val="el-GR"/>
        </w:rPr>
        <w:t>μ</w:t>
      </w:r>
      <w:r w:rsidRPr="00BF66FE">
        <w:rPr>
          <w:color w:val="2F5496" w:themeColor="accent1" w:themeShade="BF"/>
          <w:szCs w:val="22"/>
        </w:rPr>
        <w:t>M</w:t>
      </w:r>
      <w:r w:rsidR="00AA2B95">
        <w:rPr>
          <w:color w:val="2F5496" w:themeColor="accent1" w:themeShade="BF"/>
          <w:szCs w:val="22"/>
        </w:rPr>
        <w:t xml:space="preserve"> (Seewald, 2003)</w:t>
      </w:r>
      <w:r w:rsidRPr="00BF66FE">
        <w:rPr>
          <w:color w:val="2F5496" w:themeColor="accent1" w:themeShade="BF"/>
          <w:szCs w:val="22"/>
        </w:rPr>
        <w:t xml:space="preserve">, which is ~250-fold higher than the estimated </w:t>
      </w:r>
      <w:r w:rsidR="00E9252C" w:rsidRPr="00BF66FE">
        <w:rPr>
          <w:color w:val="2F5496" w:themeColor="accent1" w:themeShade="BF"/>
          <w:szCs w:val="22"/>
        </w:rPr>
        <w:t>K</w:t>
      </w:r>
      <w:r w:rsidR="000703E2">
        <w:rPr>
          <w:color w:val="2F5496" w:themeColor="accent1" w:themeShade="BF"/>
          <w:szCs w:val="22"/>
          <w:vertAlign w:val="subscript"/>
        </w:rPr>
        <w:t>m</w:t>
      </w:r>
      <w:r w:rsidR="00E9252C" w:rsidRPr="00BF66FE">
        <w:rPr>
          <w:color w:val="2F5496" w:themeColor="accent1" w:themeShade="BF"/>
          <w:szCs w:val="22"/>
        </w:rPr>
        <w:t xml:space="preserve"> </w:t>
      </w:r>
      <w:r w:rsidRPr="00BF66FE">
        <w:rPr>
          <w:color w:val="2F5496" w:themeColor="accent1" w:themeShade="BF"/>
          <w:szCs w:val="22"/>
        </w:rPr>
        <w:t xml:space="preserve">for GAP-mediated GTP hydrolysis (0.4 </w:t>
      </w:r>
      <w:r w:rsidRPr="00BF66FE">
        <w:rPr>
          <w:color w:val="2F5496" w:themeColor="accent1" w:themeShade="BF"/>
          <w:szCs w:val="22"/>
          <w:lang w:val="el-GR"/>
        </w:rPr>
        <w:t>μ</w:t>
      </w:r>
      <w:r w:rsidRPr="00BF66FE">
        <w:rPr>
          <w:color w:val="2F5496" w:themeColor="accent1" w:themeShade="BF"/>
          <w:szCs w:val="22"/>
        </w:rPr>
        <w:t>M fro</w:t>
      </w:r>
      <w:r w:rsidR="00145E57" w:rsidRPr="00BF66FE">
        <w:rPr>
          <w:color w:val="2F5496" w:themeColor="accent1" w:themeShade="BF"/>
          <w:szCs w:val="22"/>
        </w:rPr>
        <w:t>m</w:t>
      </w:r>
      <w:r w:rsidRPr="00BF66FE">
        <w:rPr>
          <w:color w:val="2F5496" w:themeColor="accent1" w:themeShade="BF"/>
          <w:szCs w:val="22"/>
        </w:rPr>
        <w:t xml:space="preserve"> </w:t>
      </w:r>
      <w:r w:rsidR="0059645E" w:rsidRPr="00BF66FE">
        <w:rPr>
          <w:color w:val="2F5496" w:themeColor="accent1" w:themeShade="BF"/>
          <w:szCs w:val="22"/>
        </w:rPr>
        <w:t>h</w:t>
      </w:r>
      <w:r w:rsidRPr="00BF66FE">
        <w:rPr>
          <w:color w:val="2F5496" w:themeColor="accent1" w:themeShade="BF"/>
          <w:szCs w:val="22"/>
        </w:rPr>
        <w:t xml:space="preserve">uman </w:t>
      </w:r>
      <w:r w:rsidR="00920CF9" w:rsidRPr="00BF66FE">
        <w:rPr>
          <w:color w:val="2F5496" w:themeColor="accent1" w:themeShade="BF"/>
          <w:szCs w:val="22"/>
        </w:rPr>
        <w:t xml:space="preserve">Ran </w:t>
      </w:r>
      <w:r w:rsidRPr="00BF66FE">
        <w:rPr>
          <w:color w:val="2F5496" w:themeColor="accent1" w:themeShade="BF"/>
          <w:szCs w:val="22"/>
        </w:rPr>
        <w:t>(</w:t>
      </w:r>
      <w:proofErr w:type="spellStart"/>
      <w:r w:rsidRPr="00BF66FE">
        <w:rPr>
          <w:color w:val="2F5496" w:themeColor="accent1" w:themeShade="BF"/>
          <w:szCs w:val="22"/>
        </w:rPr>
        <w:t>Klebe</w:t>
      </w:r>
      <w:proofErr w:type="spellEnd"/>
      <w:r w:rsidRPr="00BF66FE">
        <w:rPr>
          <w:color w:val="2F5496" w:themeColor="accent1" w:themeShade="BF"/>
          <w:szCs w:val="22"/>
        </w:rPr>
        <w:t xml:space="preserve"> et al, 1995a)). </w:t>
      </w:r>
      <w:r w:rsidR="003F35CE" w:rsidRPr="00BF66FE">
        <w:rPr>
          <w:color w:val="2F5496" w:themeColor="accent1" w:themeShade="BF"/>
          <w:szCs w:val="22"/>
        </w:rPr>
        <w:t xml:space="preserve">We have now added a note to the </w:t>
      </w:r>
      <w:r w:rsidR="003F35CE" w:rsidRPr="00BF66FE">
        <w:rPr>
          <w:b/>
          <w:color w:val="2F5496" w:themeColor="accent1" w:themeShade="BF"/>
          <w:szCs w:val="22"/>
        </w:rPr>
        <w:t>Methods</w:t>
      </w:r>
      <w:r w:rsidR="003F35CE" w:rsidRPr="00BF66FE">
        <w:rPr>
          <w:color w:val="2F5496" w:themeColor="accent1" w:themeShade="BF"/>
          <w:szCs w:val="22"/>
        </w:rPr>
        <w:t xml:space="preserve">: </w:t>
      </w:r>
    </w:p>
    <w:p w14:paraId="23949590" w14:textId="68BC0F49" w:rsidR="00704BA3" w:rsidRPr="002C2396" w:rsidRDefault="005E4BD5" w:rsidP="000E51B4">
      <w:pPr>
        <w:spacing w:line="288" w:lineRule="auto"/>
        <w:rPr>
          <w:color w:val="FF0000"/>
          <w:szCs w:val="22"/>
        </w:rPr>
      </w:pPr>
      <w:r>
        <w:rPr>
          <w:color w:val="FF0000"/>
          <w:szCs w:val="22"/>
        </w:rPr>
        <w:t>“</w:t>
      </w:r>
      <w:r w:rsidR="00803351" w:rsidRPr="002C2396">
        <w:rPr>
          <w:color w:val="FF0000"/>
          <w:szCs w:val="22"/>
        </w:rPr>
        <w:t>The</w:t>
      </w:r>
      <w:r w:rsidR="001449A2" w:rsidRPr="002C2396">
        <w:rPr>
          <w:color w:val="FF0000"/>
          <w:szCs w:val="22"/>
        </w:rPr>
        <w:t xml:space="preserve"> affinity of Rna1 for GDP-bound </w:t>
      </w:r>
      <w:r w:rsidR="00061B72" w:rsidRPr="002C2396">
        <w:rPr>
          <w:color w:val="FF0000"/>
          <w:szCs w:val="22"/>
        </w:rPr>
        <w:t xml:space="preserve">Ran </w:t>
      </w:r>
      <w:r w:rsidR="001449A2" w:rsidRPr="002C2396">
        <w:rPr>
          <w:color w:val="FF0000"/>
          <w:szCs w:val="22"/>
        </w:rPr>
        <w:t xml:space="preserve">is negligible </w:t>
      </w:r>
      <w:commentRangeStart w:id="20"/>
      <w:r w:rsidR="001449A2" w:rsidRPr="002C2396">
        <w:rPr>
          <w:color w:val="FF0000"/>
          <w:szCs w:val="22"/>
        </w:rPr>
        <w:t>(</w:t>
      </w:r>
      <w:proofErr w:type="spellStart"/>
      <w:r w:rsidR="00FC0365">
        <w:rPr>
          <w:color w:val="FF0000"/>
          <w:szCs w:val="22"/>
        </w:rPr>
        <w:t>K</w:t>
      </w:r>
      <w:r w:rsidR="00FC0365" w:rsidRPr="000703E2">
        <w:rPr>
          <w:color w:val="FF0000"/>
          <w:szCs w:val="22"/>
          <w:vertAlign w:val="subscript"/>
        </w:rPr>
        <w:t>d</w:t>
      </w:r>
      <w:proofErr w:type="spellEnd"/>
      <w:r w:rsidR="001449A2" w:rsidRPr="002C2396">
        <w:rPr>
          <w:color w:val="FF0000"/>
          <w:szCs w:val="22"/>
        </w:rPr>
        <w:t xml:space="preserve"> </w:t>
      </w:r>
      <w:r w:rsidR="00FC0365">
        <w:rPr>
          <w:color w:val="FF0000"/>
          <w:szCs w:val="22"/>
        </w:rPr>
        <w:t xml:space="preserve">of </w:t>
      </w:r>
      <w:r w:rsidR="001449A2" w:rsidRPr="002C2396">
        <w:rPr>
          <w:color w:val="FF0000"/>
          <w:szCs w:val="22"/>
        </w:rPr>
        <w:t xml:space="preserve">100 </w:t>
      </w:r>
      <w:proofErr w:type="spellStart"/>
      <w:r w:rsidR="001449A2" w:rsidRPr="002C2396">
        <w:rPr>
          <w:color w:val="FF0000"/>
          <w:szCs w:val="22"/>
        </w:rPr>
        <w:t>μM</w:t>
      </w:r>
      <w:proofErr w:type="spellEnd"/>
      <w:r w:rsidR="00FC0365">
        <w:rPr>
          <w:color w:val="FF0000"/>
          <w:szCs w:val="22"/>
        </w:rPr>
        <w:t xml:space="preserve"> for </w:t>
      </w:r>
      <w:proofErr w:type="spellStart"/>
      <w:proofErr w:type="gramStart"/>
      <w:r w:rsidR="00FC0365">
        <w:rPr>
          <w:color w:val="FF0000"/>
          <w:szCs w:val="22"/>
        </w:rPr>
        <w:t>Ran:GDP</w:t>
      </w:r>
      <w:proofErr w:type="spellEnd"/>
      <w:proofErr w:type="gramEnd"/>
      <w:r w:rsidR="00FC0365">
        <w:rPr>
          <w:color w:val="FF0000"/>
          <w:szCs w:val="22"/>
        </w:rPr>
        <w:t xml:space="preserve"> (Seewald, 2003))</w:t>
      </w:r>
      <w:r w:rsidR="001449A2" w:rsidRPr="002C2396">
        <w:rPr>
          <w:color w:val="FF0000"/>
          <w:szCs w:val="22"/>
        </w:rPr>
        <w:t xml:space="preserve">, which is ~250-fold higher </w:t>
      </w:r>
      <w:commentRangeEnd w:id="20"/>
      <w:r w:rsidR="006C5240">
        <w:rPr>
          <w:rStyle w:val="CommentReference"/>
        </w:rPr>
        <w:commentReference w:id="20"/>
      </w:r>
      <w:r w:rsidR="001449A2" w:rsidRPr="002C2396">
        <w:rPr>
          <w:color w:val="FF0000"/>
          <w:szCs w:val="22"/>
        </w:rPr>
        <w:t xml:space="preserve">than the estimated </w:t>
      </w:r>
      <w:r w:rsidR="00E9252C" w:rsidRPr="002C2396">
        <w:rPr>
          <w:color w:val="FF0000"/>
          <w:szCs w:val="22"/>
        </w:rPr>
        <w:t>K</w:t>
      </w:r>
      <w:r w:rsidR="00FC0365">
        <w:rPr>
          <w:color w:val="FF0000"/>
          <w:szCs w:val="22"/>
          <w:vertAlign w:val="subscript"/>
        </w:rPr>
        <w:t>m</w:t>
      </w:r>
      <w:r w:rsidR="00E9252C" w:rsidRPr="002C2396">
        <w:rPr>
          <w:color w:val="FF0000"/>
          <w:szCs w:val="22"/>
        </w:rPr>
        <w:t xml:space="preserve"> </w:t>
      </w:r>
      <w:r w:rsidR="001449A2" w:rsidRPr="002C2396">
        <w:rPr>
          <w:color w:val="FF0000"/>
          <w:szCs w:val="22"/>
        </w:rPr>
        <w:t>for GAP-mediated GTP hydrolysis</w:t>
      </w:r>
      <w:r w:rsidR="00AC3A8A" w:rsidRPr="002C2396">
        <w:rPr>
          <w:color w:val="FF0000"/>
          <w:szCs w:val="22"/>
        </w:rPr>
        <w:t xml:space="preserve"> and was not </w:t>
      </w:r>
      <w:r w:rsidR="001449A2" w:rsidRPr="002C2396">
        <w:rPr>
          <w:color w:val="FF0000"/>
          <w:szCs w:val="22"/>
        </w:rPr>
        <w:t>taken into account when fitting the data.</w:t>
      </w:r>
      <w:r>
        <w:rPr>
          <w:color w:val="FF0000"/>
          <w:szCs w:val="22"/>
        </w:rPr>
        <w:t>”</w:t>
      </w:r>
    </w:p>
    <w:p w14:paraId="58AE5FF6" w14:textId="77777777" w:rsidR="006F761A" w:rsidRPr="00BF66FE" w:rsidRDefault="004F5BE6" w:rsidP="000E51B4">
      <w:pPr>
        <w:spacing w:line="288" w:lineRule="auto"/>
        <w:rPr>
          <w:color w:val="2F5496" w:themeColor="accent1" w:themeShade="BF"/>
          <w:szCs w:val="22"/>
        </w:rPr>
      </w:pPr>
      <w:proofErr w:type="spellStart"/>
      <w:r w:rsidRPr="00BF66FE">
        <w:rPr>
          <w:color w:val="2F5496" w:themeColor="accent1" w:themeShade="BF"/>
          <w:szCs w:val="22"/>
        </w:rPr>
        <w:t>Ran</w:t>
      </w:r>
      <w:r w:rsidR="00774F42" w:rsidRPr="00BF66FE">
        <w:rPr>
          <w:color w:val="2F5496" w:themeColor="accent1" w:themeShade="BF"/>
          <w:szCs w:val="22"/>
        </w:rPr>
        <w:t>GEF</w:t>
      </w:r>
      <w:proofErr w:type="spellEnd"/>
      <w:r w:rsidR="00555507" w:rsidRPr="00BF66FE">
        <w:rPr>
          <w:color w:val="2F5496" w:themeColor="accent1" w:themeShade="BF"/>
          <w:szCs w:val="22"/>
        </w:rPr>
        <w:t>, on the other hand,</w:t>
      </w:r>
      <w:r w:rsidRPr="00BF66FE">
        <w:rPr>
          <w:color w:val="2F5496" w:themeColor="accent1" w:themeShade="BF"/>
          <w:szCs w:val="22"/>
        </w:rPr>
        <w:t xml:space="preserve"> has </w:t>
      </w:r>
      <w:r w:rsidR="00774F42" w:rsidRPr="00BF66FE">
        <w:rPr>
          <w:color w:val="2F5496" w:themeColor="accent1" w:themeShade="BF"/>
          <w:szCs w:val="22"/>
        </w:rPr>
        <w:t xml:space="preserve">comparable affinity for </w:t>
      </w:r>
      <w:r w:rsidR="00555507" w:rsidRPr="00BF66FE">
        <w:rPr>
          <w:color w:val="2F5496" w:themeColor="accent1" w:themeShade="BF"/>
          <w:szCs w:val="22"/>
        </w:rPr>
        <w:t>Gsp</w:t>
      </w:r>
      <w:proofErr w:type="gramStart"/>
      <w:r w:rsidR="00555507" w:rsidRPr="00BF66FE">
        <w:rPr>
          <w:color w:val="2F5496" w:themeColor="accent1" w:themeShade="BF"/>
          <w:szCs w:val="22"/>
        </w:rPr>
        <w:t>1:</w:t>
      </w:r>
      <w:r w:rsidR="00774F42" w:rsidRPr="00BF66FE">
        <w:rPr>
          <w:color w:val="2F5496" w:themeColor="accent1" w:themeShade="BF"/>
          <w:szCs w:val="22"/>
        </w:rPr>
        <w:t>mant</w:t>
      </w:r>
      <w:proofErr w:type="gramEnd"/>
      <w:r w:rsidR="00774F42" w:rsidRPr="00BF66FE">
        <w:rPr>
          <w:color w:val="2F5496" w:themeColor="accent1" w:themeShade="BF"/>
          <w:szCs w:val="22"/>
        </w:rPr>
        <w:t>-</w:t>
      </w:r>
      <w:r w:rsidR="00555507" w:rsidRPr="00BF66FE">
        <w:rPr>
          <w:color w:val="2F5496" w:themeColor="accent1" w:themeShade="BF"/>
          <w:szCs w:val="22"/>
        </w:rPr>
        <w:t>GTP</w:t>
      </w:r>
      <w:r w:rsidR="00774F42" w:rsidRPr="00BF66FE">
        <w:rPr>
          <w:color w:val="2F5496" w:themeColor="accent1" w:themeShade="BF"/>
          <w:szCs w:val="22"/>
        </w:rPr>
        <w:t xml:space="preserve"> and Gsp1</w:t>
      </w:r>
      <w:r w:rsidR="00555507" w:rsidRPr="00BF66FE">
        <w:rPr>
          <w:color w:val="2F5496" w:themeColor="accent1" w:themeShade="BF"/>
          <w:szCs w:val="22"/>
        </w:rPr>
        <w:t>:GDP, which means that towards later stages of the time course, the [ES] and [EP] complexes are equally likely to form</w:t>
      </w:r>
      <w:r w:rsidRPr="00BF66FE">
        <w:rPr>
          <w:color w:val="2F5496" w:themeColor="accent1" w:themeShade="BF"/>
          <w:szCs w:val="22"/>
        </w:rPr>
        <w:t xml:space="preserve">. </w:t>
      </w:r>
      <w:r w:rsidR="00956DAF" w:rsidRPr="00BF66FE">
        <w:rPr>
          <w:color w:val="2F5496" w:themeColor="accent1" w:themeShade="BF"/>
          <w:szCs w:val="22"/>
        </w:rPr>
        <w:t>For that reason,</w:t>
      </w:r>
      <w:r w:rsidRPr="00BF66FE">
        <w:rPr>
          <w:color w:val="2F5496" w:themeColor="accent1" w:themeShade="BF"/>
          <w:szCs w:val="22"/>
        </w:rPr>
        <w:t xml:space="preserve"> </w:t>
      </w:r>
      <w:r w:rsidR="00A41259" w:rsidRPr="00BF66FE">
        <w:rPr>
          <w:color w:val="2F5496" w:themeColor="accent1" w:themeShade="BF"/>
          <w:szCs w:val="22"/>
        </w:rPr>
        <w:t>we</w:t>
      </w:r>
      <w:r w:rsidR="00556416" w:rsidRPr="00BF66FE">
        <w:rPr>
          <w:color w:val="2F5496" w:themeColor="accent1" w:themeShade="BF"/>
          <w:szCs w:val="22"/>
        </w:rPr>
        <w:t xml:space="preserve"> followed the approach by </w:t>
      </w:r>
      <w:proofErr w:type="spellStart"/>
      <w:r w:rsidR="00556416" w:rsidRPr="00BF66FE">
        <w:rPr>
          <w:color w:val="2F5496" w:themeColor="accent1" w:themeShade="BF"/>
          <w:szCs w:val="22"/>
        </w:rPr>
        <w:t>Klebe</w:t>
      </w:r>
      <w:proofErr w:type="spellEnd"/>
      <w:r w:rsidR="00556416" w:rsidRPr="00BF66FE">
        <w:rPr>
          <w:color w:val="2F5496" w:themeColor="accent1" w:themeShade="BF"/>
          <w:szCs w:val="22"/>
        </w:rPr>
        <w:t xml:space="preserve"> </w:t>
      </w:r>
      <w:r w:rsidR="00556416" w:rsidRPr="00BF66FE">
        <w:rPr>
          <w:i/>
          <w:iCs/>
          <w:color w:val="2F5496" w:themeColor="accent1" w:themeShade="BF"/>
          <w:szCs w:val="22"/>
        </w:rPr>
        <w:t>et al</w:t>
      </w:r>
      <w:r w:rsidR="00556416" w:rsidRPr="00BF66FE">
        <w:rPr>
          <w:color w:val="2F5496" w:themeColor="accent1" w:themeShade="BF"/>
          <w:szCs w:val="22"/>
        </w:rPr>
        <w:t xml:space="preserve"> </w:t>
      </w:r>
      <w:r w:rsidR="005E6E70" w:rsidRPr="00BF66FE">
        <w:rPr>
          <w:color w:val="2F5496" w:themeColor="accent1" w:themeShade="BF"/>
          <w:szCs w:val="22"/>
        </w:rPr>
        <w:t xml:space="preserve">(1995a) </w:t>
      </w:r>
      <w:r w:rsidR="00556416" w:rsidRPr="00BF66FE">
        <w:rPr>
          <w:color w:val="2F5496" w:themeColor="accent1" w:themeShade="BF"/>
          <w:szCs w:val="22"/>
        </w:rPr>
        <w:t xml:space="preserve">and </w:t>
      </w:r>
      <w:r w:rsidR="00A41259" w:rsidRPr="00BF66FE">
        <w:rPr>
          <w:color w:val="2F5496" w:themeColor="accent1" w:themeShade="BF"/>
          <w:szCs w:val="22"/>
        </w:rPr>
        <w:t xml:space="preserve">fit the data </w:t>
      </w:r>
      <w:r w:rsidR="00556416" w:rsidRPr="00BF66FE">
        <w:rPr>
          <w:color w:val="2F5496" w:themeColor="accent1" w:themeShade="BF"/>
          <w:szCs w:val="22"/>
        </w:rPr>
        <w:t>using</w:t>
      </w:r>
      <w:r w:rsidR="00A41259" w:rsidRPr="00BF66FE">
        <w:rPr>
          <w:color w:val="2F5496" w:themeColor="accent1" w:themeShade="BF"/>
          <w:szCs w:val="22"/>
        </w:rPr>
        <w:t xml:space="preserve"> a combination of</w:t>
      </w:r>
      <w:r w:rsidR="00556416" w:rsidRPr="00BF66FE">
        <w:rPr>
          <w:color w:val="2F5496" w:themeColor="accent1" w:themeShade="BF"/>
          <w:szCs w:val="22"/>
        </w:rPr>
        <w:t xml:space="preserve"> fits.</w:t>
      </w:r>
      <w:r w:rsidR="006F761A" w:rsidRPr="00BF66FE">
        <w:rPr>
          <w:color w:val="2F5496" w:themeColor="accent1" w:themeShade="BF"/>
          <w:szCs w:val="22"/>
        </w:rPr>
        <w:t xml:space="preserve"> We have now added a note to the </w:t>
      </w:r>
      <w:r w:rsidR="006F761A" w:rsidRPr="00BF66FE">
        <w:rPr>
          <w:b/>
          <w:color w:val="2F5496" w:themeColor="accent1" w:themeShade="BF"/>
          <w:szCs w:val="22"/>
        </w:rPr>
        <w:t>Methods</w:t>
      </w:r>
      <w:r w:rsidR="006F761A" w:rsidRPr="00BF66FE">
        <w:rPr>
          <w:color w:val="2F5496" w:themeColor="accent1" w:themeShade="BF"/>
          <w:szCs w:val="22"/>
        </w:rPr>
        <w:t>:</w:t>
      </w:r>
    </w:p>
    <w:p w14:paraId="591D77C0" w14:textId="3DE2E1E9" w:rsidR="000542FC" w:rsidRPr="002C2396" w:rsidRDefault="00622F60" w:rsidP="000542FC">
      <w:pPr>
        <w:rPr>
          <w:color w:val="FF0000"/>
        </w:rPr>
      </w:pPr>
      <w:r>
        <w:rPr>
          <w:color w:val="FF0000"/>
        </w:rPr>
        <w:t>“</w:t>
      </w:r>
      <w:r w:rsidR="000542FC" w:rsidRPr="002C2396">
        <w:rPr>
          <w:color w:val="FF0000"/>
        </w:rPr>
        <w:t>In addition, we fit the data using a combination of fits</w:t>
      </w:r>
      <w:r w:rsidR="007F4428" w:rsidRPr="002C2396">
        <w:rPr>
          <w:color w:val="FF0000"/>
        </w:rPr>
        <w:t xml:space="preserve"> following the approach of </w:t>
      </w:r>
      <w:proofErr w:type="spellStart"/>
      <w:r w:rsidR="007F4428" w:rsidRPr="002C2396">
        <w:rPr>
          <w:color w:val="FF0000"/>
        </w:rPr>
        <w:t>Klebe</w:t>
      </w:r>
      <w:proofErr w:type="spellEnd"/>
      <w:r w:rsidR="007F4428" w:rsidRPr="002C2396">
        <w:rPr>
          <w:color w:val="FF0000"/>
        </w:rPr>
        <w:t xml:space="preserve"> </w:t>
      </w:r>
      <w:r w:rsidR="00142D40">
        <w:rPr>
          <w:color w:val="FF0000"/>
        </w:rPr>
        <w:t>(</w:t>
      </w:r>
      <w:proofErr w:type="spellStart"/>
      <w:r w:rsidR="00142D40">
        <w:rPr>
          <w:color w:val="FF0000"/>
        </w:rPr>
        <w:t>Klebe</w:t>
      </w:r>
      <w:proofErr w:type="spellEnd"/>
      <w:r w:rsidR="00142D40">
        <w:rPr>
          <w:color w:val="FF0000"/>
        </w:rPr>
        <w:t>, 1995a)</w:t>
      </w:r>
      <w:r w:rsidR="000542FC" w:rsidRPr="002C2396">
        <w:rPr>
          <w:color w:val="FF0000"/>
        </w:rPr>
        <w:t xml:space="preserve">. </w:t>
      </w:r>
      <w:r w:rsidR="000542FC" w:rsidRPr="002C2396">
        <w:rPr>
          <w:color w:val="FF0000"/>
          <w:szCs w:val="22"/>
        </w:rPr>
        <w:t xml:space="preserve">For concentrations of substrate (Gsp1:GDP) that </w:t>
      </w:r>
      <w:r w:rsidR="00057FFD">
        <w:rPr>
          <w:color w:val="FF0000"/>
          <w:szCs w:val="22"/>
        </w:rPr>
        <w:t>were</w:t>
      </w:r>
      <w:r w:rsidR="00057FFD" w:rsidRPr="002C2396">
        <w:rPr>
          <w:color w:val="FF0000"/>
          <w:szCs w:val="22"/>
        </w:rPr>
        <w:t xml:space="preserve"> </w:t>
      </w:r>
      <w:r w:rsidR="000542FC" w:rsidRPr="002C2396">
        <w:rPr>
          <w:color w:val="FF0000"/>
          <w:szCs w:val="22"/>
        </w:rPr>
        <w:t xml:space="preserve">much lower than the excess of </w:t>
      </w:r>
      <w:proofErr w:type="spellStart"/>
      <w:r w:rsidR="000542FC" w:rsidRPr="002C2396">
        <w:rPr>
          <w:color w:val="FF0000"/>
          <w:szCs w:val="22"/>
        </w:rPr>
        <w:t>mant</w:t>
      </w:r>
      <w:proofErr w:type="spellEnd"/>
      <w:r w:rsidR="000542FC" w:rsidRPr="002C2396">
        <w:rPr>
          <w:color w:val="FF0000"/>
          <w:szCs w:val="22"/>
        </w:rPr>
        <w:t xml:space="preserve">-nucleotide (200 </w:t>
      </w:r>
      <w:r w:rsidR="000542FC" w:rsidRPr="002C2396">
        <w:rPr>
          <w:color w:val="FF0000"/>
          <w:szCs w:val="22"/>
          <w:lang w:val="el-GR"/>
        </w:rPr>
        <w:t>μ</w:t>
      </w:r>
      <w:r w:rsidR="000542FC" w:rsidRPr="002C2396">
        <w:rPr>
          <w:color w:val="FF0000"/>
          <w:szCs w:val="22"/>
        </w:rPr>
        <w:t xml:space="preserve">M) we used a combination of two exponential decays, and for reactions with high concentrations of Gsp1, where the relative excess of </w:t>
      </w:r>
      <w:proofErr w:type="spellStart"/>
      <w:r w:rsidR="000542FC" w:rsidRPr="002C2396">
        <w:rPr>
          <w:color w:val="FF0000"/>
          <w:szCs w:val="22"/>
        </w:rPr>
        <w:t>mant</w:t>
      </w:r>
      <w:proofErr w:type="spellEnd"/>
      <w:r w:rsidR="000542FC" w:rsidRPr="002C2396">
        <w:rPr>
          <w:color w:val="FF0000"/>
          <w:szCs w:val="22"/>
        </w:rPr>
        <w:t xml:space="preserve">-nucleotide was lower, we always estimated the initial rates using linear fits to the very beginning of the reaction, when levels of </w:t>
      </w:r>
      <w:proofErr w:type="spellStart"/>
      <w:r w:rsidR="000542FC" w:rsidRPr="002C2396">
        <w:rPr>
          <w:color w:val="FF0000"/>
          <w:szCs w:val="22"/>
        </w:rPr>
        <w:t>mant</w:t>
      </w:r>
      <w:proofErr w:type="spellEnd"/>
      <w:r w:rsidR="000542FC" w:rsidRPr="002C2396">
        <w:rPr>
          <w:color w:val="FF0000"/>
          <w:szCs w:val="22"/>
        </w:rPr>
        <w:t xml:space="preserve">-nucleotide-bound Gsp1 are very low </w:t>
      </w:r>
      <w:r w:rsidR="000542FC" w:rsidRPr="002C2396">
        <w:rPr>
          <w:color w:val="FF0000"/>
          <w:szCs w:val="22"/>
          <w:lang w:val="en-GB"/>
        </w:rPr>
        <w:t>and therefore exchange is overwhelmingly from Gsp1-GDP to Gsp1-mant-nucleotide</w:t>
      </w:r>
      <w:r w:rsidR="000542FC" w:rsidRPr="002C2396">
        <w:rPr>
          <w:color w:val="FF0000"/>
          <w:szCs w:val="22"/>
        </w:rPr>
        <w:t>.</w:t>
      </w:r>
      <w:r w:rsidR="006806B8">
        <w:rPr>
          <w:color w:val="FF0000"/>
          <w:szCs w:val="22"/>
        </w:rPr>
        <w:t>”</w:t>
      </w:r>
    </w:p>
    <w:p w14:paraId="6756DA1B" w14:textId="01A9DFDD" w:rsidR="009C5E36" w:rsidRPr="001C16D7" w:rsidRDefault="00A43B6B" w:rsidP="000E51B4">
      <w:pPr>
        <w:spacing w:line="288" w:lineRule="auto"/>
        <w:rPr>
          <w:i/>
          <w:iCs/>
          <w:szCs w:val="22"/>
        </w:rPr>
      </w:pPr>
      <w:r w:rsidRPr="001C16D7">
        <w:rPr>
          <w:i/>
          <w:iCs/>
          <w:szCs w:val="22"/>
          <w:shd w:val="clear" w:color="auto" w:fill="FFFFFF"/>
        </w:rPr>
        <w:t xml:space="preserve">(iv) Is </w:t>
      </w:r>
      <w:r w:rsidRPr="00231E6E">
        <w:rPr>
          <w:i/>
          <w:iCs/>
          <w:szCs w:val="22"/>
          <w:u w:val="single"/>
          <w:shd w:val="clear" w:color="auto" w:fill="FFFFFF"/>
        </w:rPr>
        <w:t>there justification for using the Michaelis-Menten equations for these two reactions</w:t>
      </w:r>
      <w:r w:rsidRPr="001C16D7">
        <w:rPr>
          <w:i/>
          <w:iCs/>
          <w:szCs w:val="22"/>
          <w:shd w:val="clear" w:color="auto" w:fill="FFFFFF"/>
        </w:rPr>
        <w:t>, instead of approximation-free A=B=C reaction kinetics? Is [ES] at a steady-state and very close to zero throughout the reaction?</w:t>
      </w:r>
    </w:p>
    <w:p w14:paraId="09FA1FAB" w14:textId="6CFDDC67" w:rsidR="00C275B6" w:rsidRPr="001C16D7" w:rsidRDefault="00A43B6B" w:rsidP="000E51B4">
      <w:pPr>
        <w:spacing w:line="288" w:lineRule="auto"/>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6880E26E" w14:textId="720DDC0F" w:rsidR="0019422F" w:rsidRPr="006D58DD" w:rsidRDefault="00124078" w:rsidP="000E51B4">
      <w:pPr>
        <w:spacing w:line="288" w:lineRule="auto"/>
        <w:rPr>
          <w:color w:val="2F5496" w:themeColor="accent1" w:themeShade="BF"/>
          <w:szCs w:val="22"/>
        </w:rPr>
      </w:pPr>
      <w:r w:rsidRPr="006D58DD">
        <w:rPr>
          <w:color w:val="2F5496" w:themeColor="accent1" w:themeShade="BF"/>
          <w:szCs w:val="22"/>
        </w:rPr>
        <w:t xml:space="preserve">There is considerable precedent in the literature for using </w:t>
      </w:r>
      <w:r w:rsidR="00440314" w:rsidRPr="006D58DD">
        <w:rPr>
          <w:color w:val="2F5496" w:themeColor="accent1" w:themeShade="BF"/>
          <w:szCs w:val="22"/>
        </w:rPr>
        <w:t xml:space="preserve">Michaelis-Menten equations </w:t>
      </w:r>
      <w:r w:rsidR="00AE2B07" w:rsidRPr="006D58DD">
        <w:rPr>
          <w:color w:val="2F5496" w:themeColor="accent1" w:themeShade="BF"/>
          <w:szCs w:val="22"/>
        </w:rPr>
        <w:t>to</w:t>
      </w:r>
      <w:r w:rsidR="00440314" w:rsidRPr="006D58DD">
        <w:rPr>
          <w:color w:val="2F5496" w:themeColor="accent1" w:themeShade="BF"/>
          <w:szCs w:val="22"/>
        </w:rPr>
        <w:t xml:space="preserve"> describ</w:t>
      </w:r>
      <w:r w:rsidR="00AE2B07" w:rsidRPr="006D58DD">
        <w:rPr>
          <w:color w:val="2F5496" w:themeColor="accent1" w:themeShade="BF"/>
          <w:szCs w:val="22"/>
        </w:rPr>
        <w:t>e</w:t>
      </w:r>
      <w:r w:rsidR="00440314" w:rsidRPr="006D58DD">
        <w:rPr>
          <w:color w:val="2F5496" w:themeColor="accent1" w:themeShade="BF"/>
          <w:szCs w:val="22"/>
        </w:rPr>
        <w:t xml:space="preserve"> the GTPase cycle</w:t>
      </w:r>
      <w:r w:rsidR="00AE2B07" w:rsidRPr="006D58DD">
        <w:rPr>
          <w:color w:val="2F5496" w:themeColor="accent1" w:themeShade="BF"/>
          <w:szCs w:val="22"/>
        </w:rPr>
        <w:t xml:space="preserve">, </w:t>
      </w:r>
      <w:r w:rsidR="00440314" w:rsidRPr="006D58DD">
        <w:rPr>
          <w:color w:val="2F5496" w:themeColor="accent1" w:themeShade="BF"/>
          <w:szCs w:val="22"/>
        </w:rPr>
        <w:t>by different labs and for different small GTPases</w:t>
      </w:r>
      <w:r w:rsidR="00762795" w:rsidRPr="006D58DD">
        <w:rPr>
          <w:color w:val="2F5496" w:themeColor="accent1" w:themeShade="BF"/>
          <w:szCs w:val="22"/>
        </w:rPr>
        <w:t xml:space="preserve"> including</w:t>
      </w:r>
      <w:r w:rsidR="00440314" w:rsidRPr="006D58DD">
        <w:rPr>
          <w:color w:val="2F5496" w:themeColor="accent1" w:themeShade="BF"/>
          <w:szCs w:val="22"/>
        </w:rPr>
        <w:t xml:space="preserve"> Ran (</w:t>
      </w:r>
      <w:proofErr w:type="spellStart"/>
      <w:r w:rsidR="00440314" w:rsidRPr="006D58DD">
        <w:rPr>
          <w:color w:val="2F5496" w:themeColor="accent1" w:themeShade="BF"/>
          <w:szCs w:val="22"/>
        </w:rPr>
        <w:t>Klebe</w:t>
      </w:r>
      <w:proofErr w:type="spellEnd"/>
      <w:r w:rsidR="00440314" w:rsidRPr="006D58DD">
        <w:rPr>
          <w:color w:val="2F5496" w:themeColor="accent1" w:themeShade="BF"/>
          <w:szCs w:val="22"/>
        </w:rPr>
        <w:t xml:space="preserve"> et al, 1995a), Ras (Gideon et al, 1992), or Rap (Brinkmann et al, 2002)</w:t>
      </w:r>
      <w:r w:rsidR="00A03374" w:rsidRPr="006D58DD">
        <w:rPr>
          <w:color w:val="2F5496" w:themeColor="accent1" w:themeShade="BF"/>
          <w:szCs w:val="22"/>
        </w:rPr>
        <w:t xml:space="preserve">, and we have </w:t>
      </w:r>
      <w:r w:rsidR="0019422F" w:rsidRPr="006D58DD">
        <w:rPr>
          <w:color w:val="2F5496" w:themeColor="accent1" w:themeShade="BF"/>
          <w:szCs w:val="22"/>
        </w:rPr>
        <w:t xml:space="preserve">now </w:t>
      </w:r>
      <w:r w:rsidR="002209A5" w:rsidRPr="006D58DD">
        <w:rPr>
          <w:color w:val="2F5496" w:themeColor="accent1" w:themeShade="BF"/>
          <w:szCs w:val="22"/>
        </w:rPr>
        <w:t>added</w:t>
      </w:r>
      <w:r w:rsidR="0019422F" w:rsidRPr="006D58DD">
        <w:rPr>
          <w:color w:val="2F5496" w:themeColor="accent1" w:themeShade="BF"/>
          <w:szCs w:val="22"/>
        </w:rPr>
        <w:t xml:space="preserve"> </w:t>
      </w:r>
      <w:r w:rsidR="002209A5" w:rsidRPr="006D58DD">
        <w:rPr>
          <w:color w:val="2F5496" w:themeColor="accent1" w:themeShade="BF"/>
          <w:szCs w:val="22"/>
        </w:rPr>
        <w:t>a</w:t>
      </w:r>
      <w:r w:rsidR="0019422F" w:rsidRPr="006D58DD">
        <w:rPr>
          <w:color w:val="2F5496" w:themeColor="accent1" w:themeShade="BF"/>
          <w:szCs w:val="22"/>
        </w:rPr>
        <w:t xml:space="preserve"> </w:t>
      </w:r>
      <w:r w:rsidR="00275AA5" w:rsidRPr="006D58DD">
        <w:rPr>
          <w:color w:val="2F5496" w:themeColor="accent1" w:themeShade="BF"/>
          <w:szCs w:val="22"/>
        </w:rPr>
        <w:t>paragraph</w:t>
      </w:r>
      <w:r w:rsidR="002209A5" w:rsidRPr="006D58DD">
        <w:rPr>
          <w:color w:val="2F5496" w:themeColor="accent1" w:themeShade="BF"/>
          <w:szCs w:val="22"/>
        </w:rPr>
        <w:t xml:space="preserve"> about the validity of the Michaelis-Menten equations for the GTPase cycle to</w:t>
      </w:r>
      <w:r w:rsidR="00275AA5" w:rsidRPr="006D58DD">
        <w:rPr>
          <w:color w:val="2F5496" w:themeColor="accent1" w:themeShade="BF"/>
          <w:szCs w:val="22"/>
        </w:rPr>
        <w:t xml:space="preserve"> the</w:t>
      </w:r>
      <w:r w:rsidR="0019422F" w:rsidRPr="006D58DD">
        <w:rPr>
          <w:color w:val="2F5496" w:themeColor="accent1" w:themeShade="BF"/>
          <w:szCs w:val="22"/>
        </w:rPr>
        <w:t xml:space="preserve"> </w:t>
      </w:r>
      <w:r w:rsidR="0019422F" w:rsidRPr="006D58DD">
        <w:rPr>
          <w:b/>
          <w:bCs/>
          <w:color w:val="2F5496" w:themeColor="accent1" w:themeShade="BF"/>
          <w:szCs w:val="22"/>
        </w:rPr>
        <w:t>Supplementary</w:t>
      </w:r>
      <w:r w:rsidR="00117B34" w:rsidRPr="006D58DD">
        <w:rPr>
          <w:b/>
          <w:bCs/>
          <w:color w:val="2F5496" w:themeColor="accent1" w:themeShade="BF"/>
          <w:szCs w:val="22"/>
        </w:rPr>
        <w:t xml:space="preserve"> File 1</w:t>
      </w:r>
      <w:r w:rsidR="0019422F" w:rsidRPr="006D58DD">
        <w:rPr>
          <w:b/>
          <w:bCs/>
          <w:color w:val="2F5496" w:themeColor="accent1" w:themeShade="BF"/>
          <w:szCs w:val="22"/>
        </w:rPr>
        <w:t xml:space="preserve"> Discussion</w:t>
      </w:r>
      <w:r w:rsidR="00477EA4" w:rsidRPr="006D58DD">
        <w:rPr>
          <w:color w:val="2F5496" w:themeColor="accent1" w:themeShade="BF"/>
          <w:szCs w:val="22"/>
        </w:rPr>
        <w:t>:</w:t>
      </w:r>
      <w:r w:rsidR="00275AA5" w:rsidRPr="006D58DD">
        <w:rPr>
          <w:color w:val="2F5496" w:themeColor="accent1" w:themeShade="BF"/>
          <w:szCs w:val="22"/>
        </w:rPr>
        <w:t xml:space="preserve"> </w:t>
      </w:r>
    </w:p>
    <w:p w14:paraId="7BEFDC8F" w14:textId="3FF70061" w:rsidR="007231F6" w:rsidRPr="002C2396" w:rsidRDefault="00C61824" w:rsidP="000E51B4">
      <w:pPr>
        <w:spacing w:line="288" w:lineRule="auto"/>
        <w:rPr>
          <w:b/>
          <w:bCs/>
          <w:color w:val="FF0000"/>
          <w:szCs w:val="22"/>
        </w:rPr>
      </w:pPr>
      <w:r>
        <w:rPr>
          <w:b/>
          <w:bCs/>
          <w:color w:val="FF0000"/>
          <w:szCs w:val="22"/>
        </w:rPr>
        <w:t>“</w:t>
      </w:r>
      <w:r w:rsidR="007231F6" w:rsidRPr="002C2396">
        <w:rPr>
          <w:b/>
          <w:bCs/>
          <w:color w:val="FF0000"/>
          <w:szCs w:val="22"/>
        </w:rPr>
        <w:t>Validity of the Michaelis-Menten equation under the experimental conditions used in our GTP cycle experiments.</w:t>
      </w:r>
    </w:p>
    <w:p w14:paraId="0CE9F4AB" w14:textId="77777777" w:rsidR="00D837A0" w:rsidRDefault="00D837A0" w:rsidP="000E51B4">
      <w:pPr>
        <w:spacing w:line="288" w:lineRule="auto"/>
        <w:rPr>
          <w:color w:val="FF0000"/>
          <w:szCs w:val="22"/>
        </w:rPr>
      </w:pPr>
      <w:r w:rsidRPr="002C2396">
        <w:rPr>
          <w:rFonts w:eastAsiaTheme="minorEastAsia"/>
          <w:color w:val="FF0000"/>
          <w:szCs w:val="22"/>
        </w:rPr>
        <w:t xml:space="preserve">Michaelis-Menten formalisms have been used for multiple GTPases </w:t>
      </w:r>
      <w:r w:rsidRPr="002C2396">
        <w:rPr>
          <w:color w:val="FF0000"/>
          <w:szCs w:val="22"/>
        </w:rPr>
        <w:t>including Ran (</w:t>
      </w:r>
      <w:proofErr w:type="spellStart"/>
      <w:r w:rsidRPr="002C2396">
        <w:rPr>
          <w:color w:val="FF0000"/>
          <w:szCs w:val="22"/>
        </w:rPr>
        <w:t>Klebe</w:t>
      </w:r>
      <w:proofErr w:type="spellEnd"/>
      <w:r w:rsidRPr="002C2396">
        <w:rPr>
          <w:color w:val="FF0000"/>
          <w:szCs w:val="22"/>
        </w:rPr>
        <w:t xml:space="preserve"> et al, 1995a), Ras (Gideon et al, 1992), or Rap (Brinkmann et al, 2002).</w:t>
      </w:r>
    </w:p>
    <w:p w14:paraId="13F2940C" w14:textId="785FC3DD" w:rsidR="00646E54" w:rsidRPr="002C2396" w:rsidRDefault="00FB13C0" w:rsidP="000E51B4">
      <w:pPr>
        <w:spacing w:line="288" w:lineRule="auto"/>
        <w:rPr>
          <w:color w:val="FF0000"/>
          <w:szCs w:val="22"/>
        </w:rPr>
      </w:pPr>
      <w:r w:rsidRPr="002C2396">
        <w:rPr>
          <w:color w:val="FF0000"/>
          <w:szCs w:val="22"/>
        </w:rPr>
        <w:t xml:space="preserve">Historically there have been many attempts to formalize the conditions under which the Michaelis-Menten equation to describe </w:t>
      </w:r>
      <w:r w:rsidR="00677081" w:rsidRPr="002C2396">
        <w:rPr>
          <w:color w:val="FF0000"/>
          <w:szCs w:val="22"/>
        </w:rPr>
        <w:t>enzyme kinetics are valid</w:t>
      </w:r>
      <w:r w:rsidR="00BB7467" w:rsidRPr="002C2396">
        <w:rPr>
          <w:color w:val="FF0000"/>
          <w:szCs w:val="22"/>
        </w:rPr>
        <w:t xml:space="preserve"> (as reviewed in Schnell, FEBS J, 2013)</w:t>
      </w:r>
      <w:r w:rsidR="00677081" w:rsidRPr="002C2396">
        <w:rPr>
          <w:color w:val="FF0000"/>
          <w:szCs w:val="22"/>
        </w:rPr>
        <w:t>. The</w:t>
      </w:r>
      <w:r w:rsidR="00AA4F2C" w:rsidRPr="002C2396">
        <w:rPr>
          <w:color w:val="FF0000"/>
          <w:szCs w:val="22"/>
        </w:rPr>
        <w:t xml:space="preserve">se </w:t>
      </w:r>
      <w:r w:rsidR="00677081" w:rsidRPr="002C2396">
        <w:rPr>
          <w:color w:val="FF0000"/>
          <w:szCs w:val="22"/>
        </w:rPr>
        <w:t>conditions have converged on the steady-state approximation or more generally, on the reactant stationary assumption. The formal condition for steady-state approximation is that t</w:t>
      </w:r>
      <w:r w:rsidR="00677081" w:rsidRPr="002C2396">
        <w:rPr>
          <w:color w:val="FF0000"/>
          <w:szCs w:val="22"/>
          <w:vertAlign w:val="subscript"/>
        </w:rPr>
        <w:t>[ES]</w:t>
      </w:r>
      <w:r w:rsidR="00677081" w:rsidRPr="002C2396">
        <w:rPr>
          <w:color w:val="FF0000"/>
          <w:szCs w:val="22"/>
        </w:rPr>
        <w:t xml:space="preserve"> (the time it takes for the steady-state levels of [ES] complex to accumulate) is </w:t>
      </w:r>
      <w:r w:rsidR="00677081" w:rsidRPr="002C2396">
        <w:rPr>
          <w:color w:val="FF0000"/>
          <w:szCs w:val="22"/>
        </w:rPr>
        <w:lastRenderedPageBreak/>
        <w:t>substantially shorter than t</w:t>
      </w:r>
      <w:r w:rsidR="00677081" w:rsidRPr="002C2396">
        <w:rPr>
          <w:color w:val="FF0000"/>
          <w:szCs w:val="22"/>
          <w:vertAlign w:val="subscript"/>
        </w:rPr>
        <w:t>[S]</w:t>
      </w:r>
      <w:r w:rsidR="00677081" w:rsidRPr="002C2396">
        <w:rPr>
          <w:color w:val="FF0000"/>
          <w:szCs w:val="22"/>
        </w:rPr>
        <w:t xml:space="preserve"> (the time where [S] changes significantly). The formal condition for reactant stationary assumption is that [S]</w:t>
      </w:r>
      <w:r w:rsidR="00677081" w:rsidRPr="002C2396">
        <w:rPr>
          <w:color w:val="FF0000"/>
        </w:rPr>
        <w:t xml:space="preserve"> </w:t>
      </w:r>
      <w:r w:rsidR="00677081" w:rsidRPr="002C2396">
        <w:rPr>
          <w:color w:val="FF0000"/>
          <w:szCs w:val="22"/>
        </w:rPr>
        <w:t>≈ [S</w:t>
      </w:r>
      <w:r w:rsidR="00677081" w:rsidRPr="002C2396">
        <w:rPr>
          <w:color w:val="FF0000"/>
          <w:szCs w:val="22"/>
          <w:vertAlign w:val="subscript"/>
        </w:rPr>
        <w:t>0</w:t>
      </w:r>
      <w:r w:rsidR="00677081" w:rsidRPr="002C2396">
        <w:rPr>
          <w:color w:val="FF0000"/>
          <w:szCs w:val="22"/>
        </w:rPr>
        <w:t>] during initial build</w:t>
      </w:r>
      <w:r w:rsidR="00420EF5" w:rsidRPr="002C2396">
        <w:rPr>
          <w:color w:val="FF0000"/>
          <w:szCs w:val="22"/>
        </w:rPr>
        <w:t>-</w:t>
      </w:r>
      <w:r w:rsidR="00677081" w:rsidRPr="002C2396">
        <w:rPr>
          <w:color w:val="FF0000"/>
          <w:szCs w:val="22"/>
        </w:rPr>
        <w:t>up of [ES].</w:t>
      </w:r>
      <w:r w:rsidRPr="002C2396">
        <w:rPr>
          <w:color w:val="FF0000"/>
          <w:szCs w:val="22"/>
        </w:rPr>
        <w:t xml:space="preserve"> </w:t>
      </w:r>
    </w:p>
    <w:p w14:paraId="526CC8F5" w14:textId="7FF5D9A1" w:rsidR="00420EF5" w:rsidRPr="002C2396" w:rsidRDefault="00420EF5" w:rsidP="000E51B4">
      <w:pPr>
        <w:spacing w:line="288" w:lineRule="auto"/>
        <w:rPr>
          <w:color w:val="FF0000"/>
          <w:szCs w:val="22"/>
        </w:rPr>
      </w:pPr>
      <w:r w:rsidRPr="002C2396">
        <w:rPr>
          <w:color w:val="FF0000"/>
          <w:szCs w:val="22"/>
        </w:rPr>
        <w:t>The formal condition for validity of the Michaelis-Menten equation can be expressed as:</w:t>
      </w:r>
    </w:p>
    <w:p w14:paraId="6F987A58" w14:textId="77777777" w:rsidR="009731FA" w:rsidRPr="002C2396" w:rsidRDefault="001D1925" w:rsidP="000E51B4">
      <w:pPr>
        <w:spacing w:line="288" w:lineRule="auto"/>
        <w:rPr>
          <w:rFonts w:eastAsiaTheme="minorEastAsia"/>
          <w:color w:val="FF0000"/>
          <w:szCs w:val="22"/>
        </w:rPr>
      </w:pPr>
      <m:oMath>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[E</m:t>
                </m:r>
              </m:e>
              <m:sub>
                <m:r>
                  <w:rPr>
                    <w:rFonts w:ascii="Cambria Math" w:hAnsi="Cambria Math"/>
                    <w:color w:val="FF0000"/>
                    <w:szCs w:val="22"/>
                  </w:rPr>
                  <m:t>0</m:t>
                </m:r>
              </m:sub>
            </m:sSub>
            <m:r>
              <w:rPr>
                <w:rFonts w:ascii="Cambria Math" w:hAnsi="Cambria Math"/>
                <w:color w:val="FF0000"/>
                <w:szCs w:val="22"/>
              </w:rPr>
              <m:t>]</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r>
              <w:rPr>
                <w:rFonts w:ascii="Cambria Math" w:hAnsi="Cambria Math"/>
                <w:color w:val="FF0000"/>
                <w:szCs w:val="22"/>
              </w:rPr>
              <m:t xml:space="preserve">+ </m:t>
            </m:r>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r>
              <w:rPr>
                <w:rFonts w:ascii="Cambria Math" w:hAnsi="Cambria Math"/>
                <w:color w:val="FF0000"/>
                <w:szCs w:val="22"/>
              </w:rPr>
              <m:t>]</m:t>
            </m:r>
          </m:den>
        </m:f>
        <m:r>
          <w:rPr>
            <w:rFonts w:ascii="Cambria Math" w:hAnsi="Cambria Math"/>
            <w:color w:val="FF0000"/>
            <w:szCs w:val="22"/>
          </w:rPr>
          <m:t xml:space="preserve"> ≪</m:t>
        </m:r>
        <m:d>
          <m:dPr>
            <m:ctrlPr>
              <w:rPr>
                <w:rFonts w:ascii="Cambria Math" w:hAnsi="Cambria Math"/>
                <w:i/>
                <w:color w:val="FF0000"/>
                <w:szCs w:val="22"/>
              </w:rPr>
            </m:ctrlPr>
          </m:dPr>
          <m:e>
            <m:r>
              <w:rPr>
                <w:rFonts w:ascii="Cambria Math" w:hAnsi="Cambria Math"/>
                <w:color w:val="FF0000"/>
                <w:szCs w:val="22"/>
              </w:rPr>
              <m:t xml:space="preserve">1+ </m:t>
            </m:r>
            <m:f>
              <m:fPr>
                <m:ctrlPr>
                  <w:rPr>
                    <w:rFonts w:ascii="Cambria Math" w:hAnsi="Cambria Math"/>
                    <w:i/>
                    <w:color w:val="FF0000"/>
                    <w:szCs w:val="22"/>
                  </w:rPr>
                </m:ctrlPr>
              </m:fPr>
              <m:num>
                <m:r>
                  <w:rPr>
                    <w:rFonts w:ascii="Cambria Math" w:hAnsi="Cambria Math"/>
                    <w:color w:val="FF0000"/>
                    <w:szCs w:val="22"/>
                  </w:rPr>
                  <m:t>K</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S</m:t>
                    </m:r>
                  </m:sub>
                </m:sSub>
              </m:den>
            </m:f>
          </m:e>
        </m:d>
        <m:d>
          <m:dPr>
            <m:ctrlPr>
              <w:rPr>
                <w:rFonts w:ascii="Cambria Math" w:hAnsi="Cambria Math"/>
                <w:i/>
                <w:color w:val="FF0000"/>
                <w:szCs w:val="22"/>
              </w:rPr>
            </m:ctrlPr>
          </m:dPr>
          <m:e>
            <m:r>
              <w:rPr>
                <w:rFonts w:ascii="Cambria Math" w:hAnsi="Cambria Math"/>
                <w:color w:val="FF0000"/>
                <w:szCs w:val="22"/>
              </w:rPr>
              <m:t xml:space="preserve">1+ </m:t>
            </m:r>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r>
                  <w:rPr>
                    <w:rFonts w:ascii="Cambria Math" w:hAnsi="Cambria Math"/>
                    <w:color w:val="FF0000"/>
                    <w:szCs w:val="22"/>
                  </w:rPr>
                  <m:t>]</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den>
            </m:f>
          </m:e>
        </m:d>
      </m:oMath>
      <w:r w:rsidR="00420EF5" w:rsidRPr="002C2396">
        <w:rPr>
          <w:rFonts w:eastAsiaTheme="minorEastAsia"/>
          <w:color w:val="FF0000"/>
          <w:szCs w:val="22"/>
        </w:rPr>
        <w:t xml:space="preserve">, </w:t>
      </w:r>
    </w:p>
    <w:p w14:paraId="15AAE9B4" w14:textId="03F1D581" w:rsidR="00420EF5" w:rsidRPr="002C2396" w:rsidRDefault="00420EF5" w:rsidP="000E51B4">
      <w:pPr>
        <w:spacing w:line="288" w:lineRule="auto"/>
        <w:rPr>
          <w:color w:val="FF0000"/>
          <w:szCs w:val="22"/>
        </w:rPr>
      </w:pPr>
      <w:r w:rsidRPr="002C2396">
        <w:rPr>
          <w:rFonts w:eastAsiaTheme="minorEastAsia"/>
          <w:color w:val="FF0000"/>
          <w:szCs w:val="22"/>
        </w:rPr>
        <w:t xml:space="preserve">where </w:t>
      </w:r>
      <m:oMath>
        <m:r>
          <w:rPr>
            <w:rFonts w:ascii="Cambria Math" w:eastAsiaTheme="minorEastAsia" w:hAnsi="Cambria Math"/>
            <w:color w:val="FF0000"/>
            <w:szCs w:val="22"/>
          </w:rPr>
          <m:t xml:space="preserve">K= </m:t>
        </m:r>
        <m:f>
          <m:fPr>
            <m:ctrlPr>
              <w:rPr>
                <w:rFonts w:ascii="Cambria Math" w:eastAsiaTheme="minorEastAsia" w:hAnsi="Cambria Math"/>
                <w:i/>
                <w:color w:val="FF0000"/>
                <w:szCs w:val="22"/>
              </w:rPr>
            </m:ctrlPr>
          </m:fPr>
          <m:num>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cat</m:t>
                </m:r>
              </m:sub>
            </m:sSub>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on</m:t>
                </m:r>
              </m:sub>
            </m:sSub>
          </m:den>
        </m:f>
      </m:oMath>
      <w:r w:rsidR="00C13518" w:rsidRPr="002C2396">
        <w:rPr>
          <w:rFonts w:eastAsiaTheme="minorEastAsia"/>
          <w:color w:val="FF0000"/>
          <w:szCs w:val="22"/>
        </w:rPr>
        <w:t xml:space="preserve"> and </w:t>
      </w:r>
      <m:oMath>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S</m:t>
            </m:r>
          </m:sub>
        </m:sSub>
        <m:r>
          <w:rPr>
            <w:rFonts w:ascii="Cambria Math" w:eastAsiaTheme="minorEastAsia" w:hAnsi="Cambria Math"/>
            <w:color w:val="FF0000"/>
            <w:szCs w:val="22"/>
          </w:rPr>
          <m:t xml:space="preserve">= </m:t>
        </m:r>
        <m:f>
          <m:fPr>
            <m:ctrlPr>
              <w:rPr>
                <w:rFonts w:ascii="Cambria Math" w:eastAsiaTheme="minorEastAsia" w:hAnsi="Cambria Math"/>
                <w:i/>
                <w:color w:val="FF0000"/>
                <w:szCs w:val="22"/>
              </w:rPr>
            </m:ctrlPr>
          </m:fPr>
          <m:num>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off</m:t>
                </m:r>
              </m:sub>
            </m:sSub>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on</m:t>
                </m:r>
              </m:sub>
            </m:sSub>
          </m:den>
        </m:f>
      </m:oMath>
      <w:r w:rsidR="00C13518" w:rsidRPr="002C2396">
        <w:rPr>
          <w:rFonts w:eastAsiaTheme="minorEastAsia"/>
          <w:color w:val="FF0000"/>
          <w:szCs w:val="22"/>
        </w:rPr>
        <w:t xml:space="preserve">, and </w:t>
      </w:r>
      <w:proofErr w:type="spellStart"/>
      <w:r w:rsidR="00C13518" w:rsidRPr="002C2396">
        <w:rPr>
          <w:rFonts w:eastAsiaTheme="minorEastAsia"/>
          <w:color w:val="FF0000"/>
          <w:szCs w:val="22"/>
        </w:rPr>
        <w:t>k</w:t>
      </w:r>
      <w:r w:rsidR="00C13518" w:rsidRPr="002C2396">
        <w:rPr>
          <w:rFonts w:eastAsiaTheme="minorEastAsia"/>
          <w:color w:val="FF0000"/>
          <w:szCs w:val="22"/>
          <w:vertAlign w:val="subscript"/>
        </w:rPr>
        <w:t>off</w:t>
      </w:r>
      <w:proofErr w:type="spellEnd"/>
      <w:r w:rsidR="00C13518" w:rsidRPr="002C2396">
        <w:rPr>
          <w:rFonts w:eastAsiaTheme="minorEastAsia"/>
          <w:color w:val="FF0000"/>
          <w:szCs w:val="22"/>
        </w:rPr>
        <w:t xml:space="preserve"> and </w:t>
      </w:r>
      <w:proofErr w:type="spellStart"/>
      <w:r w:rsidR="00C13518" w:rsidRPr="002C2396">
        <w:rPr>
          <w:rFonts w:eastAsiaTheme="minorEastAsia"/>
          <w:color w:val="FF0000"/>
          <w:szCs w:val="22"/>
        </w:rPr>
        <w:t>k</w:t>
      </w:r>
      <w:r w:rsidR="00C13518" w:rsidRPr="002C2396">
        <w:rPr>
          <w:rFonts w:eastAsiaTheme="minorEastAsia"/>
          <w:color w:val="FF0000"/>
          <w:szCs w:val="22"/>
          <w:vertAlign w:val="subscript"/>
        </w:rPr>
        <w:t>on</w:t>
      </w:r>
      <w:proofErr w:type="spellEnd"/>
      <w:r w:rsidR="00C13518" w:rsidRPr="002C2396">
        <w:rPr>
          <w:rFonts w:eastAsiaTheme="minorEastAsia"/>
          <w:color w:val="FF0000"/>
          <w:szCs w:val="22"/>
        </w:rPr>
        <w:t xml:space="preserve"> are the rates of [ES] complex formation</w:t>
      </w:r>
      <w:r w:rsidR="00BB7467" w:rsidRPr="002C2396">
        <w:rPr>
          <w:rFonts w:eastAsiaTheme="minorEastAsia"/>
          <w:color w:val="FF0000"/>
          <w:szCs w:val="22"/>
        </w:rPr>
        <w:t xml:space="preserve"> (Hanson and Schnell, 2008)</w:t>
      </w:r>
      <w:r w:rsidR="00C13518" w:rsidRPr="002C2396">
        <w:rPr>
          <w:rFonts w:eastAsiaTheme="minorEastAsia"/>
          <w:color w:val="FF0000"/>
          <w:szCs w:val="22"/>
        </w:rPr>
        <w:t>.</w:t>
      </w:r>
    </w:p>
    <w:p w14:paraId="07654808" w14:textId="08588927" w:rsidR="000D4DD6" w:rsidRPr="002C2396" w:rsidRDefault="00656B81" w:rsidP="000E51B4">
      <w:pPr>
        <w:spacing w:line="288" w:lineRule="auto"/>
        <w:rPr>
          <w:rFonts w:eastAsiaTheme="minorEastAsia"/>
          <w:color w:val="FF0000"/>
          <w:szCs w:val="22"/>
        </w:rPr>
      </w:pPr>
      <w:r w:rsidRPr="002C2396">
        <w:rPr>
          <w:color w:val="FF0000"/>
          <w:szCs w:val="22"/>
        </w:rPr>
        <w:t>The</w:t>
      </w:r>
      <w:r w:rsidR="00DE7927" w:rsidRPr="002C2396">
        <w:rPr>
          <w:color w:val="FF0000"/>
          <w:szCs w:val="22"/>
        </w:rPr>
        <w:t xml:space="preserve"> measured</w:t>
      </w:r>
      <w:r w:rsidRPr="002C2396">
        <w:rPr>
          <w:color w:val="FF0000"/>
          <w:szCs w:val="22"/>
        </w:rPr>
        <w:t xml:space="preserve"> </w:t>
      </w:r>
      <w:r w:rsidR="0083119D" w:rsidRPr="002C2396">
        <w:rPr>
          <w:color w:val="FF0000"/>
          <w:szCs w:val="22"/>
        </w:rPr>
        <w:t>dissociation</w:t>
      </w:r>
      <w:r w:rsidRPr="002C2396">
        <w:rPr>
          <w:color w:val="FF0000"/>
          <w:szCs w:val="22"/>
        </w:rPr>
        <w:t xml:space="preserve"> constant, </w:t>
      </w:r>
      <m:oMath>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S</m:t>
            </m:r>
          </m:sub>
        </m:sSub>
        <m:r>
          <w:rPr>
            <w:rFonts w:ascii="Cambria Math" w:hAnsi="Cambria Math"/>
            <w:color w:val="FF0000"/>
            <w:szCs w:val="22"/>
          </w:rPr>
          <m:t xml:space="preserve">= </m:t>
        </m:r>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off</m:t>
                </m:r>
              </m:sub>
            </m:sSub>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on</m:t>
                </m:r>
              </m:sub>
            </m:sSub>
          </m:den>
        </m:f>
      </m:oMath>
      <w:r w:rsidRPr="002C2396">
        <w:rPr>
          <w:color w:val="FF0000"/>
          <w:szCs w:val="22"/>
        </w:rPr>
        <w:t xml:space="preserve">, for the formation of the </w:t>
      </w:r>
      <w:r w:rsidR="0083119D" w:rsidRPr="002C2396">
        <w:rPr>
          <w:color w:val="FF0000"/>
          <w:szCs w:val="22"/>
        </w:rPr>
        <w:t xml:space="preserve">Ran:GDP:RCC1 complex from </w:t>
      </w:r>
      <w:proofErr w:type="spellStart"/>
      <w:r w:rsidR="0083119D" w:rsidRPr="002C2396">
        <w:rPr>
          <w:color w:val="FF0000"/>
          <w:szCs w:val="22"/>
        </w:rPr>
        <w:t>Ran:GDP</w:t>
      </w:r>
      <w:proofErr w:type="spellEnd"/>
      <w:r w:rsidR="0083119D" w:rsidRPr="002C2396">
        <w:rPr>
          <w:color w:val="FF0000"/>
          <w:szCs w:val="22"/>
        </w:rPr>
        <w:t xml:space="preserve"> and RCC1, where RCC1 is the human </w:t>
      </w:r>
      <w:proofErr w:type="spellStart"/>
      <w:r w:rsidR="0083119D" w:rsidRPr="002C2396">
        <w:rPr>
          <w:color w:val="FF0000"/>
          <w:szCs w:val="22"/>
        </w:rPr>
        <w:t>RanGEF</w:t>
      </w:r>
      <w:proofErr w:type="spellEnd"/>
      <w:r w:rsidR="0083119D" w:rsidRPr="002C2396">
        <w:rPr>
          <w:color w:val="FF0000"/>
          <w:szCs w:val="22"/>
        </w:rPr>
        <w:t xml:space="preserve"> is 0.9 </w:t>
      </w:r>
      <w:r w:rsidR="0083119D" w:rsidRPr="002C2396">
        <w:rPr>
          <w:color w:val="FF0000"/>
          <w:szCs w:val="22"/>
          <w:lang w:val="el-GR"/>
        </w:rPr>
        <w:t>μ</w:t>
      </w:r>
      <w:r w:rsidR="0083119D" w:rsidRPr="002C2396">
        <w:rPr>
          <w:color w:val="FF0000"/>
          <w:szCs w:val="22"/>
        </w:rPr>
        <w:t>M</w:t>
      </w:r>
      <w:r w:rsidR="00DE7927" w:rsidRPr="002C2396">
        <w:rPr>
          <w:color w:val="FF0000"/>
          <w:szCs w:val="22"/>
        </w:rPr>
        <w:t xml:space="preserve"> (</w:t>
      </w:r>
      <w:proofErr w:type="spellStart"/>
      <w:r w:rsidR="00DE7927" w:rsidRPr="002C2396">
        <w:rPr>
          <w:color w:val="FF0000"/>
          <w:szCs w:val="22"/>
        </w:rPr>
        <w:t>Klebe</w:t>
      </w:r>
      <w:proofErr w:type="spellEnd"/>
      <w:r w:rsidR="00DE7927" w:rsidRPr="002C2396">
        <w:rPr>
          <w:color w:val="FF0000"/>
          <w:szCs w:val="22"/>
        </w:rPr>
        <w:t>, 1995a)</w:t>
      </w:r>
      <w:r w:rsidR="00426957" w:rsidRPr="002C2396">
        <w:rPr>
          <w:color w:val="FF0000"/>
          <w:szCs w:val="22"/>
        </w:rPr>
        <w:t>, which is approximately the same as the K</w:t>
      </w:r>
      <w:r w:rsidR="00705234" w:rsidRPr="002C2396">
        <w:rPr>
          <w:color w:val="FF0000"/>
          <w:szCs w:val="22"/>
          <w:vertAlign w:val="subscript"/>
        </w:rPr>
        <w:t>M</w:t>
      </w:r>
      <w:r w:rsidR="00426957" w:rsidRPr="002C2396">
        <w:rPr>
          <w:color w:val="FF0000"/>
          <w:szCs w:val="22"/>
        </w:rPr>
        <w:t xml:space="preserve"> value obtained for the GEF-mediate nucleotide exchange for both </w:t>
      </w:r>
      <w:r w:rsidR="007A5570" w:rsidRPr="00771217">
        <w:rPr>
          <w:i/>
          <w:color w:val="FF0000"/>
          <w:szCs w:val="22"/>
        </w:rPr>
        <w:t>S. cerevisiae</w:t>
      </w:r>
      <w:r w:rsidR="007A5570" w:rsidRPr="002C2396">
        <w:rPr>
          <w:color w:val="FF0000"/>
          <w:szCs w:val="22"/>
        </w:rPr>
        <w:t xml:space="preserve"> </w:t>
      </w:r>
      <w:r w:rsidR="00426957" w:rsidRPr="002C2396">
        <w:rPr>
          <w:color w:val="FF0000"/>
          <w:szCs w:val="22"/>
        </w:rPr>
        <w:t>and human Ran</w:t>
      </w:r>
      <w:r w:rsidR="0083119D" w:rsidRPr="002C2396">
        <w:rPr>
          <w:color w:val="FF0000"/>
          <w:szCs w:val="22"/>
        </w:rPr>
        <w:t xml:space="preserve">. </w:t>
      </w:r>
      <w:r w:rsidR="00426957" w:rsidRPr="002C2396">
        <w:rPr>
          <w:color w:val="FF0000"/>
          <w:szCs w:val="22"/>
        </w:rPr>
        <w:t>That means tha</w:t>
      </w:r>
      <w:r w:rsidR="00705234" w:rsidRPr="002C2396">
        <w:rPr>
          <w:color w:val="FF0000"/>
          <w:szCs w:val="22"/>
        </w:rPr>
        <w:t>t</w:t>
      </w:r>
      <w:r w:rsidR="00426957" w:rsidRPr="002C2396">
        <w:rPr>
          <w:color w:val="FF0000"/>
          <w:szCs w:val="22"/>
        </w:rPr>
        <w:t xml:space="preserve"> </w:t>
      </w:r>
      <m:oMath>
        <m:r>
          <w:rPr>
            <w:rFonts w:ascii="Cambria Math" w:hAnsi="Cambria Math"/>
            <w:color w:val="FF0000"/>
            <w:szCs w:val="22"/>
          </w:rPr>
          <m:t xml:space="preserve">K ≪ </m:t>
        </m:r>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S</m:t>
            </m:r>
          </m:sub>
        </m:sSub>
      </m:oMath>
      <w:r w:rsidR="00426957" w:rsidRPr="002C2396">
        <w:rPr>
          <w:color w:val="FF0000"/>
          <w:szCs w:val="22"/>
        </w:rPr>
        <w:t>, which means the condition for validity of the Michaelis-Menten equation can be approximated as</w:t>
      </w:r>
      <w:r w:rsidR="00043BFA" w:rsidRPr="002C2396">
        <w:rPr>
          <w:color w:val="FF0000"/>
          <w:szCs w:val="22"/>
        </w:rPr>
        <w:t xml:space="preserve"> </w:t>
      </w:r>
      <m:oMath>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[E</m:t>
                </m:r>
              </m:e>
              <m:sub>
                <m:r>
                  <w:rPr>
                    <w:rFonts w:ascii="Cambria Math" w:hAnsi="Cambria Math"/>
                    <w:color w:val="FF0000"/>
                    <w:szCs w:val="22"/>
                  </w:rPr>
                  <m:t>0</m:t>
                </m:r>
              </m:sub>
            </m:sSub>
            <m:r>
              <w:rPr>
                <w:rFonts w:ascii="Cambria Math" w:hAnsi="Cambria Math"/>
                <w:color w:val="FF0000"/>
                <w:szCs w:val="22"/>
              </w:rPr>
              <m:t>]</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r>
              <w:rPr>
                <w:rFonts w:ascii="Cambria Math" w:hAnsi="Cambria Math"/>
                <w:color w:val="FF0000"/>
                <w:szCs w:val="22"/>
              </w:rPr>
              <m:t xml:space="preserve">+ </m:t>
            </m:r>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r>
              <w:rPr>
                <w:rFonts w:ascii="Cambria Math" w:hAnsi="Cambria Math"/>
                <w:color w:val="FF0000"/>
                <w:szCs w:val="22"/>
              </w:rPr>
              <m:t>]</m:t>
            </m:r>
          </m:den>
        </m:f>
        <m:r>
          <w:rPr>
            <w:rFonts w:ascii="Cambria Math" w:hAnsi="Cambria Math"/>
            <w:color w:val="FF0000"/>
            <w:szCs w:val="22"/>
          </w:rPr>
          <m:t xml:space="preserve"> ≪</m:t>
        </m:r>
        <m:d>
          <m:dPr>
            <m:ctrlPr>
              <w:rPr>
                <w:rFonts w:ascii="Cambria Math" w:hAnsi="Cambria Math"/>
                <w:i/>
                <w:color w:val="FF0000"/>
                <w:szCs w:val="22"/>
              </w:rPr>
            </m:ctrlPr>
          </m:dPr>
          <m:e>
            <m:r>
              <w:rPr>
                <w:rFonts w:ascii="Cambria Math" w:hAnsi="Cambria Math"/>
                <w:color w:val="FF0000"/>
                <w:szCs w:val="22"/>
              </w:rPr>
              <m:t xml:space="preserve">1+ </m:t>
            </m:r>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r>
                  <w:rPr>
                    <w:rFonts w:ascii="Cambria Math" w:hAnsi="Cambria Math"/>
                    <w:color w:val="FF0000"/>
                    <w:szCs w:val="22"/>
                  </w:rPr>
                  <m:t>]</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den>
            </m:f>
          </m:e>
        </m:d>
      </m:oMath>
      <w:r w:rsidR="00043BFA" w:rsidRPr="002C2396">
        <w:rPr>
          <w:rFonts w:eastAsiaTheme="minorEastAsia"/>
          <w:color w:val="FF0000"/>
          <w:szCs w:val="22"/>
        </w:rPr>
        <w:t>, and since in all of our GEF experiments both [E</w:t>
      </w:r>
      <w:r w:rsidR="00043BFA" w:rsidRPr="002C2396">
        <w:rPr>
          <w:rFonts w:eastAsiaTheme="minorEastAsia"/>
          <w:color w:val="FF0000"/>
          <w:szCs w:val="22"/>
          <w:vertAlign w:val="subscript"/>
        </w:rPr>
        <w:t>0</w:t>
      </w:r>
      <w:r w:rsidR="00043BFA" w:rsidRPr="002C2396">
        <w:rPr>
          <w:rFonts w:eastAsiaTheme="minorEastAsia"/>
          <w:color w:val="FF0000"/>
          <w:szCs w:val="22"/>
        </w:rPr>
        <w:t>]</w:t>
      </w:r>
      <w:r w:rsidR="00035C0A" w:rsidRPr="002C2396">
        <w:rPr>
          <w:rFonts w:eastAsiaTheme="minorEastAsia"/>
          <w:color w:val="FF0000"/>
          <w:szCs w:val="22"/>
        </w:rPr>
        <w:t xml:space="preserve"> = 5-20 </w:t>
      </w:r>
      <w:proofErr w:type="spellStart"/>
      <w:r w:rsidR="00035C0A" w:rsidRPr="002C2396">
        <w:rPr>
          <w:rFonts w:eastAsiaTheme="minorEastAsia"/>
          <w:color w:val="FF0000"/>
          <w:szCs w:val="22"/>
        </w:rPr>
        <w:t>nM</w:t>
      </w:r>
      <w:proofErr w:type="spellEnd"/>
      <w:r w:rsidR="00043BFA" w:rsidRPr="002C2396">
        <w:rPr>
          <w:rFonts w:eastAsiaTheme="minorEastAsia"/>
          <w:color w:val="FF0000"/>
          <w:szCs w:val="22"/>
        </w:rPr>
        <w:t xml:space="preserve"> &lt;&lt; K</w:t>
      </w:r>
      <w:r w:rsidR="00043BFA" w:rsidRPr="002C2396">
        <w:rPr>
          <w:rFonts w:eastAsiaTheme="minorEastAsia"/>
          <w:color w:val="FF0000"/>
          <w:szCs w:val="22"/>
          <w:vertAlign w:val="subscript"/>
        </w:rPr>
        <w:t>m</w:t>
      </w:r>
      <w:r w:rsidR="00043BFA" w:rsidRPr="002C2396">
        <w:rPr>
          <w:rFonts w:eastAsiaTheme="minorEastAsia"/>
          <w:color w:val="FF0000"/>
          <w:szCs w:val="22"/>
        </w:rPr>
        <w:t xml:space="preserve"> and [E</w:t>
      </w:r>
      <w:r w:rsidR="00043BFA" w:rsidRPr="002C2396">
        <w:rPr>
          <w:rFonts w:eastAsiaTheme="minorEastAsia"/>
          <w:color w:val="FF0000"/>
          <w:szCs w:val="22"/>
          <w:vertAlign w:val="subscript"/>
        </w:rPr>
        <w:t>0</w:t>
      </w:r>
      <w:r w:rsidR="00043BFA" w:rsidRPr="002C2396">
        <w:rPr>
          <w:rFonts w:eastAsiaTheme="minorEastAsia"/>
          <w:color w:val="FF0000"/>
          <w:szCs w:val="22"/>
        </w:rPr>
        <w:t>] &lt;&lt; [S</w:t>
      </w:r>
      <w:r w:rsidR="00043BFA" w:rsidRPr="002C2396">
        <w:rPr>
          <w:rFonts w:eastAsiaTheme="minorEastAsia"/>
          <w:color w:val="FF0000"/>
          <w:szCs w:val="22"/>
          <w:vertAlign w:val="subscript"/>
        </w:rPr>
        <w:t>0</w:t>
      </w:r>
      <w:r w:rsidR="00043BFA" w:rsidRPr="002C2396">
        <w:rPr>
          <w:rFonts w:eastAsiaTheme="minorEastAsia"/>
          <w:color w:val="FF0000"/>
          <w:szCs w:val="22"/>
        </w:rPr>
        <w:t>], the condition holds true for the entire range of [S</w:t>
      </w:r>
      <w:r w:rsidR="00043BFA" w:rsidRPr="002C2396">
        <w:rPr>
          <w:rFonts w:eastAsiaTheme="minorEastAsia"/>
          <w:color w:val="FF0000"/>
          <w:szCs w:val="22"/>
          <w:vertAlign w:val="subscript"/>
        </w:rPr>
        <w:t>0</w:t>
      </w:r>
      <w:r w:rsidR="00043BFA" w:rsidRPr="002C2396">
        <w:rPr>
          <w:rFonts w:eastAsiaTheme="minorEastAsia"/>
          <w:color w:val="FF0000"/>
          <w:szCs w:val="22"/>
        </w:rPr>
        <w:t>] values, both below and above the K</w:t>
      </w:r>
      <w:r w:rsidR="00043BFA" w:rsidRPr="002C2396">
        <w:rPr>
          <w:rFonts w:eastAsiaTheme="minorEastAsia"/>
          <w:color w:val="FF0000"/>
          <w:szCs w:val="22"/>
          <w:vertAlign w:val="subscript"/>
        </w:rPr>
        <w:t>m</w:t>
      </w:r>
      <w:r w:rsidR="00043BFA" w:rsidRPr="002C2396">
        <w:rPr>
          <w:rFonts w:eastAsiaTheme="minorEastAsia"/>
          <w:color w:val="FF0000"/>
          <w:szCs w:val="22"/>
        </w:rPr>
        <w:t>.</w:t>
      </w:r>
    </w:p>
    <w:p w14:paraId="761969FD" w14:textId="2E72B1CF" w:rsidR="00D6118B" w:rsidRPr="002C2396" w:rsidRDefault="002B0340" w:rsidP="00D837A0">
      <w:pPr>
        <w:spacing w:line="288" w:lineRule="auto"/>
        <w:rPr>
          <w:rFonts w:eastAsiaTheme="minorEastAsia"/>
          <w:color w:val="FF0000"/>
          <w:szCs w:val="22"/>
        </w:rPr>
      </w:pPr>
      <w:r w:rsidRPr="002C2396">
        <w:rPr>
          <w:rFonts w:eastAsiaTheme="minorEastAsia"/>
          <w:color w:val="FF0000"/>
          <w:szCs w:val="22"/>
        </w:rPr>
        <w:t xml:space="preserve">As </w:t>
      </w:r>
      <m:oMath>
        <m:f>
          <m:fPr>
            <m:ctrlPr>
              <w:rPr>
                <w:rFonts w:ascii="Cambria Math" w:eastAsiaTheme="minorEastAsia" w:hAnsi="Cambria Math"/>
                <w:i/>
                <w:color w:val="FF0000"/>
                <w:szCs w:val="22"/>
              </w:rPr>
            </m:ctrlPr>
          </m:fPr>
          <m:num>
            <m:r>
              <w:rPr>
                <w:rFonts w:ascii="Cambria Math" w:eastAsiaTheme="minorEastAsia" w:hAnsi="Cambria Math"/>
                <w:color w:val="FF0000"/>
                <w:szCs w:val="22"/>
              </w:rPr>
              <m:t>K</m:t>
            </m:r>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S</m:t>
                </m:r>
              </m:sub>
            </m:sSub>
          </m:den>
        </m:f>
      </m:oMath>
      <w:r w:rsidRPr="002C2396">
        <w:rPr>
          <w:rFonts w:eastAsiaTheme="minorEastAsia"/>
          <w:color w:val="FF0000"/>
          <w:szCs w:val="22"/>
        </w:rPr>
        <w:t xml:space="preserve"> can also be expressed as </w:t>
      </w:r>
      <m:oMath>
        <m:f>
          <m:fPr>
            <m:ctrlPr>
              <w:rPr>
                <w:rFonts w:ascii="Cambria Math" w:eastAsiaTheme="minorEastAsia" w:hAnsi="Cambria Math"/>
                <w:i/>
                <w:color w:val="FF0000"/>
                <w:szCs w:val="22"/>
              </w:rPr>
            </m:ctrlPr>
          </m:fPr>
          <m:num>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cat</m:t>
                </m:r>
              </m:sub>
            </m:sSub>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off</m:t>
                </m:r>
              </m:sub>
            </m:sSub>
          </m:den>
        </m:f>
      </m:oMath>
      <w:r w:rsidRPr="002C2396">
        <w:rPr>
          <w:rFonts w:eastAsiaTheme="minorEastAsia"/>
          <w:color w:val="FF0000"/>
          <w:szCs w:val="22"/>
        </w:rPr>
        <w:t xml:space="preserve">, and the measured </w:t>
      </w:r>
      <w:proofErr w:type="spellStart"/>
      <w:r w:rsidRPr="002C2396">
        <w:rPr>
          <w:rFonts w:eastAsiaTheme="minorEastAsia"/>
          <w:color w:val="FF0000"/>
          <w:szCs w:val="22"/>
        </w:rPr>
        <w:t>k</w:t>
      </w:r>
      <w:r w:rsidRPr="002C2396">
        <w:rPr>
          <w:rFonts w:eastAsiaTheme="minorEastAsia"/>
          <w:color w:val="FF0000"/>
          <w:szCs w:val="22"/>
          <w:vertAlign w:val="subscript"/>
        </w:rPr>
        <w:t>off</w:t>
      </w:r>
      <w:proofErr w:type="spellEnd"/>
      <w:r w:rsidRPr="002C2396">
        <w:rPr>
          <w:rFonts w:eastAsiaTheme="minorEastAsia"/>
          <w:color w:val="FF0000"/>
          <w:szCs w:val="22"/>
        </w:rPr>
        <w:t xml:space="preserve"> of human </w:t>
      </w:r>
      <w:proofErr w:type="spellStart"/>
      <w:r w:rsidRPr="002C2396">
        <w:rPr>
          <w:rFonts w:eastAsiaTheme="minorEastAsia"/>
          <w:color w:val="FF0000"/>
          <w:szCs w:val="22"/>
        </w:rPr>
        <w:t>Ran:GTP</w:t>
      </w:r>
      <w:proofErr w:type="spellEnd"/>
      <w:r w:rsidRPr="002C2396">
        <w:rPr>
          <w:rFonts w:eastAsiaTheme="minorEastAsia"/>
          <w:color w:val="FF0000"/>
          <w:szCs w:val="22"/>
        </w:rPr>
        <w:t xml:space="preserve"> and </w:t>
      </w:r>
      <w:proofErr w:type="spellStart"/>
      <w:r w:rsidRPr="002C2396">
        <w:rPr>
          <w:rFonts w:eastAsiaTheme="minorEastAsia"/>
          <w:color w:val="FF0000"/>
          <w:szCs w:val="22"/>
        </w:rPr>
        <w:t>RanGAP</w:t>
      </w:r>
      <w:proofErr w:type="spellEnd"/>
      <w:r w:rsidRPr="002C2396">
        <w:rPr>
          <w:rFonts w:eastAsiaTheme="minorEastAsia"/>
          <w:color w:val="FF0000"/>
          <w:szCs w:val="22"/>
        </w:rPr>
        <w:t xml:space="preserve"> from </w:t>
      </w:r>
      <w:r w:rsidRPr="002C2396">
        <w:rPr>
          <w:rFonts w:eastAsiaTheme="minorEastAsia"/>
          <w:i/>
          <w:iCs/>
          <w:color w:val="FF0000"/>
          <w:szCs w:val="22"/>
        </w:rPr>
        <w:t>S. pombe</w:t>
      </w:r>
      <w:r w:rsidRPr="002C2396">
        <w:rPr>
          <w:rFonts w:eastAsiaTheme="minorEastAsia"/>
          <w:color w:val="FF0000"/>
          <w:szCs w:val="22"/>
        </w:rPr>
        <w:t xml:space="preserve"> is estimated to be around 150 s</w:t>
      </w:r>
      <w:r w:rsidRPr="002C2396">
        <w:rPr>
          <w:rFonts w:eastAsiaTheme="minorEastAsia"/>
          <w:color w:val="FF0000"/>
          <w:szCs w:val="22"/>
          <w:vertAlign w:val="superscript"/>
        </w:rPr>
        <w:t>-1</w:t>
      </w:r>
      <w:r w:rsidRPr="002C2396">
        <w:rPr>
          <w:rFonts w:eastAsiaTheme="minorEastAsia"/>
          <w:color w:val="FF0000"/>
          <w:szCs w:val="22"/>
        </w:rPr>
        <w:t xml:space="preserve">, </w:t>
      </w:r>
      <w:r w:rsidR="00335254" w:rsidRPr="002C2396">
        <w:rPr>
          <w:rFonts w:eastAsiaTheme="minorEastAsia"/>
          <w:color w:val="FF0000"/>
          <w:szCs w:val="22"/>
        </w:rPr>
        <w:t xml:space="preserve">while our measured </w:t>
      </w:r>
      <w:proofErr w:type="spellStart"/>
      <w:r w:rsidR="00335254" w:rsidRPr="002C2396">
        <w:rPr>
          <w:rFonts w:eastAsiaTheme="minorEastAsia"/>
          <w:color w:val="FF0000"/>
          <w:szCs w:val="22"/>
        </w:rPr>
        <w:t>k</w:t>
      </w:r>
      <w:r w:rsidR="00335254" w:rsidRPr="002C2396">
        <w:rPr>
          <w:rFonts w:eastAsiaTheme="minorEastAsia"/>
          <w:color w:val="FF0000"/>
          <w:szCs w:val="22"/>
          <w:vertAlign w:val="subscript"/>
        </w:rPr>
        <w:t>cat</w:t>
      </w:r>
      <w:proofErr w:type="spellEnd"/>
      <w:r w:rsidR="00335254" w:rsidRPr="002C2396">
        <w:rPr>
          <w:rFonts w:eastAsiaTheme="minorEastAsia"/>
          <w:color w:val="FF0000"/>
          <w:szCs w:val="22"/>
          <w:vertAlign w:val="subscript"/>
        </w:rPr>
        <w:t xml:space="preserve"> </w:t>
      </w:r>
      <w:r w:rsidR="00335254" w:rsidRPr="002C2396">
        <w:rPr>
          <w:rFonts w:eastAsiaTheme="minorEastAsia"/>
          <w:color w:val="FF0000"/>
          <w:szCs w:val="22"/>
        </w:rPr>
        <w:t>values range from 1 to 10 s</w:t>
      </w:r>
      <w:r w:rsidR="00335254" w:rsidRPr="002C2396">
        <w:rPr>
          <w:rFonts w:eastAsiaTheme="minorEastAsia"/>
          <w:color w:val="FF0000"/>
          <w:szCs w:val="22"/>
          <w:vertAlign w:val="superscript"/>
        </w:rPr>
        <w:t>-1</w:t>
      </w:r>
      <w:r w:rsidR="00335254" w:rsidRPr="002C2396">
        <w:rPr>
          <w:rFonts w:eastAsiaTheme="minorEastAsia"/>
          <w:color w:val="FF0000"/>
          <w:szCs w:val="22"/>
        </w:rPr>
        <w:t xml:space="preserve">, as above, </w:t>
      </w:r>
      <m:oMath>
        <m:f>
          <m:fPr>
            <m:ctrlPr>
              <w:rPr>
                <w:rFonts w:ascii="Cambria Math" w:eastAsiaTheme="minorEastAsia" w:hAnsi="Cambria Math"/>
                <w:i/>
                <w:color w:val="FF0000"/>
                <w:szCs w:val="22"/>
              </w:rPr>
            </m:ctrlPr>
          </m:fPr>
          <m:num>
            <m:r>
              <w:rPr>
                <w:rFonts w:ascii="Cambria Math" w:eastAsiaTheme="minorEastAsia" w:hAnsi="Cambria Math"/>
                <w:color w:val="FF0000"/>
                <w:szCs w:val="22"/>
              </w:rPr>
              <m:t>K</m:t>
            </m:r>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S</m:t>
                </m:r>
              </m:sub>
            </m:sSub>
          </m:den>
        </m:f>
        <m:r>
          <w:rPr>
            <w:rFonts w:ascii="Cambria Math" w:eastAsiaTheme="minorEastAsia" w:hAnsi="Cambria Math"/>
            <w:color w:val="FF0000"/>
            <w:szCs w:val="22"/>
          </w:rPr>
          <m:t xml:space="preserve"> ≪1</m:t>
        </m:r>
      </m:oMath>
      <w:r w:rsidR="00335254" w:rsidRPr="002C2396">
        <w:rPr>
          <w:rFonts w:eastAsiaTheme="minorEastAsia"/>
          <w:color w:val="FF0000"/>
          <w:szCs w:val="22"/>
        </w:rPr>
        <w:t xml:space="preserve"> the assumption of steady-state holds true as long as [E</w:t>
      </w:r>
      <w:r w:rsidR="00335254" w:rsidRPr="002C2396">
        <w:rPr>
          <w:rFonts w:eastAsiaTheme="minorEastAsia"/>
          <w:color w:val="FF0000"/>
          <w:szCs w:val="22"/>
          <w:vertAlign w:val="subscript"/>
        </w:rPr>
        <w:t>0</w:t>
      </w:r>
      <w:r w:rsidR="00335254" w:rsidRPr="002C2396">
        <w:rPr>
          <w:rFonts w:eastAsiaTheme="minorEastAsia"/>
          <w:color w:val="FF0000"/>
          <w:szCs w:val="22"/>
        </w:rPr>
        <w:t>] &lt;&lt; K</w:t>
      </w:r>
      <w:r w:rsidR="00335254" w:rsidRPr="002C2396">
        <w:rPr>
          <w:rFonts w:eastAsiaTheme="minorEastAsia"/>
          <w:color w:val="FF0000"/>
          <w:szCs w:val="22"/>
          <w:vertAlign w:val="subscript"/>
        </w:rPr>
        <w:t>m</w:t>
      </w:r>
      <w:r w:rsidR="00335254" w:rsidRPr="002C2396">
        <w:rPr>
          <w:rFonts w:eastAsiaTheme="minorEastAsia"/>
          <w:color w:val="FF0000"/>
          <w:szCs w:val="22"/>
        </w:rPr>
        <w:t xml:space="preserve"> and [E</w:t>
      </w:r>
      <w:r w:rsidR="00335254" w:rsidRPr="002C2396">
        <w:rPr>
          <w:rFonts w:eastAsiaTheme="minorEastAsia"/>
          <w:color w:val="FF0000"/>
          <w:szCs w:val="22"/>
          <w:vertAlign w:val="subscript"/>
        </w:rPr>
        <w:t>0</w:t>
      </w:r>
      <w:r w:rsidR="00335254" w:rsidRPr="002C2396">
        <w:rPr>
          <w:rFonts w:eastAsiaTheme="minorEastAsia"/>
          <w:color w:val="FF0000"/>
          <w:szCs w:val="22"/>
        </w:rPr>
        <w:t>] &lt;&lt; [S</w:t>
      </w:r>
      <w:r w:rsidR="00335254" w:rsidRPr="002C2396">
        <w:rPr>
          <w:rFonts w:eastAsiaTheme="minorEastAsia"/>
          <w:color w:val="FF0000"/>
          <w:szCs w:val="22"/>
          <w:vertAlign w:val="subscript"/>
        </w:rPr>
        <w:t>0</w:t>
      </w:r>
      <w:r w:rsidR="00335254" w:rsidRPr="002C2396">
        <w:rPr>
          <w:rFonts w:eastAsiaTheme="minorEastAsia"/>
          <w:color w:val="FF0000"/>
          <w:szCs w:val="22"/>
        </w:rPr>
        <w:t>], which is the case as we used 1-</w:t>
      </w:r>
      <w:r w:rsidR="00EA49CE" w:rsidRPr="002C2396">
        <w:rPr>
          <w:rFonts w:eastAsiaTheme="minorEastAsia"/>
          <w:color w:val="FF0000"/>
          <w:szCs w:val="22"/>
        </w:rPr>
        <w:t>5</w:t>
      </w:r>
      <w:r w:rsidR="00335254" w:rsidRPr="002C2396">
        <w:rPr>
          <w:rFonts w:eastAsiaTheme="minorEastAsia"/>
          <w:color w:val="FF0000"/>
          <w:szCs w:val="22"/>
        </w:rPr>
        <w:t xml:space="preserve"> </w:t>
      </w:r>
      <w:proofErr w:type="spellStart"/>
      <w:r w:rsidR="00335254" w:rsidRPr="002C2396">
        <w:rPr>
          <w:rFonts w:eastAsiaTheme="minorEastAsia"/>
          <w:color w:val="FF0000"/>
          <w:szCs w:val="22"/>
        </w:rPr>
        <w:t>nM</w:t>
      </w:r>
      <w:proofErr w:type="spellEnd"/>
      <w:r w:rsidR="00335254" w:rsidRPr="002C2396">
        <w:rPr>
          <w:rFonts w:eastAsiaTheme="minorEastAsia"/>
          <w:color w:val="FF0000"/>
          <w:szCs w:val="22"/>
        </w:rPr>
        <w:t xml:space="preserve"> GAP in all of our experiments.</w:t>
      </w:r>
      <w:r w:rsidR="00041D7A">
        <w:rPr>
          <w:color w:val="FF0000"/>
          <w:szCs w:val="22"/>
        </w:rPr>
        <w:t>”</w:t>
      </w:r>
    </w:p>
    <w:p w14:paraId="4E7AF216" w14:textId="77777777" w:rsidR="00C75B4D" w:rsidRPr="000703E2" w:rsidRDefault="00C75B4D" w:rsidP="000E51B4">
      <w:pPr>
        <w:spacing w:line="288" w:lineRule="auto"/>
        <w:rPr>
          <w:i/>
          <w:iCs/>
          <w:szCs w:val="22"/>
          <w:shd w:val="clear" w:color="auto" w:fill="FFFFFF"/>
        </w:rPr>
      </w:pPr>
    </w:p>
    <w:p w14:paraId="6433F1D4" w14:textId="065A3A4B" w:rsidR="00C275B6" w:rsidRPr="00B06CC0" w:rsidRDefault="00A43B6B" w:rsidP="000E51B4">
      <w:pPr>
        <w:spacing w:line="288" w:lineRule="auto"/>
        <w:rPr>
          <w:i/>
          <w:iCs/>
          <w:szCs w:val="22"/>
          <w:shd w:val="clear" w:color="auto" w:fill="FFFFFF"/>
        </w:rPr>
      </w:pPr>
      <w:r w:rsidRPr="00B06CC0">
        <w:rPr>
          <w:i/>
          <w:iCs/>
          <w:szCs w:val="22"/>
          <w:shd w:val="clear" w:color="auto" w:fill="FFFFFF"/>
        </w:rPr>
        <w:t xml:space="preserve">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allostery in Gsp1 is only an interesting side-story in this manuscript, the </w:t>
      </w:r>
      <w:r w:rsidRPr="00FB16CA">
        <w:rPr>
          <w:i/>
          <w:iCs/>
          <w:szCs w:val="22"/>
          <w:u w:val="single"/>
          <w:shd w:val="clear" w:color="auto" w:fill="FFFFFF"/>
        </w:rPr>
        <w:t>authors can tone down this conclusion</w:t>
      </w:r>
      <w:r w:rsidRPr="00B06CC0">
        <w:rPr>
          <w:i/>
          <w:iCs/>
          <w:szCs w:val="22"/>
          <w:shd w:val="clear" w:color="auto" w:fill="FFFFFF"/>
        </w:rPr>
        <w:t>.</w:t>
      </w:r>
    </w:p>
    <w:p w14:paraId="464DF98D" w14:textId="24578B9A" w:rsidR="00B13786" w:rsidRDefault="00A43B6B" w:rsidP="000E51B4">
      <w:pPr>
        <w:spacing w:line="288" w:lineRule="auto"/>
        <w:rPr>
          <w:i/>
          <w:iCs/>
          <w:szCs w:val="22"/>
          <w:shd w:val="clear" w:color="auto" w:fill="FFFFFF"/>
        </w:rPr>
      </w:pPr>
      <w:r w:rsidRPr="001C16D7">
        <w:rPr>
          <w:i/>
          <w:iCs/>
          <w:szCs w:val="22"/>
          <w:shd w:val="clear" w:color="auto" w:fill="FFFFFF"/>
        </w:rPr>
        <w:t xml:space="preserve">a) The </w:t>
      </w:r>
      <w:r w:rsidRPr="0049551F">
        <w:rPr>
          <w:i/>
          <w:iCs/>
          <w:szCs w:val="22"/>
          <w:u w:val="single"/>
          <w:shd w:val="clear" w:color="auto" w:fill="FFFFFF"/>
        </w:rPr>
        <w:t>correlation in Fig. 3f</w:t>
      </w:r>
      <w:r w:rsidRPr="001C16D7">
        <w:rPr>
          <w:i/>
          <w:iCs/>
          <w:szCs w:val="22"/>
          <w:shd w:val="clear" w:color="auto" w:fill="FFFFFF"/>
        </w:rPr>
        <w:t xml:space="preserve"> looks much weaker when I plot the data without the log scale on the y-axis. It is equally likely to state from the plot that the y-ratio (without log) remains between 0.05 and 0.5 regardless of what the % of the second conformation is.</w:t>
      </w:r>
    </w:p>
    <w:p w14:paraId="1CB2B866" w14:textId="46A34268" w:rsidR="002E2578" w:rsidRPr="006D58DD" w:rsidRDefault="002E2578" w:rsidP="000E51B4">
      <w:pPr>
        <w:spacing w:line="288" w:lineRule="auto"/>
        <w:rPr>
          <w:iCs/>
          <w:color w:val="2F5496" w:themeColor="accent1" w:themeShade="BF"/>
          <w:szCs w:val="22"/>
          <w:shd w:val="clear" w:color="auto" w:fill="FFFFFF"/>
        </w:rPr>
      </w:pPr>
      <w:r w:rsidRPr="006D58DD">
        <w:rPr>
          <w:iCs/>
          <w:color w:val="2F5496" w:themeColor="accent1" w:themeShade="BF"/>
          <w:szCs w:val="22"/>
          <w:shd w:val="clear" w:color="auto" w:fill="FFFFFF"/>
        </w:rPr>
        <w:t>We address this comment together with b) below.</w:t>
      </w:r>
    </w:p>
    <w:p w14:paraId="2806D7A1" w14:textId="77777777" w:rsidR="003E6849" w:rsidRPr="001C16D7" w:rsidRDefault="003E6849" w:rsidP="000E51B4">
      <w:pPr>
        <w:spacing w:line="288" w:lineRule="auto"/>
        <w:rPr>
          <w:szCs w:val="22"/>
          <w:shd w:val="clear" w:color="auto" w:fill="FFFFFF"/>
        </w:rPr>
      </w:pPr>
      <w:r w:rsidRPr="001C16D7">
        <w:rPr>
          <w:i/>
          <w:iCs/>
          <w:szCs w:val="22"/>
          <w:shd w:val="clear" w:color="auto" w:fill="FFFFFF"/>
        </w:rPr>
        <w:t xml:space="preserve">b) While the 31P NMR data show that there are two conformations in slow exchange, they </w:t>
      </w:r>
      <w:r w:rsidRPr="00264C47">
        <w:rPr>
          <w:i/>
          <w:iCs/>
          <w:szCs w:val="22"/>
          <w:u w:val="single"/>
          <w:shd w:val="clear" w:color="auto" w:fill="FFFFFF"/>
        </w:rPr>
        <w:t>definitely don't indicate what the structural changes are between the two states and whether the conformational differences are local or global</w:t>
      </w:r>
      <w:r w:rsidRPr="001C16D7">
        <w:rPr>
          <w:i/>
          <w:iCs/>
          <w:szCs w:val="22"/>
          <w:shd w:val="clear" w:color="auto" w:fill="FFFFFF"/>
        </w:rPr>
        <w:t>.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791162B1" w14:textId="2A6D6C95" w:rsidR="00B13786" w:rsidRPr="006D58DD" w:rsidRDefault="00B13786" w:rsidP="000E51B4">
      <w:pPr>
        <w:spacing w:line="288" w:lineRule="auto"/>
        <w:rPr>
          <w:color w:val="2F5496" w:themeColor="accent1" w:themeShade="BF"/>
          <w:szCs w:val="22"/>
        </w:rPr>
      </w:pPr>
      <w:r w:rsidRPr="006D58DD">
        <w:rPr>
          <w:color w:val="2F5496" w:themeColor="accent1" w:themeShade="BF"/>
          <w:szCs w:val="22"/>
        </w:rPr>
        <w:t xml:space="preserve">We </w:t>
      </w:r>
      <w:r w:rsidR="00DF7532" w:rsidRPr="006D58DD">
        <w:rPr>
          <w:color w:val="2F5496" w:themeColor="accent1" w:themeShade="BF"/>
          <w:szCs w:val="22"/>
        </w:rPr>
        <w:t>thank the reviewer for these comments</w:t>
      </w:r>
      <w:r w:rsidR="005C1694" w:rsidRPr="006D58DD">
        <w:rPr>
          <w:color w:val="2F5496" w:themeColor="accent1" w:themeShade="BF"/>
          <w:szCs w:val="22"/>
        </w:rPr>
        <w:t>,</w:t>
      </w:r>
      <w:r w:rsidRPr="006D58DD">
        <w:rPr>
          <w:color w:val="2F5496" w:themeColor="accent1" w:themeShade="BF"/>
          <w:szCs w:val="22"/>
        </w:rPr>
        <w:t xml:space="preserve"> </w:t>
      </w:r>
      <w:r w:rsidR="00DF7532" w:rsidRPr="006D58DD">
        <w:rPr>
          <w:color w:val="2F5496" w:themeColor="accent1" w:themeShade="BF"/>
          <w:szCs w:val="22"/>
        </w:rPr>
        <w:t>which prompted us to</w:t>
      </w:r>
      <w:r w:rsidRPr="006D58DD">
        <w:rPr>
          <w:color w:val="2F5496" w:themeColor="accent1" w:themeShade="BF"/>
          <w:szCs w:val="22"/>
        </w:rPr>
        <w:t xml:space="preserve"> more carefully consider</w:t>
      </w:r>
      <w:r w:rsidR="00B86C67" w:rsidRPr="006D58DD">
        <w:rPr>
          <w:color w:val="2F5496" w:themeColor="accent1" w:themeShade="BF"/>
          <w:szCs w:val="22"/>
        </w:rPr>
        <w:t xml:space="preserve"> the </w:t>
      </w:r>
      <w:r w:rsidR="00A61020" w:rsidRPr="006D58DD">
        <w:rPr>
          <w:color w:val="2F5496" w:themeColor="accent1" w:themeShade="BF"/>
          <w:szCs w:val="22"/>
        </w:rPr>
        <w:t>represent</w:t>
      </w:r>
      <w:r w:rsidR="00B86C67" w:rsidRPr="006D58DD">
        <w:rPr>
          <w:color w:val="2F5496" w:themeColor="accent1" w:themeShade="BF"/>
          <w:szCs w:val="22"/>
        </w:rPr>
        <w:t>ation and</w:t>
      </w:r>
      <w:r w:rsidR="00A61020" w:rsidRPr="006D58DD">
        <w:rPr>
          <w:color w:val="2F5496" w:themeColor="accent1" w:themeShade="BF"/>
          <w:szCs w:val="22"/>
        </w:rPr>
        <w:t xml:space="preserve"> interpret</w:t>
      </w:r>
      <w:r w:rsidR="00B86C67" w:rsidRPr="006D58DD">
        <w:rPr>
          <w:color w:val="2F5496" w:themeColor="accent1" w:themeShade="BF"/>
          <w:szCs w:val="22"/>
        </w:rPr>
        <w:t>ation of</w:t>
      </w:r>
      <w:r w:rsidRPr="006D58DD">
        <w:rPr>
          <w:color w:val="2F5496" w:themeColor="accent1" w:themeShade="BF"/>
          <w:szCs w:val="22"/>
        </w:rPr>
        <w:t xml:space="preserve"> the relationship between the conformational distributions of GTP-bound Gsp1 mutants </w:t>
      </w:r>
      <w:r w:rsidR="008542C5" w:rsidRPr="006D58DD">
        <w:rPr>
          <w:color w:val="2F5496" w:themeColor="accent1" w:themeShade="BF"/>
          <w:szCs w:val="22"/>
        </w:rPr>
        <w:t xml:space="preserve">monitored by NMR </w:t>
      </w:r>
      <w:r w:rsidRPr="006D58DD">
        <w:rPr>
          <w:color w:val="2F5496" w:themeColor="accent1" w:themeShade="BF"/>
          <w:szCs w:val="22"/>
        </w:rPr>
        <w:t xml:space="preserve">and the GAP-mediated hydrolysis </w:t>
      </w:r>
      <w:r w:rsidR="00A41506" w:rsidRPr="006D58DD">
        <w:rPr>
          <w:color w:val="2F5496" w:themeColor="accent1" w:themeShade="BF"/>
          <w:szCs w:val="22"/>
        </w:rPr>
        <w:t>kinetics</w:t>
      </w:r>
      <w:r w:rsidRPr="006D58DD">
        <w:rPr>
          <w:color w:val="2F5496" w:themeColor="accent1" w:themeShade="BF"/>
          <w:szCs w:val="22"/>
        </w:rPr>
        <w:t>.</w:t>
      </w:r>
    </w:p>
    <w:p w14:paraId="0968428E" w14:textId="35027A6E" w:rsidR="00BD6DAA" w:rsidRPr="006D58DD" w:rsidRDefault="00A61020" w:rsidP="000E51B4">
      <w:pPr>
        <w:spacing w:line="288" w:lineRule="auto"/>
        <w:rPr>
          <w:color w:val="2F5496" w:themeColor="accent1" w:themeShade="BF"/>
          <w:szCs w:val="22"/>
        </w:rPr>
      </w:pPr>
      <w:r w:rsidRPr="006D58DD">
        <w:rPr>
          <w:color w:val="2F5496" w:themeColor="accent1" w:themeShade="BF"/>
          <w:szCs w:val="22"/>
          <w:u w:val="single"/>
        </w:rPr>
        <w:t>(</w:t>
      </w:r>
      <w:proofErr w:type="spellStart"/>
      <w:r w:rsidRPr="006D58DD">
        <w:rPr>
          <w:color w:val="2F5496" w:themeColor="accent1" w:themeShade="BF"/>
          <w:szCs w:val="22"/>
          <w:u w:val="single"/>
        </w:rPr>
        <w:t>i</w:t>
      </w:r>
      <w:proofErr w:type="spellEnd"/>
      <w:r w:rsidRPr="006D58DD">
        <w:rPr>
          <w:color w:val="2F5496" w:themeColor="accent1" w:themeShade="BF"/>
          <w:szCs w:val="22"/>
          <w:u w:val="single"/>
        </w:rPr>
        <w:t xml:space="preserve">) </w:t>
      </w:r>
      <w:r w:rsidR="002157EB" w:rsidRPr="006D58DD">
        <w:rPr>
          <w:color w:val="2F5496" w:themeColor="accent1" w:themeShade="BF"/>
          <w:szCs w:val="22"/>
          <w:u w:val="single"/>
        </w:rPr>
        <w:t xml:space="preserve">Correlation in </w:t>
      </w:r>
      <w:r w:rsidR="00103569" w:rsidRPr="006D58DD">
        <w:rPr>
          <w:b/>
          <w:color w:val="2F5496" w:themeColor="accent1" w:themeShade="BF"/>
          <w:szCs w:val="22"/>
          <w:u w:val="single"/>
        </w:rPr>
        <w:t>Fig. 3f</w:t>
      </w:r>
      <w:r w:rsidR="007B272F" w:rsidRPr="006D58DD">
        <w:rPr>
          <w:color w:val="2F5496" w:themeColor="accent1" w:themeShade="BF"/>
          <w:szCs w:val="22"/>
          <w:u w:val="single"/>
        </w:rPr>
        <w:t>:</w:t>
      </w:r>
      <w:r w:rsidR="007B272F" w:rsidRPr="006D58DD">
        <w:rPr>
          <w:color w:val="2F5496" w:themeColor="accent1" w:themeShade="BF"/>
          <w:szCs w:val="22"/>
        </w:rPr>
        <w:t xml:space="preserve"> </w:t>
      </w:r>
      <w:r w:rsidRPr="006D58DD">
        <w:rPr>
          <w:color w:val="2F5496" w:themeColor="accent1" w:themeShade="BF"/>
          <w:szCs w:val="22"/>
        </w:rPr>
        <w:t xml:space="preserve">We </w:t>
      </w:r>
      <w:r w:rsidR="002157EB" w:rsidRPr="006D58DD">
        <w:rPr>
          <w:color w:val="2F5496" w:themeColor="accent1" w:themeShade="BF"/>
          <w:szCs w:val="22"/>
        </w:rPr>
        <w:t xml:space="preserve">revised our data representation to </w:t>
      </w:r>
      <w:r w:rsidR="00A41506" w:rsidRPr="006D58DD">
        <w:rPr>
          <w:color w:val="2F5496" w:themeColor="accent1" w:themeShade="BF"/>
          <w:szCs w:val="22"/>
        </w:rPr>
        <w:t xml:space="preserve">now directly compare </w:t>
      </w:r>
      <w:r w:rsidR="002F2EB7" w:rsidRPr="006D58DD">
        <w:rPr>
          <w:color w:val="2F5496" w:themeColor="accent1" w:themeShade="BF"/>
          <w:szCs w:val="22"/>
        </w:rPr>
        <w:t>energ</w:t>
      </w:r>
      <w:r w:rsidR="002F4E58" w:rsidRPr="006D58DD">
        <w:rPr>
          <w:color w:val="2F5496" w:themeColor="accent1" w:themeShade="BF"/>
          <w:szCs w:val="22"/>
        </w:rPr>
        <w:t>y differences</w:t>
      </w:r>
      <w:r w:rsidR="00A41F64" w:rsidRPr="006D58DD">
        <w:rPr>
          <w:color w:val="2F5496" w:themeColor="accent1" w:themeShade="BF"/>
          <w:szCs w:val="22"/>
        </w:rPr>
        <w:t xml:space="preserve"> on both axes</w:t>
      </w:r>
      <w:r w:rsidR="00296A60" w:rsidRPr="006D58DD">
        <w:rPr>
          <w:color w:val="2F5496" w:themeColor="accent1" w:themeShade="BF"/>
          <w:szCs w:val="22"/>
        </w:rPr>
        <w:t>. To do so, we plotted the</w:t>
      </w:r>
      <w:r w:rsidR="00F018A4" w:rsidRPr="006D58DD">
        <w:rPr>
          <w:color w:val="2F5496" w:themeColor="accent1" w:themeShade="BF"/>
          <w:szCs w:val="22"/>
        </w:rPr>
        <w:t xml:space="preserve"> </w:t>
      </w:r>
      <w:r w:rsidR="007D3863" w:rsidRPr="006D58DD">
        <w:rPr>
          <w:color w:val="2F5496" w:themeColor="accent1" w:themeShade="BF"/>
          <w:szCs w:val="22"/>
        </w:rPr>
        <w:t xml:space="preserve">natural log-transformed </w:t>
      </w:r>
      <w:r w:rsidR="00F018A4" w:rsidRPr="006D58DD">
        <w:rPr>
          <w:color w:val="2F5496" w:themeColor="accent1" w:themeShade="BF"/>
          <w:szCs w:val="22"/>
        </w:rPr>
        <w:t>ratio</w:t>
      </w:r>
      <w:r w:rsidR="00FB686F" w:rsidRPr="006D58DD">
        <w:rPr>
          <w:color w:val="2F5496" w:themeColor="accent1" w:themeShade="BF"/>
          <w:szCs w:val="22"/>
        </w:rPr>
        <w:t>s</w:t>
      </w:r>
      <w:r w:rsidR="00F018A4" w:rsidRPr="006D58DD">
        <w:rPr>
          <w:color w:val="2F5496" w:themeColor="accent1" w:themeShade="BF"/>
          <w:szCs w:val="22"/>
        </w:rPr>
        <w:t xml:space="preserve"> </w:t>
      </w:r>
      <w:r w:rsidR="00A41506" w:rsidRPr="006D58DD">
        <w:rPr>
          <w:color w:val="2F5496" w:themeColor="accent1" w:themeShade="BF"/>
          <w:szCs w:val="22"/>
        </w:rPr>
        <w:t xml:space="preserve">of relative catalytic efficiencies MUT/WT </w:t>
      </w:r>
      <w:r w:rsidR="00FB686F" w:rsidRPr="006D58DD">
        <w:rPr>
          <w:color w:val="2F5496" w:themeColor="accent1" w:themeShade="BF"/>
          <w:szCs w:val="22"/>
        </w:rPr>
        <w:t xml:space="preserve">on the y axis and </w:t>
      </w:r>
      <w:r w:rsidR="00A41506" w:rsidRPr="006D58DD">
        <w:rPr>
          <w:color w:val="2F5496" w:themeColor="accent1" w:themeShade="BF"/>
          <w:szCs w:val="22"/>
        </w:rPr>
        <w:t xml:space="preserve">the </w:t>
      </w:r>
      <w:r w:rsidR="007D3863" w:rsidRPr="006D58DD">
        <w:rPr>
          <w:color w:val="2F5496" w:themeColor="accent1" w:themeShade="BF"/>
          <w:szCs w:val="22"/>
        </w:rPr>
        <w:t xml:space="preserve">natural log-transformed </w:t>
      </w:r>
      <w:r w:rsidR="00A41506" w:rsidRPr="006D58DD">
        <w:rPr>
          <w:color w:val="2F5496" w:themeColor="accent1" w:themeShade="BF"/>
          <w:szCs w:val="22"/>
        </w:rPr>
        <w:t>ratios of the</w:t>
      </w:r>
      <w:r w:rsidRPr="006D58DD">
        <w:rPr>
          <w:color w:val="2F5496" w:themeColor="accent1" w:themeShade="BF"/>
          <w:szCs w:val="22"/>
        </w:rPr>
        <w:t xml:space="preserve"> relative </w:t>
      </w:r>
      <w:r w:rsidR="000060B0" w:rsidRPr="006D58DD">
        <w:rPr>
          <w:color w:val="2F5496" w:themeColor="accent1" w:themeShade="BF"/>
          <w:szCs w:val="22"/>
        </w:rPr>
        <w:t xml:space="preserve">equilibrium constants for </w:t>
      </w:r>
      <w:r w:rsidRPr="006D58DD">
        <w:rPr>
          <w:color w:val="2F5496" w:themeColor="accent1" w:themeShade="BF"/>
          <w:szCs w:val="22"/>
        </w:rPr>
        <w:t xml:space="preserve">exchange </w:t>
      </w:r>
      <w:r w:rsidR="00174875" w:rsidRPr="006D58DD">
        <w:rPr>
          <w:color w:val="2F5496" w:themeColor="accent1" w:themeShade="BF"/>
          <w:szCs w:val="22"/>
        </w:rPr>
        <w:t xml:space="preserve">(ratio of </w:t>
      </w:r>
      <w:r w:rsidR="00174875" w:rsidRPr="006D58DD">
        <w:rPr>
          <w:color w:val="2F5496" w:themeColor="accent1" w:themeShade="BF"/>
          <w:szCs w:val="22"/>
          <w:lang w:val="el-GR"/>
        </w:rPr>
        <w:t>γ</w:t>
      </w:r>
      <w:r w:rsidR="00174875" w:rsidRPr="006D58DD">
        <w:rPr>
          <w:color w:val="2F5496" w:themeColor="accent1" w:themeShade="BF"/>
          <w:szCs w:val="22"/>
        </w:rPr>
        <w:t xml:space="preserve">2 and </w:t>
      </w:r>
      <w:r w:rsidR="00174875" w:rsidRPr="006D58DD">
        <w:rPr>
          <w:color w:val="2F5496" w:themeColor="accent1" w:themeShade="BF"/>
          <w:szCs w:val="22"/>
          <w:lang w:val="el-GR"/>
        </w:rPr>
        <w:t>γ</w:t>
      </w:r>
      <w:r w:rsidR="00174875" w:rsidRPr="006D58DD">
        <w:rPr>
          <w:color w:val="2F5496" w:themeColor="accent1" w:themeShade="BF"/>
          <w:szCs w:val="22"/>
        </w:rPr>
        <w:t>1 peaks</w:t>
      </w:r>
      <w:r w:rsidR="0074230E" w:rsidRPr="006D58DD">
        <w:rPr>
          <w:color w:val="2F5496" w:themeColor="accent1" w:themeShade="BF"/>
          <w:szCs w:val="22"/>
        </w:rPr>
        <w:t>)</w:t>
      </w:r>
      <w:r w:rsidR="00174875" w:rsidRPr="006D58DD">
        <w:rPr>
          <w:color w:val="2F5496" w:themeColor="accent1" w:themeShade="BF"/>
          <w:szCs w:val="22"/>
        </w:rPr>
        <w:t xml:space="preserve"> </w:t>
      </w:r>
      <w:r w:rsidR="00F54985" w:rsidRPr="006D58DD">
        <w:rPr>
          <w:color w:val="2F5496" w:themeColor="accent1" w:themeShade="BF"/>
          <w:szCs w:val="22"/>
        </w:rPr>
        <w:t xml:space="preserve">MUT/WT </w:t>
      </w:r>
      <w:r w:rsidR="004F3970" w:rsidRPr="006D58DD">
        <w:rPr>
          <w:color w:val="2F5496" w:themeColor="accent1" w:themeShade="BF"/>
          <w:szCs w:val="22"/>
        </w:rPr>
        <w:t>on</w:t>
      </w:r>
      <w:r w:rsidR="005608B1" w:rsidRPr="006D58DD">
        <w:rPr>
          <w:color w:val="2F5496" w:themeColor="accent1" w:themeShade="BF"/>
          <w:szCs w:val="22"/>
        </w:rPr>
        <w:t xml:space="preserve"> the x axis</w:t>
      </w:r>
      <w:r w:rsidR="00B84E78" w:rsidRPr="006D58DD">
        <w:rPr>
          <w:color w:val="2F5496" w:themeColor="accent1" w:themeShade="BF"/>
          <w:szCs w:val="22"/>
        </w:rPr>
        <w:t xml:space="preserve"> </w:t>
      </w:r>
      <w:r w:rsidR="001B7F8A" w:rsidRPr="006D58DD">
        <w:rPr>
          <w:color w:val="2F5496" w:themeColor="accent1" w:themeShade="BF"/>
          <w:szCs w:val="22"/>
        </w:rPr>
        <w:t>(</w:t>
      </w:r>
      <w:r w:rsidR="001B7F8A" w:rsidRPr="006D58DD">
        <w:rPr>
          <w:b/>
          <w:bCs/>
          <w:color w:val="2F5496" w:themeColor="accent1" w:themeShade="BF"/>
          <w:szCs w:val="22"/>
        </w:rPr>
        <w:t>Fig. 3d</w:t>
      </w:r>
      <w:r w:rsidR="001B7F8A" w:rsidRPr="006D58DD">
        <w:rPr>
          <w:color w:val="2F5496" w:themeColor="accent1" w:themeShade="BF"/>
          <w:szCs w:val="22"/>
        </w:rPr>
        <w:t>).</w:t>
      </w:r>
    </w:p>
    <w:p w14:paraId="65E5E50D" w14:textId="211A0DEE" w:rsidR="007B272F" w:rsidRPr="00BD6DAA" w:rsidRDefault="00BD6DAA" w:rsidP="000E51B4">
      <w:pPr>
        <w:spacing w:line="288" w:lineRule="auto"/>
        <w:rPr>
          <w:color w:val="000000" w:themeColor="text1"/>
          <w:szCs w:val="22"/>
        </w:rPr>
      </w:pPr>
      <w:r>
        <w:rPr>
          <w:noProof/>
          <w:color w:val="000000" w:themeColor="text1"/>
          <w:szCs w:val="22"/>
          <w:u w:val="single"/>
        </w:rPr>
        <w:lastRenderedPageBreak/>
        <mc:AlternateContent>
          <mc:Choice Requires="wps">
            <w:drawing>
              <wp:inline distT="0" distB="0" distL="0" distR="0" wp14:anchorId="7972C80F" wp14:editId="5045EDC0">
                <wp:extent cx="6492240" cy="3525795"/>
                <wp:effectExtent l="0" t="0" r="0" b="0"/>
                <wp:docPr id="6" name="Text Box 6"/>
                <wp:cNvGraphicFramePr/>
                <a:graphic xmlns:a="http://schemas.openxmlformats.org/drawingml/2006/main">
                  <a:graphicData uri="http://schemas.microsoft.com/office/word/2010/wordprocessingShape">
                    <wps:wsp>
                      <wps:cNvSpPr txBox="1"/>
                      <wps:spPr>
                        <a:xfrm>
                          <a:off x="0" y="0"/>
                          <a:ext cx="6492240" cy="3525795"/>
                        </a:xfrm>
                        <a:prstGeom prst="rect">
                          <a:avLst/>
                        </a:prstGeom>
                        <a:noFill/>
                        <a:ln w="6350">
                          <a:noFill/>
                        </a:ln>
                      </wps:spPr>
                      <wps:txbx>
                        <w:txbxContent>
                          <w:p w14:paraId="6F1A93E5" w14:textId="77777777" w:rsidR="00D40019" w:rsidRDefault="00D40019" w:rsidP="00BD6DAA">
                            <w:pPr>
                              <w:keepNext/>
                            </w:pPr>
                            <w:r>
                              <w:rPr>
                                <w:noProof/>
                              </w:rPr>
                              <w:drawing>
                                <wp:inline distT="0" distB="0" distL="0" distR="0" wp14:anchorId="34105305" wp14:editId="20124616">
                                  <wp:extent cx="2726262" cy="2283244"/>
                                  <wp:effectExtent l="0" t="0" r="444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726262" cy="2283244"/>
                                          </a:xfrm>
                                          <a:prstGeom prst="rect">
                                            <a:avLst/>
                                          </a:prstGeom>
                                        </pic:spPr>
                                      </pic:pic>
                                    </a:graphicData>
                                  </a:graphic>
                                </wp:inline>
                              </w:drawing>
                            </w:r>
                          </w:p>
                          <w:p w14:paraId="3D652681" w14:textId="41FC5B7C" w:rsidR="00D40019" w:rsidRPr="00087F8E" w:rsidRDefault="00D40019" w:rsidP="00BD71A1">
                            <w:pPr>
                              <w:pStyle w:val="Caption"/>
                              <w:spacing w:line="240" w:lineRule="auto"/>
                            </w:pPr>
                            <w:r w:rsidRPr="00087F8E">
                              <w:rPr>
                                <w:b/>
                                <w:bCs w:val="0"/>
                              </w:rPr>
                              <w:t>Fig.</w:t>
                            </w:r>
                            <w:r>
                              <w:rPr>
                                <w:b/>
                                <w:bCs w:val="0"/>
                              </w:rPr>
                              <w:t xml:space="preserve"> </w:t>
                            </w:r>
                            <w:r w:rsidRPr="00087F8E">
                              <w:rPr>
                                <w:b/>
                                <w:bCs w:val="0"/>
                              </w:rPr>
                              <w:t>3 d,</w:t>
                            </w:r>
                            <w:r w:rsidRPr="00087F8E">
                              <w:t xml:space="preserve"> </w:t>
                            </w:r>
                            <w:r w:rsidRPr="00483F34">
                              <w:rPr>
                                <w:color w:val="FF0000"/>
                                <w:rPrChange w:id="21" w:author="Tanja Kortemme" w:date="2020-09-11T11:43:00Z">
                                  <w:rPr/>
                                </w:rPrChange>
                              </w:rPr>
                              <w:t xml:space="preserve">Natural </w:t>
                            </w:r>
                            <w:r w:rsidRPr="00483F34">
                              <w:rPr>
                                <w:color w:val="FF0000"/>
                              </w:rPr>
                              <w:t>l</w:t>
                            </w:r>
                            <w:r w:rsidRPr="006E234D">
                              <w:rPr>
                                <w:color w:val="FF0000"/>
                              </w:rPr>
                              <w:t>og-transformed</w:t>
                            </w:r>
                            <w:r w:rsidRPr="005B1360">
                              <w:rPr>
                                <w:color w:val="FF0000"/>
                              </w:rPr>
                              <w:t xml:space="preserve"> </w:t>
                            </w:r>
                            <w:r w:rsidRPr="00BF224D">
                              <w:rPr>
                                <w:color w:val="FF0000"/>
                              </w:rPr>
                              <w:t>ratios MUT/WT of the exchange constants K</w:t>
                            </w:r>
                            <w:r w:rsidRPr="00BF224D">
                              <w:rPr>
                                <w:color w:val="FF0000"/>
                                <w:vertAlign w:val="subscript"/>
                              </w:rPr>
                              <w:t>ex</w:t>
                            </w:r>
                            <w:r w:rsidRPr="00BF224D">
                              <w:rPr>
                                <w:color w:val="FF0000"/>
                              </w:rPr>
                              <w:t xml:space="preserve"> = population in γ2 / population in γ1 (assuming a detection limit of 3% for the γ peak estimation by </w:t>
                            </w:r>
                            <w:r w:rsidRPr="00BF224D">
                              <w:rPr>
                                <w:color w:val="FF0000"/>
                                <w:vertAlign w:val="superscript"/>
                              </w:rPr>
                              <w:t>31</w:t>
                            </w:r>
                            <w:r w:rsidRPr="00BF224D">
                              <w:rPr>
                                <w:color w:val="FF0000"/>
                              </w:rPr>
                              <w:t xml:space="preserve">P NMR) plotted against the </w:t>
                            </w:r>
                            <w:r>
                              <w:rPr>
                                <w:color w:val="FF0000"/>
                              </w:rPr>
                              <w:t xml:space="preserve">natural </w:t>
                            </w:r>
                            <w:r w:rsidRPr="00BF224D">
                              <w:rPr>
                                <w:color w:val="FF0000"/>
                              </w:rPr>
                              <w:t>log-transformed ratios MUT/WT of the relative catalytic efficiency (k</w:t>
                            </w:r>
                            <w:r w:rsidRPr="00BF224D">
                              <w:rPr>
                                <w:color w:val="FF0000"/>
                                <w:vertAlign w:val="subscript"/>
                              </w:rPr>
                              <w:t>cat</w:t>
                            </w:r>
                            <w:r w:rsidRPr="00BF224D">
                              <w:rPr>
                                <w:color w:val="FF0000"/>
                              </w:rPr>
                              <w:t>/K</w:t>
                            </w:r>
                            <w:r w:rsidRPr="00BF224D">
                              <w:rPr>
                                <w:color w:val="FF0000"/>
                                <w:vertAlign w:val="subscript"/>
                              </w:rPr>
                              <w:t>m</w:t>
                            </w:r>
                            <w:r w:rsidRPr="00BF224D">
                              <w:rPr>
                                <w:color w:val="FF0000"/>
                              </w:rPr>
                              <w:t>) of GAP-mediated GTP hydrolysis</w:t>
                            </w:r>
                            <w:r w:rsidRPr="00087F8E">
                              <w:rPr>
                                <w:color w:val="FF0000"/>
                              </w:rPr>
                              <w:t>. Error bars represent the mean plus/minus standard er</w:t>
                            </w:r>
                            <w:r w:rsidRPr="00BF224D">
                              <w:rPr>
                                <w:color w:val="FF0000"/>
                              </w:rPr>
                              <w:t xml:space="preserve">ror of the mean across at least three replicates of individual GAP-mediated GTP hydrolysis measurements. </w:t>
                            </w:r>
                            <w:r w:rsidRPr="00087F8E">
                              <w:t>Red line shows the least-squares linear fit, excluding the GAP interface mutation K132H and the two mutations adjacent to the switch II, R78K and D79S (gray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972C80F" id="_x0000_t202" coordsize="21600,21600" o:spt="202" path="m,l,21600r21600,l21600,xe">
                <v:stroke joinstyle="miter"/>
                <v:path gradientshapeok="t" o:connecttype="rect"/>
              </v:shapetype>
              <v:shape id="Text Box 6" o:spid="_x0000_s1026" type="#_x0000_t202" style="width:511.2pt;height:27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" filled="f" stroked="f" strokeweight=".5pt">
                <v:textbox>
                  <w:txbxContent>
                    <w:p w14:paraId="6F1A93E5" w14:textId="77777777" w:rsidR="00D40019" w:rsidRDefault="00D40019" w:rsidP="00BD6DAA">
                      <w:pPr>
                        <w:keepNext/>
                      </w:pPr>
                      <w:r>
                        <w:rPr>
                          <w:noProof/>
                        </w:rPr>
                        <w:drawing>
                          <wp:inline distT="0" distB="0" distL="0" distR="0" wp14:anchorId="34105305" wp14:editId="20124616">
                            <wp:extent cx="2726262" cy="2283244"/>
                            <wp:effectExtent l="0" t="0" r="444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2726262" cy="2283244"/>
                                    </a:xfrm>
                                    <a:prstGeom prst="rect">
                                      <a:avLst/>
                                    </a:prstGeom>
                                  </pic:spPr>
                                </pic:pic>
                              </a:graphicData>
                            </a:graphic>
                          </wp:inline>
                        </w:drawing>
                      </w:r>
                    </w:p>
                    <w:p w14:paraId="3D652681" w14:textId="41FC5B7C" w:rsidR="00D40019" w:rsidRPr="00087F8E" w:rsidRDefault="00D40019" w:rsidP="00BD71A1">
                      <w:pPr>
                        <w:pStyle w:val="Caption"/>
                        <w:spacing w:line="240" w:lineRule="auto"/>
                      </w:pPr>
                      <w:r w:rsidRPr="00087F8E">
                        <w:rPr>
                          <w:b/>
                          <w:bCs w:val="0"/>
                        </w:rPr>
                        <w:t>Fig.</w:t>
                      </w:r>
                      <w:r>
                        <w:rPr>
                          <w:b/>
                          <w:bCs w:val="0"/>
                        </w:rPr>
                        <w:t xml:space="preserve"> </w:t>
                      </w:r>
                      <w:r w:rsidRPr="00087F8E">
                        <w:rPr>
                          <w:b/>
                          <w:bCs w:val="0"/>
                        </w:rPr>
                        <w:t>3 d,</w:t>
                      </w:r>
                      <w:r w:rsidRPr="00087F8E">
                        <w:t xml:space="preserve"> </w:t>
                      </w:r>
                      <w:r w:rsidRPr="00483F34">
                        <w:rPr>
                          <w:color w:val="FF0000"/>
                          <w:rPrChange w:id="21" w:author="Tanja Kortemme" w:date="2020-09-11T11:43:00Z">
                            <w:rPr/>
                          </w:rPrChange>
                        </w:rPr>
                        <w:t xml:space="preserve">Natural </w:t>
                      </w:r>
                      <w:r w:rsidRPr="00483F34">
                        <w:rPr>
                          <w:color w:val="FF0000"/>
                        </w:rPr>
                        <w:t>l</w:t>
                      </w:r>
                      <w:r w:rsidRPr="006E234D">
                        <w:rPr>
                          <w:color w:val="FF0000"/>
                        </w:rPr>
                        <w:t>og-transformed</w:t>
                      </w:r>
                      <w:r w:rsidRPr="005B1360">
                        <w:rPr>
                          <w:color w:val="FF0000"/>
                        </w:rPr>
                        <w:t xml:space="preserve"> </w:t>
                      </w:r>
                      <w:r w:rsidRPr="00BF224D">
                        <w:rPr>
                          <w:color w:val="FF0000"/>
                        </w:rPr>
                        <w:t>ratios MUT/WT of the exchange constants K</w:t>
                      </w:r>
                      <w:r w:rsidRPr="00BF224D">
                        <w:rPr>
                          <w:color w:val="FF0000"/>
                          <w:vertAlign w:val="subscript"/>
                        </w:rPr>
                        <w:t>ex</w:t>
                      </w:r>
                      <w:r w:rsidRPr="00BF224D">
                        <w:rPr>
                          <w:color w:val="FF0000"/>
                        </w:rPr>
                        <w:t xml:space="preserve"> = population in γ2 / population in γ1 (assuming a detection limit of 3% for the γ peak estimation by </w:t>
                      </w:r>
                      <w:r w:rsidRPr="00BF224D">
                        <w:rPr>
                          <w:color w:val="FF0000"/>
                          <w:vertAlign w:val="superscript"/>
                        </w:rPr>
                        <w:t>31</w:t>
                      </w:r>
                      <w:r w:rsidRPr="00BF224D">
                        <w:rPr>
                          <w:color w:val="FF0000"/>
                        </w:rPr>
                        <w:t xml:space="preserve">P NMR) plotted against the </w:t>
                      </w:r>
                      <w:r>
                        <w:rPr>
                          <w:color w:val="FF0000"/>
                        </w:rPr>
                        <w:t xml:space="preserve">natural </w:t>
                      </w:r>
                      <w:r w:rsidRPr="00BF224D">
                        <w:rPr>
                          <w:color w:val="FF0000"/>
                        </w:rPr>
                        <w:t>log-transformed ratios MUT/WT of the relative catalytic efficiency (</w:t>
                      </w:r>
                      <w:proofErr w:type="spellStart"/>
                      <w:r w:rsidRPr="00BF224D">
                        <w:rPr>
                          <w:color w:val="FF0000"/>
                        </w:rPr>
                        <w:t>k</w:t>
                      </w:r>
                      <w:r w:rsidRPr="00BF224D">
                        <w:rPr>
                          <w:color w:val="FF0000"/>
                          <w:vertAlign w:val="subscript"/>
                        </w:rPr>
                        <w:t>cat</w:t>
                      </w:r>
                      <w:proofErr w:type="spellEnd"/>
                      <w:r w:rsidRPr="00BF224D">
                        <w:rPr>
                          <w:color w:val="FF0000"/>
                        </w:rPr>
                        <w:t>/K</w:t>
                      </w:r>
                      <w:r w:rsidRPr="00BF224D">
                        <w:rPr>
                          <w:color w:val="FF0000"/>
                          <w:vertAlign w:val="subscript"/>
                        </w:rPr>
                        <w:t>m</w:t>
                      </w:r>
                      <w:r w:rsidRPr="00BF224D">
                        <w:rPr>
                          <w:color w:val="FF0000"/>
                        </w:rPr>
                        <w:t>) of GAP-mediated GTP hydrolysis</w:t>
                      </w:r>
                      <w:r w:rsidRPr="00087F8E">
                        <w:rPr>
                          <w:color w:val="FF0000"/>
                        </w:rPr>
                        <w:t>. Error bars represent the mean plus/minus standard er</w:t>
                      </w:r>
                      <w:r w:rsidRPr="00BF224D">
                        <w:rPr>
                          <w:color w:val="FF0000"/>
                        </w:rPr>
                        <w:t xml:space="preserve">ror of the mean across at least three replicates of individual GAP-mediated GTP hydrolysis measurements. </w:t>
                      </w:r>
                      <w:r w:rsidRPr="00087F8E">
                        <w:t>Red line shows the least-squares linear fit, excluding the GAP interface mutation K132H and the two mutations adjacent to the switch II, R78K and D79S (gray box).</w:t>
                      </w:r>
                    </w:p>
                  </w:txbxContent>
                </v:textbox>
                <w10:anchorlock/>
              </v:shape>
            </w:pict>
          </mc:Fallback>
        </mc:AlternateContent>
      </w:r>
    </w:p>
    <w:p w14:paraId="7F2A4C6C" w14:textId="551BF371" w:rsidR="009039DA" w:rsidRPr="006D58DD" w:rsidRDefault="009039DA" w:rsidP="009039DA">
      <w:pPr>
        <w:spacing w:line="288" w:lineRule="auto"/>
        <w:rPr>
          <w:color w:val="2F5496" w:themeColor="accent1" w:themeShade="BF"/>
          <w:szCs w:val="22"/>
          <w:u w:val="single"/>
        </w:rPr>
      </w:pPr>
      <w:r w:rsidRPr="006D58DD">
        <w:rPr>
          <w:color w:val="2F5496" w:themeColor="accent1" w:themeShade="BF"/>
          <w:szCs w:val="22"/>
        </w:rPr>
        <w:t xml:space="preserve">The observed decrease in </w:t>
      </w:r>
      <w:proofErr w:type="spellStart"/>
      <w:r w:rsidRPr="006D58DD">
        <w:rPr>
          <w:color w:val="2F5496" w:themeColor="accent1" w:themeShade="BF"/>
          <w:szCs w:val="22"/>
        </w:rPr>
        <w:t>k</w:t>
      </w:r>
      <w:r w:rsidRPr="006D58DD">
        <w:rPr>
          <w:color w:val="2F5496" w:themeColor="accent1" w:themeShade="BF"/>
          <w:szCs w:val="22"/>
          <w:vertAlign w:val="subscript"/>
        </w:rPr>
        <w:t>cat</w:t>
      </w:r>
      <w:proofErr w:type="spellEnd"/>
      <w:r w:rsidRPr="006D58DD">
        <w:rPr>
          <w:color w:val="2F5496" w:themeColor="accent1" w:themeShade="BF"/>
          <w:szCs w:val="22"/>
        </w:rPr>
        <w:t>/K</w:t>
      </w:r>
      <w:r w:rsidRPr="006D58DD">
        <w:rPr>
          <w:color w:val="2F5496" w:themeColor="accent1" w:themeShade="BF"/>
          <w:szCs w:val="22"/>
          <w:vertAlign w:val="subscript"/>
        </w:rPr>
        <w:t>m</w:t>
      </w:r>
      <w:r w:rsidRPr="006D58DD">
        <w:rPr>
          <w:color w:val="2F5496" w:themeColor="accent1" w:themeShade="BF"/>
          <w:szCs w:val="22"/>
        </w:rPr>
        <w:t xml:space="preserve"> for mutants shifted to </w:t>
      </w:r>
      <w:r w:rsidRPr="006D58DD">
        <w:rPr>
          <w:color w:val="2F5496" w:themeColor="accent1" w:themeShade="BF"/>
          <w:szCs w:val="22"/>
          <w:lang w:val="el-GR"/>
        </w:rPr>
        <w:t>γ</w:t>
      </w:r>
      <w:r w:rsidRPr="006D58DD">
        <w:rPr>
          <w:color w:val="2F5496" w:themeColor="accent1" w:themeShade="BF"/>
          <w:szCs w:val="22"/>
        </w:rPr>
        <w:t xml:space="preserve"> state 1 supports an induced fit mechanism, in which GTP-bound Gsp1 in either state can bind GAP, but in cases where Gsp1 is in </w:t>
      </w:r>
      <w:r w:rsidRPr="006D58DD">
        <w:rPr>
          <w:color w:val="2F5496" w:themeColor="accent1" w:themeShade="BF"/>
          <w:szCs w:val="22"/>
          <w:lang w:val="el-GR"/>
        </w:rPr>
        <w:t>γ</w:t>
      </w:r>
      <w:r w:rsidRPr="006D58DD">
        <w:rPr>
          <w:color w:val="2F5496" w:themeColor="accent1" w:themeShade="BF"/>
          <w:szCs w:val="22"/>
        </w:rPr>
        <w:t xml:space="preserve"> state 1 (such as for T34E and T34Q) binding energy must be used to distort Gsp1 into </w:t>
      </w:r>
      <w:r w:rsidRPr="006D58DD">
        <w:rPr>
          <w:color w:val="2F5496" w:themeColor="accent1" w:themeShade="BF"/>
          <w:szCs w:val="22"/>
          <w:lang w:val="el-GR"/>
        </w:rPr>
        <w:t>γ</w:t>
      </w:r>
      <w:r w:rsidRPr="006D58DD">
        <w:rPr>
          <w:color w:val="2F5496" w:themeColor="accent1" w:themeShade="BF"/>
          <w:szCs w:val="22"/>
        </w:rPr>
        <w:t xml:space="preserve"> state 2, which results in an overall increase in </w:t>
      </w:r>
      <w:r w:rsidRPr="005B1360">
        <w:rPr>
          <w:color w:val="2F5496" w:themeColor="accent1" w:themeShade="BF"/>
          <w:szCs w:val="22"/>
        </w:rPr>
        <w:t>K</w:t>
      </w:r>
      <w:r w:rsidRPr="005B1360">
        <w:rPr>
          <w:color w:val="2F5496" w:themeColor="accent1" w:themeShade="BF"/>
          <w:szCs w:val="22"/>
          <w:vertAlign w:val="subscript"/>
        </w:rPr>
        <w:t>m</w:t>
      </w:r>
      <w:r w:rsidRPr="006D58DD">
        <w:rPr>
          <w:color w:val="2F5496" w:themeColor="accent1" w:themeShade="BF"/>
          <w:szCs w:val="22"/>
        </w:rPr>
        <w:t xml:space="preserve"> (</w:t>
      </w:r>
      <w:proofErr w:type="spellStart"/>
      <w:r w:rsidRPr="006D58DD">
        <w:rPr>
          <w:color w:val="2F5496" w:themeColor="accent1" w:themeShade="BF"/>
          <w:szCs w:val="22"/>
        </w:rPr>
        <w:t>Fersht</w:t>
      </w:r>
      <w:proofErr w:type="spellEnd"/>
      <w:r w:rsidRPr="006D58DD">
        <w:rPr>
          <w:color w:val="2F5496" w:themeColor="accent1" w:themeShade="BF"/>
          <w:szCs w:val="22"/>
        </w:rPr>
        <w:t xml:space="preserve">, 1999). This model requires state 2 to be the hydrolytically competent conformation, consistent with the </w:t>
      </w:r>
      <w:r w:rsidR="00104BE0" w:rsidRPr="006D58DD">
        <w:rPr>
          <w:color w:val="2F5496" w:themeColor="accent1" w:themeShade="BF"/>
          <w:szCs w:val="22"/>
        </w:rPr>
        <w:t xml:space="preserve">observation </w:t>
      </w:r>
      <w:r w:rsidRPr="006D58DD">
        <w:rPr>
          <w:color w:val="2F5496" w:themeColor="accent1" w:themeShade="BF"/>
          <w:szCs w:val="22"/>
        </w:rPr>
        <w:t xml:space="preserve">that the intrinsic hydrolysis rate of GTP-bound Gsp1 mutants systematically increases as mutants more greatly populate </w:t>
      </w:r>
      <w:r w:rsidRPr="006D58DD">
        <w:rPr>
          <w:color w:val="2F5496" w:themeColor="accent1" w:themeShade="BF"/>
          <w:szCs w:val="22"/>
          <w:lang w:val="el-GR"/>
        </w:rPr>
        <w:t>γ</w:t>
      </w:r>
      <w:r w:rsidRPr="006D58DD">
        <w:rPr>
          <w:color w:val="2F5496" w:themeColor="accent1" w:themeShade="BF"/>
          <w:szCs w:val="22"/>
        </w:rPr>
        <w:t xml:space="preserve"> state 2 (</w:t>
      </w:r>
      <w:r w:rsidRPr="006D58DD">
        <w:rPr>
          <w:b/>
          <w:bCs/>
          <w:color w:val="2F5496" w:themeColor="accent1" w:themeShade="BF"/>
          <w:szCs w:val="22"/>
        </w:rPr>
        <w:t>Extended Data Fig. 7c</w:t>
      </w:r>
      <w:r w:rsidRPr="006D58DD">
        <w:rPr>
          <w:color w:val="2F5496" w:themeColor="accent1" w:themeShade="BF"/>
          <w:szCs w:val="22"/>
        </w:rPr>
        <w:t>).</w:t>
      </w:r>
      <w:r w:rsidR="009C0E26" w:rsidRPr="006D58DD">
        <w:rPr>
          <w:color w:val="2F5496" w:themeColor="accent1" w:themeShade="BF"/>
          <w:szCs w:val="22"/>
        </w:rPr>
        <w:t xml:space="preserve"> </w:t>
      </w:r>
    </w:p>
    <w:p w14:paraId="54B32CDD" w14:textId="7009B74A" w:rsidR="005B08CC" w:rsidRPr="006D58DD" w:rsidRDefault="007B272F" w:rsidP="009039DA">
      <w:pPr>
        <w:spacing w:line="288" w:lineRule="auto"/>
        <w:rPr>
          <w:color w:val="2F5496" w:themeColor="accent1" w:themeShade="BF"/>
          <w:szCs w:val="22"/>
        </w:rPr>
      </w:pPr>
      <w:r w:rsidRPr="006D58DD">
        <w:rPr>
          <w:color w:val="2F5496" w:themeColor="accent1" w:themeShade="BF"/>
          <w:szCs w:val="22"/>
          <w:u w:val="single"/>
        </w:rPr>
        <w:t xml:space="preserve">(ii) </w:t>
      </w:r>
      <w:r w:rsidR="0087365A" w:rsidRPr="006D58DD">
        <w:rPr>
          <w:color w:val="2F5496" w:themeColor="accent1" w:themeShade="BF"/>
          <w:szCs w:val="22"/>
          <w:u w:val="single"/>
        </w:rPr>
        <w:t>Conformational differences</w:t>
      </w:r>
      <w:r w:rsidRPr="006D58DD">
        <w:rPr>
          <w:color w:val="2F5496" w:themeColor="accent1" w:themeShade="BF"/>
          <w:szCs w:val="22"/>
          <w:u w:val="single"/>
        </w:rPr>
        <w:t>.</w:t>
      </w:r>
      <w:r w:rsidRPr="006D58DD">
        <w:rPr>
          <w:color w:val="2F5496" w:themeColor="accent1" w:themeShade="BF"/>
          <w:szCs w:val="22"/>
        </w:rPr>
        <w:t xml:space="preserve"> </w:t>
      </w:r>
      <w:r w:rsidR="00D92893" w:rsidRPr="006D58DD">
        <w:rPr>
          <w:color w:val="2F5496" w:themeColor="accent1" w:themeShade="BF"/>
          <w:szCs w:val="22"/>
        </w:rPr>
        <w:t xml:space="preserve">We agree that the </w:t>
      </w:r>
      <w:r w:rsidR="00D92893" w:rsidRPr="006D58DD">
        <w:rPr>
          <w:color w:val="2F5496" w:themeColor="accent1" w:themeShade="BF"/>
          <w:szCs w:val="22"/>
          <w:vertAlign w:val="superscript"/>
        </w:rPr>
        <w:t>31</w:t>
      </w:r>
      <w:r w:rsidR="00D92893" w:rsidRPr="006D58DD">
        <w:rPr>
          <w:color w:val="2F5496" w:themeColor="accent1" w:themeShade="BF"/>
          <w:szCs w:val="22"/>
        </w:rPr>
        <w:t xml:space="preserve">P </w:t>
      </w:r>
      <w:r w:rsidR="00FD7CAA" w:rsidRPr="006D58DD">
        <w:rPr>
          <w:color w:val="2F5496" w:themeColor="accent1" w:themeShade="BF"/>
          <w:szCs w:val="22"/>
        </w:rPr>
        <w:t xml:space="preserve">NMR </w:t>
      </w:r>
      <w:r w:rsidR="00D92893" w:rsidRPr="006D58DD">
        <w:rPr>
          <w:color w:val="2F5496" w:themeColor="accent1" w:themeShade="BF"/>
          <w:szCs w:val="22"/>
        </w:rPr>
        <w:t xml:space="preserve">data </w:t>
      </w:r>
      <w:r w:rsidR="00431972" w:rsidRPr="006D58DD">
        <w:rPr>
          <w:color w:val="2F5496" w:themeColor="accent1" w:themeShade="BF"/>
          <w:szCs w:val="22"/>
        </w:rPr>
        <w:t xml:space="preserve">alone </w:t>
      </w:r>
      <w:r w:rsidR="00D92893" w:rsidRPr="006D58DD">
        <w:rPr>
          <w:color w:val="2F5496" w:themeColor="accent1" w:themeShade="BF"/>
          <w:szCs w:val="22"/>
        </w:rPr>
        <w:t>do not provide structural detail on the differences between the two states across the entire protein</w:t>
      </w:r>
      <w:r w:rsidR="009A2618" w:rsidRPr="006D58DD">
        <w:rPr>
          <w:color w:val="2F5496" w:themeColor="accent1" w:themeShade="BF"/>
          <w:szCs w:val="22"/>
        </w:rPr>
        <w:t xml:space="preserve">, as our probe, the </w:t>
      </w:r>
      <w:r w:rsidR="00330357" w:rsidRPr="006D58DD">
        <w:rPr>
          <w:color w:val="2F5496" w:themeColor="accent1" w:themeShade="BF"/>
          <w:szCs w:val="22"/>
          <w:lang w:val="el-GR"/>
        </w:rPr>
        <w:t>γ</w:t>
      </w:r>
      <w:r w:rsidR="009A2618" w:rsidRPr="006D58DD">
        <w:rPr>
          <w:color w:val="2F5496" w:themeColor="accent1" w:themeShade="BF"/>
          <w:szCs w:val="22"/>
        </w:rPr>
        <w:t xml:space="preserve"> phosphate, is located in the active site. </w:t>
      </w:r>
      <w:r w:rsidR="00D92893" w:rsidRPr="006D58DD">
        <w:rPr>
          <w:color w:val="2F5496" w:themeColor="accent1" w:themeShade="BF"/>
          <w:szCs w:val="22"/>
        </w:rPr>
        <w:t xml:space="preserve">However, </w:t>
      </w:r>
      <w:r w:rsidR="00570F56" w:rsidRPr="006D58DD">
        <w:rPr>
          <w:color w:val="2F5496" w:themeColor="accent1" w:themeShade="BF"/>
          <w:szCs w:val="22"/>
        </w:rPr>
        <w:t>the</w:t>
      </w:r>
      <w:r w:rsidR="00D92893" w:rsidRPr="006D58DD">
        <w:rPr>
          <w:color w:val="2F5496" w:themeColor="accent1" w:themeShade="BF"/>
          <w:szCs w:val="22"/>
        </w:rPr>
        <w:t xml:space="preserve"> observed </w:t>
      </w:r>
      <w:r w:rsidR="008163C7" w:rsidRPr="006D58DD">
        <w:rPr>
          <w:color w:val="2F5496" w:themeColor="accent1" w:themeShade="BF"/>
          <w:szCs w:val="22"/>
        </w:rPr>
        <w:t>chemical shift difference</w:t>
      </w:r>
      <w:r w:rsidR="00D1543B" w:rsidRPr="006D58DD">
        <w:rPr>
          <w:color w:val="2F5496" w:themeColor="accent1" w:themeShade="BF"/>
          <w:szCs w:val="22"/>
        </w:rPr>
        <w:t>s</w:t>
      </w:r>
      <w:r w:rsidR="00D92893" w:rsidRPr="006D58DD">
        <w:rPr>
          <w:color w:val="2F5496" w:themeColor="accent1" w:themeShade="BF"/>
          <w:szCs w:val="22"/>
        </w:rPr>
        <w:t xml:space="preserve"> </w:t>
      </w:r>
      <w:r w:rsidR="00305C5B" w:rsidRPr="006D58DD">
        <w:rPr>
          <w:color w:val="2F5496" w:themeColor="accent1" w:themeShade="BF"/>
          <w:szCs w:val="22"/>
        </w:rPr>
        <w:t xml:space="preserve">of the </w:t>
      </w:r>
      <w:r w:rsidR="00FD5D5A" w:rsidRPr="006D58DD">
        <w:rPr>
          <w:color w:val="2F5496" w:themeColor="accent1" w:themeShade="BF"/>
          <w:szCs w:val="22"/>
          <w:lang w:val="el-GR"/>
        </w:rPr>
        <w:t>γ</w:t>
      </w:r>
      <w:r w:rsidR="00305C5B" w:rsidRPr="006D58DD">
        <w:rPr>
          <w:color w:val="2F5496" w:themeColor="accent1" w:themeShade="BF"/>
          <w:szCs w:val="22"/>
        </w:rPr>
        <w:t xml:space="preserve"> phosphate </w:t>
      </w:r>
      <w:r w:rsidR="00D1543B" w:rsidRPr="006D58DD">
        <w:rPr>
          <w:color w:val="2F5496" w:themeColor="accent1" w:themeShade="BF"/>
          <w:szCs w:val="22"/>
        </w:rPr>
        <w:t xml:space="preserve">are </w:t>
      </w:r>
      <w:r w:rsidR="00D92893" w:rsidRPr="006D58DD">
        <w:rPr>
          <w:color w:val="2F5496" w:themeColor="accent1" w:themeShade="BF"/>
          <w:szCs w:val="22"/>
        </w:rPr>
        <w:t xml:space="preserve">caused by </w:t>
      </w:r>
      <w:r w:rsidR="00B12429" w:rsidRPr="006D58DD">
        <w:rPr>
          <w:color w:val="2F5496" w:themeColor="accent1" w:themeShade="BF"/>
          <w:szCs w:val="22"/>
        </w:rPr>
        <w:t>several</w:t>
      </w:r>
      <w:r w:rsidR="00D92893" w:rsidRPr="006D58DD">
        <w:rPr>
          <w:color w:val="2F5496" w:themeColor="accent1" w:themeShade="BF"/>
          <w:szCs w:val="22"/>
        </w:rPr>
        <w:t xml:space="preserve"> mutation</w:t>
      </w:r>
      <w:r w:rsidR="009B6569" w:rsidRPr="006D58DD">
        <w:rPr>
          <w:color w:val="2F5496" w:themeColor="accent1" w:themeShade="BF"/>
          <w:szCs w:val="22"/>
        </w:rPr>
        <w:t>s</w:t>
      </w:r>
      <w:r w:rsidR="00D92893" w:rsidRPr="006D58DD">
        <w:rPr>
          <w:color w:val="2F5496" w:themeColor="accent1" w:themeShade="BF"/>
          <w:szCs w:val="22"/>
        </w:rPr>
        <w:t xml:space="preserve"> that are distal (at least 18 Å away) from the site of the probe, as well as distributed across the protein surface (</w:t>
      </w:r>
      <w:r w:rsidR="00D92893" w:rsidRPr="006D58DD">
        <w:rPr>
          <w:b/>
          <w:bCs/>
          <w:color w:val="2F5496" w:themeColor="accent1" w:themeShade="BF"/>
          <w:szCs w:val="22"/>
        </w:rPr>
        <w:t>Fig. 3</w:t>
      </w:r>
      <w:proofErr w:type="gramStart"/>
      <w:r w:rsidR="00D92893" w:rsidRPr="006D58DD">
        <w:rPr>
          <w:b/>
          <w:bCs/>
          <w:color w:val="2F5496" w:themeColor="accent1" w:themeShade="BF"/>
          <w:szCs w:val="22"/>
        </w:rPr>
        <w:t>e</w:t>
      </w:r>
      <w:r w:rsidR="003E6849" w:rsidRPr="006D58DD">
        <w:rPr>
          <w:b/>
          <w:bCs/>
          <w:color w:val="2F5496" w:themeColor="accent1" w:themeShade="BF"/>
          <w:szCs w:val="22"/>
        </w:rPr>
        <w:t>,</w:t>
      </w:r>
      <w:r w:rsidR="00D92893" w:rsidRPr="006D58DD">
        <w:rPr>
          <w:b/>
          <w:bCs/>
          <w:color w:val="2F5496" w:themeColor="accent1" w:themeShade="BF"/>
          <w:szCs w:val="22"/>
        </w:rPr>
        <w:t>f</w:t>
      </w:r>
      <w:proofErr w:type="gramEnd"/>
      <w:r w:rsidR="003E6849" w:rsidRPr="006D58DD">
        <w:rPr>
          <w:b/>
          <w:bCs/>
          <w:color w:val="2F5496" w:themeColor="accent1" w:themeShade="BF"/>
          <w:szCs w:val="22"/>
        </w:rPr>
        <w:t xml:space="preserve"> </w:t>
      </w:r>
      <w:r w:rsidR="003E6849" w:rsidRPr="006D58DD">
        <w:rPr>
          <w:color w:val="2F5496" w:themeColor="accent1" w:themeShade="BF"/>
          <w:szCs w:val="22"/>
        </w:rPr>
        <w:t>and</w:t>
      </w:r>
      <w:r w:rsidR="00D92893" w:rsidRPr="006D58DD">
        <w:rPr>
          <w:b/>
          <w:bCs/>
          <w:color w:val="2F5496" w:themeColor="accent1" w:themeShade="BF"/>
          <w:szCs w:val="22"/>
        </w:rPr>
        <w:t xml:space="preserve"> Extended Data Fig.</w:t>
      </w:r>
      <w:r w:rsidR="00D92893" w:rsidRPr="006D58DD">
        <w:rPr>
          <w:color w:val="2F5496" w:themeColor="accent1" w:themeShade="BF"/>
          <w:szCs w:val="22"/>
        </w:rPr>
        <w:t xml:space="preserve"> </w:t>
      </w:r>
      <w:r w:rsidR="000E7F36" w:rsidRPr="006D58DD">
        <w:rPr>
          <w:b/>
          <w:bCs/>
          <w:color w:val="2F5496" w:themeColor="accent1" w:themeShade="BF"/>
          <w:szCs w:val="22"/>
        </w:rPr>
        <w:t>7d</w:t>
      </w:r>
      <w:r w:rsidR="000E7F36" w:rsidRPr="006D58DD">
        <w:rPr>
          <w:color w:val="2F5496" w:themeColor="accent1" w:themeShade="BF"/>
          <w:szCs w:val="22"/>
        </w:rPr>
        <w:t>)</w:t>
      </w:r>
      <w:r w:rsidR="00D92893" w:rsidRPr="006D58DD">
        <w:rPr>
          <w:color w:val="2F5496" w:themeColor="accent1" w:themeShade="BF"/>
          <w:szCs w:val="22"/>
        </w:rPr>
        <w:t>.</w:t>
      </w:r>
      <w:r w:rsidR="005B08CC" w:rsidRPr="006D58DD">
        <w:rPr>
          <w:color w:val="2F5496" w:themeColor="accent1" w:themeShade="BF"/>
          <w:szCs w:val="22"/>
        </w:rPr>
        <w:t xml:space="preserve"> Our data therefore support a</w:t>
      </w:r>
      <w:r w:rsidR="00761D29" w:rsidRPr="006D58DD">
        <w:rPr>
          <w:color w:val="2F5496" w:themeColor="accent1" w:themeShade="BF"/>
          <w:szCs w:val="22"/>
        </w:rPr>
        <w:t>n</w:t>
      </w:r>
      <w:r w:rsidR="005B08CC" w:rsidRPr="006D58DD">
        <w:rPr>
          <w:color w:val="2F5496" w:themeColor="accent1" w:themeShade="BF"/>
          <w:szCs w:val="22"/>
        </w:rPr>
        <w:t xml:space="preserve"> allosteric mechanism, </w:t>
      </w:r>
      <w:r w:rsidR="004E398B" w:rsidRPr="006D58DD">
        <w:rPr>
          <w:color w:val="2F5496" w:themeColor="accent1" w:themeShade="BF"/>
          <w:szCs w:val="22"/>
        </w:rPr>
        <w:t>rather than pure</w:t>
      </w:r>
      <w:r w:rsidR="00B67B3F" w:rsidRPr="006D58DD">
        <w:rPr>
          <w:color w:val="2F5496" w:themeColor="accent1" w:themeShade="BF"/>
          <w:szCs w:val="22"/>
        </w:rPr>
        <w:t>ly</w:t>
      </w:r>
      <w:r w:rsidR="005B08CC" w:rsidRPr="006D58DD">
        <w:rPr>
          <w:color w:val="2F5496" w:themeColor="accent1" w:themeShade="BF"/>
          <w:szCs w:val="22"/>
        </w:rPr>
        <w:t xml:space="preserve"> local changes in the vicinity of the active site. </w:t>
      </w:r>
    </w:p>
    <w:p w14:paraId="0561A9B6" w14:textId="3FC98B7E" w:rsidR="00DB4B0D" w:rsidRPr="00927D18" w:rsidRDefault="00202B2B" w:rsidP="005B08CC">
      <w:pPr>
        <w:spacing w:line="288" w:lineRule="auto"/>
        <w:rPr>
          <w:color w:val="2F5496" w:themeColor="accent1" w:themeShade="BF"/>
          <w:szCs w:val="22"/>
        </w:rPr>
      </w:pPr>
      <w:r w:rsidRPr="00927D18">
        <w:rPr>
          <w:color w:val="2F5496" w:themeColor="accent1" w:themeShade="BF"/>
          <w:szCs w:val="22"/>
        </w:rPr>
        <w:t xml:space="preserve">Moreover, previous studies on the substates of GTP-bound GTPases support larger conformational differences between the </w:t>
      </w:r>
      <w:r w:rsidRPr="00927D18">
        <w:rPr>
          <w:color w:val="2F5496" w:themeColor="accent1" w:themeShade="BF"/>
          <w:szCs w:val="22"/>
          <w:lang w:val="el-GR"/>
        </w:rPr>
        <w:t>γ</w:t>
      </w:r>
      <w:r w:rsidRPr="00927D18">
        <w:rPr>
          <w:color w:val="2F5496" w:themeColor="accent1" w:themeShade="BF"/>
          <w:szCs w:val="22"/>
        </w:rPr>
        <w:t xml:space="preserve"> states </w:t>
      </w:r>
      <w:r w:rsidR="00127E9B" w:rsidRPr="00927D18">
        <w:rPr>
          <w:color w:val="2F5496" w:themeColor="accent1" w:themeShade="BF"/>
          <w:szCs w:val="22"/>
        </w:rPr>
        <w:t>1</w:t>
      </w:r>
      <w:r w:rsidRPr="00927D18">
        <w:rPr>
          <w:color w:val="2F5496" w:themeColor="accent1" w:themeShade="BF"/>
          <w:szCs w:val="22"/>
        </w:rPr>
        <w:t xml:space="preserve"> and 2 observed by </w:t>
      </w:r>
      <w:r w:rsidRPr="00927D18">
        <w:rPr>
          <w:color w:val="2F5496" w:themeColor="accent1" w:themeShade="BF"/>
          <w:szCs w:val="22"/>
          <w:vertAlign w:val="superscript"/>
        </w:rPr>
        <w:t>31</w:t>
      </w:r>
      <w:r w:rsidRPr="00927D18">
        <w:rPr>
          <w:color w:val="2F5496" w:themeColor="accent1" w:themeShade="BF"/>
          <w:szCs w:val="22"/>
        </w:rPr>
        <w:t xml:space="preserve">P NMR. </w:t>
      </w:r>
      <w:r w:rsidR="00555072">
        <w:rPr>
          <w:color w:val="2F5496" w:themeColor="accent1" w:themeShade="BF"/>
          <w:szCs w:val="22"/>
        </w:rPr>
        <w:t>F</w:t>
      </w:r>
      <w:r w:rsidR="00A039F9" w:rsidRPr="00927D18">
        <w:rPr>
          <w:color w:val="2F5496" w:themeColor="accent1" w:themeShade="BF"/>
          <w:szCs w:val="22"/>
        </w:rPr>
        <w:t xml:space="preserve">or </w:t>
      </w:r>
      <w:proofErr w:type="spellStart"/>
      <w:r w:rsidR="00A039F9" w:rsidRPr="00927D18">
        <w:rPr>
          <w:color w:val="2F5496" w:themeColor="accent1" w:themeShade="BF"/>
          <w:szCs w:val="22"/>
        </w:rPr>
        <w:t>H</w:t>
      </w:r>
      <w:r w:rsidR="00555072">
        <w:rPr>
          <w:color w:val="2F5496" w:themeColor="accent1" w:themeShade="BF"/>
          <w:szCs w:val="22"/>
        </w:rPr>
        <w:t>Ras</w:t>
      </w:r>
      <w:proofErr w:type="spellEnd"/>
      <w:r w:rsidR="00A039F9" w:rsidRPr="00927D18">
        <w:rPr>
          <w:color w:val="2F5496" w:themeColor="accent1" w:themeShade="BF"/>
          <w:szCs w:val="22"/>
        </w:rPr>
        <w:t xml:space="preserve">, high resolution crystal structures for each of the two states (state 1: PDB ID 3KKN, </w:t>
      </w:r>
      <w:proofErr w:type="spellStart"/>
      <w:r w:rsidR="00A039F9" w:rsidRPr="00927D18">
        <w:rPr>
          <w:color w:val="2F5496" w:themeColor="accent1" w:themeShade="BF"/>
          <w:szCs w:val="22"/>
        </w:rPr>
        <w:t>Shima</w:t>
      </w:r>
      <w:proofErr w:type="spellEnd"/>
      <w:r w:rsidR="00D46765" w:rsidRPr="00927D18">
        <w:rPr>
          <w:color w:val="2F5496" w:themeColor="accent1" w:themeShade="BF"/>
          <w:szCs w:val="22"/>
        </w:rPr>
        <w:t xml:space="preserve">, </w:t>
      </w:r>
      <w:r w:rsidR="00A039F9" w:rsidRPr="00927D18">
        <w:rPr>
          <w:color w:val="2F5496" w:themeColor="accent1" w:themeShade="BF"/>
          <w:szCs w:val="22"/>
        </w:rPr>
        <w:t xml:space="preserve">2010; state 2: PDB ID 1CTQ, </w:t>
      </w:r>
      <w:proofErr w:type="spellStart"/>
      <w:r w:rsidR="00A039F9" w:rsidRPr="00927D18">
        <w:rPr>
          <w:color w:val="2F5496" w:themeColor="accent1" w:themeShade="BF"/>
          <w:szCs w:val="22"/>
        </w:rPr>
        <w:t>Scheidig</w:t>
      </w:r>
      <w:proofErr w:type="spellEnd"/>
      <w:r w:rsidR="00D46765" w:rsidRPr="00927D18">
        <w:rPr>
          <w:color w:val="2F5496" w:themeColor="accent1" w:themeShade="BF"/>
          <w:szCs w:val="22"/>
        </w:rPr>
        <w:t xml:space="preserve">, </w:t>
      </w:r>
      <w:r w:rsidR="00A039F9" w:rsidRPr="00927D18">
        <w:rPr>
          <w:color w:val="2F5496" w:themeColor="accent1" w:themeShade="BF"/>
          <w:szCs w:val="22"/>
        </w:rPr>
        <w:t xml:space="preserve">1999) and the co-complex with </w:t>
      </w:r>
      <w:proofErr w:type="spellStart"/>
      <w:r w:rsidR="00A039F9" w:rsidRPr="00927D18">
        <w:rPr>
          <w:color w:val="2F5496" w:themeColor="accent1" w:themeShade="BF"/>
          <w:szCs w:val="22"/>
        </w:rPr>
        <w:t>RasGAP</w:t>
      </w:r>
      <w:proofErr w:type="spellEnd"/>
      <w:r w:rsidR="00A039F9" w:rsidRPr="00927D18">
        <w:rPr>
          <w:color w:val="2F5496" w:themeColor="accent1" w:themeShade="BF"/>
          <w:szCs w:val="22"/>
        </w:rPr>
        <w:t xml:space="preserve"> (PDB ID 1WQ1, </w:t>
      </w:r>
      <w:proofErr w:type="spellStart"/>
      <w:r w:rsidR="00A039F9" w:rsidRPr="00927D18">
        <w:rPr>
          <w:color w:val="2F5496" w:themeColor="accent1" w:themeShade="BF"/>
          <w:szCs w:val="22"/>
        </w:rPr>
        <w:t>Scheffzek</w:t>
      </w:r>
      <w:proofErr w:type="spellEnd"/>
      <w:r w:rsidR="00A0432F" w:rsidRPr="00927D18">
        <w:rPr>
          <w:color w:val="2F5496" w:themeColor="accent1" w:themeShade="BF"/>
          <w:szCs w:val="22"/>
        </w:rPr>
        <w:t xml:space="preserve">, </w:t>
      </w:r>
      <w:r w:rsidR="00A039F9" w:rsidRPr="00927D18">
        <w:rPr>
          <w:color w:val="2F5496" w:themeColor="accent1" w:themeShade="BF"/>
          <w:szCs w:val="22"/>
        </w:rPr>
        <w:t>1997) have been reported</w:t>
      </w:r>
      <w:r w:rsidR="00520526" w:rsidRPr="00927D18">
        <w:rPr>
          <w:color w:val="2F5496" w:themeColor="accent1" w:themeShade="BF"/>
          <w:szCs w:val="22"/>
        </w:rPr>
        <w:t xml:space="preserve">. The differences between the state 1 and state 2 structures include large </w:t>
      </w:r>
      <w:r w:rsidR="00222AD5" w:rsidRPr="00927D18">
        <w:rPr>
          <w:color w:val="2F5496" w:themeColor="accent1" w:themeShade="BF"/>
          <w:szCs w:val="22"/>
        </w:rPr>
        <w:t>rearrangements</w:t>
      </w:r>
      <w:r w:rsidR="00520526" w:rsidRPr="00927D18">
        <w:rPr>
          <w:color w:val="2F5496" w:themeColor="accent1" w:themeShade="BF"/>
          <w:szCs w:val="22"/>
        </w:rPr>
        <w:t xml:space="preserve"> of both switch I and switch II, and </w:t>
      </w:r>
      <w:r w:rsidR="00A039F9" w:rsidRPr="00927D18">
        <w:rPr>
          <w:color w:val="2F5496" w:themeColor="accent1" w:themeShade="BF"/>
          <w:szCs w:val="22"/>
        </w:rPr>
        <w:t xml:space="preserve">the </w:t>
      </w:r>
      <w:proofErr w:type="spellStart"/>
      <w:r w:rsidR="00A039F9" w:rsidRPr="00927D18">
        <w:rPr>
          <w:color w:val="2F5496" w:themeColor="accent1" w:themeShade="BF"/>
          <w:szCs w:val="22"/>
        </w:rPr>
        <w:t>RasGAP</w:t>
      </w:r>
      <w:proofErr w:type="spellEnd"/>
      <w:r w:rsidR="00A039F9" w:rsidRPr="00927D18">
        <w:rPr>
          <w:color w:val="2F5496" w:themeColor="accent1" w:themeShade="BF"/>
          <w:szCs w:val="22"/>
        </w:rPr>
        <w:t>-bound structure more closely align</w:t>
      </w:r>
      <w:r w:rsidR="00520526" w:rsidRPr="00927D18">
        <w:rPr>
          <w:color w:val="2F5496" w:themeColor="accent1" w:themeShade="BF"/>
          <w:szCs w:val="22"/>
        </w:rPr>
        <w:t>s</w:t>
      </w:r>
      <w:r w:rsidR="00A039F9" w:rsidRPr="00927D18">
        <w:rPr>
          <w:color w:val="2F5496" w:themeColor="accent1" w:themeShade="BF"/>
          <w:szCs w:val="22"/>
        </w:rPr>
        <w:t xml:space="preserve"> with state 2</w:t>
      </w:r>
      <w:r w:rsidR="00185BB1">
        <w:rPr>
          <w:color w:val="2F5496" w:themeColor="accent1" w:themeShade="BF"/>
          <w:szCs w:val="22"/>
        </w:rPr>
        <w:t>.</w:t>
      </w:r>
    </w:p>
    <w:p w14:paraId="0F0CCC96" w14:textId="69958DC2" w:rsidR="00B13786" w:rsidRPr="00927D18" w:rsidRDefault="00651540" w:rsidP="000E51B4">
      <w:pPr>
        <w:spacing w:line="288" w:lineRule="auto"/>
        <w:rPr>
          <w:color w:val="2F5496" w:themeColor="accent1" w:themeShade="BF"/>
          <w:szCs w:val="22"/>
        </w:rPr>
      </w:pPr>
      <w:r w:rsidRPr="00927D18">
        <w:rPr>
          <w:color w:val="2F5496" w:themeColor="accent1" w:themeShade="BF"/>
          <w:szCs w:val="22"/>
        </w:rPr>
        <w:t>To reflect these considerations, w</w:t>
      </w:r>
      <w:r w:rsidR="00572CE8" w:rsidRPr="00927D18">
        <w:rPr>
          <w:color w:val="2F5496" w:themeColor="accent1" w:themeShade="BF"/>
          <w:szCs w:val="22"/>
        </w:rPr>
        <w:t xml:space="preserve">e have </w:t>
      </w:r>
      <w:r w:rsidR="00225AA9" w:rsidRPr="00927D18">
        <w:rPr>
          <w:color w:val="2F5496" w:themeColor="accent1" w:themeShade="BF"/>
          <w:szCs w:val="22"/>
        </w:rPr>
        <w:t>revised the</w:t>
      </w:r>
      <w:r w:rsidR="00572CE8" w:rsidRPr="00927D18">
        <w:rPr>
          <w:color w:val="2F5496" w:themeColor="accent1" w:themeShade="BF"/>
          <w:szCs w:val="22"/>
        </w:rPr>
        <w:t xml:space="preserve"> </w:t>
      </w:r>
      <w:r w:rsidR="00225AA9" w:rsidRPr="00927D18">
        <w:rPr>
          <w:color w:val="2F5496" w:themeColor="accent1" w:themeShade="BF"/>
          <w:szCs w:val="22"/>
        </w:rPr>
        <w:t>manuscript section on allosteric effects as follows:</w:t>
      </w:r>
    </w:p>
    <w:p w14:paraId="3643E65E" w14:textId="2E789FB6" w:rsidR="00500E92" w:rsidRPr="00500E92" w:rsidRDefault="002F6E64" w:rsidP="000E51B4">
      <w:pPr>
        <w:spacing w:line="288" w:lineRule="auto"/>
        <w:rPr>
          <w:color w:val="385623" w:themeColor="accent6" w:themeShade="80"/>
        </w:rPr>
      </w:pPr>
      <w:r w:rsidRPr="002F6E64">
        <w:rPr>
          <w:color w:val="000000" w:themeColor="text1"/>
        </w:rPr>
        <w:t>“</w:t>
      </w:r>
      <w:r w:rsidR="00500E92" w:rsidRPr="002F6E64">
        <w:rPr>
          <w:color w:val="000000" w:themeColor="text1"/>
        </w:rPr>
        <w:t xml:space="preserve">To probe the mechanism of these allosteric effects, we examined the impact of Gsp1 point mutations on the conformational distribution in the active site of GTP-bound Gsp1 using 1D </w:t>
      </w:r>
      <w:r w:rsidR="00500E92" w:rsidRPr="002F6E64">
        <w:rPr>
          <w:color w:val="000000" w:themeColor="text1"/>
          <w:vertAlign w:val="superscript"/>
        </w:rPr>
        <w:t>31</w:t>
      </w:r>
      <w:r w:rsidR="00500E92" w:rsidRPr="002F6E64">
        <w:rPr>
          <w:color w:val="000000" w:themeColor="text1"/>
        </w:rPr>
        <w:t xml:space="preserve">P nuclear magnetic resonance (NMR) spectroscopy. </w:t>
      </w:r>
      <w:r w:rsidR="00500E92" w:rsidRPr="00327BD9">
        <w:rPr>
          <w:color w:val="FF0000"/>
        </w:rPr>
        <w:t xml:space="preserve">Prior </w:t>
      </w:r>
      <w:r w:rsidR="00500E92" w:rsidRPr="00327BD9">
        <w:rPr>
          <w:color w:val="FF0000"/>
          <w:vertAlign w:val="superscript"/>
        </w:rPr>
        <w:t>31</w:t>
      </w:r>
      <w:r w:rsidR="00500E92" w:rsidRPr="00327BD9">
        <w:rPr>
          <w:color w:val="FF0000"/>
        </w:rPr>
        <w:t xml:space="preserve">P NMR data on human </w:t>
      </w:r>
      <w:r w:rsidR="00555072">
        <w:rPr>
          <w:color w:val="FF0000"/>
        </w:rPr>
        <w:t>Ran</w:t>
      </w:r>
      <w:r w:rsidR="00555072" w:rsidRPr="00327BD9">
        <w:rPr>
          <w:color w:val="FF0000"/>
        </w:rPr>
        <w:t xml:space="preserve"> </w:t>
      </w:r>
      <w:r w:rsidR="009A4D35" w:rsidRPr="00327BD9">
        <w:rPr>
          <w:color w:val="FF0000"/>
        </w:rPr>
        <w:t>(Geyer, 1999)</w:t>
      </w:r>
      <w:r w:rsidR="00500E92" w:rsidRPr="00327BD9">
        <w:rPr>
          <w:color w:val="FF0000"/>
        </w:rPr>
        <w:t xml:space="preserve"> and </w:t>
      </w:r>
      <w:r w:rsidR="00D64990">
        <w:rPr>
          <w:color w:val="FF0000"/>
        </w:rPr>
        <w:t>Ras</w:t>
      </w:r>
      <w:r w:rsidR="00D64990" w:rsidRPr="00327BD9">
        <w:rPr>
          <w:color w:val="FF0000"/>
        </w:rPr>
        <w:t xml:space="preserve"> </w:t>
      </w:r>
      <w:r w:rsidR="009A4D35" w:rsidRPr="00327BD9">
        <w:rPr>
          <w:color w:val="FF0000"/>
        </w:rPr>
        <w:t>(Geyer, 1996)</w:t>
      </w:r>
      <w:r w:rsidR="00500E92" w:rsidRPr="00327BD9">
        <w:rPr>
          <w:color w:val="FF0000"/>
        </w:rPr>
        <w:t xml:space="preserve"> showed two distinct peaks for the </w:t>
      </w:r>
      <w:r w:rsidR="00500E92" w:rsidRPr="00327BD9">
        <w:rPr>
          <w:color w:val="FF0000"/>
          <w:lang w:val="el-GR"/>
        </w:rPr>
        <w:t>γ</w:t>
      </w:r>
      <w:r w:rsidR="00500E92" w:rsidRPr="00327BD9">
        <w:rPr>
          <w:color w:val="FF0000"/>
        </w:rPr>
        <w:t xml:space="preserve">-phosphate of bound GTP arising from differences in the local chemical environment of the </w:t>
      </w:r>
      <w:r w:rsidR="00500E92" w:rsidRPr="00327BD9">
        <w:rPr>
          <w:color w:val="FF0000"/>
          <w:lang w:val="el-GR"/>
        </w:rPr>
        <w:t>γ</w:t>
      </w:r>
      <w:r w:rsidR="00500E92" w:rsidRPr="00327BD9">
        <w:rPr>
          <w:color w:val="FF0000"/>
        </w:rPr>
        <w:t xml:space="preserve">-phosphate in each of two distinct conformations (termed </w:t>
      </w:r>
      <w:r w:rsidR="00500E92" w:rsidRPr="00327BD9">
        <w:rPr>
          <w:color w:val="FF0000"/>
          <w:lang w:val="el-GR"/>
        </w:rPr>
        <w:t>γ</w:t>
      </w:r>
      <w:r w:rsidR="00500E92" w:rsidRPr="00327BD9">
        <w:rPr>
          <w:color w:val="FF0000"/>
        </w:rPr>
        <w:t xml:space="preserve">1 and </w:t>
      </w:r>
      <w:r w:rsidR="00500E92" w:rsidRPr="00327BD9">
        <w:rPr>
          <w:color w:val="FF0000"/>
          <w:lang w:val="el-GR"/>
        </w:rPr>
        <w:t>γ</w:t>
      </w:r>
      <w:r w:rsidR="00500E92" w:rsidRPr="00327BD9">
        <w:rPr>
          <w:color w:val="FF0000"/>
        </w:rPr>
        <w:t>2) (</w:t>
      </w:r>
      <w:r w:rsidR="00500E92" w:rsidRPr="00327BD9">
        <w:rPr>
          <w:b/>
          <w:color w:val="FF0000"/>
        </w:rPr>
        <w:t>Extended Data Fig. 7a</w:t>
      </w:r>
      <w:r w:rsidR="00500E92" w:rsidRPr="00327BD9">
        <w:rPr>
          <w:color w:val="FF0000"/>
        </w:rPr>
        <w:t xml:space="preserve">). This work also showed that the ratio </w:t>
      </w:r>
      <w:r w:rsidR="00500E92" w:rsidRPr="00327BD9">
        <w:rPr>
          <w:color w:val="FF0000"/>
        </w:rPr>
        <w:lastRenderedPageBreak/>
        <w:t xml:space="preserve">of </w:t>
      </w:r>
      <w:r w:rsidR="00500E92" w:rsidRPr="00327BD9">
        <w:rPr>
          <w:color w:val="FF0000"/>
          <w:lang w:val="el-GR"/>
        </w:rPr>
        <w:t>γ</w:t>
      </w:r>
      <w:r w:rsidR="00500E92" w:rsidRPr="00327BD9">
        <w:rPr>
          <w:color w:val="FF0000"/>
        </w:rPr>
        <w:t xml:space="preserve">1 and </w:t>
      </w:r>
      <w:r w:rsidR="00500E92" w:rsidRPr="00327BD9">
        <w:rPr>
          <w:color w:val="FF0000"/>
          <w:lang w:val="el-GR"/>
        </w:rPr>
        <w:t>γ</w:t>
      </w:r>
      <w:r w:rsidR="00500E92" w:rsidRPr="00327BD9">
        <w:rPr>
          <w:color w:val="FF0000"/>
        </w:rPr>
        <w:t>2 active state conformations</w:t>
      </w:r>
      <w:r w:rsidR="00A5404E" w:rsidRPr="00327BD9">
        <w:rPr>
          <w:color w:val="FF0000"/>
        </w:rPr>
        <w:t xml:space="preserve"> in human </w:t>
      </w:r>
      <w:r w:rsidR="00497FD2">
        <w:rPr>
          <w:color w:val="FF0000"/>
        </w:rPr>
        <w:t>Ran</w:t>
      </w:r>
      <w:r w:rsidR="00497FD2" w:rsidRPr="00327BD9">
        <w:rPr>
          <w:color w:val="FF0000"/>
        </w:rPr>
        <w:t xml:space="preserve"> </w:t>
      </w:r>
      <w:r w:rsidR="00500E92" w:rsidRPr="00327BD9">
        <w:rPr>
          <w:color w:val="FF0000"/>
        </w:rPr>
        <w:t xml:space="preserve">can be </w:t>
      </w:r>
      <w:r w:rsidR="00A13453" w:rsidRPr="00327BD9">
        <w:rPr>
          <w:color w:val="FF0000"/>
        </w:rPr>
        <w:t xml:space="preserve">altered </w:t>
      </w:r>
      <w:r w:rsidR="00500E92" w:rsidRPr="00327BD9">
        <w:rPr>
          <w:color w:val="FF0000"/>
        </w:rPr>
        <w:t xml:space="preserve">by </w:t>
      </w:r>
      <w:r w:rsidR="00A00C3E" w:rsidRPr="00327BD9">
        <w:rPr>
          <w:color w:val="FF0000"/>
        </w:rPr>
        <w:t xml:space="preserve">the </w:t>
      </w:r>
      <w:r w:rsidR="00A5404E" w:rsidRPr="00327BD9">
        <w:rPr>
          <w:color w:val="FF0000"/>
        </w:rPr>
        <w:t>Q69L, T42A, and F35L</w:t>
      </w:r>
      <w:r w:rsidR="005527CF" w:rsidRPr="00327BD9">
        <w:rPr>
          <w:color w:val="FF0000"/>
        </w:rPr>
        <w:t xml:space="preserve"> </w:t>
      </w:r>
      <w:r w:rsidR="00500E92" w:rsidRPr="00327BD9">
        <w:rPr>
          <w:color w:val="FF0000"/>
        </w:rPr>
        <w:t xml:space="preserve">mutations close to the </w:t>
      </w:r>
      <w:r w:rsidR="00A5404E" w:rsidRPr="00327BD9">
        <w:rPr>
          <w:color w:val="FF0000"/>
        </w:rPr>
        <w:t>nucleotide binding site</w:t>
      </w:r>
      <w:r w:rsidR="00500E92" w:rsidRPr="00327BD9">
        <w:rPr>
          <w:color w:val="FF0000"/>
        </w:rPr>
        <w:t>, as well as by</w:t>
      </w:r>
      <w:r w:rsidR="004B1C86" w:rsidRPr="00327BD9">
        <w:rPr>
          <w:color w:val="FF0000"/>
        </w:rPr>
        <w:t xml:space="preserve"> distal</w:t>
      </w:r>
      <w:r w:rsidR="00500E92" w:rsidRPr="00327BD9">
        <w:rPr>
          <w:color w:val="FF0000"/>
        </w:rPr>
        <w:t xml:space="preserve"> effector </w:t>
      </w:r>
      <w:commentRangeStart w:id="22"/>
      <w:commentRangeStart w:id="23"/>
      <w:r w:rsidR="00500E92" w:rsidRPr="00327BD9">
        <w:rPr>
          <w:color w:val="FF0000"/>
        </w:rPr>
        <w:t>binding</w:t>
      </w:r>
      <w:commentRangeEnd w:id="22"/>
      <w:r w:rsidR="00DB5C5C">
        <w:rPr>
          <w:rStyle w:val="CommentReference"/>
        </w:rPr>
        <w:commentReference w:id="22"/>
      </w:r>
      <w:commentRangeEnd w:id="23"/>
      <w:r w:rsidR="00D12E3C">
        <w:rPr>
          <w:rStyle w:val="CommentReference"/>
        </w:rPr>
        <w:commentReference w:id="23"/>
      </w:r>
      <w:r w:rsidR="004B1C86" w:rsidRPr="00327BD9">
        <w:rPr>
          <w:color w:val="FF0000"/>
        </w:rPr>
        <w:t>.</w:t>
      </w:r>
      <w:r w:rsidR="00500E92" w:rsidRPr="00327BD9">
        <w:rPr>
          <w:color w:val="FF0000"/>
        </w:rPr>
        <w:t xml:space="preserve"> </w:t>
      </w:r>
      <w:r w:rsidR="00500E92" w:rsidRPr="002F6E64">
        <w:rPr>
          <w:color w:val="000000" w:themeColor="text1"/>
        </w:rPr>
        <w:t xml:space="preserve">Our </w:t>
      </w:r>
      <w:r w:rsidR="00500E92" w:rsidRPr="002F6E64">
        <w:rPr>
          <w:color w:val="000000" w:themeColor="text1"/>
          <w:vertAlign w:val="superscript"/>
        </w:rPr>
        <w:t>31</w:t>
      </w:r>
      <w:r w:rsidR="00500E92" w:rsidRPr="002F6E64">
        <w:rPr>
          <w:color w:val="000000" w:themeColor="text1"/>
        </w:rPr>
        <w:t>P NMR spectra of</w:t>
      </w:r>
      <w:r w:rsidR="00500E92" w:rsidRPr="002F6E64">
        <w:rPr>
          <w:i/>
          <w:color w:val="000000" w:themeColor="text1"/>
        </w:rPr>
        <w:t xml:space="preserve"> S. cerevisiae</w:t>
      </w:r>
      <w:r w:rsidR="00500E92" w:rsidRPr="002F6E64">
        <w:rPr>
          <w:color w:val="000000" w:themeColor="text1"/>
        </w:rPr>
        <w:t xml:space="preserve"> wild-type Gsp</w:t>
      </w:r>
      <w:proofErr w:type="gramStart"/>
      <w:r w:rsidR="00500E92" w:rsidRPr="002F6E64">
        <w:rPr>
          <w:color w:val="000000" w:themeColor="text1"/>
        </w:rPr>
        <w:t>1:GTP</w:t>
      </w:r>
      <w:proofErr w:type="gramEnd"/>
      <w:r w:rsidR="00500E92" w:rsidRPr="002F6E64">
        <w:rPr>
          <w:color w:val="000000" w:themeColor="text1"/>
        </w:rPr>
        <w:t xml:space="preserve"> showed two distinct peaks for the </w:t>
      </w:r>
      <w:r w:rsidR="00500E92" w:rsidRPr="002F6E64">
        <w:rPr>
          <w:color w:val="000000" w:themeColor="text1"/>
          <w:lang w:val="el-GR"/>
        </w:rPr>
        <w:t>γ</w:t>
      </w:r>
      <w:r w:rsidR="00500E92" w:rsidRPr="002F6E64">
        <w:rPr>
          <w:color w:val="000000" w:themeColor="text1"/>
        </w:rPr>
        <w:t xml:space="preserve">-phosphate of bound GTP with 87% of wild-type Gsp1:GTP in the </w:t>
      </w:r>
      <w:r w:rsidR="00500E92" w:rsidRPr="002F6E64">
        <w:rPr>
          <w:color w:val="000000" w:themeColor="text1"/>
          <w:lang w:val="el-GR"/>
        </w:rPr>
        <w:t>γ</w:t>
      </w:r>
      <w:r w:rsidR="00500E92" w:rsidRPr="002F6E64">
        <w:rPr>
          <w:color w:val="000000" w:themeColor="text1"/>
        </w:rPr>
        <w:t xml:space="preserve">2 state conformation. Strikingly, the </w:t>
      </w:r>
      <w:r w:rsidR="00285D3B">
        <w:rPr>
          <w:color w:val="000000" w:themeColor="text1"/>
        </w:rPr>
        <w:t xml:space="preserve">relative </w:t>
      </w:r>
      <w:r w:rsidR="00500E92" w:rsidRPr="002F6E64">
        <w:rPr>
          <w:color w:val="000000" w:themeColor="text1"/>
        </w:rPr>
        <w:t xml:space="preserve">populations of the </w:t>
      </w:r>
      <w:r w:rsidR="00285D3B" w:rsidRPr="002F6E64">
        <w:rPr>
          <w:color w:val="000000" w:themeColor="text1"/>
          <w:lang w:val="el-GR"/>
        </w:rPr>
        <w:t>γ</w:t>
      </w:r>
      <w:r w:rsidR="00285D3B">
        <w:rPr>
          <w:color w:val="000000" w:themeColor="text1"/>
        </w:rPr>
        <w:t xml:space="preserve">1 and </w:t>
      </w:r>
      <w:r w:rsidR="00500E92" w:rsidRPr="002F6E64">
        <w:rPr>
          <w:color w:val="000000" w:themeColor="text1"/>
          <w:lang w:val="el-GR"/>
        </w:rPr>
        <w:t>γ</w:t>
      </w:r>
      <w:r w:rsidR="00500E92" w:rsidRPr="002F6E64">
        <w:rPr>
          <w:color w:val="000000" w:themeColor="text1"/>
        </w:rPr>
        <w:t>2 state</w:t>
      </w:r>
      <w:r w:rsidR="00285D3B">
        <w:rPr>
          <w:color w:val="000000" w:themeColor="text1"/>
        </w:rPr>
        <w:t>s</w:t>
      </w:r>
      <w:r w:rsidR="00500E92" w:rsidRPr="002F6E64">
        <w:rPr>
          <w:color w:val="000000" w:themeColor="text1"/>
        </w:rPr>
        <w:t xml:space="preserve"> </w:t>
      </w:r>
      <w:r w:rsidR="00285D3B">
        <w:rPr>
          <w:color w:val="000000" w:themeColor="text1"/>
        </w:rPr>
        <w:t>were modulated by our</w:t>
      </w:r>
      <w:r w:rsidR="00500E92" w:rsidRPr="002F6E64">
        <w:rPr>
          <w:color w:val="000000" w:themeColor="text1"/>
        </w:rPr>
        <w:t xml:space="preserve"> Gsp1 interface muta</w:t>
      </w:r>
      <w:r w:rsidR="00F664F1">
        <w:rPr>
          <w:color w:val="000000" w:themeColor="text1"/>
        </w:rPr>
        <w:t>tions</w:t>
      </w:r>
      <w:r w:rsidR="00285D3B">
        <w:rPr>
          <w:color w:val="000000" w:themeColor="text1"/>
        </w:rPr>
        <w:t>, and ranged from</w:t>
      </w:r>
      <w:r w:rsidR="00500E92" w:rsidRPr="002F6E64">
        <w:rPr>
          <w:color w:val="000000" w:themeColor="text1"/>
        </w:rPr>
        <w:t xml:space="preserve"> close to 0%</w:t>
      </w:r>
      <w:r w:rsidR="00285D3B">
        <w:rPr>
          <w:color w:val="000000" w:themeColor="text1"/>
        </w:rPr>
        <w:t xml:space="preserve"> in the </w:t>
      </w:r>
      <w:r w:rsidR="00285D3B" w:rsidRPr="002F6E64">
        <w:rPr>
          <w:color w:val="000000" w:themeColor="text1"/>
          <w:lang w:val="el-GR"/>
        </w:rPr>
        <w:t>γ</w:t>
      </w:r>
      <w:r w:rsidR="00285D3B" w:rsidRPr="002F6E64">
        <w:rPr>
          <w:color w:val="000000" w:themeColor="text1"/>
        </w:rPr>
        <w:t>2 state</w:t>
      </w:r>
      <w:r w:rsidR="00500E92" w:rsidRPr="002F6E64">
        <w:rPr>
          <w:color w:val="000000" w:themeColor="text1"/>
        </w:rPr>
        <w:t xml:space="preserve"> for T34E and T34Q, to close to 100% for H141R, Y157A, and K132H (</w:t>
      </w:r>
      <w:r w:rsidR="00500E92" w:rsidRPr="002F6E64">
        <w:rPr>
          <w:b/>
          <w:color w:val="000000" w:themeColor="text1"/>
        </w:rPr>
        <w:t>Fig. 3c</w:t>
      </w:r>
      <w:r w:rsidR="00500E92" w:rsidRPr="002F6E64">
        <w:rPr>
          <w:color w:val="000000" w:themeColor="text1"/>
        </w:rPr>
        <w:t xml:space="preserve">). </w:t>
      </w:r>
    </w:p>
    <w:p w14:paraId="4B09E90A" w14:textId="0717CF35" w:rsidR="00D05432" w:rsidRDefault="00500E92" w:rsidP="000E51B4">
      <w:pPr>
        <w:spacing w:line="288" w:lineRule="auto"/>
        <w:rPr>
          <w:szCs w:val="22"/>
          <w:shd w:val="clear" w:color="auto" w:fill="FFFFFF"/>
        </w:rPr>
      </w:pPr>
      <w:r w:rsidRPr="00327BD9">
        <w:rPr>
          <w:color w:val="FF0000"/>
        </w:rPr>
        <w:t>Furthermore, we observed a linear relationship between the</w:t>
      </w:r>
      <w:r w:rsidR="00A13453" w:rsidRPr="00327BD9">
        <w:rPr>
          <w:color w:val="FF0000"/>
        </w:rPr>
        <w:t xml:space="preserve"> effect of the mutations on the equilibrium between </w:t>
      </w:r>
      <w:r w:rsidRPr="00327BD9">
        <w:rPr>
          <w:color w:val="FF0000"/>
        </w:rPr>
        <w:t xml:space="preserve">the two </w:t>
      </w:r>
      <w:r w:rsidRPr="00327BD9">
        <w:rPr>
          <w:color w:val="FF0000"/>
          <w:lang w:val="el-GR"/>
        </w:rPr>
        <w:t>γ</w:t>
      </w:r>
      <w:r w:rsidRPr="00327BD9">
        <w:rPr>
          <w:color w:val="FF0000"/>
        </w:rPr>
        <w:t xml:space="preserve"> conformations</w:t>
      </w:r>
      <w:r w:rsidR="00A13453" w:rsidRPr="00327BD9">
        <w:rPr>
          <w:color w:val="FF0000"/>
        </w:rPr>
        <w:t xml:space="preserve"> (plotted as </w:t>
      </w:r>
      <w:r w:rsidR="00682246">
        <w:rPr>
          <w:color w:val="FF0000"/>
        </w:rPr>
        <w:t xml:space="preserve">the natural </w:t>
      </w:r>
      <w:r w:rsidR="00A13453" w:rsidRPr="00327BD9">
        <w:rPr>
          <w:color w:val="FF0000"/>
        </w:rPr>
        <w:t>l</w:t>
      </w:r>
      <w:r w:rsidR="00ED17E6" w:rsidRPr="00327BD9">
        <w:rPr>
          <w:color w:val="FF0000"/>
        </w:rPr>
        <w:t xml:space="preserve">og-transformed </w:t>
      </w:r>
      <w:r w:rsidR="00A13453" w:rsidRPr="00327BD9">
        <w:rPr>
          <w:color w:val="FF0000"/>
        </w:rPr>
        <w:t>ratio of the equilibrium</w:t>
      </w:r>
      <w:r w:rsidR="000A1B5D" w:rsidRPr="00327BD9">
        <w:rPr>
          <w:color w:val="FF0000"/>
        </w:rPr>
        <w:t xml:space="preserve"> constant</w:t>
      </w:r>
      <w:r w:rsidR="00A13453" w:rsidRPr="00327BD9">
        <w:rPr>
          <w:color w:val="FF0000"/>
        </w:rPr>
        <w:t>)</w:t>
      </w:r>
      <w:r w:rsidRPr="00327BD9">
        <w:rPr>
          <w:color w:val="FF0000"/>
        </w:rPr>
        <w:t xml:space="preserve"> and the </w:t>
      </w:r>
      <w:r w:rsidR="00682246">
        <w:rPr>
          <w:color w:val="FF0000"/>
        </w:rPr>
        <w:t xml:space="preserve">natural </w:t>
      </w:r>
      <w:r w:rsidR="00D54EE0" w:rsidRPr="00327BD9">
        <w:rPr>
          <w:color w:val="FF0000"/>
        </w:rPr>
        <w:t>l</w:t>
      </w:r>
      <w:r w:rsidR="00F61631" w:rsidRPr="00327BD9">
        <w:rPr>
          <w:color w:val="FF0000"/>
        </w:rPr>
        <w:t>og-tran</w:t>
      </w:r>
      <w:r w:rsidR="00A00C3E" w:rsidRPr="00327BD9">
        <w:rPr>
          <w:color w:val="FF0000"/>
        </w:rPr>
        <w:t>s</w:t>
      </w:r>
      <w:r w:rsidR="00F61631" w:rsidRPr="00327BD9">
        <w:rPr>
          <w:color w:val="FF0000"/>
        </w:rPr>
        <w:t>formed</w:t>
      </w:r>
      <w:r w:rsidR="00D54EE0" w:rsidRPr="00327BD9">
        <w:rPr>
          <w:color w:val="FF0000"/>
        </w:rPr>
        <w:t xml:space="preserve"> ratio of the</w:t>
      </w:r>
      <w:r w:rsidRPr="00327BD9">
        <w:rPr>
          <w:color w:val="FF0000"/>
        </w:rPr>
        <w:t xml:space="preserve"> relative catalytic efficienc</w:t>
      </w:r>
      <w:r w:rsidR="00D54EE0" w:rsidRPr="00327BD9">
        <w:rPr>
          <w:color w:val="FF0000"/>
        </w:rPr>
        <w:t>ies</w:t>
      </w:r>
      <w:r w:rsidRPr="00327BD9">
        <w:rPr>
          <w:color w:val="FF0000"/>
        </w:rPr>
        <w:t xml:space="preserve"> of GAP-mediated GTP hydrolysis </w:t>
      </w:r>
      <w:r w:rsidRPr="00327BD9">
        <w:rPr>
          <w:b/>
          <w:color w:val="FF0000"/>
        </w:rPr>
        <w:t>(Fig. 3d</w:t>
      </w:r>
      <w:r w:rsidRPr="00327BD9">
        <w:rPr>
          <w:color w:val="FF0000"/>
        </w:rPr>
        <w:t>) and intrinsic GTP hydrolysis (</w:t>
      </w:r>
      <w:r w:rsidRPr="00327BD9">
        <w:rPr>
          <w:b/>
          <w:color w:val="FF0000"/>
        </w:rPr>
        <w:t>Supplementary File 1 Table 8,</w:t>
      </w:r>
      <w:r w:rsidRPr="00327BD9">
        <w:rPr>
          <w:color w:val="FF0000"/>
        </w:rPr>
        <w:t xml:space="preserve"> </w:t>
      </w:r>
      <w:r w:rsidRPr="00327BD9">
        <w:rPr>
          <w:b/>
          <w:color w:val="FF0000"/>
        </w:rPr>
        <w:t>Extended Data Fig. 7b, c</w:t>
      </w:r>
      <w:r w:rsidRPr="00327BD9">
        <w:rPr>
          <w:color w:val="FF0000"/>
        </w:rPr>
        <w:t xml:space="preserve">). </w:t>
      </w:r>
      <w:r w:rsidR="00B25BAC" w:rsidRPr="00327BD9">
        <w:rPr>
          <w:color w:val="FF0000"/>
        </w:rPr>
        <w:t>This</w:t>
      </w:r>
      <w:r w:rsidRPr="00327BD9">
        <w:rPr>
          <w:color w:val="FF0000"/>
        </w:rPr>
        <w:t xml:space="preserve"> relationship </w:t>
      </w:r>
      <w:r w:rsidR="001F199F" w:rsidRPr="00327BD9">
        <w:rPr>
          <w:color w:val="FF0000"/>
        </w:rPr>
        <w:t>suggests that the</w:t>
      </w:r>
      <w:r w:rsidRPr="00327BD9">
        <w:rPr>
          <w:color w:val="FF0000"/>
        </w:rPr>
        <w:t xml:space="preserve"> </w:t>
      </w:r>
      <w:r w:rsidRPr="00327BD9">
        <w:rPr>
          <w:color w:val="FF0000"/>
          <w:lang w:val="el-GR"/>
        </w:rPr>
        <w:t>γ</w:t>
      </w:r>
      <w:r w:rsidRPr="00327BD9">
        <w:rPr>
          <w:color w:val="FF0000"/>
        </w:rPr>
        <w:t>2 state represents the active site conformation of Gsp</w:t>
      </w:r>
      <w:proofErr w:type="gramStart"/>
      <w:r w:rsidRPr="00327BD9">
        <w:rPr>
          <w:color w:val="FF0000"/>
        </w:rPr>
        <w:t>1:GTP</w:t>
      </w:r>
      <w:proofErr w:type="gramEnd"/>
      <w:r w:rsidRPr="00327BD9">
        <w:rPr>
          <w:color w:val="FF0000"/>
        </w:rPr>
        <w:t xml:space="preserve"> </w:t>
      </w:r>
      <w:r w:rsidR="005527CF" w:rsidRPr="00327BD9">
        <w:rPr>
          <w:color w:val="FF0000"/>
        </w:rPr>
        <w:t>competent</w:t>
      </w:r>
      <w:r w:rsidR="004B04A1" w:rsidRPr="00327BD9">
        <w:rPr>
          <w:color w:val="FF0000"/>
        </w:rPr>
        <w:t xml:space="preserve"> for</w:t>
      </w:r>
      <w:r w:rsidRPr="00327BD9">
        <w:rPr>
          <w:color w:val="FF0000"/>
        </w:rPr>
        <w:t xml:space="preserve"> GTP hydrolysis. Remarkably, the mutated residues that tune the population of the </w:t>
      </w:r>
      <w:r w:rsidRPr="00327BD9">
        <w:rPr>
          <w:color w:val="FF0000"/>
          <w:lang w:val="el-GR"/>
        </w:rPr>
        <w:t>γ</w:t>
      </w:r>
      <w:r w:rsidRPr="00327BD9">
        <w:rPr>
          <w:color w:val="FF0000"/>
        </w:rPr>
        <w:t xml:space="preserve">2 state (T34, H141, Q147, and Y157) are all distal, affecting the chemical environment of the Gsp1-bound GTP </w:t>
      </w:r>
      <w:r w:rsidRPr="00327BD9">
        <w:rPr>
          <w:color w:val="FF0000"/>
          <w:lang w:val="el-GR"/>
        </w:rPr>
        <w:t>γ</w:t>
      </w:r>
      <w:r w:rsidRPr="00327BD9">
        <w:rPr>
          <w:color w:val="FF0000"/>
        </w:rPr>
        <w:t xml:space="preserve"> phosphate from at least 18 </w:t>
      </w:r>
      <w:r w:rsidRPr="00327BD9">
        <w:rPr>
          <w:color w:val="FF0000"/>
          <w:lang w:val="en-GB"/>
        </w:rPr>
        <w:t>Å</w:t>
      </w:r>
      <w:r w:rsidRPr="00327BD9">
        <w:rPr>
          <w:color w:val="FF0000"/>
        </w:rPr>
        <w:t xml:space="preserve"> away (</w:t>
      </w:r>
      <w:r w:rsidRPr="00327BD9">
        <w:rPr>
          <w:b/>
          <w:color w:val="FF0000"/>
        </w:rPr>
        <w:t>Fig. 3e, f</w:t>
      </w:r>
      <w:r w:rsidRPr="00327BD9">
        <w:rPr>
          <w:color w:val="FF0000"/>
        </w:rPr>
        <w:t xml:space="preserve">). </w:t>
      </w:r>
      <w:r w:rsidR="00651540" w:rsidRPr="00327BD9">
        <w:rPr>
          <w:color w:val="FF0000"/>
        </w:rPr>
        <w:t xml:space="preserve">Therefore, our data support an allosteric mechanism where distal mutations at different surface </w:t>
      </w:r>
      <w:r w:rsidR="00935C4E">
        <w:rPr>
          <w:color w:val="FF0000"/>
        </w:rPr>
        <w:t xml:space="preserve">interaction </w:t>
      </w:r>
      <w:r w:rsidR="00651540" w:rsidRPr="00327BD9">
        <w:rPr>
          <w:color w:val="FF0000"/>
        </w:rPr>
        <w:t xml:space="preserve">sites of Gsp1 </w:t>
      </w:r>
      <w:r w:rsidR="00935C4E">
        <w:rPr>
          <w:iCs/>
          <w:color w:val="FF0000"/>
          <w:szCs w:val="22"/>
          <w:shd w:val="clear" w:color="auto" w:fill="FFFFFF"/>
        </w:rPr>
        <w:t>modulate</w:t>
      </w:r>
      <w:r w:rsidR="00935C4E" w:rsidRPr="00327BD9">
        <w:rPr>
          <w:iCs/>
          <w:color w:val="FF0000"/>
          <w:szCs w:val="22"/>
          <w:shd w:val="clear" w:color="auto" w:fill="FFFFFF"/>
        </w:rPr>
        <w:t xml:space="preserve"> </w:t>
      </w:r>
      <w:r w:rsidR="00651540" w:rsidRPr="00327BD9">
        <w:rPr>
          <w:iCs/>
          <w:color w:val="FF0000"/>
          <w:szCs w:val="22"/>
          <w:shd w:val="clear" w:color="auto" w:fill="FFFFFF"/>
        </w:rPr>
        <w:t xml:space="preserve">the GTPase switch </w:t>
      </w:r>
      <w:r w:rsidR="004010D9" w:rsidRPr="00327BD9">
        <w:rPr>
          <w:iCs/>
          <w:color w:val="FF0000"/>
          <w:szCs w:val="22"/>
          <w:shd w:val="clear" w:color="auto" w:fill="FFFFFF"/>
        </w:rPr>
        <w:t>and in particular the efficiency of GTP hydrolysis,</w:t>
      </w:r>
      <w:r w:rsidR="00E03373" w:rsidRPr="00327BD9">
        <w:rPr>
          <w:iCs/>
          <w:color w:val="FF0000"/>
          <w:szCs w:val="22"/>
          <w:shd w:val="clear" w:color="auto" w:fill="FFFFFF"/>
        </w:rPr>
        <w:t xml:space="preserve"> although further </w:t>
      </w:r>
      <w:r w:rsidR="00A34B58" w:rsidRPr="00327BD9">
        <w:rPr>
          <w:iCs/>
          <w:color w:val="FF0000"/>
          <w:szCs w:val="22"/>
          <w:shd w:val="clear" w:color="auto" w:fill="FFFFFF"/>
        </w:rPr>
        <w:t>studies</w:t>
      </w:r>
      <w:r w:rsidR="00E03373" w:rsidRPr="00327BD9">
        <w:rPr>
          <w:iCs/>
          <w:color w:val="FF0000"/>
          <w:szCs w:val="22"/>
          <w:shd w:val="clear" w:color="auto" w:fill="FFFFFF"/>
        </w:rPr>
        <w:t xml:space="preserve"> </w:t>
      </w:r>
      <w:r w:rsidR="0035530F" w:rsidRPr="00327BD9">
        <w:rPr>
          <w:iCs/>
          <w:color w:val="FF0000"/>
          <w:szCs w:val="22"/>
          <w:shd w:val="clear" w:color="auto" w:fill="FFFFFF"/>
        </w:rPr>
        <w:t>are</w:t>
      </w:r>
      <w:r w:rsidR="00E03373" w:rsidRPr="00327BD9">
        <w:rPr>
          <w:iCs/>
          <w:color w:val="FF0000"/>
          <w:szCs w:val="22"/>
          <w:shd w:val="clear" w:color="auto" w:fill="FFFFFF"/>
        </w:rPr>
        <w:t xml:space="preserve"> required </w:t>
      </w:r>
      <w:r w:rsidR="00A21053" w:rsidRPr="00327BD9">
        <w:rPr>
          <w:iCs/>
          <w:color w:val="FF0000"/>
          <w:szCs w:val="22"/>
          <w:shd w:val="clear" w:color="auto" w:fill="FFFFFF"/>
        </w:rPr>
        <w:t>to</w:t>
      </w:r>
      <w:r w:rsidR="00A00C3E" w:rsidRPr="00327BD9">
        <w:rPr>
          <w:iCs/>
          <w:color w:val="FF0000"/>
          <w:szCs w:val="22"/>
          <w:shd w:val="clear" w:color="auto" w:fill="FFFFFF"/>
        </w:rPr>
        <w:t xml:space="preserve"> </w:t>
      </w:r>
      <w:r w:rsidR="00A21053" w:rsidRPr="00327BD9">
        <w:rPr>
          <w:iCs/>
          <w:color w:val="FF0000"/>
          <w:szCs w:val="22"/>
          <w:shd w:val="clear" w:color="auto" w:fill="FFFFFF"/>
        </w:rPr>
        <w:t xml:space="preserve">characterize </w:t>
      </w:r>
      <w:r w:rsidR="0047574C" w:rsidRPr="00327BD9">
        <w:rPr>
          <w:iCs/>
          <w:color w:val="FF0000"/>
          <w:szCs w:val="22"/>
          <w:shd w:val="clear" w:color="auto" w:fill="FFFFFF"/>
        </w:rPr>
        <w:t xml:space="preserve">the </w:t>
      </w:r>
      <w:r w:rsidR="00935C4E">
        <w:rPr>
          <w:iCs/>
          <w:color w:val="FF0000"/>
          <w:szCs w:val="22"/>
          <w:shd w:val="clear" w:color="auto" w:fill="FFFFFF"/>
        </w:rPr>
        <w:t xml:space="preserve">detailed </w:t>
      </w:r>
      <w:r w:rsidR="0047574C" w:rsidRPr="00327BD9">
        <w:rPr>
          <w:iCs/>
          <w:color w:val="FF0000"/>
          <w:szCs w:val="22"/>
          <w:shd w:val="clear" w:color="auto" w:fill="FFFFFF"/>
        </w:rPr>
        <w:t>conformational</w:t>
      </w:r>
      <w:r w:rsidR="00CC7137" w:rsidRPr="00327BD9">
        <w:rPr>
          <w:iCs/>
          <w:color w:val="FF0000"/>
          <w:szCs w:val="22"/>
          <w:shd w:val="clear" w:color="auto" w:fill="FFFFFF"/>
        </w:rPr>
        <w:t xml:space="preserve"> changes underlying these effects.</w:t>
      </w:r>
      <w:r w:rsidR="00651540" w:rsidRPr="00327BD9">
        <w:rPr>
          <w:color w:val="FF0000"/>
        </w:rPr>
        <w:t xml:space="preserve"> </w:t>
      </w:r>
      <w:r w:rsidR="0027631C" w:rsidRPr="002F6E64">
        <w:rPr>
          <w:color w:val="000000" w:themeColor="text1"/>
        </w:rPr>
        <w:t>Interestingly</w:t>
      </w:r>
      <w:r w:rsidRPr="002F6E64">
        <w:rPr>
          <w:color w:val="000000" w:themeColor="text1"/>
        </w:rPr>
        <w:t xml:space="preserve">, neither of </w:t>
      </w:r>
      <w:r w:rsidR="00E2764F" w:rsidRPr="002F6E64">
        <w:rPr>
          <w:color w:val="000000" w:themeColor="text1"/>
        </w:rPr>
        <w:t xml:space="preserve">the allosteric surface </w:t>
      </w:r>
      <w:r w:rsidRPr="002F6E64">
        <w:rPr>
          <w:color w:val="000000" w:themeColor="text1"/>
        </w:rPr>
        <w:t xml:space="preserve">sites </w:t>
      </w:r>
      <w:r w:rsidR="00E2764F" w:rsidRPr="002F6E64">
        <w:rPr>
          <w:color w:val="000000" w:themeColor="text1"/>
        </w:rPr>
        <w:t xml:space="preserve">in Gsp1 </w:t>
      </w:r>
      <w:r w:rsidRPr="002F6E64">
        <w:rPr>
          <w:color w:val="000000" w:themeColor="text1"/>
        </w:rPr>
        <w:t xml:space="preserve">overlap with the allosteric inhibitor pockets successfully targeted by small molecule inhibitors in </w:t>
      </w:r>
      <w:r w:rsidR="00DA24FB">
        <w:rPr>
          <w:color w:val="000000" w:themeColor="text1"/>
        </w:rPr>
        <w:t>Ras</w:t>
      </w:r>
      <w:r w:rsidR="00DA24FB" w:rsidRPr="002F6E64">
        <w:rPr>
          <w:color w:val="000000" w:themeColor="text1"/>
        </w:rPr>
        <w:t xml:space="preserve"> </w:t>
      </w:r>
      <w:r w:rsidR="00785014" w:rsidRPr="002F6E64">
        <w:rPr>
          <w:color w:val="000000" w:themeColor="text1"/>
        </w:rPr>
        <w:t xml:space="preserve">(Canon, 2019; Kessler, 2019; </w:t>
      </w:r>
      <w:proofErr w:type="spellStart"/>
      <w:r w:rsidR="00785014" w:rsidRPr="002F6E64">
        <w:rPr>
          <w:color w:val="000000" w:themeColor="text1"/>
        </w:rPr>
        <w:t>Ostrem</w:t>
      </w:r>
      <w:proofErr w:type="spellEnd"/>
      <w:r w:rsidR="00785014" w:rsidRPr="002F6E64">
        <w:rPr>
          <w:color w:val="000000" w:themeColor="text1"/>
        </w:rPr>
        <w:t xml:space="preserve">, 2013) </w:t>
      </w:r>
      <w:r w:rsidRPr="002F6E64">
        <w:rPr>
          <w:color w:val="000000" w:themeColor="text1"/>
        </w:rPr>
        <w:t>(</w:t>
      </w:r>
      <w:r w:rsidRPr="002F6E64">
        <w:rPr>
          <w:b/>
          <w:color w:val="000000" w:themeColor="text1"/>
        </w:rPr>
        <w:t>Extended Data Fig. 7d</w:t>
      </w:r>
      <w:r w:rsidRPr="002F6E64">
        <w:rPr>
          <w:color w:val="000000" w:themeColor="text1"/>
        </w:rPr>
        <w:t>).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different perturbations of the nucleotide binding site geometry.</w:t>
      </w:r>
      <w:r w:rsidR="002F6E64">
        <w:rPr>
          <w:color w:val="000000" w:themeColor="text1"/>
        </w:rPr>
        <w:t>”</w:t>
      </w:r>
    </w:p>
    <w:p w14:paraId="1D50B31C" w14:textId="77777777" w:rsidR="007874F1" w:rsidRPr="00F5494D" w:rsidRDefault="007874F1" w:rsidP="009C0FD1">
      <w:pPr>
        <w:spacing w:line="288" w:lineRule="auto"/>
        <w:rPr>
          <w:color w:val="00B0F0"/>
          <w:szCs w:val="22"/>
        </w:rPr>
      </w:pPr>
    </w:p>
    <w:p w14:paraId="662528ED" w14:textId="2EF86B73" w:rsidR="00C275B6" w:rsidRDefault="00A43B6B" w:rsidP="000E51B4">
      <w:pPr>
        <w:spacing w:line="288" w:lineRule="auto"/>
        <w:rPr>
          <w:i/>
          <w:iCs/>
          <w:szCs w:val="22"/>
          <w:shd w:val="clear" w:color="auto" w:fill="FFFFFF"/>
        </w:rPr>
      </w:pPr>
      <w:r w:rsidRPr="001C16D7">
        <w:rPr>
          <w:i/>
          <w:iCs/>
          <w:szCs w:val="22"/>
          <w:shd w:val="clear" w:color="auto" w:fill="FFFFFF"/>
        </w:rPr>
        <w:t xml:space="preserve">4) I find it </w:t>
      </w:r>
      <w:r w:rsidRPr="00616849">
        <w:rPr>
          <w:i/>
          <w:iCs/>
          <w:szCs w:val="22"/>
          <w:u w:val="single"/>
          <w:shd w:val="clear" w:color="auto" w:fill="FFFFFF"/>
        </w:rPr>
        <w:t>difficult from the data to disentangle the effects of the mutations on the binding and on the cycle</w:t>
      </w:r>
      <w:r w:rsidRPr="001C16D7">
        <w:rPr>
          <w:i/>
          <w:iCs/>
          <w:szCs w:val="22"/>
          <w:shd w:val="clear" w:color="auto" w:fill="FFFFFF"/>
        </w:rPr>
        <w:t xml:space="preserve">. A part of this problem is because the some of the mutations are directly at the interface of Srm1 and Rna1, which facilitate the cycle turnover. Secondly, </w:t>
      </w:r>
      <w:r w:rsidRPr="008639BA">
        <w:rPr>
          <w:i/>
          <w:iCs/>
          <w:szCs w:val="22"/>
          <w:u w:val="single"/>
          <w:shd w:val="clear" w:color="auto" w:fill="FFFFFF"/>
        </w:rPr>
        <w:t>I find the representation of AP-MS data in Fig. 2b/c very confusing</w:t>
      </w:r>
      <w:r w:rsidRPr="001C16D7">
        <w:rPr>
          <w:i/>
          <w:iCs/>
          <w:szCs w:val="22"/>
          <w:shd w:val="clear" w:color="auto" w:fill="FFFFFF"/>
        </w:rPr>
        <w:t>. Particularly in Fig. 2b,</w:t>
      </w:r>
    </w:p>
    <w:p w14:paraId="5CD81E62" w14:textId="36F4B607" w:rsidR="00AC0586" w:rsidRPr="006D58DD" w:rsidRDefault="005331EC" w:rsidP="000E51B4">
      <w:pPr>
        <w:spacing w:line="288" w:lineRule="auto"/>
        <w:rPr>
          <w:color w:val="2F5496" w:themeColor="accent1" w:themeShade="BF"/>
          <w:szCs w:val="22"/>
          <w:shd w:val="clear" w:color="auto" w:fill="FFFFFF"/>
        </w:rPr>
      </w:pPr>
      <w:r w:rsidRPr="006D58DD">
        <w:rPr>
          <w:color w:val="2F5496" w:themeColor="accent1" w:themeShade="BF"/>
          <w:szCs w:val="22"/>
          <w:shd w:val="clear" w:color="auto" w:fill="FFFFFF"/>
        </w:rPr>
        <w:t xml:space="preserve">We </w:t>
      </w:r>
      <w:r w:rsidR="00FB47B1" w:rsidRPr="006D58DD">
        <w:rPr>
          <w:color w:val="2F5496" w:themeColor="accent1" w:themeShade="BF"/>
          <w:szCs w:val="22"/>
          <w:shd w:val="clear" w:color="auto" w:fill="FFFFFF"/>
        </w:rPr>
        <w:t>a</w:t>
      </w:r>
      <w:r w:rsidR="006F5BB3" w:rsidRPr="006D58DD">
        <w:rPr>
          <w:color w:val="2F5496" w:themeColor="accent1" w:themeShade="BF"/>
          <w:szCs w:val="22"/>
          <w:shd w:val="clear" w:color="auto" w:fill="FFFFFF"/>
        </w:rPr>
        <w:t>gre</w:t>
      </w:r>
      <w:r w:rsidR="00FB47B1" w:rsidRPr="006D58DD">
        <w:rPr>
          <w:color w:val="2F5496" w:themeColor="accent1" w:themeShade="BF"/>
          <w:szCs w:val="22"/>
          <w:shd w:val="clear" w:color="auto" w:fill="FFFFFF"/>
        </w:rPr>
        <w:t>e</w:t>
      </w:r>
      <w:r w:rsidRPr="006D58DD">
        <w:rPr>
          <w:color w:val="2F5496" w:themeColor="accent1" w:themeShade="BF"/>
          <w:szCs w:val="22"/>
          <w:shd w:val="clear" w:color="auto" w:fill="FFFFFF"/>
        </w:rPr>
        <w:t xml:space="preserve"> </w:t>
      </w:r>
      <w:r w:rsidR="005067A9" w:rsidRPr="006D58DD">
        <w:rPr>
          <w:color w:val="2F5496" w:themeColor="accent1" w:themeShade="BF"/>
          <w:szCs w:val="22"/>
          <w:shd w:val="clear" w:color="auto" w:fill="FFFFFF"/>
        </w:rPr>
        <w:t xml:space="preserve">and </w:t>
      </w:r>
      <w:r w:rsidR="00F97E82" w:rsidRPr="006D58DD">
        <w:rPr>
          <w:color w:val="2F5496" w:themeColor="accent1" w:themeShade="BF"/>
          <w:szCs w:val="22"/>
          <w:shd w:val="clear" w:color="auto" w:fill="FFFFFF"/>
        </w:rPr>
        <w:t xml:space="preserve">have </w:t>
      </w:r>
      <w:r w:rsidR="00F97E82" w:rsidRPr="00467A3B">
        <w:rPr>
          <w:color w:val="FF0000"/>
          <w:szCs w:val="22"/>
          <w:shd w:val="clear" w:color="auto" w:fill="FFFFFF"/>
        </w:rPr>
        <w:t>rew</w:t>
      </w:r>
      <w:r w:rsidR="007948E8" w:rsidRPr="00467A3B">
        <w:rPr>
          <w:color w:val="FF0000"/>
          <w:szCs w:val="22"/>
          <w:shd w:val="clear" w:color="auto" w:fill="FFFFFF"/>
        </w:rPr>
        <w:t xml:space="preserve">orked </w:t>
      </w:r>
      <w:r w:rsidR="007948E8" w:rsidRPr="00467A3B">
        <w:rPr>
          <w:b/>
          <w:color w:val="FF0000"/>
          <w:szCs w:val="22"/>
          <w:shd w:val="clear" w:color="auto" w:fill="FFFFFF"/>
        </w:rPr>
        <w:t>Fig. 2</w:t>
      </w:r>
      <w:r w:rsidR="007948E8" w:rsidRPr="00467A3B">
        <w:rPr>
          <w:color w:val="FF0000"/>
          <w:szCs w:val="22"/>
          <w:shd w:val="clear" w:color="auto" w:fill="FFFFFF"/>
        </w:rPr>
        <w:t xml:space="preserve"> and the </w:t>
      </w:r>
      <w:r w:rsidR="00CF6098" w:rsidRPr="00467A3B">
        <w:rPr>
          <w:color w:val="FF0000"/>
          <w:szCs w:val="22"/>
          <w:shd w:val="clear" w:color="auto" w:fill="FFFFFF"/>
        </w:rPr>
        <w:t>representation of the AP-MS data</w:t>
      </w:r>
      <w:r w:rsidRPr="006D58DD">
        <w:rPr>
          <w:color w:val="2F5496" w:themeColor="accent1" w:themeShade="BF"/>
          <w:szCs w:val="22"/>
          <w:shd w:val="clear" w:color="auto" w:fill="FFFFFF"/>
        </w:rPr>
        <w:t xml:space="preserve">, as </w:t>
      </w:r>
      <w:r w:rsidR="00EB68D8" w:rsidRPr="006D58DD">
        <w:rPr>
          <w:color w:val="2F5496" w:themeColor="accent1" w:themeShade="BF"/>
          <w:szCs w:val="22"/>
          <w:shd w:val="clear" w:color="auto" w:fill="FFFFFF"/>
        </w:rPr>
        <w:t xml:space="preserve">described </w:t>
      </w:r>
      <w:r w:rsidRPr="006D58DD">
        <w:rPr>
          <w:color w:val="2F5496" w:themeColor="accent1" w:themeShade="BF"/>
          <w:szCs w:val="22"/>
          <w:shd w:val="clear" w:color="auto" w:fill="FFFFFF"/>
        </w:rPr>
        <w:t xml:space="preserve">in </w:t>
      </w:r>
      <w:r w:rsidR="00986139" w:rsidRPr="006D58DD">
        <w:rPr>
          <w:color w:val="2F5496" w:themeColor="accent1" w:themeShade="BF"/>
          <w:szCs w:val="22"/>
          <w:shd w:val="clear" w:color="auto" w:fill="FFFFFF"/>
        </w:rPr>
        <w:t>more detail below</w:t>
      </w:r>
      <w:r w:rsidRPr="006D58DD">
        <w:rPr>
          <w:color w:val="2F5496" w:themeColor="accent1" w:themeShade="BF"/>
          <w:szCs w:val="22"/>
          <w:shd w:val="clear" w:color="auto" w:fill="FFFFFF"/>
        </w:rPr>
        <w:t>.</w:t>
      </w:r>
      <w:r w:rsidR="00CF5070">
        <w:rPr>
          <w:color w:val="2F5496" w:themeColor="accent1" w:themeShade="BF"/>
          <w:szCs w:val="22"/>
          <w:shd w:val="clear" w:color="auto" w:fill="FFFFFF"/>
        </w:rPr>
        <w:t xml:space="preserve"> In particular, we </w:t>
      </w:r>
      <w:r w:rsidR="00CF5070" w:rsidRPr="00047420">
        <w:rPr>
          <w:color w:val="FF0000"/>
          <w:szCs w:val="22"/>
          <w:shd w:val="clear" w:color="auto" w:fill="FFFFFF"/>
        </w:rPr>
        <w:t>show mutations in the interface of S</w:t>
      </w:r>
      <w:r w:rsidR="00A604DD" w:rsidRPr="00047420">
        <w:rPr>
          <w:color w:val="FF0000"/>
          <w:szCs w:val="22"/>
          <w:shd w:val="clear" w:color="auto" w:fill="FFFFFF"/>
        </w:rPr>
        <w:t>r</w:t>
      </w:r>
      <w:r w:rsidR="00CF5070" w:rsidRPr="00047420">
        <w:rPr>
          <w:color w:val="FF0000"/>
          <w:szCs w:val="22"/>
          <w:shd w:val="clear" w:color="auto" w:fill="FFFFFF"/>
        </w:rPr>
        <w:t>m1 and Rna1 separately</w:t>
      </w:r>
      <w:r w:rsidR="00B87B13">
        <w:rPr>
          <w:color w:val="FF0000"/>
          <w:szCs w:val="22"/>
          <w:shd w:val="clear" w:color="auto" w:fill="FFFFFF"/>
        </w:rPr>
        <w:t xml:space="preserve"> in the new </w:t>
      </w:r>
      <w:r w:rsidR="00B87B13" w:rsidRPr="00B87B13">
        <w:rPr>
          <w:b/>
          <w:color w:val="FF0000"/>
          <w:szCs w:val="22"/>
          <w:shd w:val="clear" w:color="auto" w:fill="FFFFFF"/>
        </w:rPr>
        <w:t>Fig. 2b</w:t>
      </w:r>
      <w:r w:rsidR="00CF5070">
        <w:rPr>
          <w:color w:val="2F5496" w:themeColor="accent1" w:themeShade="BF"/>
          <w:szCs w:val="22"/>
          <w:shd w:val="clear" w:color="auto" w:fill="FFFFFF"/>
        </w:rPr>
        <w:t>.</w:t>
      </w:r>
    </w:p>
    <w:p w14:paraId="3A9FE869" w14:textId="77777777" w:rsidR="008311D0" w:rsidRPr="001C16D7" w:rsidRDefault="00A43B6B" w:rsidP="000E51B4">
      <w:pPr>
        <w:spacing w:line="288" w:lineRule="auto"/>
        <w:rPr>
          <w:i/>
          <w:iCs/>
          <w:szCs w:val="22"/>
          <w:shd w:val="clear" w:color="auto" w:fill="FFFFFF"/>
        </w:rPr>
      </w:pPr>
      <w:r w:rsidRPr="001C16D7">
        <w:rPr>
          <w:i/>
          <w:iCs/>
          <w:szCs w:val="22"/>
          <w:shd w:val="clear" w:color="auto" w:fill="FFFFFF"/>
        </w:rPr>
        <w:t xml:space="preserve">a) </w:t>
      </w:r>
      <w:r w:rsidRPr="008707D0">
        <w:rPr>
          <w:i/>
          <w:iCs/>
          <w:szCs w:val="22"/>
          <w:u w:val="single"/>
          <w:shd w:val="clear" w:color="auto" w:fill="FFFFFF"/>
        </w:rPr>
        <w:t>Why have only 6 prey proteins been quantified</w:t>
      </w:r>
      <w:r w:rsidRPr="001C16D7">
        <w:rPr>
          <w:i/>
          <w:iCs/>
          <w:szCs w:val="22"/>
          <w:shd w:val="clear" w:color="auto" w:fill="FFFFFF"/>
        </w:rPr>
        <w:t xml:space="preserve"> out of 16 whose interfaces were to be perturbed? How do we </w:t>
      </w:r>
      <w:r w:rsidRPr="008707D0">
        <w:rPr>
          <w:i/>
          <w:iCs/>
          <w:szCs w:val="22"/>
          <w:shd w:val="clear" w:color="auto" w:fill="FFFFFF"/>
        </w:rPr>
        <w:t>estimate how the interactions with the other 10 proteins have been affected?</w:t>
      </w:r>
    </w:p>
    <w:p w14:paraId="5C6079A9" w14:textId="69625044" w:rsidR="003B52D3" w:rsidRPr="0039219A" w:rsidRDefault="00566F6B" w:rsidP="000E51B4">
      <w:pPr>
        <w:tabs>
          <w:tab w:val="left" w:pos="1380"/>
        </w:tabs>
        <w:spacing w:line="288" w:lineRule="auto"/>
        <w:rPr>
          <w:szCs w:val="22"/>
        </w:rPr>
      </w:pPr>
      <w:r w:rsidRPr="006D58DD">
        <w:rPr>
          <w:color w:val="2F5496" w:themeColor="accent1" w:themeShade="BF"/>
          <w:szCs w:val="22"/>
        </w:rPr>
        <w:t>This is an important point</w:t>
      </w:r>
      <w:r w:rsidR="00E40051" w:rsidRPr="006D58DD">
        <w:rPr>
          <w:color w:val="2F5496" w:themeColor="accent1" w:themeShade="BF"/>
          <w:szCs w:val="22"/>
        </w:rPr>
        <w:t xml:space="preserve"> and we should have </w:t>
      </w:r>
      <w:r w:rsidR="004A4C7D" w:rsidRPr="006D58DD">
        <w:rPr>
          <w:color w:val="2F5496" w:themeColor="accent1" w:themeShade="BF"/>
          <w:szCs w:val="22"/>
        </w:rPr>
        <w:t xml:space="preserve">explained </w:t>
      </w:r>
      <w:r w:rsidR="002E4099" w:rsidRPr="006D58DD">
        <w:rPr>
          <w:color w:val="2F5496" w:themeColor="accent1" w:themeShade="BF"/>
          <w:szCs w:val="22"/>
        </w:rPr>
        <w:t>it</w:t>
      </w:r>
      <w:r w:rsidR="004A4C7D" w:rsidRPr="006D58DD">
        <w:rPr>
          <w:color w:val="2F5496" w:themeColor="accent1" w:themeShade="BF"/>
          <w:szCs w:val="22"/>
        </w:rPr>
        <w:t xml:space="preserve"> more</w:t>
      </w:r>
      <w:r w:rsidR="00E40051" w:rsidRPr="006D58DD">
        <w:rPr>
          <w:color w:val="2F5496" w:themeColor="accent1" w:themeShade="BF"/>
          <w:szCs w:val="22"/>
        </w:rPr>
        <w:t xml:space="preserve"> explicit</w:t>
      </w:r>
      <w:r w:rsidR="004A4C7D" w:rsidRPr="006D58DD">
        <w:rPr>
          <w:color w:val="2F5496" w:themeColor="accent1" w:themeShade="BF"/>
          <w:szCs w:val="22"/>
        </w:rPr>
        <w:t>ly</w:t>
      </w:r>
      <w:r w:rsidRPr="006D58DD">
        <w:rPr>
          <w:color w:val="2F5496" w:themeColor="accent1" w:themeShade="BF"/>
          <w:szCs w:val="22"/>
        </w:rPr>
        <w:t xml:space="preserve">. </w:t>
      </w:r>
      <w:r w:rsidR="006C5110" w:rsidRPr="006D58DD">
        <w:rPr>
          <w:color w:val="2F5496" w:themeColor="accent1" w:themeShade="BF"/>
          <w:szCs w:val="22"/>
        </w:rPr>
        <w:t xml:space="preserve">We opted for using AP-MS </w:t>
      </w:r>
      <w:r w:rsidR="00C31A3F" w:rsidRPr="006D58DD">
        <w:rPr>
          <w:color w:val="2F5496" w:themeColor="accent1" w:themeShade="BF"/>
          <w:szCs w:val="22"/>
        </w:rPr>
        <w:t>so that we could</w:t>
      </w:r>
      <w:r w:rsidRPr="006D58DD">
        <w:rPr>
          <w:color w:val="2F5496" w:themeColor="accent1" w:themeShade="BF"/>
          <w:szCs w:val="22"/>
        </w:rPr>
        <w:t xml:space="preserve"> quantify </w:t>
      </w:r>
      <w:r w:rsidR="004938B0" w:rsidRPr="006D58DD">
        <w:rPr>
          <w:color w:val="2F5496" w:themeColor="accent1" w:themeShade="BF"/>
          <w:szCs w:val="22"/>
        </w:rPr>
        <w:t>changes in physical interactions</w:t>
      </w:r>
      <w:r w:rsidR="00C05BB4" w:rsidRPr="006D58DD">
        <w:rPr>
          <w:color w:val="2F5496" w:themeColor="accent1" w:themeShade="BF"/>
          <w:szCs w:val="22"/>
        </w:rPr>
        <w:t xml:space="preserve"> </w:t>
      </w:r>
      <w:r w:rsidR="002A7950" w:rsidRPr="006D58DD">
        <w:rPr>
          <w:color w:val="2F5496" w:themeColor="accent1" w:themeShade="BF"/>
          <w:szCs w:val="22"/>
        </w:rPr>
        <w:t>under</w:t>
      </w:r>
      <w:r w:rsidR="004938B0" w:rsidRPr="006D58DD">
        <w:rPr>
          <w:color w:val="2F5496" w:themeColor="accent1" w:themeShade="BF"/>
          <w:szCs w:val="22"/>
        </w:rPr>
        <w:t xml:space="preserve"> conditions</w:t>
      </w:r>
      <w:r w:rsidR="00CC34CC" w:rsidRPr="006D58DD">
        <w:rPr>
          <w:color w:val="2F5496" w:themeColor="accent1" w:themeShade="BF"/>
          <w:szCs w:val="22"/>
        </w:rPr>
        <w:t xml:space="preserve"> </w:t>
      </w:r>
      <w:r w:rsidR="00A64695" w:rsidRPr="006D58DD">
        <w:rPr>
          <w:color w:val="2F5496" w:themeColor="accent1" w:themeShade="BF"/>
          <w:szCs w:val="22"/>
        </w:rPr>
        <w:t>where</w:t>
      </w:r>
      <w:r w:rsidR="004938B0" w:rsidRPr="006D58DD">
        <w:rPr>
          <w:color w:val="2F5496" w:themeColor="accent1" w:themeShade="BF"/>
          <w:szCs w:val="22"/>
        </w:rPr>
        <w:t xml:space="preserve"> all </w:t>
      </w:r>
      <w:r w:rsidR="006C48FE" w:rsidRPr="006D58DD">
        <w:rPr>
          <w:color w:val="2F5496" w:themeColor="accent1" w:themeShade="BF"/>
          <w:szCs w:val="22"/>
        </w:rPr>
        <w:t xml:space="preserve">binding </w:t>
      </w:r>
      <w:r w:rsidR="004938B0" w:rsidRPr="006D58DD">
        <w:rPr>
          <w:color w:val="2F5496" w:themeColor="accent1" w:themeShade="BF"/>
          <w:szCs w:val="22"/>
        </w:rPr>
        <w:t>partners are present</w:t>
      </w:r>
      <w:r w:rsidR="00B82AD7" w:rsidRPr="006D58DD">
        <w:rPr>
          <w:color w:val="2F5496" w:themeColor="accent1" w:themeShade="BF"/>
          <w:szCs w:val="22"/>
        </w:rPr>
        <w:t xml:space="preserve"> at their endogenous levels</w:t>
      </w:r>
      <w:r w:rsidR="004938B0" w:rsidRPr="006D58DD">
        <w:rPr>
          <w:color w:val="2F5496" w:themeColor="accent1" w:themeShade="BF"/>
          <w:szCs w:val="22"/>
        </w:rPr>
        <w:t>.</w:t>
      </w:r>
      <w:r w:rsidR="005331EC" w:rsidRPr="006D58DD">
        <w:rPr>
          <w:color w:val="2F5496" w:themeColor="accent1" w:themeShade="BF"/>
          <w:szCs w:val="22"/>
        </w:rPr>
        <w:t xml:space="preserve"> </w:t>
      </w:r>
      <w:r w:rsidR="00213011" w:rsidRPr="006D58DD">
        <w:rPr>
          <w:color w:val="2F5496" w:themeColor="accent1" w:themeShade="BF"/>
          <w:szCs w:val="22"/>
        </w:rPr>
        <w:t>However, t</w:t>
      </w:r>
      <w:r w:rsidR="004938B0" w:rsidRPr="006D58DD">
        <w:rPr>
          <w:color w:val="2F5496" w:themeColor="accent1" w:themeShade="BF"/>
          <w:szCs w:val="22"/>
        </w:rPr>
        <w:t>he drawback of AP-MS is that it is not optimal for quantifying weak interactions</w:t>
      </w:r>
      <w:r w:rsidR="006D4A84" w:rsidRPr="006D58DD">
        <w:rPr>
          <w:color w:val="2F5496" w:themeColor="accent1" w:themeShade="BF"/>
          <w:szCs w:val="22"/>
        </w:rPr>
        <w:t xml:space="preserve"> or interactions with partners present at </w:t>
      </w:r>
      <w:r w:rsidR="00512140" w:rsidRPr="006D58DD">
        <w:rPr>
          <w:color w:val="2F5496" w:themeColor="accent1" w:themeShade="BF"/>
          <w:szCs w:val="22"/>
        </w:rPr>
        <w:t xml:space="preserve">very </w:t>
      </w:r>
      <w:r w:rsidR="006D4A84" w:rsidRPr="006D58DD">
        <w:rPr>
          <w:color w:val="2F5496" w:themeColor="accent1" w:themeShade="BF"/>
          <w:szCs w:val="22"/>
        </w:rPr>
        <w:t>low levels</w:t>
      </w:r>
      <w:r w:rsidR="00076020" w:rsidRPr="006D58DD">
        <w:rPr>
          <w:color w:val="2F5496" w:themeColor="accent1" w:themeShade="BF"/>
          <w:szCs w:val="22"/>
        </w:rPr>
        <w:t>. As a consequence,</w:t>
      </w:r>
      <w:r w:rsidR="004938B0" w:rsidRPr="006D58DD">
        <w:rPr>
          <w:color w:val="2F5496" w:themeColor="accent1" w:themeShade="BF"/>
          <w:szCs w:val="22"/>
        </w:rPr>
        <w:t xml:space="preserve"> we </w:t>
      </w:r>
      <w:r w:rsidR="00246506" w:rsidRPr="006D58DD">
        <w:rPr>
          <w:color w:val="2F5496" w:themeColor="accent1" w:themeShade="BF"/>
          <w:szCs w:val="22"/>
        </w:rPr>
        <w:t xml:space="preserve">were </w:t>
      </w:r>
      <w:r w:rsidR="004938B0" w:rsidRPr="006D58DD">
        <w:rPr>
          <w:color w:val="2F5496" w:themeColor="accent1" w:themeShade="BF"/>
          <w:szCs w:val="22"/>
        </w:rPr>
        <w:t xml:space="preserve">only </w:t>
      </w:r>
      <w:r w:rsidR="00246506" w:rsidRPr="006D58DD">
        <w:rPr>
          <w:color w:val="2F5496" w:themeColor="accent1" w:themeShade="BF"/>
          <w:szCs w:val="22"/>
        </w:rPr>
        <w:t xml:space="preserve">able to </w:t>
      </w:r>
      <w:r w:rsidR="004938B0" w:rsidRPr="006D58DD">
        <w:rPr>
          <w:color w:val="2F5496" w:themeColor="accent1" w:themeShade="BF"/>
          <w:szCs w:val="22"/>
        </w:rPr>
        <w:t xml:space="preserve">quantify the interaction differences for six of the partners </w:t>
      </w:r>
      <w:r w:rsidR="00074F40" w:rsidRPr="006D58DD">
        <w:rPr>
          <w:color w:val="2F5496" w:themeColor="accent1" w:themeShade="BF"/>
          <w:szCs w:val="22"/>
        </w:rPr>
        <w:t>which we could robustly detect in pulldowns with</w:t>
      </w:r>
      <w:r w:rsidR="004938B0" w:rsidRPr="006D58DD">
        <w:rPr>
          <w:color w:val="2F5496" w:themeColor="accent1" w:themeShade="BF"/>
          <w:szCs w:val="22"/>
        </w:rPr>
        <w:t xml:space="preserve"> </w:t>
      </w:r>
      <w:r w:rsidR="004938B0" w:rsidRPr="006D58DD">
        <w:rPr>
          <w:b/>
          <w:bCs/>
          <w:color w:val="2F5496" w:themeColor="accent1" w:themeShade="BF"/>
          <w:szCs w:val="22"/>
        </w:rPr>
        <w:t>both</w:t>
      </w:r>
      <w:r w:rsidR="004938B0" w:rsidRPr="006D58DD">
        <w:rPr>
          <w:color w:val="2F5496" w:themeColor="accent1" w:themeShade="BF"/>
          <w:szCs w:val="22"/>
        </w:rPr>
        <w:t xml:space="preserve"> wild type and mutant</w:t>
      </w:r>
      <w:r w:rsidR="00247E56" w:rsidRPr="006D58DD">
        <w:rPr>
          <w:color w:val="2F5496" w:themeColor="accent1" w:themeShade="BF"/>
          <w:szCs w:val="22"/>
        </w:rPr>
        <w:t xml:space="preserve"> Gsp1</w:t>
      </w:r>
      <w:r w:rsidR="004938B0" w:rsidRPr="006D58DD">
        <w:rPr>
          <w:color w:val="2F5496" w:themeColor="accent1" w:themeShade="BF"/>
          <w:szCs w:val="22"/>
        </w:rPr>
        <w:t xml:space="preserve">. </w:t>
      </w:r>
      <w:r w:rsidR="009271FB" w:rsidRPr="006D58DD">
        <w:rPr>
          <w:color w:val="2F5496" w:themeColor="accent1" w:themeShade="BF"/>
          <w:szCs w:val="22"/>
        </w:rPr>
        <w:t>We now clarify this point in the manuscript</w:t>
      </w:r>
      <w:r w:rsidR="00BC78F5" w:rsidRPr="006D58DD">
        <w:rPr>
          <w:color w:val="2F5496" w:themeColor="accent1" w:themeShade="BF"/>
          <w:szCs w:val="22"/>
        </w:rPr>
        <w:t xml:space="preserve"> (see </w:t>
      </w:r>
      <w:r w:rsidR="007D564D" w:rsidRPr="006D58DD">
        <w:rPr>
          <w:color w:val="2F5496" w:themeColor="accent1" w:themeShade="BF"/>
          <w:szCs w:val="22"/>
        </w:rPr>
        <w:t xml:space="preserve">the </w:t>
      </w:r>
      <w:r w:rsidR="00BC78F5" w:rsidRPr="006D58DD">
        <w:rPr>
          <w:color w:val="2F5496" w:themeColor="accent1" w:themeShade="BF"/>
          <w:szCs w:val="22"/>
        </w:rPr>
        <w:t xml:space="preserve">revised </w:t>
      </w:r>
      <w:r w:rsidR="007D564D" w:rsidRPr="006D58DD">
        <w:rPr>
          <w:bCs/>
          <w:color w:val="FF0000"/>
          <w:szCs w:val="22"/>
        </w:rPr>
        <w:t xml:space="preserve">Physical interactions of Gsp1 </w:t>
      </w:r>
      <w:proofErr w:type="gramStart"/>
      <w:r w:rsidR="007D564D" w:rsidRPr="006D58DD">
        <w:rPr>
          <w:bCs/>
          <w:color w:val="FF0000"/>
          <w:szCs w:val="22"/>
        </w:rPr>
        <w:t>mutants</w:t>
      </w:r>
      <w:proofErr w:type="gramEnd"/>
      <w:r w:rsidR="007D564D" w:rsidRPr="006D58DD">
        <w:rPr>
          <w:bCs/>
          <w:color w:val="FF0000"/>
          <w:szCs w:val="22"/>
        </w:rPr>
        <w:t xml:space="preserve"> paragraph</w:t>
      </w:r>
      <w:r w:rsidR="00BC78F5" w:rsidRPr="006D58DD">
        <w:rPr>
          <w:color w:val="FF0000"/>
          <w:szCs w:val="22"/>
        </w:rPr>
        <w:t xml:space="preserve"> </w:t>
      </w:r>
      <w:r w:rsidR="00BC78F5" w:rsidRPr="00D623BC">
        <w:rPr>
          <w:color w:val="2F5496" w:themeColor="accent1" w:themeShade="BF"/>
          <w:szCs w:val="22"/>
        </w:rPr>
        <w:t>below)</w:t>
      </w:r>
      <w:r w:rsidR="00AE0AD9" w:rsidRPr="00D623BC">
        <w:rPr>
          <w:color w:val="2F5496" w:themeColor="accent1" w:themeShade="BF"/>
          <w:szCs w:val="22"/>
        </w:rPr>
        <w:t>.</w:t>
      </w:r>
      <w:r w:rsidR="009271FB" w:rsidRPr="00D623BC">
        <w:rPr>
          <w:color w:val="2F5496" w:themeColor="accent1" w:themeShade="BF"/>
          <w:szCs w:val="22"/>
        </w:rPr>
        <w:t xml:space="preserve"> </w:t>
      </w:r>
    </w:p>
    <w:p w14:paraId="102D1C95" w14:textId="4FA72B49" w:rsidR="00030FF4" w:rsidRPr="003E184C" w:rsidRDefault="004B373D" w:rsidP="003E184C">
      <w:pPr>
        <w:tabs>
          <w:tab w:val="left" w:pos="1380"/>
        </w:tabs>
        <w:spacing w:line="288" w:lineRule="auto"/>
        <w:rPr>
          <w:color w:val="2F5496" w:themeColor="accent1" w:themeShade="BF"/>
          <w:szCs w:val="22"/>
        </w:rPr>
      </w:pPr>
      <w:r w:rsidRPr="006D58DD">
        <w:rPr>
          <w:color w:val="2F5496" w:themeColor="accent1" w:themeShade="BF"/>
          <w:szCs w:val="22"/>
        </w:rPr>
        <w:t>Nevertheless</w:t>
      </w:r>
      <w:r w:rsidR="00105733" w:rsidRPr="006D58DD">
        <w:rPr>
          <w:color w:val="2F5496" w:themeColor="accent1" w:themeShade="BF"/>
          <w:szCs w:val="22"/>
        </w:rPr>
        <w:t xml:space="preserve">, </w:t>
      </w:r>
      <w:r w:rsidR="004938B0" w:rsidRPr="006D58DD">
        <w:rPr>
          <w:color w:val="2F5496" w:themeColor="accent1" w:themeShade="BF"/>
          <w:szCs w:val="22"/>
        </w:rPr>
        <w:t xml:space="preserve">even for the six most abundant physical interaction partners (new </w:t>
      </w:r>
      <w:r w:rsidR="004938B0" w:rsidRPr="006D58DD">
        <w:rPr>
          <w:b/>
          <w:color w:val="2F5496" w:themeColor="accent1" w:themeShade="BF"/>
          <w:szCs w:val="22"/>
        </w:rPr>
        <w:t>Fig. 2</w:t>
      </w:r>
      <w:r w:rsidR="0099481F" w:rsidRPr="006D58DD">
        <w:rPr>
          <w:b/>
          <w:color w:val="2F5496" w:themeColor="accent1" w:themeShade="BF"/>
          <w:szCs w:val="22"/>
        </w:rPr>
        <w:t>a</w:t>
      </w:r>
      <w:r w:rsidR="004938B0" w:rsidRPr="006D58DD">
        <w:rPr>
          <w:color w:val="2F5496" w:themeColor="accent1" w:themeShade="BF"/>
          <w:szCs w:val="22"/>
        </w:rPr>
        <w:t xml:space="preserve">), including the two main regulators (new </w:t>
      </w:r>
      <w:r w:rsidR="004938B0" w:rsidRPr="006D58DD">
        <w:rPr>
          <w:b/>
          <w:bCs/>
          <w:color w:val="2F5496" w:themeColor="accent1" w:themeShade="BF"/>
          <w:szCs w:val="22"/>
        </w:rPr>
        <w:t>Fig. 2</w:t>
      </w:r>
      <w:r w:rsidR="00FE5D79" w:rsidRPr="006D58DD">
        <w:rPr>
          <w:b/>
          <w:bCs/>
          <w:color w:val="2F5496" w:themeColor="accent1" w:themeShade="BF"/>
          <w:szCs w:val="22"/>
        </w:rPr>
        <w:t>b</w:t>
      </w:r>
      <w:r w:rsidR="004938B0" w:rsidRPr="006D58DD">
        <w:rPr>
          <w:color w:val="2F5496" w:themeColor="accent1" w:themeShade="BF"/>
          <w:szCs w:val="22"/>
        </w:rPr>
        <w:t>)</w:t>
      </w:r>
      <w:r w:rsidR="00FE5D79" w:rsidRPr="006D58DD">
        <w:rPr>
          <w:color w:val="2F5496" w:themeColor="accent1" w:themeShade="BF"/>
          <w:szCs w:val="22"/>
        </w:rPr>
        <w:t>,</w:t>
      </w:r>
      <w:r w:rsidR="004938B0" w:rsidRPr="006D58DD">
        <w:rPr>
          <w:color w:val="2F5496" w:themeColor="accent1" w:themeShade="BF"/>
          <w:szCs w:val="22"/>
        </w:rPr>
        <w:t xml:space="preserve"> we </w:t>
      </w:r>
      <w:r w:rsidR="002C20A6" w:rsidRPr="006D58DD">
        <w:rPr>
          <w:color w:val="2F5496" w:themeColor="accent1" w:themeShade="BF"/>
          <w:szCs w:val="22"/>
        </w:rPr>
        <w:t>observed changes in</w:t>
      </w:r>
      <w:r w:rsidR="004938B0" w:rsidRPr="006D58DD">
        <w:rPr>
          <w:color w:val="2F5496" w:themeColor="accent1" w:themeShade="BF"/>
          <w:szCs w:val="22"/>
        </w:rPr>
        <w:t xml:space="preserve"> </w:t>
      </w:r>
      <w:r w:rsidR="00114D30" w:rsidRPr="006D58DD">
        <w:rPr>
          <w:color w:val="2F5496" w:themeColor="accent1" w:themeShade="BF"/>
          <w:szCs w:val="22"/>
        </w:rPr>
        <w:t>the</w:t>
      </w:r>
      <w:r w:rsidR="004938B0" w:rsidRPr="006D58DD">
        <w:rPr>
          <w:color w:val="2F5496" w:themeColor="accent1" w:themeShade="BF"/>
          <w:szCs w:val="22"/>
        </w:rPr>
        <w:t xml:space="preserve"> physical interactions </w:t>
      </w:r>
      <w:r w:rsidR="0052418D" w:rsidRPr="006D58DD">
        <w:rPr>
          <w:color w:val="2F5496" w:themeColor="accent1" w:themeShade="BF"/>
          <w:szCs w:val="22"/>
        </w:rPr>
        <w:t xml:space="preserve">that are </w:t>
      </w:r>
      <w:r w:rsidR="004938B0" w:rsidRPr="006D58DD">
        <w:rPr>
          <w:color w:val="2F5496" w:themeColor="accent1" w:themeShade="BF"/>
          <w:szCs w:val="22"/>
        </w:rPr>
        <w:t xml:space="preserve">more extensive than expected </w:t>
      </w:r>
      <w:r w:rsidR="002A6D44" w:rsidRPr="006D58DD">
        <w:rPr>
          <w:color w:val="2F5496" w:themeColor="accent1" w:themeShade="BF"/>
          <w:szCs w:val="22"/>
        </w:rPr>
        <w:t>purely based on</w:t>
      </w:r>
      <w:r w:rsidR="004938B0" w:rsidRPr="006D58DD">
        <w:rPr>
          <w:color w:val="2F5496" w:themeColor="accent1" w:themeShade="BF"/>
          <w:szCs w:val="22"/>
        </w:rPr>
        <w:t xml:space="preserve"> interface position</w:t>
      </w:r>
      <w:r w:rsidR="00433435" w:rsidRPr="006D58DD">
        <w:rPr>
          <w:color w:val="2F5496" w:themeColor="accent1" w:themeShade="BF"/>
          <w:szCs w:val="22"/>
        </w:rPr>
        <w:t xml:space="preserve"> of the mutation</w:t>
      </w:r>
      <w:r w:rsidR="00573ED7" w:rsidRPr="006D58DD">
        <w:rPr>
          <w:color w:val="2F5496" w:themeColor="accent1" w:themeShade="BF"/>
          <w:szCs w:val="22"/>
        </w:rPr>
        <w:t xml:space="preserve">. </w:t>
      </w:r>
      <w:r w:rsidR="00B97423" w:rsidRPr="006D58DD">
        <w:rPr>
          <w:color w:val="2F5496" w:themeColor="accent1" w:themeShade="BF"/>
          <w:szCs w:val="22"/>
        </w:rPr>
        <w:t xml:space="preserve">Taken together </w:t>
      </w:r>
      <w:r w:rsidR="00417AC4" w:rsidRPr="006D58DD">
        <w:rPr>
          <w:color w:val="2F5496" w:themeColor="accent1" w:themeShade="BF"/>
          <w:szCs w:val="22"/>
        </w:rPr>
        <w:t xml:space="preserve">with data in </w:t>
      </w:r>
      <w:r w:rsidR="00B97423" w:rsidRPr="006D58DD">
        <w:rPr>
          <w:b/>
          <w:color w:val="2F5496" w:themeColor="accent1" w:themeShade="BF"/>
          <w:szCs w:val="22"/>
        </w:rPr>
        <w:t>Fig. 1</w:t>
      </w:r>
      <w:r w:rsidR="00416AE5" w:rsidRPr="006D58DD">
        <w:rPr>
          <w:b/>
          <w:color w:val="2F5496" w:themeColor="accent1" w:themeShade="BF"/>
          <w:szCs w:val="22"/>
        </w:rPr>
        <w:t>g</w:t>
      </w:r>
      <w:r w:rsidR="00AD0A9E" w:rsidRPr="006D58DD">
        <w:rPr>
          <w:color w:val="2F5496" w:themeColor="accent1" w:themeShade="BF"/>
          <w:szCs w:val="22"/>
        </w:rPr>
        <w:t>,</w:t>
      </w:r>
      <w:r w:rsidR="00416AE5" w:rsidRPr="006D58DD">
        <w:rPr>
          <w:color w:val="2F5496" w:themeColor="accent1" w:themeShade="BF"/>
          <w:szCs w:val="22"/>
        </w:rPr>
        <w:t xml:space="preserve"> </w:t>
      </w:r>
      <w:r w:rsidR="007A1D66" w:rsidRPr="006D58DD">
        <w:rPr>
          <w:color w:val="2F5496" w:themeColor="accent1" w:themeShade="BF"/>
          <w:szCs w:val="22"/>
        </w:rPr>
        <w:t>these results suggest</w:t>
      </w:r>
      <w:r w:rsidR="00AE0966" w:rsidRPr="006D58DD">
        <w:rPr>
          <w:color w:val="2F5496" w:themeColor="accent1" w:themeShade="BF"/>
          <w:szCs w:val="22"/>
        </w:rPr>
        <w:t>ed</w:t>
      </w:r>
      <w:r w:rsidR="007A1D66" w:rsidRPr="006D58DD">
        <w:rPr>
          <w:color w:val="2F5496" w:themeColor="accent1" w:themeShade="BF"/>
          <w:szCs w:val="22"/>
        </w:rPr>
        <w:t xml:space="preserve"> that </w:t>
      </w:r>
      <w:r w:rsidR="00852FC1" w:rsidRPr="006D58DD">
        <w:rPr>
          <w:color w:val="2F5496" w:themeColor="accent1" w:themeShade="BF"/>
          <w:szCs w:val="22"/>
        </w:rPr>
        <w:t xml:space="preserve">effects </w:t>
      </w:r>
      <w:r w:rsidR="00D67127" w:rsidRPr="006D58DD">
        <w:rPr>
          <w:color w:val="2F5496" w:themeColor="accent1" w:themeShade="BF"/>
          <w:szCs w:val="22"/>
        </w:rPr>
        <w:t xml:space="preserve">of mutations on individual </w:t>
      </w:r>
      <w:r w:rsidR="003C198B" w:rsidRPr="006D58DD">
        <w:rPr>
          <w:color w:val="2F5496" w:themeColor="accent1" w:themeShade="BF"/>
          <w:szCs w:val="22"/>
        </w:rPr>
        <w:t xml:space="preserve">pairwise </w:t>
      </w:r>
      <w:r w:rsidR="00D67127" w:rsidRPr="006D58DD">
        <w:rPr>
          <w:color w:val="2F5496" w:themeColor="accent1" w:themeShade="BF"/>
          <w:szCs w:val="22"/>
        </w:rPr>
        <w:t>interactions</w:t>
      </w:r>
      <w:r w:rsidR="00B97423" w:rsidRPr="006D58DD">
        <w:rPr>
          <w:color w:val="2F5496" w:themeColor="accent1" w:themeShade="BF"/>
          <w:szCs w:val="22"/>
        </w:rPr>
        <w:t xml:space="preserve"> </w:t>
      </w:r>
      <w:r w:rsidR="00D67127" w:rsidRPr="006D58DD">
        <w:rPr>
          <w:color w:val="2F5496" w:themeColor="accent1" w:themeShade="BF"/>
          <w:szCs w:val="22"/>
        </w:rPr>
        <w:t>do not explain the functional consequences seen in the genetic interaction profiles</w:t>
      </w:r>
      <w:r w:rsidR="00367527" w:rsidRPr="006D58DD">
        <w:rPr>
          <w:color w:val="2F5496" w:themeColor="accent1" w:themeShade="BF"/>
          <w:szCs w:val="22"/>
        </w:rPr>
        <w:t>, and led us to</w:t>
      </w:r>
      <w:r w:rsidR="00FD1360" w:rsidRPr="006D58DD">
        <w:rPr>
          <w:color w:val="2F5496" w:themeColor="accent1" w:themeShade="BF"/>
          <w:szCs w:val="22"/>
        </w:rPr>
        <w:t xml:space="preserve"> </w:t>
      </w:r>
      <w:r w:rsidR="002C3B95" w:rsidRPr="006D58DD">
        <w:rPr>
          <w:color w:val="2F5496" w:themeColor="accent1" w:themeShade="BF"/>
          <w:szCs w:val="22"/>
        </w:rPr>
        <w:t xml:space="preserve">uncover </w:t>
      </w:r>
      <w:r w:rsidR="000A11F1" w:rsidRPr="006D58DD">
        <w:rPr>
          <w:color w:val="2F5496" w:themeColor="accent1" w:themeShade="BF"/>
          <w:szCs w:val="22"/>
        </w:rPr>
        <w:t>the effects of mutations on the GTPase cycle</w:t>
      </w:r>
      <w:r w:rsidR="006655C3" w:rsidRPr="006D58DD">
        <w:rPr>
          <w:color w:val="2F5496" w:themeColor="accent1" w:themeShade="BF"/>
          <w:szCs w:val="22"/>
        </w:rPr>
        <w:t xml:space="preserve"> </w:t>
      </w:r>
      <w:r w:rsidR="005B0975" w:rsidRPr="006D58DD">
        <w:rPr>
          <w:color w:val="2F5496" w:themeColor="accent1" w:themeShade="BF"/>
          <w:szCs w:val="22"/>
        </w:rPr>
        <w:t>as the underlying explanation</w:t>
      </w:r>
      <w:r w:rsidR="002624A2" w:rsidRPr="006D58DD">
        <w:rPr>
          <w:color w:val="2F5496" w:themeColor="accent1" w:themeShade="BF"/>
          <w:szCs w:val="22"/>
        </w:rPr>
        <w:t xml:space="preserve"> (see further comments below)</w:t>
      </w:r>
      <w:r w:rsidR="000A11F1" w:rsidRPr="006D58DD">
        <w:rPr>
          <w:color w:val="2F5496" w:themeColor="accent1" w:themeShade="BF"/>
          <w:szCs w:val="22"/>
        </w:rPr>
        <w:t>.</w:t>
      </w:r>
      <w:r w:rsidR="0099481F" w:rsidRPr="006D58DD">
        <w:rPr>
          <w:color w:val="2F5496" w:themeColor="accent1" w:themeShade="BF"/>
          <w:szCs w:val="22"/>
        </w:rPr>
        <w:t xml:space="preserve"> </w:t>
      </w:r>
    </w:p>
    <w:p w14:paraId="4D65FAFC" w14:textId="77777777" w:rsidR="00C275B6" w:rsidRPr="001C16D7" w:rsidRDefault="00A43B6B" w:rsidP="000E51B4">
      <w:pPr>
        <w:spacing w:line="288" w:lineRule="auto"/>
        <w:rPr>
          <w:i/>
          <w:iCs/>
          <w:szCs w:val="22"/>
        </w:rPr>
      </w:pPr>
      <w:r w:rsidRPr="001C16D7">
        <w:rPr>
          <w:i/>
          <w:iCs/>
          <w:szCs w:val="22"/>
          <w:shd w:val="clear" w:color="auto" w:fill="FFFFFF"/>
        </w:rPr>
        <w:lastRenderedPageBreak/>
        <w:t xml:space="preserve">b) Kap95 has 7 core residues at the interface with Gsp1 from Ext. Data Fig. 1b (79, 80, 112, 143, 147, 154 and 157). In Fig. 2b for Kap95, I don't see 7 circles/half-circles of the same size. </w:t>
      </w:r>
      <w:r w:rsidRPr="00140387">
        <w:rPr>
          <w:i/>
          <w:iCs/>
          <w:szCs w:val="22"/>
          <w:u w:val="single"/>
          <w:shd w:val="clear" w:color="auto" w:fill="FFFFFF"/>
        </w:rPr>
        <w:t>Has the classification of core residues changed</w:t>
      </w:r>
      <w:r w:rsidRPr="001C16D7">
        <w:rPr>
          <w:i/>
          <w:iCs/>
          <w:szCs w:val="22"/>
          <w:shd w:val="clear" w:color="auto" w:fill="FFFFFF"/>
        </w:rPr>
        <w:t>?</w:t>
      </w:r>
    </w:p>
    <w:p w14:paraId="17303AF4" w14:textId="294FCDB3" w:rsidR="00CD288F" w:rsidRPr="006D58DD" w:rsidRDefault="002A73C4" w:rsidP="000E51B4">
      <w:pPr>
        <w:spacing w:line="288" w:lineRule="auto"/>
        <w:rPr>
          <w:color w:val="2F5496" w:themeColor="accent1" w:themeShade="BF"/>
          <w:szCs w:val="22"/>
        </w:rPr>
      </w:pPr>
      <w:r>
        <w:rPr>
          <w:color w:val="2F5496" w:themeColor="accent1" w:themeShade="BF"/>
          <w:szCs w:val="22"/>
        </w:rPr>
        <w:t>Interface c</w:t>
      </w:r>
      <w:r w:rsidR="0033683D" w:rsidRPr="006D58DD">
        <w:rPr>
          <w:color w:val="2F5496" w:themeColor="accent1" w:themeShade="BF"/>
          <w:szCs w:val="22"/>
        </w:rPr>
        <w:t>ore</w:t>
      </w:r>
      <w:r w:rsidR="00CB4730" w:rsidRPr="006D58DD">
        <w:rPr>
          <w:color w:val="2F5496" w:themeColor="accent1" w:themeShade="BF"/>
          <w:szCs w:val="22"/>
        </w:rPr>
        <w:t xml:space="preserve"> residues </w:t>
      </w:r>
      <w:r w:rsidR="00FD662C" w:rsidRPr="006D58DD">
        <w:rPr>
          <w:color w:val="2F5496" w:themeColor="accent1" w:themeShade="BF"/>
          <w:szCs w:val="22"/>
        </w:rPr>
        <w:t>had the same definition (</w:t>
      </w:r>
      <w:r w:rsidR="00CB4730" w:rsidRPr="006D58DD">
        <w:rPr>
          <w:color w:val="2F5496" w:themeColor="accent1" w:themeShade="BF"/>
          <w:szCs w:val="22"/>
          <w:lang w:val="el-GR"/>
        </w:rPr>
        <w:t>Δ</w:t>
      </w:r>
      <w:proofErr w:type="spellStart"/>
      <w:r w:rsidR="00CB4730" w:rsidRPr="006D58DD">
        <w:rPr>
          <w:color w:val="2F5496" w:themeColor="accent1" w:themeShade="BF"/>
          <w:szCs w:val="22"/>
        </w:rPr>
        <w:t>rASA</w:t>
      </w:r>
      <w:proofErr w:type="spellEnd"/>
      <w:r w:rsidR="00CB4730" w:rsidRPr="006D58DD">
        <w:rPr>
          <w:color w:val="2F5496" w:themeColor="accent1" w:themeShade="BF"/>
          <w:szCs w:val="22"/>
        </w:rPr>
        <w:t xml:space="preserve"> &gt; 0 &amp; </w:t>
      </w:r>
      <w:proofErr w:type="spellStart"/>
      <w:r w:rsidR="00CB4730" w:rsidRPr="006D58DD">
        <w:rPr>
          <w:color w:val="2F5496" w:themeColor="accent1" w:themeShade="BF"/>
          <w:szCs w:val="22"/>
        </w:rPr>
        <w:t>rASAm</w:t>
      </w:r>
      <w:r w:rsidR="00D07DC5">
        <w:rPr>
          <w:color w:val="2F5496" w:themeColor="accent1" w:themeShade="BF"/>
          <w:szCs w:val="22"/>
        </w:rPr>
        <w:t>onomer</w:t>
      </w:r>
      <w:proofErr w:type="spellEnd"/>
      <w:r w:rsidR="00CB4730" w:rsidRPr="006D58DD">
        <w:rPr>
          <w:color w:val="2F5496" w:themeColor="accent1" w:themeShade="BF"/>
          <w:szCs w:val="22"/>
        </w:rPr>
        <w:t xml:space="preserve"> &gt; 0.25 &amp; </w:t>
      </w:r>
      <w:proofErr w:type="spellStart"/>
      <w:r w:rsidR="00CB4730" w:rsidRPr="006D58DD">
        <w:rPr>
          <w:color w:val="2F5496" w:themeColor="accent1" w:themeShade="BF"/>
          <w:szCs w:val="22"/>
        </w:rPr>
        <w:t>rASAcomplex</w:t>
      </w:r>
      <w:proofErr w:type="spellEnd"/>
      <w:r w:rsidR="00CB4730" w:rsidRPr="006D58DD">
        <w:rPr>
          <w:color w:val="2F5496" w:themeColor="accent1" w:themeShade="BF"/>
          <w:szCs w:val="22"/>
        </w:rPr>
        <w:t xml:space="preserve"> &lt; 0.25</w:t>
      </w:r>
      <w:r w:rsidR="008921FD" w:rsidRPr="006D58DD">
        <w:rPr>
          <w:color w:val="2F5496" w:themeColor="accent1" w:themeShade="BF"/>
          <w:szCs w:val="22"/>
        </w:rPr>
        <w:t>)</w:t>
      </w:r>
      <w:r w:rsidR="00F27C2D" w:rsidRPr="006D58DD">
        <w:rPr>
          <w:color w:val="2F5496" w:themeColor="accent1" w:themeShade="BF"/>
          <w:szCs w:val="22"/>
        </w:rPr>
        <w:t xml:space="preserve"> but </w:t>
      </w:r>
      <w:r w:rsidR="009404C2" w:rsidRPr="006D58DD">
        <w:rPr>
          <w:color w:val="2F5496" w:themeColor="accent1" w:themeShade="BF"/>
          <w:szCs w:val="22"/>
        </w:rPr>
        <w:t>t</w:t>
      </w:r>
      <w:r w:rsidR="00EC6D20" w:rsidRPr="006D58DD">
        <w:rPr>
          <w:color w:val="2F5496" w:themeColor="accent1" w:themeShade="BF"/>
          <w:szCs w:val="22"/>
        </w:rPr>
        <w:t>here</w:t>
      </w:r>
      <w:r w:rsidR="0055523B" w:rsidRPr="006D58DD">
        <w:rPr>
          <w:color w:val="2F5496" w:themeColor="accent1" w:themeShade="BF"/>
          <w:szCs w:val="22"/>
        </w:rPr>
        <w:t xml:space="preserve"> were two </w:t>
      </w:r>
      <w:r w:rsidR="00140387" w:rsidRPr="006D58DD">
        <w:rPr>
          <w:color w:val="2F5496" w:themeColor="accent1" w:themeShade="BF"/>
          <w:szCs w:val="22"/>
        </w:rPr>
        <w:t xml:space="preserve">different </w:t>
      </w:r>
      <w:r w:rsidR="0055523B" w:rsidRPr="006D58DD">
        <w:rPr>
          <w:color w:val="2F5496" w:themeColor="accent1" w:themeShade="BF"/>
          <w:szCs w:val="22"/>
        </w:rPr>
        <w:t>sizes of half-circles (</w:t>
      </w:r>
      <w:r w:rsidR="00425380" w:rsidRPr="006D58DD">
        <w:rPr>
          <w:color w:val="2F5496" w:themeColor="accent1" w:themeShade="BF"/>
          <w:szCs w:val="22"/>
          <w:lang w:val="el-GR"/>
        </w:rPr>
        <w:t>Δ</w:t>
      </w:r>
      <w:proofErr w:type="spellStart"/>
      <w:r w:rsidR="00425380" w:rsidRPr="006D58DD">
        <w:rPr>
          <w:color w:val="2F5496" w:themeColor="accent1" w:themeShade="BF"/>
          <w:szCs w:val="22"/>
        </w:rPr>
        <w:t>rASA</w:t>
      </w:r>
      <w:proofErr w:type="spellEnd"/>
      <w:r w:rsidR="00425380" w:rsidRPr="006D58DD">
        <w:rPr>
          <w:color w:val="2F5496" w:themeColor="accent1" w:themeShade="BF"/>
          <w:szCs w:val="22"/>
        </w:rPr>
        <w:t xml:space="preserve"> &gt;</w:t>
      </w:r>
      <w:r w:rsidR="0055523B" w:rsidRPr="006D58DD">
        <w:rPr>
          <w:color w:val="2F5496" w:themeColor="accent1" w:themeShade="BF"/>
          <w:szCs w:val="22"/>
        </w:rPr>
        <w:t>0.25</w:t>
      </w:r>
      <w:r w:rsidR="00D3681A" w:rsidRPr="006D58DD">
        <w:rPr>
          <w:color w:val="2F5496" w:themeColor="accent1" w:themeShade="BF"/>
          <w:szCs w:val="22"/>
        </w:rPr>
        <w:t xml:space="preserve"> and </w:t>
      </w:r>
      <w:r w:rsidR="00425380" w:rsidRPr="006D58DD">
        <w:rPr>
          <w:color w:val="2F5496" w:themeColor="accent1" w:themeShade="BF"/>
          <w:szCs w:val="22"/>
        </w:rPr>
        <w:t>&gt;</w:t>
      </w:r>
      <w:r w:rsidR="00D3681A" w:rsidRPr="006D58DD">
        <w:rPr>
          <w:color w:val="2F5496" w:themeColor="accent1" w:themeShade="BF"/>
          <w:szCs w:val="22"/>
        </w:rPr>
        <w:t xml:space="preserve">0.5) in the original </w:t>
      </w:r>
      <w:r w:rsidR="00D3681A" w:rsidRPr="00FE41D1">
        <w:rPr>
          <w:b/>
          <w:color w:val="2F5496" w:themeColor="accent1" w:themeShade="BF"/>
          <w:szCs w:val="22"/>
        </w:rPr>
        <w:t>Fig.</w:t>
      </w:r>
      <w:r w:rsidR="009D6F69" w:rsidRPr="00FE41D1">
        <w:rPr>
          <w:b/>
          <w:color w:val="2F5496" w:themeColor="accent1" w:themeShade="BF"/>
          <w:szCs w:val="22"/>
        </w:rPr>
        <w:t xml:space="preserve"> </w:t>
      </w:r>
      <w:r w:rsidR="004319D8" w:rsidRPr="00FE41D1">
        <w:rPr>
          <w:b/>
          <w:color w:val="2F5496" w:themeColor="accent1" w:themeShade="BF"/>
          <w:szCs w:val="22"/>
        </w:rPr>
        <w:t>2b</w:t>
      </w:r>
      <w:r w:rsidR="004319D8" w:rsidRPr="006D58DD">
        <w:rPr>
          <w:color w:val="2F5496" w:themeColor="accent1" w:themeShade="BF"/>
          <w:szCs w:val="22"/>
        </w:rPr>
        <w:t xml:space="preserve"> </w:t>
      </w:r>
      <w:r w:rsidR="009D6F69" w:rsidRPr="006D58DD">
        <w:rPr>
          <w:color w:val="2F5496" w:themeColor="accent1" w:themeShade="BF"/>
          <w:szCs w:val="22"/>
        </w:rPr>
        <w:t>that</w:t>
      </w:r>
      <w:r w:rsidR="00CB4730" w:rsidRPr="006D58DD">
        <w:rPr>
          <w:color w:val="2F5496" w:themeColor="accent1" w:themeShade="BF"/>
          <w:szCs w:val="22"/>
        </w:rPr>
        <w:t xml:space="preserve"> represent</w:t>
      </w:r>
      <w:r w:rsidR="009D6F69" w:rsidRPr="006D58DD">
        <w:rPr>
          <w:color w:val="2F5496" w:themeColor="accent1" w:themeShade="BF"/>
          <w:szCs w:val="22"/>
        </w:rPr>
        <w:t>ed</w:t>
      </w:r>
      <w:r w:rsidR="00CB4730" w:rsidRPr="006D58DD">
        <w:rPr>
          <w:color w:val="2F5496" w:themeColor="accent1" w:themeShade="BF"/>
          <w:szCs w:val="22"/>
        </w:rPr>
        <w:t xml:space="preserve"> residues </w:t>
      </w:r>
      <w:r w:rsidR="00CB4730" w:rsidRPr="006D58DD">
        <w:rPr>
          <w:color w:val="2F5496" w:themeColor="accent1" w:themeShade="BF"/>
          <w:szCs w:val="22"/>
          <w:shd w:val="clear" w:color="auto" w:fill="FFFFFF"/>
        </w:rPr>
        <w:t>79, 80, 112, 143, 147, and 157</w:t>
      </w:r>
      <w:r w:rsidR="00D3681A" w:rsidRPr="006D58DD">
        <w:rPr>
          <w:color w:val="2F5496" w:themeColor="accent1" w:themeShade="BF"/>
          <w:szCs w:val="22"/>
          <w:shd w:val="clear" w:color="auto" w:fill="FFFFFF"/>
        </w:rPr>
        <w:t xml:space="preserve"> (we </w:t>
      </w:r>
      <w:r w:rsidR="00274771" w:rsidRPr="006D58DD">
        <w:rPr>
          <w:color w:val="2F5496" w:themeColor="accent1" w:themeShade="BF"/>
          <w:szCs w:val="22"/>
          <w:shd w:val="clear" w:color="auto" w:fill="FFFFFF"/>
        </w:rPr>
        <w:t>do</w:t>
      </w:r>
      <w:r w:rsidR="00D3681A" w:rsidRPr="006D58DD">
        <w:rPr>
          <w:color w:val="2F5496" w:themeColor="accent1" w:themeShade="BF"/>
          <w:szCs w:val="22"/>
          <w:shd w:val="clear" w:color="auto" w:fill="FFFFFF"/>
        </w:rPr>
        <w:t xml:space="preserve"> not have </w:t>
      </w:r>
      <w:r w:rsidR="008473C5" w:rsidRPr="006D58DD">
        <w:rPr>
          <w:color w:val="2F5496" w:themeColor="accent1" w:themeShade="BF"/>
          <w:szCs w:val="22"/>
          <w:shd w:val="clear" w:color="auto" w:fill="FFFFFF"/>
        </w:rPr>
        <w:t xml:space="preserve">AP-MS </w:t>
      </w:r>
      <w:r w:rsidR="00D3681A" w:rsidRPr="006D58DD">
        <w:rPr>
          <w:color w:val="2F5496" w:themeColor="accent1" w:themeShade="BF"/>
          <w:szCs w:val="22"/>
          <w:shd w:val="clear" w:color="auto" w:fill="FFFFFF"/>
        </w:rPr>
        <w:t>data for residue 154)</w:t>
      </w:r>
      <w:r w:rsidR="00140387" w:rsidRPr="006D58DD">
        <w:rPr>
          <w:color w:val="2F5496" w:themeColor="accent1" w:themeShade="BF"/>
          <w:szCs w:val="22"/>
          <w:shd w:val="clear" w:color="auto" w:fill="FFFFFF"/>
        </w:rPr>
        <w:t>.</w:t>
      </w:r>
      <w:r w:rsidR="00F27C2D" w:rsidRPr="006D58DD">
        <w:rPr>
          <w:color w:val="2F5496" w:themeColor="accent1" w:themeShade="BF"/>
          <w:szCs w:val="22"/>
        </w:rPr>
        <w:t xml:space="preserve"> Moreover, we had not </w:t>
      </w:r>
      <w:r w:rsidR="00A072B9" w:rsidRPr="006D58DD">
        <w:rPr>
          <w:color w:val="2F5496" w:themeColor="accent1" w:themeShade="BF"/>
          <w:szCs w:val="22"/>
        </w:rPr>
        <w:t>described</w:t>
      </w:r>
      <w:r w:rsidR="00F27C2D" w:rsidRPr="006D58DD">
        <w:rPr>
          <w:color w:val="2F5496" w:themeColor="accent1" w:themeShade="BF"/>
          <w:szCs w:val="22"/>
        </w:rPr>
        <w:t xml:space="preserve"> these definitions, derived from the original reference</w:t>
      </w:r>
      <w:r w:rsidR="006A4C49">
        <w:rPr>
          <w:color w:val="2F5496" w:themeColor="accent1" w:themeShade="BF"/>
          <w:szCs w:val="22"/>
        </w:rPr>
        <w:t xml:space="preserve"> (Levy, 2010)</w:t>
      </w:r>
      <w:r w:rsidR="00F27C2D" w:rsidRPr="006D58DD">
        <w:rPr>
          <w:color w:val="2F5496" w:themeColor="accent1" w:themeShade="BF"/>
          <w:szCs w:val="22"/>
        </w:rPr>
        <w:t xml:space="preserve">, explicitly in the </w:t>
      </w:r>
      <w:r w:rsidR="00F27C2D" w:rsidRPr="00FE41D1">
        <w:rPr>
          <w:b/>
          <w:color w:val="2F5496" w:themeColor="accent1" w:themeShade="BF"/>
          <w:szCs w:val="22"/>
        </w:rPr>
        <w:t>Methods</w:t>
      </w:r>
      <w:r w:rsidR="00F27C2D" w:rsidRPr="006D58DD">
        <w:rPr>
          <w:color w:val="2F5496" w:themeColor="accent1" w:themeShade="BF"/>
          <w:szCs w:val="22"/>
        </w:rPr>
        <w:t xml:space="preserve"> section (we do so now). </w:t>
      </w:r>
      <w:r w:rsidR="00425380" w:rsidRPr="006D58DD">
        <w:rPr>
          <w:color w:val="2F5496" w:themeColor="accent1" w:themeShade="BF"/>
          <w:szCs w:val="22"/>
        </w:rPr>
        <w:t xml:space="preserve">We have </w:t>
      </w:r>
      <w:r w:rsidR="00EB7F47" w:rsidRPr="006D58DD">
        <w:rPr>
          <w:color w:val="2F5496" w:themeColor="accent1" w:themeShade="BF"/>
          <w:szCs w:val="22"/>
        </w:rPr>
        <w:t xml:space="preserve">now </w:t>
      </w:r>
      <w:r w:rsidR="00425380" w:rsidRPr="006D58DD">
        <w:rPr>
          <w:color w:val="2F5496" w:themeColor="accent1" w:themeShade="BF"/>
          <w:szCs w:val="22"/>
        </w:rPr>
        <w:t>reworked the presentation of AP-MS data (</w:t>
      </w:r>
      <w:r w:rsidR="00425380" w:rsidRPr="006D58DD">
        <w:rPr>
          <w:b/>
          <w:bCs/>
          <w:color w:val="2F5496" w:themeColor="accent1" w:themeShade="BF"/>
          <w:szCs w:val="22"/>
        </w:rPr>
        <w:t>Fig. 2 and Extended Data Figure 5</w:t>
      </w:r>
      <w:r w:rsidR="00425380" w:rsidRPr="006D58DD">
        <w:rPr>
          <w:color w:val="2F5496" w:themeColor="accent1" w:themeShade="BF"/>
          <w:szCs w:val="22"/>
        </w:rPr>
        <w:t>)</w:t>
      </w:r>
      <w:r w:rsidR="007937EE" w:rsidRPr="006D58DD">
        <w:rPr>
          <w:color w:val="2F5496" w:themeColor="accent1" w:themeShade="BF"/>
          <w:szCs w:val="22"/>
        </w:rPr>
        <w:t xml:space="preserve"> eliminating the </w:t>
      </w:r>
      <w:r w:rsidR="00CE6CF5">
        <w:rPr>
          <w:color w:val="2F5496" w:themeColor="accent1" w:themeShade="BF"/>
          <w:szCs w:val="22"/>
        </w:rPr>
        <w:t xml:space="preserve">confusing </w:t>
      </w:r>
      <w:r w:rsidR="007937EE" w:rsidRPr="006D58DD">
        <w:rPr>
          <w:color w:val="2F5496" w:themeColor="accent1" w:themeShade="BF"/>
          <w:szCs w:val="22"/>
        </w:rPr>
        <w:t xml:space="preserve">half-circle </w:t>
      </w:r>
      <w:r w:rsidR="004233AA" w:rsidRPr="006D58DD">
        <w:rPr>
          <w:color w:val="2F5496" w:themeColor="accent1" w:themeShade="BF"/>
          <w:szCs w:val="22"/>
        </w:rPr>
        <w:t>representation.</w:t>
      </w:r>
    </w:p>
    <w:p w14:paraId="30526FD1" w14:textId="77777777" w:rsidR="008311D0" w:rsidRPr="000A11F1" w:rsidRDefault="00A43B6B" w:rsidP="000E51B4">
      <w:pPr>
        <w:spacing w:line="288" w:lineRule="auto"/>
        <w:rPr>
          <w:i/>
          <w:iCs/>
          <w:szCs w:val="22"/>
          <w:shd w:val="clear" w:color="auto" w:fill="FFFFFF"/>
        </w:rPr>
      </w:pPr>
      <w:r w:rsidRPr="000A11F1">
        <w:rPr>
          <w:i/>
          <w:iCs/>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26C830EE" w14:textId="01917CAA" w:rsidR="009F2449" w:rsidRPr="000A11F1" w:rsidRDefault="00A43B6B" w:rsidP="000E51B4">
      <w:pPr>
        <w:spacing w:line="288" w:lineRule="auto"/>
        <w:rPr>
          <w:i/>
          <w:iCs/>
          <w:szCs w:val="22"/>
          <w:shd w:val="clear" w:color="auto" w:fill="FFFFFF"/>
        </w:rPr>
      </w:pPr>
      <w:r w:rsidRPr="009008B7">
        <w:rPr>
          <w:i/>
          <w:iCs/>
          <w:szCs w:val="22"/>
          <w:shd w:val="clear" w:color="auto" w:fill="FFFFFF"/>
        </w:rPr>
        <w:t xml:space="preserve">Overall, </w:t>
      </w:r>
      <w:r w:rsidRPr="009008B7">
        <w:rPr>
          <w:i/>
          <w:iCs/>
          <w:szCs w:val="22"/>
          <w:u w:val="single"/>
          <w:shd w:val="clear" w:color="auto" w:fill="FFFFFF"/>
        </w:rPr>
        <w:t>I am not convinced of the extent to which the mutations introduced in this work perturb the interfaces of the 16 interactor</w:t>
      </w:r>
      <w:r w:rsidRPr="009008B7">
        <w:rPr>
          <w:i/>
          <w:iCs/>
          <w:szCs w:val="22"/>
          <w:shd w:val="clear" w:color="auto" w:fill="FFFFFF"/>
        </w:rPr>
        <w:t xml:space="preserve">s of Supplementary File 1 Table 1. The authors </w:t>
      </w:r>
      <w:r w:rsidRPr="009008B7">
        <w:rPr>
          <w:i/>
          <w:iCs/>
          <w:szCs w:val="22"/>
          <w:u w:val="single"/>
          <w:shd w:val="clear" w:color="auto" w:fill="FFFFFF"/>
        </w:rPr>
        <w:t>should purify the mutant Gsp1 proteins and measure their interactions with the partners whose interactions the mutations were meant to perturb</w:t>
      </w:r>
      <w:r w:rsidRPr="009008B7">
        <w:rPr>
          <w:i/>
          <w:iCs/>
          <w:szCs w:val="22"/>
          <w:shd w:val="clear" w:color="auto" w:fill="FFFFFF"/>
        </w:rPr>
        <w:t>, using robust biophysical methods such as ITC to settle this point.</w:t>
      </w:r>
    </w:p>
    <w:p w14:paraId="40DB7859" w14:textId="1FEC6AF6" w:rsidR="00BD1887" w:rsidRPr="006D58DD" w:rsidRDefault="00EC7DDB" w:rsidP="000813F5">
      <w:pPr>
        <w:spacing w:line="288" w:lineRule="auto"/>
        <w:rPr>
          <w:color w:val="2F5496" w:themeColor="accent1" w:themeShade="BF"/>
          <w:szCs w:val="22"/>
          <w:shd w:val="clear" w:color="auto" w:fill="FFFFFF"/>
        </w:rPr>
      </w:pPr>
      <w:r w:rsidRPr="006D58DD">
        <w:rPr>
          <w:color w:val="2F5496" w:themeColor="accent1" w:themeShade="BF"/>
          <w:szCs w:val="22"/>
        </w:rPr>
        <w:t>W</w:t>
      </w:r>
      <w:r w:rsidR="000A11F1" w:rsidRPr="006D58DD">
        <w:rPr>
          <w:color w:val="2F5496" w:themeColor="accent1" w:themeShade="BF"/>
          <w:szCs w:val="22"/>
        </w:rPr>
        <w:t>e thank the reviewer for these comments</w:t>
      </w:r>
      <w:r w:rsidR="00003B6B" w:rsidRPr="006D58DD">
        <w:rPr>
          <w:color w:val="2F5496" w:themeColor="accent1" w:themeShade="BF"/>
          <w:szCs w:val="22"/>
        </w:rPr>
        <w:t>, which</w:t>
      </w:r>
      <w:r w:rsidR="000A11F1" w:rsidRPr="006D58DD">
        <w:rPr>
          <w:color w:val="2F5496" w:themeColor="accent1" w:themeShade="BF"/>
          <w:szCs w:val="22"/>
        </w:rPr>
        <w:t xml:space="preserve"> </w:t>
      </w:r>
      <w:r w:rsidR="00003B6B" w:rsidRPr="006D58DD">
        <w:rPr>
          <w:color w:val="2F5496" w:themeColor="accent1" w:themeShade="BF"/>
          <w:szCs w:val="22"/>
        </w:rPr>
        <w:t>highlighted</w:t>
      </w:r>
      <w:r w:rsidR="000A11F1" w:rsidRPr="006D58DD">
        <w:rPr>
          <w:color w:val="2F5496" w:themeColor="accent1" w:themeShade="BF"/>
          <w:szCs w:val="22"/>
        </w:rPr>
        <w:t xml:space="preserve"> that our </w:t>
      </w:r>
      <w:r w:rsidR="00AF0D80" w:rsidRPr="006D58DD">
        <w:rPr>
          <w:color w:val="2F5496" w:themeColor="accent1" w:themeShade="BF"/>
          <w:szCs w:val="22"/>
          <w:shd w:val="clear" w:color="auto" w:fill="FFFFFF"/>
        </w:rPr>
        <w:t>presentation of the AP-MS data</w:t>
      </w:r>
      <w:r w:rsidR="000A11F1" w:rsidRPr="006D58DD">
        <w:rPr>
          <w:color w:val="2F5496" w:themeColor="accent1" w:themeShade="BF"/>
          <w:szCs w:val="22"/>
        </w:rPr>
        <w:t xml:space="preserve"> was unclear and consequently misleading. </w:t>
      </w:r>
      <w:r w:rsidR="00D261A4" w:rsidRPr="006D58DD">
        <w:rPr>
          <w:color w:val="2F5496" w:themeColor="accent1" w:themeShade="BF"/>
          <w:szCs w:val="22"/>
          <w:shd w:val="clear" w:color="auto" w:fill="FFFFFF"/>
        </w:rPr>
        <w:t xml:space="preserve">In particular, we did not intend to imply that the AP-MS data show that </w:t>
      </w:r>
      <w:r w:rsidR="00D261A4" w:rsidRPr="006D58DD">
        <w:rPr>
          <w:i/>
          <w:color w:val="2F5496" w:themeColor="accent1" w:themeShade="BF"/>
          <w:szCs w:val="22"/>
          <w:shd w:val="clear" w:color="auto" w:fill="FFFFFF"/>
        </w:rPr>
        <w:t>all</w:t>
      </w:r>
      <w:r w:rsidR="00D261A4" w:rsidRPr="006D58DD">
        <w:rPr>
          <w:color w:val="2F5496" w:themeColor="accent1" w:themeShade="BF"/>
          <w:szCs w:val="22"/>
          <w:shd w:val="clear" w:color="auto" w:fill="FFFFFF"/>
        </w:rPr>
        <w:t xml:space="preserve"> the targeted interactions were affected as predicted, nor that these effects explain the functional data. </w:t>
      </w:r>
      <w:r w:rsidR="0087036D" w:rsidRPr="006D58DD">
        <w:rPr>
          <w:color w:val="2F5496" w:themeColor="accent1" w:themeShade="BF"/>
          <w:szCs w:val="22"/>
          <w:shd w:val="clear" w:color="auto" w:fill="FFFFFF"/>
        </w:rPr>
        <w:t>Notably</w:t>
      </w:r>
      <w:r w:rsidR="00D261A4" w:rsidRPr="006D58DD">
        <w:rPr>
          <w:color w:val="2F5496" w:themeColor="accent1" w:themeShade="BF"/>
          <w:szCs w:val="22"/>
          <w:shd w:val="clear" w:color="auto" w:fill="FFFFFF"/>
        </w:rPr>
        <w:t xml:space="preserve">, </w:t>
      </w:r>
      <w:r w:rsidR="00563C0E" w:rsidRPr="006D58DD">
        <w:rPr>
          <w:color w:val="2F5496" w:themeColor="accent1" w:themeShade="BF"/>
          <w:szCs w:val="22"/>
          <w:shd w:val="clear" w:color="auto" w:fill="FFFFFF"/>
        </w:rPr>
        <w:t xml:space="preserve">we </w:t>
      </w:r>
      <w:r w:rsidR="00B96ACB" w:rsidRPr="006D58DD">
        <w:rPr>
          <w:color w:val="2F5496" w:themeColor="accent1" w:themeShade="BF"/>
          <w:szCs w:val="22"/>
          <w:shd w:val="clear" w:color="auto" w:fill="FFFFFF"/>
        </w:rPr>
        <w:t>find</w:t>
      </w:r>
      <w:r w:rsidR="00563C0E" w:rsidRPr="006D58DD">
        <w:rPr>
          <w:color w:val="2F5496" w:themeColor="accent1" w:themeShade="BF"/>
          <w:szCs w:val="22"/>
          <w:shd w:val="clear" w:color="auto" w:fill="FFFFFF"/>
        </w:rPr>
        <w:t xml:space="preserve"> </w:t>
      </w:r>
      <w:r w:rsidR="00B14976" w:rsidRPr="006D58DD">
        <w:rPr>
          <w:color w:val="2F5496" w:themeColor="accent1" w:themeShade="BF"/>
          <w:szCs w:val="22"/>
          <w:shd w:val="clear" w:color="auto" w:fill="FFFFFF"/>
        </w:rPr>
        <w:t xml:space="preserve">that </w:t>
      </w:r>
      <w:r w:rsidR="00D261A4" w:rsidRPr="006D58DD">
        <w:rPr>
          <w:color w:val="2F5496" w:themeColor="accent1" w:themeShade="BF"/>
          <w:szCs w:val="22"/>
        </w:rPr>
        <w:t xml:space="preserve">the effects of the point mutants on biological functions </w:t>
      </w:r>
      <w:r w:rsidR="00D261A4" w:rsidRPr="006D58DD">
        <w:rPr>
          <w:i/>
          <w:color w:val="2F5496" w:themeColor="accent1" w:themeShade="BF"/>
          <w:szCs w:val="22"/>
        </w:rPr>
        <w:t>cannot</w:t>
      </w:r>
      <w:r w:rsidR="00D261A4" w:rsidRPr="006D58DD">
        <w:rPr>
          <w:color w:val="2F5496" w:themeColor="accent1" w:themeShade="BF"/>
          <w:szCs w:val="22"/>
        </w:rPr>
        <w:t xml:space="preserve"> be explained by the position of the mutations in each individual targeted interface. </w:t>
      </w:r>
      <w:r w:rsidR="00A85E27" w:rsidRPr="006D58DD">
        <w:rPr>
          <w:color w:val="2F5496" w:themeColor="accent1" w:themeShade="BF"/>
          <w:szCs w:val="22"/>
        </w:rPr>
        <w:t>Instead</w:t>
      </w:r>
      <w:r w:rsidR="00C00E05" w:rsidRPr="006D58DD">
        <w:rPr>
          <w:color w:val="2F5496" w:themeColor="accent1" w:themeShade="BF"/>
          <w:szCs w:val="22"/>
        </w:rPr>
        <w:t>, the AP-MS data suggest</w:t>
      </w:r>
      <w:r w:rsidR="00D261A4" w:rsidRPr="006D58DD">
        <w:rPr>
          <w:color w:val="2F5496" w:themeColor="accent1" w:themeShade="BF"/>
          <w:szCs w:val="22"/>
        </w:rPr>
        <w:t xml:space="preserve"> rather extensive changes of many physical interactions in the cellular context</w:t>
      </w:r>
      <w:r w:rsidR="003F2557" w:rsidRPr="006D58DD">
        <w:rPr>
          <w:color w:val="2F5496" w:themeColor="accent1" w:themeShade="BF"/>
          <w:szCs w:val="22"/>
        </w:rPr>
        <w:t>.</w:t>
      </w:r>
      <w:r w:rsidR="00D261A4" w:rsidRPr="006D58DD">
        <w:rPr>
          <w:color w:val="2F5496" w:themeColor="accent1" w:themeShade="BF"/>
          <w:szCs w:val="22"/>
        </w:rPr>
        <w:t xml:space="preserve"> We therefore think that </w:t>
      </w:r>
      <w:r w:rsidR="005E28F8" w:rsidRPr="006D58DD">
        <w:rPr>
          <w:i/>
          <w:color w:val="2F5496" w:themeColor="accent1" w:themeShade="BF"/>
          <w:szCs w:val="22"/>
        </w:rPr>
        <w:t>in vitro</w:t>
      </w:r>
      <w:r w:rsidR="005E28F8" w:rsidRPr="006D58DD">
        <w:rPr>
          <w:color w:val="2F5496" w:themeColor="accent1" w:themeShade="BF"/>
          <w:szCs w:val="22"/>
        </w:rPr>
        <w:t xml:space="preserve"> </w:t>
      </w:r>
      <w:r w:rsidR="00D261A4" w:rsidRPr="006D58DD">
        <w:rPr>
          <w:color w:val="2F5496" w:themeColor="accent1" w:themeShade="BF"/>
          <w:szCs w:val="22"/>
        </w:rPr>
        <w:t xml:space="preserve">pairwise affinity measurements of selected individual complexes </w:t>
      </w:r>
      <w:r w:rsidR="00B85251" w:rsidRPr="006D58DD">
        <w:rPr>
          <w:color w:val="2F5496" w:themeColor="accent1" w:themeShade="BF"/>
          <w:szCs w:val="22"/>
        </w:rPr>
        <w:t>are</w:t>
      </w:r>
      <w:r w:rsidR="00D261A4" w:rsidRPr="006D58DD">
        <w:rPr>
          <w:color w:val="2F5496" w:themeColor="accent1" w:themeShade="BF"/>
          <w:szCs w:val="22"/>
        </w:rPr>
        <w:t xml:space="preserve"> unlikely to better explain the functional data. </w:t>
      </w:r>
      <w:r w:rsidR="002C4D44" w:rsidRPr="006D58DD">
        <w:rPr>
          <w:color w:val="2F5496" w:themeColor="accent1" w:themeShade="BF"/>
          <w:szCs w:val="22"/>
        </w:rPr>
        <w:t xml:space="preserve">We hope that our revisions clarify these </w:t>
      </w:r>
      <w:r w:rsidR="00344826" w:rsidRPr="006D58DD">
        <w:rPr>
          <w:color w:val="2F5496" w:themeColor="accent1" w:themeShade="BF"/>
          <w:szCs w:val="22"/>
        </w:rPr>
        <w:t>points</w:t>
      </w:r>
      <w:r w:rsidR="002C4D44" w:rsidRPr="006D58DD">
        <w:rPr>
          <w:color w:val="2F5496" w:themeColor="accent1" w:themeShade="BF"/>
          <w:szCs w:val="22"/>
        </w:rPr>
        <w:t xml:space="preserve">. In particular, </w:t>
      </w:r>
      <w:r w:rsidR="00AD067C" w:rsidRPr="006D58DD">
        <w:rPr>
          <w:color w:val="2F5496" w:themeColor="accent1" w:themeShade="BF"/>
          <w:szCs w:val="22"/>
        </w:rPr>
        <w:t>w</w:t>
      </w:r>
      <w:r w:rsidR="00D261A4" w:rsidRPr="006D58DD">
        <w:rPr>
          <w:color w:val="2F5496" w:themeColor="accent1" w:themeShade="BF"/>
          <w:szCs w:val="22"/>
          <w:shd w:val="clear" w:color="auto" w:fill="FFFFFF"/>
        </w:rPr>
        <w:t xml:space="preserve">e </w:t>
      </w:r>
      <w:r w:rsidR="00CE5A6D">
        <w:rPr>
          <w:color w:val="2F5496" w:themeColor="accent1" w:themeShade="BF"/>
          <w:szCs w:val="22"/>
          <w:shd w:val="clear" w:color="auto" w:fill="FFFFFF"/>
        </w:rPr>
        <w:t xml:space="preserve"> have now more clearly described</w:t>
      </w:r>
      <w:r w:rsidR="00D261A4" w:rsidRPr="006D58DD">
        <w:rPr>
          <w:color w:val="2F5496" w:themeColor="accent1" w:themeShade="BF"/>
          <w:szCs w:val="22"/>
          <w:shd w:val="clear" w:color="auto" w:fill="FFFFFF"/>
        </w:rPr>
        <w:t xml:space="preserve"> that: (</w:t>
      </w:r>
      <w:proofErr w:type="spellStart"/>
      <w:r w:rsidR="00D261A4" w:rsidRPr="006D58DD">
        <w:rPr>
          <w:color w:val="2F5496" w:themeColor="accent1" w:themeShade="BF"/>
          <w:szCs w:val="22"/>
          <w:shd w:val="clear" w:color="auto" w:fill="FFFFFF"/>
        </w:rPr>
        <w:t>i</w:t>
      </w:r>
      <w:proofErr w:type="spellEnd"/>
      <w:r w:rsidR="00D261A4" w:rsidRPr="006D58DD">
        <w:rPr>
          <w:color w:val="2F5496" w:themeColor="accent1" w:themeShade="BF"/>
          <w:szCs w:val="22"/>
          <w:shd w:val="clear" w:color="auto" w:fill="FFFFFF"/>
        </w:rPr>
        <w:t xml:space="preserve">) Overall many (but not all) of the mutations affect the targeted interactions based on complex structures (new </w:t>
      </w:r>
      <w:r w:rsidR="00D261A4" w:rsidRPr="006D58DD">
        <w:rPr>
          <w:b/>
          <w:color w:val="2F5496" w:themeColor="accent1" w:themeShade="BF"/>
          <w:szCs w:val="22"/>
          <w:shd w:val="clear" w:color="auto" w:fill="FFFFFF"/>
        </w:rPr>
        <w:t>Fig. 2a</w:t>
      </w:r>
      <w:r w:rsidR="00D261A4" w:rsidRPr="006D58DD">
        <w:rPr>
          <w:color w:val="2F5496" w:themeColor="accent1" w:themeShade="BF"/>
          <w:szCs w:val="22"/>
          <w:shd w:val="clear" w:color="auto" w:fill="FFFFFF"/>
        </w:rPr>
        <w:t xml:space="preserve">, left distribution), </w:t>
      </w:r>
      <w:r w:rsidR="003F2557" w:rsidRPr="006D58DD">
        <w:rPr>
          <w:color w:val="2F5496" w:themeColor="accent1" w:themeShade="BF"/>
          <w:szCs w:val="22"/>
          <w:shd w:val="clear" w:color="auto" w:fill="FFFFFF"/>
        </w:rPr>
        <w:t>but</w:t>
      </w:r>
      <w:r w:rsidR="00D261A4" w:rsidRPr="006D58DD">
        <w:rPr>
          <w:color w:val="2F5496" w:themeColor="accent1" w:themeShade="BF"/>
          <w:szCs w:val="22"/>
          <w:shd w:val="clear" w:color="auto" w:fill="FFFFFF"/>
        </w:rPr>
        <w:t xml:space="preserve"> the AP-MS data also indicate widespread rewiring of physical protein-protein interactions (new </w:t>
      </w:r>
      <w:r w:rsidR="00D261A4" w:rsidRPr="006D58DD">
        <w:rPr>
          <w:b/>
          <w:color w:val="2F5496" w:themeColor="accent1" w:themeShade="BF"/>
          <w:szCs w:val="22"/>
          <w:shd w:val="clear" w:color="auto" w:fill="FFFFFF"/>
        </w:rPr>
        <w:t>Fig. 2a</w:t>
      </w:r>
      <w:r w:rsidR="00D261A4" w:rsidRPr="006D58DD">
        <w:rPr>
          <w:color w:val="2F5496" w:themeColor="accent1" w:themeShade="BF"/>
          <w:szCs w:val="22"/>
          <w:shd w:val="clear" w:color="auto" w:fill="FFFFFF"/>
        </w:rPr>
        <w:t xml:space="preserve">, right distribution). (ii) Importantly, the functional consequences of the mutations seen in the E-MAP data are better explained by changes in kinetic parameters (new </w:t>
      </w:r>
      <w:r w:rsidR="00D261A4" w:rsidRPr="006D58DD">
        <w:rPr>
          <w:b/>
          <w:color w:val="2F5496" w:themeColor="accent1" w:themeShade="BF"/>
          <w:szCs w:val="22"/>
          <w:shd w:val="clear" w:color="auto" w:fill="FFFFFF"/>
        </w:rPr>
        <w:t>Fig. 4</w:t>
      </w:r>
      <w:r w:rsidR="00D261A4" w:rsidRPr="006D58DD">
        <w:rPr>
          <w:color w:val="2F5496" w:themeColor="accent1" w:themeShade="BF"/>
          <w:szCs w:val="22"/>
          <w:shd w:val="clear" w:color="auto" w:fill="FFFFFF"/>
        </w:rPr>
        <w:t>) than effects directly perturbing the targeted physical interaction interfaces (</w:t>
      </w:r>
      <w:r w:rsidR="00D261A4" w:rsidRPr="006D58DD">
        <w:rPr>
          <w:b/>
          <w:color w:val="2F5496" w:themeColor="accent1" w:themeShade="BF"/>
          <w:szCs w:val="22"/>
          <w:shd w:val="clear" w:color="auto" w:fill="FFFFFF"/>
        </w:rPr>
        <w:t>Fig. 1g</w:t>
      </w:r>
      <w:r w:rsidR="00D261A4" w:rsidRPr="006D58DD">
        <w:rPr>
          <w:color w:val="2F5496" w:themeColor="accent1" w:themeShade="BF"/>
          <w:szCs w:val="22"/>
          <w:shd w:val="clear" w:color="auto" w:fill="FFFFFF"/>
        </w:rPr>
        <w:t>).</w:t>
      </w:r>
    </w:p>
    <w:p w14:paraId="708FDC01" w14:textId="2BF84C6F" w:rsidR="000813F5" w:rsidRPr="006D58DD" w:rsidRDefault="000813F5" w:rsidP="000813F5">
      <w:pPr>
        <w:spacing w:line="288" w:lineRule="auto"/>
        <w:rPr>
          <w:color w:val="2F5496" w:themeColor="accent1" w:themeShade="BF"/>
          <w:szCs w:val="22"/>
          <w:shd w:val="clear" w:color="auto" w:fill="FFFFFF"/>
        </w:rPr>
      </w:pPr>
      <w:r w:rsidRPr="006D58DD">
        <w:rPr>
          <w:color w:val="2F5496" w:themeColor="accent1" w:themeShade="BF"/>
          <w:szCs w:val="22"/>
          <w:shd w:val="clear" w:color="auto" w:fill="FFFFFF"/>
        </w:rPr>
        <w:t xml:space="preserve">We revised the main text, </w:t>
      </w:r>
      <w:r w:rsidR="00082593" w:rsidRPr="006D58DD">
        <w:rPr>
          <w:b/>
          <w:color w:val="2F5496" w:themeColor="accent1" w:themeShade="BF"/>
          <w:szCs w:val="22"/>
          <w:shd w:val="clear" w:color="auto" w:fill="FFFFFF"/>
        </w:rPr>
        <w:t>Fig.2</w:t>
      </w:r>
      <w:r w:rsidRPr="006D58DD">
        <w:rPr>
          <w:color w:val="2F5496" w:themeColor="accent1" w:themeShade="BF"/>
          <w:szCs w:val="22"/>
          <w:shd w:val="clear" w:color="auto" w:fill="FFFFFF"/>
        </w:rPr>
        <w:t xml:space="preserve">, and </w:t>
      </w:r>
      <w:r w:rsidRPr="006D58DD">
        <w:rPr>
          <w:b/>
          <w:color w:val="2F5496" w:themeColor="accent1" w:themeShade="BF"/>
          <w:szCs w:val="22"/>
          <w:shd w:val="clear" w:color="auto" w:fill="FFFFFF"/>
        </w:rPr>
        <w:t>Extended Data Figure 5</w:t>
      </w:r>
      <w:r w:rsidRPr="006D58DD">
        <w:rPr>
          <w:color w:val="2F5496" w:themeColor="accent1" w:themeShade="BF"/>
          <w:szCs w:val="22"/>
          <w:shd w:val="clear" w:color="auto" w:fill="FFFFFF"/>
        </w:rPr>
        <w:t xml:space="preserve"> as follows:</w:t>
      </w:r>
    </w:p>
    <w:p w14:paraId="03FC5895" w14:textId="602F5DC3" w:rsidR="007220CA" w:rsidRDefault="007E1A91" w:rsidP="000813F5">
      <w:pPr>
        <w:spacing w:line="288" w:lineRule="auto"/>
        <w:rPr>
          <w:color w:val="000000" w:themeColor="text1"/>
          <w:szCs w:val="22"/>
          <w:shd w:val="clear" w:color="auto" w:fill="FFFFFF"/>
        </w:rPr>
      </w:pPr>
      <w:r>
        <w:rPr>
          <w:noProof/>
          <w:color w:val="000000" w:themeColor="text1"/>
          <w:szCs w:val="22"/>
          <w:shd w:val="clear" w:color="auto" w:fill="FFFFFF"/>
        </w:rPr>
        <w:lastRenderedPageBreak/>
        <w:drawing>
          <wp:inline distT="0" distB="0" distL="0" distR="0" wp14:anchorId="6494FD40" wp14:editId="1F6F9CB2">
            <wp:extent cx="3784600" cy="39242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4600" cy="3924299"/>
                    </a:xfrm>
                    <a:prstGeom prst="rect">
                      <a:avLst/>
                    </a:prstGeom>
                  </pic:spPr>
                </pic:pic>
              </a:graphicData>
            </a:graphic>
          </wp:inline>
        </w:drawing>
      </w:r>
    </w:p>
    <w:p w14:paraId="142CDB02" w14:textId="76176A73" w:rsidR="005228B8" w:rsidRPr="00327BD9" w:rsidRDefault="00EB788A" w:rsidP="00736FA5">
      <w:pPr>
        <w:spacing w:line="240" w:lineRule="auto"/>
        <w:rPr>
          <w:color w:val="FF0000"/>
          <w:szCs w:val="22"/>
          <w:shd w:val="clear" w:color="auto" w:fill="FFFFFF"/>
        </w:rPr>
      </w:pPr>
      <w:commentRangeStart w:id="24"/>
      <w:r w:rsidRPr="00C07F54">
        <w:rPr>
          <w:b/>
          <w:bCs/>
          <w:color w:val="000000" w:themeColor="text1"/>
          <w:szCs w:val="22"/>
          <w:shd w:val="clear" w:color="auto" w:fill="FFFFFF"/>
        </w:rPr>
        <w:t>Figure 2</w:t>
      </w:r>
      <w:r w:rsidR="00905A24" w:rsidRPr="00C07F54">
        <w:rPr>
          <w:b/>
          <w:bCs/>
        </w:rPr>
        <w:t xml:space="preserve"> </w:t>
      </w:r>
      <w:commentRangeStart w:id="25"/>
      <w:r w:rsidR="00905A24" w:rsidRPr="00C07F54">
        <w:rPr>
          <w:b/>
          <w:bCs/>
          <w:color w:val="000000" w:themeColor="text1"/>
          <w:szCs w:val="22"/>
          <w:shd w:val="clear" w:color="auto" w:fill="FFFFFF"/>
        </w:rPr>
        <w:t xml:space="preserve">Gsp1 point mutations in the interfaces with protein partners globally rewire the physical interaction </w:t>
      </w:r>
      <w:commentRangeEnd w:id="24"/>
      <w:r w:rsidR="0023040E">
        <w:rPr>
          <w:rStyle w:val="CommentReference"/>
        </w:rPr>
        <w:commentReference w:id="24"/>
      </w:r>
      <w:r w:rsidR="00905A24" w:rsidRPr="00C07F54">
        <w:rPr>
          <w:b/>
          <w:bCs/>
          <w:color w:val="000000" w:themeColor="text1"/>
          <w:szCs w:val="22"/>
          <w:shd w:val="clear" w:color="auto" w:fill="FFFFFF"/>
        </w:rPr>
        <w:t xml:space="preserve">network of Gsp1, including changes in interactions with the switch regulators GEF (Srm1) and GAP (Rna1). </w:t>
      </w:r>
      <w:r w:rsidR="00905A24" w:rsidRPr="00327BD9">
        <w:rPr>
          <w:b/>
          <w:bCs/>
          <w:color w:val="FF0000"/>
          <w:szCs w:val="22"/>
          <w:shd w:val="clear" w:color="auto" w:fill="FFFFFF"/>
        </w:rPr>
        <w:t>a</w:t>
      </w:r>
      <w:commentRangeEnd w:id="25"/>
      <w:r w:rsidR="00702084">
        <w:rPr>
          <w:rStyle w:val="CommentReference"/>
        </w:rPr>
        <w:commentReference w:id="25"/>
      </w:r>
      <w:r w:rsidR="00905A24" w:rsidRPr="00327BD9">
        <w:rPr>
          <w:b/>
          <w:bCs/>
          <w:color w:val="FF0000"/>
          <w:szCs w:val="22"/>
          <w:shd w:val="clear" w:color="auto" w:fill="FFFFFF"/>
        </w:rPr>
        <w:t>,</w:t>
      </w:r>
      <w:r w:rsidR="00905A24" w:rsidRPr="00327BD9">
        <w:rPr>
          <w:color w:val="FF0000"/>
          <w:szCs w:val="22"/>
          <w:shd w:val="clear" w:color="auto" w:fill="FFFFFF"/>
        </w:rPr>
        <w:t xml:space="preserve"> </w:t>
      </w:r>
      <w:ins w:id="26" w:author="Tanja Kortemme" w:date="2020-08-30T15:06:00Z">
        <w:r w:rsidR="00D3495B">
          <w:rPr>
            <w:color w:val="FF0000"/>
            <w:szCs w:val="22"/>
            <w:shd w:val="clear" w:color="auto" w:fill="FFFFFF"/>
          </w:rPr>
          <w:t xml:space="preserve">Left: </w:t>
        </w:r>
      </w:ins>
      <w:r w:rsidR="00905A24" w:rsidRPr="00327BD9">
        <w:rPr>
          <w:color w:val="FF0000"/>
          <w:szCs w:val="22"/>
          <w:shd w:val="clear" w:color="auto" w:fill="FFFFFF"/>
        </w:rPr>
        <w:t xml:space="preserve">The change in abundance </w:t>
      </w:r>
      <w:r w:rsidR="00B47499">
        <w:rPr>
          <w:color w:val="FF0000"/>
          <w:szCs w:val="22"/>
          <w:shd w:val="clear" w:color="auto" w:fill="FFFFFF"/>
        </w:rPr>
        <w:t xml:space="preserve">of </w:t>
      </w:r>
      <w:r w:rsidR="00905A24" w:rsidRPr="00327BD9">
        <w:rPr>
          <w:color w:val="FF0000"/>
          <w:szCs w:val="22"/>
          <w:shd w:val="clear" w:color="auto" w:fill="FFFFFF"/>
        </w:rPr>
        <w:t>partner</w:t>
      </w:r>
      <w:r w:rsidR="00B47499">
        <w:rPr>
          <w:color w:val="FF0000"/>
          <w:szCs w:val="22"/>
          <w:shd w:val="clear" w:color="auto" w:fill="FFFFFF"/>
        </w:rPr>
        <w:t xml:space="preserve"> proteins</w:t>
      </w:r>
      <w:r w:rsidR="00905A24" w:rsidRPr="00327BD9">
        <w:rPr>
          <w:color w:val="FF0000"/>
          <w:szCs w:val="22"/>
          <w:shd w:val="clear" w:color="auto" w:fill="FFFFFF"/>
        </w:rPr>
        <w:t xml:space="preserve"> pulled down with Gsp1 mutants is represented as log2-transformed fold change between abundance pulled-down with </w:t>
      </w:r>
      <w:r w:rsidR="000B2EDB">
        <w:rPr>
          <w:color w:val="FF0000"/>
          <w:szCs w:val="22"/>
          <w:shd w:val="clear" w:color="auto" w:fill="FFFFFF"/>
        </w:rPr>
        <w:t xml:space="preserve">a Gsp1 </w:t>
      </w:r>
      <w:r w:rsidR="00905A24" w:rsidRPr="00327BD9">
        <w:rPr>
          <w:color w:val="FF0000"/>
          <w:szCs w:val="22"/>
          <w:shd w:val="clear" w:color="auto" w:fill="FFFFFF"/>
        </w:rPr>
        <w:t xml:space="preserve">mutant versus </w:t>
      </w:r>
      <w:r w:rsidR="002D7592">
        <w:rPr>
          <w:color w:val="FF0000"/>
          <w:szCs w:val="22"/>
          <w:shd w:val="clear" w:color="auto" w:fill="FFFFFF"/>
        </w:rPr>
        <w:t xml:space="preserve">pulled-down </w:t>
      </w:r>
      <w:r w:rsidR="00905A24" w:rsidRPr="00327BD9">
        <w:rPr>
          <w:color w:val="FF0000"/>
          <w:szCs w:val="22"/>
          <w:shd w:val="clear" w:color="auto" w:fill="FFFFFF"/>
        </w:rPr>
        <w:t xml:space="preserve">with wild-type Gsp1. </w:t>
      </w:r>
      <w:ins w:id="27" w:author="Tanja Kortemme" w:date="2020-08-30T15:07:00Z">
        <w:r w:rsidR="0035746D">
          <w:rPr>
            <w:color w:val="FF0000"/>
            <w:szCs w:val="22"/>
            <w:shd w:val="clear" w:color="auto" w:fill="FFFFFF"/>
          </w:rPr>
          <w:t xml:space="preserve">Right: </w:t>
        </w:r>
      </w:ins>
      <w:r w:rsidR="00905A24" w:rsidRPr="00327BD9">
        <w:rPr>
          <w:color w:val="FF0000"/>
          <w:szCs w:val="22"/>
          <w:shd w:val="clear" w:color="auto" w:fill="FFFFFF"/>
        </w:rPr>
        <w:t xml:space="preserve">Change in abundance of pulled-down physical interaction partners for which there are </w:t>
      </w:r>
      <w:r w:rsidR="00C6068C" w:rsidRPr="00327BD9">
        <w:rPr>
          <w:color w:val="FF0000"/>
          <w:szCs w:val="22"/>
          <w:shd w:val="clear" w:color="auto" w:fill="FFFFFF"/>
        </w:rPr>
        <w:t xml:space="preserve">also </w:t>
      </w:r>
      <w:r w:rsidR="00905A24" w:rsidRPr="00327BD9">
        <w:rPr>
          <w:color w:val="FF0000"/>
          <w:szCs w:val="22"/>
          <w:shd w:val="clear" w:color="auto" w:fill="FFFFFF"/>
        </w:rPr>
        <w:t xml:space="preserve">co-complex crystal structures (Rna1, Srm1, Yrb1, Kap95, Pse1, Srp1). </w:t>
      </w:r>
      <w:del w:id="28" w:author="Perica, Tina" w:date="2020-09-11T21:18:00Z">
        <w:r w:rsidR="00905A24" w:rsidRPr="00327BD9" w:rsidDel="001014DB">
          <w:rPr>
            <w:color w:val="FF0000"/>
            <w:szCs w:val="22"/>
            <w:shd w:val="clear" w:color="auto" w:fill="FFFFFF"/>
          </w:rPr>
          <w:delText>On average, when the point mutation is in the core of the interface with the partner</w:delText>
        </w:r>
        <w:r w:rsidR="009223A7" w:rsidDel="001014DB">
          <w:rPr>
            <w:color w:val="FF0000"/>
            <w:szCs w:val="22"/>
            <w:shd w:val="clear" w:color="auto" w:fill="FFFFFF"/>
          </w:rPr>
          <w:delText>, the</w:delText>
        </w:r>
        <w:r w:rsidR="00905A24" w:rsidRPr="00327BD9" w:rsidDel="001014DB">
          <w:rPr>
            <w:color w:val="FF0000"/>
            <w:szCs w:val="22"/>
            <w:shd w:val="clear" w:color="auto" w:fill="FFFFFF"/>
          </w:rPr>
          <w:delText xml:space="preserve"> mean log2-transformed fold change of abundance is lower (</w:delText>
        </w:r>
      </w:del>
      <w:ins w:id="29" w:author="Perica, Tina" w:date="2020-09-11T21:18:00Z">
        <w:r w:rsidR="001014DB">
          <w:rPr>
            <w:color w:val="FF0000"/>
            <w:szCs w:val="22"/>
            <w:shd w:val="clear" w:color="auto" w:fill="FFFFFF"/>
          </w:rPr>
          <w:t>M</w:t>
        </w:r>
      </w:ins>
      <w:del w:id="30" w:author="Perica, Tina" w:date="2020-09-11T21:18:00Z">
        <w:r w:rsidR="00905A24" w:rsidRPr="00327BD9" w:rsidDel="001014DB">
          <w:rPr>
            <w:color w:val="FF0000"/>
            <w:szCs w:val="22"/>
            <w:shd w:val="clear" w:color="auto" w:fill="FFFFFF"/>
          </w:rPr>
          <w:delText>m</w:delText>
        </w:r>
      </w:del>
      <w:r w:rsidR="00905A24" w:rsidRPr="00327BD9">
        <w:rPr>
          <w:color w:val="FF0000"/>
          <w:szCs w:val="22"/>
          <w:shd w:val="clear" w:color="auto" w:fill="FFFFFF"/>
        </w:rPr>
        <w:t>ean(log</w:t>
      </w:r>
      <w:r w:rsidR="00905A24" w:rsidRPr="00327BD9">
        <w:rPr>
          <w:color w:val="FF0000"/>
          <w:szCs w:val="22"/>
          <w:shd w:val="clear" w:color="auto" w:fill="FFFFFF"/>
          <w:vertAlign w:val="subscript"/>
        </w:rPr>
        <w:t>2</w:t>
      </w:r>
      <w:r w:rsidR="00905A24" w:rsidRPr="00327BD9">
        <w:rPr>
          <w:color w:val="FF0000"/>
          <w:szCs w:val="22"/>
          <w:shd w:val="clear" w:color="auto" w:fill="FFFFFF"/>
        </w:rPr>
        <w:t xml:space="preserve">FC) </w:t>
      </w:r>
      <w:ins w:id="31" w:author="Perica, Tina" w:date="2020-09-11T21:20:00Z">
        <w:r w:rsidR="004660E8">
          <w:rPr>
            <w:color w:val="FF0000"/>
            <w:szCs w:val="22"/>
            <w:shd w:val="clear" w:color="auto" w:fill="FFFFFF"/>
          </w:rPr>
          <w:t xml:space="preserve">values </w:t>
        </w:r>
      </w:ins>
      <w:ins w:id="32" w:author="Perica, Tina" w:date="2020-09-11T21:18:00Z">
        <w:r w:rsidR="001014DB" w:rsidRPr="001014DB">
          <w:rPr>
            <w:color w:val="FF0000"/>
            <w:szCs w:val="22"/>
            <w:shd w:val="clear" w:color="auto" w:fill="FFFFFF"/>
          </w:rPr>
          <w:t>when the point mutation is</w:t>
        </w:r>
      </w:ins>
      <w:ins w:id="33" w:author="Perica, Tina" w:date="2020-09-11T21:19:00Z">
        <w:r w:rsidR="001014DB">
          <w:rPr>
            <w:color w:val="FF0000"/>
            <w:szCs w:val="22"/>
            <w:shd w:val="clear" w:color="auto" w:fill="FFFFFF"/>
          </w:rPr>
          <w:t xml:space="preserve"> versus</w:t>
        </w:r>
      </w:ins>
      <w:ins w:id="34" w:author="Perica, Tina" w:date="2020-09-11T21:20:00Z">
        <w:r w:rsidR="004660E8">
          <w:rPr>
            <w:color w:val="FF0000"/>
            <w:szCs w:val="22"/>
            <w:shd w:val="clear" w:color="auto" w:fill="FFFFFF"/>
          </w:rPr>
          <w:t xml:space="preserve"> when it</w:t>
        </w:r>
      </w:ins>
      <w:ins w:id="35" w:author="Perica, Tina" w:date="2020-09-11T21:19:00Z">
        <w:r w:rsidR="001014DB">
          <w:rPr>
            <w:color w:val="FF0000"/>
            <w:szCs w:val="22"/>
            <w:shd w:val="clear" w:color="auto" w:fill="FFFFFF"/>
          </w:rPr>
          <w:t xml:space="preserve"> is not</w:t>
        </w:r>
      </w:ins>
      <w:ins w:id="36" w:author="Perica, Tina" w:date="2020-09-11T21:18:00Z">
        <w:r w:rsidR="001014DB" w:rsidRPr="001014DB">
          <w:rPr>
            <w:color w:val="FF0000"/>
            <w:szCs w:val="22"/>
            <w:shd w:val="clear" w:color="auto" w:fill="FFFFFF"/>
          </w:rPr>
          <w:t xml:space="preserve"> in the core of the interface with the partner</w:t>
        </w:r>
        <w:r w:rsidR="001014DB">
          <w:rPr>
            <w:color w:val="FF0000"/>
            <w:szCs w:val="22"/>
            <w:shd w:val="clear" w:color="auto" w:fill="FFFFFF"/>
          </w:rPr>
          <w:t xml:space="preserve"> </w:t>
        </w:r>
      </w:ins>
      <w:ins w:id="37" w:author="Perica, Tina" w:date="2020-09-11T21:20:00Z">
        <w:r w:rsidR="004660E8">
          <w:rPr>
            <w:color w:val="FF0000"/>
            <w:szCs w:val="22"/>
            <w:shd w:val="clear" w:color="auto" w:fill="FFFFFF"/>
          </w:rPr>
          <w:t>are</w:t>
        </w:r>
      </w:ins>
      <w:del w:id="38" w:author="Perica, Tina" w:date="2020-09-11T21:18:00Z">
        <w:r w:rsidR="00905A24" w:rsidRPr="00327BD9" w:rsidDel="001014DB">
          <w:rPr>
            <w:color w:val="FF0000"/>
            <w:szCs w:val="22"/>
            <w:shd w:val="clear" w:color="auto" w:fill="FFFFFF"/>
          </w:rPr>
          <w:delText>=</w:delText>
        </w:r>
      </w:del>
      <w:r w:rsidR="00905A24" w:rsidRPr="00327BD9">
        <w:rPr>
          <w:color w:val="FF0000"/>
          <w:szCs w:val="22"/>
          <w:shd w:val="clear" w:color="auto" w:fill="FFFFFF"/>
        </w:rPr>
        <w:t xml:space="preserve"> -1</w:t>
      </w:r>
      <w:ins w:id="39" w:author="Perica, Tina" w:date="2020-09-11T21:19:00Z">
        <w:r w:rsidR="001014DB">
          <w:rPr>
            <w:color w:val="FF0000"/>
            <w:szCs w:val="22"/>
            <w:shd w:val="clear" w:color="auto" w:fill="FFFFFF"/>
          </w:rPr>
          <w:t xml:space="preserve"> and</w:t>
        </w:r>
      </w:ins>
      <w:del w:id="40" w:author="Perica, Tina" w:date="2020-09-11T21:19:00Z">
        <w:r w:rsidR="00905A24" w:rsidRPr="00327BD9" w:rsidDel="001014DB">
          <w:rPr>
            <w:color w:val="FF0000"/>
            <w:szCs w:val="22"/>
            <w:shd w:val="clear" w:color="auto" w:fill="FFFFFF"/>
          </w:rPr>
          <w:delText xml:space="preserve">), </w:delText>
        </w:r>
      </w:del>
      <w:del w:id="41" w:author="Perica, Tina" w:date="2020-09-11T21:18:00Z">
        <w:r w:rsidR="00905A24" w:rsidRPr="00327BD9" w:rsidDel="001014DB">
          <w:rPr>
            <w:color w:val="FF0000"/>
            <w:szCs w:val="22"/>
            <w:shd w:val="clear" w:color="auto" w:fill="FFFFFF"/>
          </w:rPr>
          <w:delText xml:space="preserve">than </w:delText>
        </w:r>
      </w:del>
      <w:del w:id="42" w:author="Perica, Tina" w:date="2020-09-11T21:19:00Z">
        <w:r w:rsidR="00905A24" w:rsidRPr="00327BD9" w:rsidDel="001014DB">
          <w:rPr>
            <w:color w:val="FF0000"/>
            <w:szCs w:val="22"/>
            <w:shd w:val="clear" w:color="auto" w:fill="FFFFFF"/>
          </w:rPr>
          <w:delText>when the mutation is not in the interface core with the pulled</w:delText>
        </w:r>
      </w:del>
      <w:ins w:id="43" w:author="Tanja Kortemme" w:date="2020-08-30T15:07:00Z">
        <w:del w:id="44" w:author="Perica, Tina" w:date="2020-09-11T21:19:00Z">
          <w:r w:rsidR="00CB56CF" w:rsidDel="001014DB">
            <w:rPr>
              <w:color w:val="FF0000"/>
              <w:szCs w:val="22"/>
              <w:shd w:val="clear" w:color="auto" w:fill="FFFFFF"/>
            </w:rPr>
            <w:delText>-</w:delText>
          </w:r>
        </w:del>
      </w:ins>
      <w:del w:id="45" w:author="Perica, Tina" w:date="2020-09-11T21:19:00Z">
        <w:r w:rsidR="00905A24" w:rsidRPr="00327BD9" w:rsidDel="001014DB">
          <w:rPr>
            <w:color w:val="FF0000"/>
            <w:szCs w:val="22"/>
            <w:shd w:val="clear" w:color="auto" w:fill="FFFFFF"/>
          </w:rPr>
          <w:delText xml:space="preserve">down partner </w:delText>
        </w:r>
      </w:del>
      <w:del w:id="46" w:author="Perica, Tina" w:date="2020-09-11T21:18:00Z">
        <w:r w:rsidR="00905A24" w:rsidRPr="00327BD9" w:rsidDel="001014DB">
          <w:rPr>
            <w:color w:val="FF0000"/>
            <w:szCs w:val="22"/>
            <w:shd w:val="clear" w:color="auto" w:fill="FFFFFF"/>
          </w:rPr>
          <w:delText>(</w:delText>
        </w:r>
      </w:del>
      <w:del w:id="47" w:author="Perica, Tina" w:date="2020-09-11T21:19:00Z">
        <w:r w:rsidR="00905A24" w:rsidRPr="00327BD9" w:rsidDel="001014DB">
          <w:rPr>
            <w:color w:val="FF0000"/>
            <w:szCs w:val="22"/>
            <w:shd w:val="clear" w:color="auto" w:fill="FFFFFF"/>
          </w:rPr>
          <w:delText>mean(log</w:delText>
        </w:r>
        <w:r w:rsidR="00905A24" w:rsidRPr="00327BD9" w:rsidDel="001014DB">
          <w:rPr>
            <w:color w:val="FF0000"/>
            <w:szCs w:val="22"/>
            <w:shd w:val="clear" w:color="auto" w:fill="FFFFFF"/>
            <w:vertAlign w:val="subscript"/>
          </w:rPr>
          <w:delText>2</w:delText>
        </w:r>
        <w:r w:rsidR="00905A24" w:rsidRPr="00327BD9" w:rsidDel="001014DB">
          <w:rPr>
            <w:color w:val="FF0000"/>
            <w:szCs w:val="22"/>
            <w:shd w:val="clear" w:color="auto" w:fill="FFFFFF"/>
          </w:rPr>
          <w:delText>FC) =</w:delText>
        </w:r>
      </w:del>
      <w:r w:rsidR="00905A24" w:rsidRPr="00327BD9">
        <w:rPr>
          <w:color w:val="FF0000"/>
          <w:szCs w:val="22"/>
          <w:shd w:val="clear" w:color="auto" w:fill="FFFFFF"/>
        </w:rPr>
        <w:t xml:space="preserve"> 0.73</w:t>
      </w:r>
      <w:del w:id="48" w:author="Perica, Tina" w:date="2020-09-11T21:19:00Z">
        <w:r w:rsidR="00905A24" w:rsidRPr="00327BD9" w:rsidDel="001014DB">
          <w:rPr>
            <w:color w:val="FF0000"/>
            <w:szCs w:val="22"/>
            <w:shd w:val="clear" w:color="auto" w:fill="FFFFFF"/>
          </w:rPr>
          <w:delText>)</w:delText>
        </w:r>
      </w:del>
      <w:r w:rsidR="00905A24" w:rsidRPr="00327BD9">
        <w:rPr>
          <w:color w:val="FF0000"/>
          <w:szCs w:val="22"/>
          <w:shd w:val="clear" w:color="auto" w:fill="FFFFFF"/>
        </w:rPr>
        <w:t>,</w:t>
      </w:r>
      <w:ins w:id="49" w:author="Perica, Tina" w:date="2020-09-11T21:19:00Z">
        <w:r w:rsidR="001014DB">
          <w:rPr>
            <w:color w:val="FF0000"/>
            <w:szCs w:val="22"/>
            <w:shd w:val="clear" w:color="auto" w:fill="FFFFFF"/>
          </w:rPr>
          <w:t xml:space="preserve"> respectively</w:t>
        </w:r>
      </w:ins>
      <w:r w:rsidR="00905A24" w:rsidRPr="00327BD9">
        <w:rPr>
          <w:color w:val="FF0000"/>
          <w:szCs w:val="22"/>
          <w:shd w:val="clear" w:color="auto" w:fill="FFFFFF"/>
        </w:rPr>
        <w:t xml:space="preserve"> </w:t>
      </w:r>
      <w:ins w:id="50" w:author="Perica, Tina" w:date="2020-09-11T21:19:00Z">
        <w:r w:rsidR="001014DB">
          <w:rPr>
            <w:color w:val="FF0000"/>
            <w:szCs w:val="22"/>
            <w:shd w:val="clear" w:color="auto" w:fill="FFFFFF"/>
          </w:rPr>
          <w:t>(</w:t>
        </w:r>
      </w:ins>
      <w:r w:rsidR="00905A24" w:rsidRPr="00327BD9">
        <w:rPr>
          <w:color w:val="FF0000"/>
          <w:szCs w:val="22"/>
          <w:shd w:val="clear" w:color="auto" w:fill="FFFFFF"/>
        </w:rPr>
        <w:t>t-test p-value = 1.6x10</w:t>
      </w:r>
      <w:r w:rsidR="00905A24" w:rsidRPr="00327BD9">
        <w:rPr>
          <w:color w:val="FF0000"/>
          <w:szCs w:val="22"/>
          <w:shd w:val="clear" w:color="auto" w:fill="FFFFFF"/>
          <w:vertAlign w:val="superscript"/>
        </w:rPr>
        <w:t>-5</w:t>
      </w:r>
      <w:ins w:id="51" w:author="Perica, Tina" w:date="2020-09-11T21:19:00Z">
        <w:r w:rsidR="001014DB" w:rsidRPr="001014DB">
          <w:rPr>
            <w:color w:val="FF0000"/>
            <w:szCs w:val="22"/>
            <w:shd w:val="clear" w:color="auto" w:fill="FFFFFF"/>
            <w:rPrChange w:id="52" w:author="Perica, Tina" w:date="2020-09-11T21:19:00Z">
              <w:rPr>
                <w:color w:val="FF0000"/>
                <w:szCs w:val="22"/>
                <w:shd w:val="clear" w:color="auto" w:fill="FFFFFF"/>
                <w:vertAlign w:val="superscript"/>
              </w:rPr>
            </w:rPrChange>
          </w:rPr>
          <w:t>)</w:t>
        </w:r>
      </w:ins>
      <w:r w:rsidR="00905A24" w:rsidRPr="00327BD9">
        <w:rPr>
          <w:color w:val="FF0000"/>
          <w:szCs w:val="22"/>
          <w:shd w:val="clear" w:color="auto" w:fill="FFFFFF"/>
        </w:rPr>
        <w:t xml:space="preserve">. </w:t>
      </w:r>
      <w:r w:rsidR="00905A24" w:rsidRPr="00327BD9">
        <w:rPr>
          <w:b/>
          <w:bCs/>
          <w:color w:val="FF0000"/>
          <w:szCs w:val="22"/>
          <w:shd w:val="clear" w:color="auto" w:fill="FFFFFF"/>
        </w:rPr>
        <w:t>b,</w:t>
      </w:r>
      <w:r w:rsidR="00905A24" w:rsidRPr="00327BD9">
        <w:rPr>
          <w:color w:val="FF0000"/>
          <w:szCs w:val="22"/>
          <w:shd w:val="clear" w:color="auto" w:fill="FFFFFF"/>
        </w:rPr>
        <w:t xml:space="preserve"> </w:t>
      </w:r>
      <w:proofErr w:type="gramStart"/>
      <w:ins w:id="53" w:author="Tanja Kortemme" w:date="2020-08-30T15:07:00Z">
        <w:r w:rsidR="00FB7AFB">
          <w:rPr>
            <w:color w:val="FF0000"/>
            <w:szCs w:val="22"/>
            <w:shd w:val="clear" w:color="auto" w:fill="FFFFFF"/>
          </w:rPr>
          <w:t>Left</w:t>
        </w:r>
        <w:proofErr w:type="gramEnd"/>
        <w:r w:rsidR="00FB7AFB">
          <w:rPr>
            <w:color w:val="FF0000"/>
            <w:szCs w:val="22"/>
            <w:shd w:val="clear" w:color="auto" w:fill="FFFFFF"/>
          </w:rPr>
          <w:t xml:space="preserve">: </w:t>
        </w:r>
      </w:ins>
      <w:r w:rsidR="00905A24" w:rsidRPr="00327BD9">
        <w:rPr>
          <w:color w:val="FF0000"/>
          <w:szCs w:val="22"/>
          <w:shd w:val="clear" w:color="auto" w:fill="FFFFFF"/>
        </w:rPr>
        <w:t xml:space="preserve">Change in abundance of pulled-down Rna1 (GAP) and Srm1 (GEF). </w:t>
      </w:r>
      <w:del w:id="54" w:author="Perica, Tina" w:date="2020-09-11T21:20:00Z">
        <w:r w:rsidR="00905A24" w:rsidRPr="00327BD9" w:rsidDel="005F12A9">
          <w:rPr>
            <w:color w:val="FF0000"/>
            <w:szCs w:val="22"/>
            <w:shd w:val="clear" w:color="auto" w:fill="FFFFFF"/>
          </w:rPr>
          <w:delText xml:space="preserve">There is </w:delText>
        </w:r>
        <w:r w:rsidR="006007C5" w:rsidDel="005F12A9">
          <w:rPr>
            <w:color w:val="FF0000"/>
            <w:szCs w:val="22"/>
            <w:shd w:val="clear" w:color="auto" w:fill="FFFFFF"/>
          </w:rPr>
          <w:delText xml:space="preserve">a </w:delText>
        </w:r>
        <w:r w:rsidR="00905A24" w:rsidRPr="00327BD9" w:rsidDel="005F12A9">
          <w:rPr>
            <w:color w:val="FF0000"/>
            <w:szCs w:val="22"/>
            <w:shd w:val="clear" w:color="auto" w:fill="FFFFFF"/>
          </w:rPr>
          <w:delText xml:space="preserve">significant change in abundance of pulled-down central regulators for most tested mutants, even when the mutations are not in the cores of GAP or GEF interfaces, for example for mutations at the T34 position. </w:delText>
        </w:r>
      </w:del>
      <w:r w:rsidR="00E52C8E">
        <w:rPr>
          <w:color w:val="FF0000"/>
          <w:szCs w:val="22"/>
          <w:shd w:val="clear" w:color="auto" w:fill="FFFFFF"/>
        </w:rPr>
        <w:t xml:space="preserve">Right: </w:t>
      </w:r>
      <w:ins w:id="55" w:author="Perica, Tina" w:date="2020-09-11T21:20:00Z">
        <w:r w:rsidR="005F12A9">
          <w:rPr>
            <w:color w:val="FF0000"/>
            <w:szCs w:val="22"/>
            <w:shd w:val="clear" w:color="auto" w:fill="FFFFFF"/>
          </w:rPr>
          <w:t>Position of t</w:t>
        </w:r>
      </w:ins>
      <w:del w:id="56" w:author="Perica, Tina" w:date="2020-09-11T21:20:00Z">
        <w:r w:rsidR="00905A24" w:rsidRPr="00327BD9" w:rsidDel="005F12A9">
          <w:rPr>
            <w:color w:val="FF0000"/>
            <w:szCs w:val="22"/>
            <w:shd w:val="clear" w:color="auto" w:fill="FFFFFF"/>
          </w:rPr>
          <w:delText>T</w:delText>
        </w:r>
      </w:del>
      <w:r w:rsidR="00905A24" w:rsidRPr="00327BD9">
        <w:rPr>
          <w:color w:val="FF0000"/>
          <w:szCs w:val="22"/>
          <w:shd w:val="clear" w:color="auto" w:fill="FFFFFF"/>
        </w:rPr>
        <w:t xml:space="preserve">hreonine 34 </w:t>
      </w:r>
      <w:del w:id="57" w:author="Perica, Tina" w:date="2020-09-11T21:21:00Z">
        <w:r w:rsidR="00905A24" w:rsidRPr="00327BD9" w:rsidDel="005F12A9">
          <w:rPr>
            <w:color w:val="FF0000"/>
            <w:szCs w:val="22"/>
            <w:shd w:val="clear" w:color="auto" w:fill="FFFFFF"/>
          </w:rPr>
          <w:delText>is neither</w:delText>
        </w:r>
      </w:del>
      <w:ins w:id="58" w:author="Perica, Tina" w:date="2020-09-11T21:21:00Z">
        <w:r w:rsidR="005F12A9">
          <w:rPr>
            <w:color w:val="FF0000"/>
            <w:szCs w:val="22"/>
            <w:shd w:val="clear" w:color="auto" w:fill="FFFFFF"/>
          </w:rPr>
          <w:t xml:space="preserve">with respect to </w:t>
        </w:r>
      </w:ins>
      <w:del w:id="59" w:author="Perica, Tina" w:date="2020-09-11T21:21:00Z">
        <w:r w:rsidR="00905A24" w:rsidRPr="00327BD9" w:rsidDel="005F12A9">
          <w:rPr>
            <w:color w:val="FF0000"/>
            <w:szCs w:val="22"/>
            <w:shd w:val="clear" w:color="auto" w:fill="FFFFFF"/>
          </w:rPr>
          <w:delText xml:space="preserve"> in </w:delText>
        </w:r>
      </w:del>
      <w:r w:rsidR="00905A24" w:rsidRPr="00327BD9">
        <w:rPr>
          <w:color w:val="FF0000"/>
          <w:szCs w:val="22"/>
          <w:shd w:val="clear" w:color="auto" w:fill="FFFFFF"/>
        </w:rPr>
        <w:t>the interface with Rna1 (GAP, PDB id: 1k5d)</w:t>
      </w:r>
      <w:ins w:id="60" w:author="Perica, Tina" w:date="2020-09-11T21:21:00Z">
        <w:r w:rsidR="005F12A9">
          <w:rPr>
            <w:color w:val="FF0000"/>
            <w:szCs w:val="22"/>
            <w:shd w:val="clear" w:color="auto" w:fill="FFFFFF"/>
          </w:rPr>
          <w:t xml:space="preserve"> and </w:t>
        </w:r>
      </w:ins>
      <w:del w:id="61" w:author="Perica, Tina" w:date="2020-09-11T21:21:00Z">
        <w:r w:rsidR="00905A24" w:rsidRPr="00327BD9" w:rsidDel="005F12A9">
          <w:rPr>
            <w:color w:val="FF0000"/>
            <w:szCs w:val="22"/>
            <w:shd w:val="clear" w:color="auto" w:fill="FFFFFF"/>
          </w:rPr>
          <w:delText xml:space="preserve">, nor </w:delText>
        </w:r>
      </w:del>
      <w:r w:rsidR="00905A24" w:rsidRPr="00327BD9">
        <w:rPr>
          <w:color w:val="FF0000"/>
          <w:szCs w:val="22"/>
          <w:shd w:val="clear" w:color="auto" w:fill="FFFFFF"/>
        </w:rPr>
        <w:t xml:space="preserve">Srm1 (GEF, PDB id: 2i1m). As the coordinates for T34 are not resolved in the 2i1m structure, </w:t>
      </w:r>
      <w:r w:rsidR="0076431F" w:rsidRPr="00327BD9">
        <w:rPr>
          <w:color w:val="FF0000"/>
          <w:szCs w:val="22"/>
          <w:shd w:val="clear" w:color="auto" w:fill="FFFFFF"/>
        </w:rPr>
        <w:t>on the right-hand side</w:t>
      </w:r>
      <w:r w:rsidR="00A92C40" w:rsidRPr="00327BD9">
        <w:rPr>
          <w:color w:val="FF0000"/>
          <w:szCs w:val="22"/>
          <w:shd w:val="clear" w:color="auto" w:fill="FFFFFF"/>
        </w:rPr>
        <w:t xml:space="preserve"> </w:t>
      </w:r>
      <w:r w:rsidR="00905A24" w:rsidRPr="00327BD9">
        <w:rPr>
          <w:color w:val="FF0000"/>
          <w:szCs w:val="22"/>
          <w:shd w:val="clear" w:color="auto" w:fill="FFFFFF"/>
        </w:rPr>
        <w:t>the pink spheres show the residue</w:t>
      </w:r>
      <w:r w:rsidR="00801C7F" w:rsidRPr="00327BD9">
        <w:rPr>
          <w:color w:val="FF0000"/>
          <w:szCs w:val="22"/>
          <w:shd w:val="clear" w:color="auto" w:fill="FFFFFF"/>
        </w:rPr>
        <w:t xml:space="preserve"> location</w:t>
      </w:r>
      <w:r w:rsidR="00905A24" w:rsidRPr="00327BD9">
        <w:rPr>
          <w:color w:val="FF0000"/>
          <w:szCs w:val="22"/>
          <w:shd w:val="clear" w:color="auto" w:fill="FFFFFF"/>
        </w:rPr>
        <w:t xml:space="preserve"> in the</w:t>
      </w:r>
      <w:r w:rsidR="00283721" w:rsidRPr="00327BD9">
        <w:rPr>
          <w:color w:val="FF0000"/>
          <w:szCs w:val="22"/>
          <w:shd w:val="clear" w:color="auto" w:fill="FFFFFF"/>
        </w:rPr>
        <w:t xml:space="preserve"> aligned</w:t>
      </w:r>
      <w:r w:rsidR="00905A24" w:rsidRPr="00327BD9">
        <w:rPr>
          <w:color w:val="FF0000"/>
          <w:szCs w:val="22"/>
          <w:shd w:val="clear" w:color="auto" w:fill="FFFFFF"/>
        </w:rPr>
        <w:t xml:space="preserve"> 1k5d structure.</w:t>
      </w:r>
    </w:p>
    <w:p w14:paraId="59F80EAB" w14:textId="66D87707" w:rsidR="000813F5" w:rsidRPr="003E184C" w:rsidRDefault="003E184C" w:rsidP="000813F5">
      <w:pPr>
        <w:spacing w:line="288" w:lineRule="auto"/>
        <w:rPr>
          <w:b/>
          <w:color w:val="000000" w:themeColor="text1"/>
          <w:szCs w:val="22"/>
        </w:rPr>
      </w:pPr>
      <w:r>
        <w:rPr>
          <w:b/>
          <w:color w:val="000000" w:themeColor="text1"/>
          <w:szCs w:val="22"/>
        </w:rPr>
        <w:t>“</w:t>
      </w:r>
      <w:r w:rsidR="000813F5" w:rsidRPr="003E184C">
        <w:rPr>
          <w:b/>
          <w:color w:val="000000" w:themeColor="text1"/>
          <w:szCs w:val="22"/>
        </w:rPr>
        <w:t>Physical interactions of Gsp1 mutants.</w:t>
      </w:r>
    </w:p>
    <w:p w14:paraId="7B8C924C" w14:textId="0242A676" w:rsidR="008C2187" w:rsidRPr="00327BD9" w:rsidRDefault="000813F5" w:rsidP="00D261A4">
      <w:pPr>
        <w:spacing w:line="288" w:lineRule="auto"/>
        <w:rPr>
          <w:color w:val="FF0000"/>
          <w:szCs w:val="22"/>
          <w:shd w:val="clear" w:color="auto" w:fill="FFFFFF"/>
        </w:rPr>
      </w:pPr>
      <w:r w:rsidRPr="003E184C">
        <w:rPr>
          <w:color w:val="000000" w:themeColor="text1"/>
          <w:szCs w:val="22"/>
        </w:rPr>
        <w:t xml:space="preserve">To investigate further why the GI profiles of Gsp1 mutations did not group based on targeted specific physical interactions of Gsp1, we sought to determine how the physical </w:t>
      </w:r>
      <w:r w:rsidR="000A55EE" w:rsidRPr="003E184C">
        <w:rPr>
          <w:color w:val="000000" w:themeColor="text1"/>
          <w:szCs w:val="22"/>
        </w:rPr>
        <w:t xml:space="preserve">protein </w:t>
      </w:r>
      <w:r w:rsidRPr="003E184C">
        <w:rPr>
          <w:color w:val="000000" w:themeColor="text1"/>
          <w:szCs w:val="22"/>
        </w:rPr>
        <w:t>interaction network of Gsp1 changes in response to the interface point mutations</w:t>
      </w:r>
      <w:r w:rsidR="000A55EE" w:rsidRPr="003E184C">
        <w:rPr>
          <w:color w:val="000000" w:themeColor="text1"/>
          <w:szCs w:val="22"/>
        </w:rPr>
        <w:t xml:space="preserve"> </w:t>
      </w:r>
      <w:r w:rsidR="000A55EE" w:rsidRPr="00327BD9">
        <w:rPr>
          <w:color w:val="FF0000"/>
          <w:szCs w:val="22"/>
        </w:rPr>
        <w:t>when all binding partners are present at their endogenous levels</w:t>
      </w:r>
      <w:r w:rsidRPr="00327BD9">
        <w:rPr>
          <w:color w:val="FF0000"/>
          <w:szCs w:val="22"/>
        </w:rPr>
        <w:t xml:space="preserve">. </w:t>
      </w:r>
      <w:r w:rsidRPr="001E1ADD">
        <w:rPr>
          <w:color w:val="000000" w:themeColor="text1"/>
          <w:szCs w:val="22"/>
        </w:rPr>
        <w:t xml:space="preserve">We tagged wild-type Gsp1 and 28 mutants covering all interface residues shown in </w:t>
      </w:r>
      <w:r w:rsidRPr="001E1ADD">
        <w:rPr>
          <w:b/>
          <w:color w:val="000000" w:themeColor="text1"/>
          <w:szCs w:val="22"/>
        </w:rPr>
        <w:t>Fig. 1e</w:t>
      </w:r>
      <w:r w:rsidRPr="001E1ADD">
        <w:rPr>
          <w:color w:val="000000" w:themeColor="text1"/>
          <w:szCs w:val="22"/>
        </w:rPr>
        <w:t xml:space="preserve"> with an amino- or carboxy-terminal 3xFLAG tag and quantified the abundance of </w:t>
      </w:r>
      <w:r w:rsidRPr="004944BF">
        <w:rPr>
          <w:color w:val="FF0000"/>
          <w:szCs w:val="22"/>
        </w:rPr>
        <w:t xml:space="preserve">316 high confidence </w:t>
      </w:r>
      <w:r w:rsidRPr="001E1ADD">
        <w:rPr>
          <w:color w:val="000000" w:themeColor="text1"/>
          <w:szCs w:val="22"/>
        </w:rPr>
        <w:t>‘prey’ partner proteins in complex with Gsp1 by AP-MS (</w:t>
      </w:r>
      <w:r w:rsidRPr="001E1ADD">
        <w:rPr>
          <w:b/>
          <w:color w:val="000000" w:themeColor="text1"/>
          <w:szCs w:val="22"/>
        </w:rPr>
        <w:t>Fig. 2a</w:t>
      </w:r>
      <w:r w:rsidRPr="001E1ADD">
        <w:rPr>
          <w:color w:val="000000" w:themeColor="text1"/>
          <w:szCs w:val="22"/>
        </w:rPr>
        <w:t xml:space="preserve">, </w:t>
      </w:r>
      <w:r w:rsidRPr="001E1ADD">
        <w:rPr>
          <w:b/>
          <w:color w:val="000000" w:themeColor="text1"/>
          <w:szCs w:val="22"/>
        </w:rPr>
        <w:t>Extended Data Fig. 4</w:t>
      </w:r>
      <w:r w:rsidRPr="001E1ADD">
        <w:rPr>
          <w:color w:val="000000" w:themeColor="text1"/>
          <w:szCs w:val="22"/>
        </w:rPr>
        <w:t xml:space="preserve">, </w:t>
      </w:r>
      <w:r w:rsidRPr="001E1ADD">
        <w:rPr>
          <w:b/>
          <w:color w:val="000000" w:themeColor="text1"/>
          <w:szCs w:val="22"/>
        </w:rPr>
        <w:t>Supplementary File 4</w:t>
      </w:r>
      <w:r w:rsidRPr="001E1ADD">
        <w:rPr>
          <w:color w:val="000000" w:themeColor="text1"/>
          <w:szCs w:val="22"/>
        </w:rPr>
        <w:t xml:space="preserve">). We refer to the prey partner protein abundance in the pulled-down Gsp1 complexes simply as “abundance” below. </w:t>
      </w:r>
      <w:r w:rsidR="00780BD0" w:rsidRPr="00327BD9">
        <w:rPr>
          <w:color w:val="FF0000"/>
          <w:szCs w:val="22"/>
        </w:rPr>
        <w:t xml:space="preserve">We </w:t>
      </w:r>
      <w:r w:rsidRPr="00327BD9">
        <w:rPr>
          <w:color w:val="FF0000"/>
        </w:rPr>
        <w:t>quantif</w:t>
      </w:r>
      <w:r w:rsidR="00B220D0" w:rsidRPr="00327BD9">
        <w:rPr>
          <w:color w:val="FF0000"/>
        </w:rPr>
        <w:t>ied</w:t>
      </w:r>
      <w:r w:rsidRPr="00327BD9">
        <w:rPr>
          <w:color w:val="FF0000"/>
        </w:rPr>
        <w:t xml:space="preserve"> the abundance changes </w:t>
      </w:r>
      <w:r w:rsidR="006E106C" w:rsidRPr="00327BD9">
        <w:rPr>
          <w:color w:val="FF0000"/>
          <w:szCs w:val="22"/>
        </w:rPr>
        <w:t>of</w:t>
      </w:r>
      <w:r w:rsidR="00780BD0" w:rsidRPr="00327BD9">
        <w:rPr>
          <w:color w:val="FF0000"/>
          <w:szCs w:val="22"/>
        </w:rPr>
        <w:t xml:space="preserve"> six of the 16 Gsp1 binding partners </w:t>
      </w:r>
      <w:r w:rsidR="00EE6043" w:rsidRPr="00327BD9">
        <w:rPr>
          <w:color w:val="FF0000"/>
          <w:szCs w:val="22"/>
        </w:rPr>
        <w:t>for which we had</w:t>
      </w:r>
      <w:r w:rsidR="00E76A4E" w:rsidRPr="00327BD9">
        <w:rPr>
          <w:color w:val="FF0000"/>
          <w:szCs w:val="22"/>
        </w:rPr>
        <w:t xml:space="preserve"> structural information </w:t>
      </w:r>
      <w:r w:rsidR="006F7260" w:rsidRPr="00327BD9">
        <w:rPr>
          <w:color w:val="FF0000"/>
          <w:szCs w:val="22"/>
        </w:rPr>
        <w:t>and</w:t>
      </w:r>
      <w:r w:rsidR="00E76A4E" w:rsidRPr="00327BD9">
        <w:rPr>
          <w:color w:val="FF0000"/>
          <w:szCs w:val="22"/>
        </w:rPr>
        <w:t xml:space="preserve"> </w:t>
      </w:r>
      <w:r w:rsidR="005030E0" w:rsidRPr="00327BD9">
        <w:rPr>
          <w:color w:val="FF0000"/>
          <w:szCs w:val="22"/>
        </w:rPr>
        <w:t>that</w:t>
      </w:r>
      <w:r w:rsidR="007E2E05" w:rsidRPr="00327BD9">
        <w:rPr>
          <w:color w:val="FF0000"/>
          <w:szCs w:val="22"/>
        </w:rPr>
        <w:t xml:space="preserve"> were</w:t>
      </w:r>
      <w:r w:rsidR="00780BD0" w:rsidRPr="00327BD9">
        <w:rPr>
          <w:color w:val="FF0000"/>
          <w:szCs w:val="22"/>
        </w:rPr>
        <w:t xml:space="preserve"> robustly observable in the AP-MS data for both Gsp1 wild</w:t>
      </w:r>
      <w:r w:rsidR="00010EE0" w:rsidRPr="00327BD9">
        <w:rPr>
          <w:color w:val="FF0000"/>
          <w:szCs w:val="22"/>
        </w:rPr>
        <w:t xml:space="preserve"> </w:t>
      </w:r>
      <w:r w:rsidR="00780BD0" w:rsidRPr="00327BD9">
        <w:rPr>
          <w:color w:val="FF0000"/>
          <w:szCs w:val="22"/>
        </w:rPr>
        <w:t>type and mutants</w:t>
      </w:r>
      <w:r w:rsidR="009718D9" w:rsidRPr="00327BD9">
        <w:rPr>
          <w:color w:val="FF0000"/>
          <w:szCs w:val="22"/>
        </w:rPr>
        <w:t>:</w:t>
      </w:r>
      <w:r w:rsidR="00780BD0" w:rsidRPr="00327BD9">
        <w:rPr>
          <w:color w:val="FF0000"/>
          <w:szCs w:val="22"/>
        </w:rPr>
        <w:t xml:space="preserve"> </w:t>
      </w:r>
      <w:r w:rsidRPr="00327BD9">
        <w:rPr>
          <w:color w:val="FF0000"/>
        </w:rPr>
        <w:t>the two core regulators Rna1 (GAP) and Srm1 (GEF), as well as four effectors Yrb1, Kap95, Pse1 and Srp1</w:t>
      </w:r>
      <w:r w:rsidR="009C3F81" w:rsidRPr="00327BD9">
        <w:rPr>
          <w:color w:val="FF0000"/>
        </w:rPr>
        <w:t xml:space="preserve"> (data for other prey proteins are in </w:t>
      </w:r>
      <w:r w:rsidR="00C421F4" w:rsidRPr="00327BD9">
        <w:rPr>
          <w:b/>
          <w:bCs/>
          <w:color w:val="FF0000"/>
        </w:rPr>
        <w:t>Supplementary File 4, Extended Data Figs. 4, 5</w:t>
      </w:r>
      <w:r w:rsidR="009C3F81" w:rsidRPr="00327BD9">
        <w:rPr>
          <w:color w:val="FF0000"/>
        </w:rPr>
        <w:t>)</w:t>
      </w:r>
      <w:r w:rsidRPr="00327BD9">
        <w:rPr>
          <w:color w:val="FF0000"/>
        </w:rPr>
        <w:t xml:space="preserve">. </w:t>
      </w:r>
      <w:r w:rsidR="00924480" w:rsidRPr="00327BD9">
        <w:rPr>
          <w:color w:val="FF0000"/>
        </w:rPr>
        <w:t>As expected,</w:t>
      </w:r>
      <w:r w:rsidRPr="00327BD9">
        <w:rPr>
          <w:color w:val="FF0000"/>
        </w:rPr>
        <w:t xml:space="preserve"> </w:t>
      </w:r>
      <w:r w:rsidR="00BF44BC" w:rsidRPr="00327BD9">
        <w:rPr>
          <w:color w:val="FF0000"/>
        </w:rPr>
        <w:t xml:space="preserve">the abundance of the prey partner was decreased </w:t>
      </w:r>
      <w:r w:rsidR="00975614" w:rsidRPr="00327BD9">
        <w:rPr>
          <w:color w:val="FF0000"/>
        </w:rPr>
        <w:t xml:space="preserve">on </w:t>
      </w:r>
      <w:r w:rsidRPr="00327BD9">
        <w:rPr>
          <w:color w:val="FF0000"/>
        </w:rPr>
        <w:t>average when the Gsp1 mutation was in the interface core with the prey partner</w:t>
      </w:r>
      <w:r w:rsidR="005E5716" w:rsidRPr="00327BD9">
        <w:rPr>
          <w:color w:val="FF0000"/>
        </w:rPr>
        <w:t>. However,</w:t>
      </w:r>
      <w:r w:rsidRPr="00327BD9">
        <w:rPr>
          <w:color w:val="FF0000"/>
        </w:rPr>
        <w:t xml:space="preserve"> </w:t>
      </w:r>
      <w:r w:rsidR="00BA6088">
        <w:rPr>
          <w:color w:val="FF0000"/>
        </w:rPr>
        <w:t xml:space="preserve">instead of </w:t>
      </w:r>
      <w:r w:rsidR="00797D46">
        <w:rPr>
          <w:color w:val="FF0000"/>
        </w:rPr>
        <w:t xml:space="preserve">expected </w:t>
      </w:r>
      <w:r w:rsidR="00C006E2">
        <w:rPr>
          <w:color w:val="FF0000"/>
        </w:rPr>
        <w:t>minimal</w:t>
      </w:r>
      <w:r w:rsidR="00BA6088">
        <w:rPr>
          <w:color w:val="FF0000"/>
        </w:rPr>
        <w:t xml:space="preserve"> </w:t>
      </w:r>
      <w:r w:rsidR="00E87AE6">
        <w:rPr>
          <w:color w:val="FF0000"/>
        </w:rPr>
        <w:t>effects</w:t>
      </w:r>
      <w:r w:rsidR="00BA6088">
        <w:rPr>
          <w:color w:val="FF0000"/>
        </w:rPr>
        <w:t xml:space="preserve">, </w:t>
      </w:r>
      <w:r w:rsidRPr="00327BD9">
        <w:rPr>
          <w:color w:val="FF0000"/>
        </w:rPr>
        <w:t xml:space="preserve">we also </w:t>
      </w:r>
      <w:r w:rsidR="00933667" w:rsidRPr="00327BD9">
        <w:rPr>
          <w:color w:val="FF0000"/>
        </w:rPr>
        <w:t>found</w:t>
      </w:r>
      <w:r w:rsidR="002D2910" w:rsidRPr="00327BD9">
        <w:rPr>
          <w:color w:val="FF0000"/>
        </w:rPr>
        <w:t xml:space="preserve"> </w:t>
      </w:r>
      <w:r w:rsidRPr="00327BD9">
        <w:rPr>
          <w:color w:val="FF0000"/>
        </w:rPr>
        <w:t>notable changes in prey abundance in cases where the mutation was not directly in the interface (</w:t>
      </w:r>
      <w:r w:rsidRPr="00327BD9">
        <w:rPr>
          <w:b/>
          <w:bCs/>
          <w:color w:val="FF0000"/>
        </w:rPr>
        <w:t>Fig. 2</w:t>
      </w:r>
      <w:r w:rsidR="00E17771" w:rsidRPr="00327BD9">
        <w:rPr>
          <w:b/>
          <w:bCs/>
          <w:color w:val="FF0000"/>
        </w:rPr>
        <w:t>a</w:t>
      </w:r>
      <w:r w:rsidRPr="00327BD9">
        <w:rPr>
          <w:b/>
          <w:bCs/>
          <w:color w:val="FF0000"/>
        </w:rPr>
        <w:t xml:space="preserve">, Extended Data </w:t>
      </w:r>
      <w:r w:rsidRPr="00327BD9">
        <w:rPr>
          <w:b/>
          <w:bCs/>
          <w:color w:val="FF0000"/>
        </w:rPr>
        <w:lastRenderedPageBreak/>
        <w:t>Fig. 5b</w:t>
      </w:r>
      <w:r w:rsidRPr="00327BD9">
        <w:rPr>
          <w:color w:val="FF0000"/>
        </w:rPr>
        <w:t xml:space="preserve">). </w:t>
      </w:r>
      <w:r w:rsidR="00847AAB" w:rsidRPr="00327BD9">
        <w:rPr>
          <w:color w:val="FF0000"/>
        </w:rPr>
        <w:t>I</w:t>
      </w:r>
      <w:r w:rsidR="00E36A4D" w:rsidRPr="00327BD9">
        <w:rPr>
          <w:color w:val="FF0000"/>
        </w:rPr>
        <w:t>n</w:t>
      </w:r>
      <w:r w:rsidR="00847AAB" w:rsidRPr="00327BD9">
        <w:rPr>
          <w:color w:val="FF0000"/>
        </w:rPr>
        <w:t xml:space="preserve"> particular, a</w:t>
      </w:r>
      <w:r w:rsidR="00507504" w:rsidRPr="00327BD9">
        <w:rPr>
          <w:color w:val="FF0000"/>
        </w:rPr>
        <w:t xml:space="preserve"> </w:t>
      </w:r>
      <w:r w:rsidR="007A5C7C" w:rsidRPr="00327BD9">
        <w:rPr>
          <w:color w:val="FF0000"/>
        </w:rPr>
        <w:t>wide</w:t>
      </w:r>
      <w:r w:rsidRPr="00327BD9">
        <w:rPr>
          <w:color w:val="FF0000"/>
        </w:rPr>
        <w:t xml:space="preserve"> spread of abundance </w:t>
      </w:r>
      <w:r w:rsidR="00DB1CC6" w:rsidRPr="00327BD9">
        <w:rPr>
          <w:color w:val="FF0000"/>
        </w:rPr>
        <w:t xml:space="preserve">was </w:t>
      </w:r>
      <w:r w:rsidR="009F1AF2" w:rsidRPr="00327BD9">
        <w:rPr>
          <w:color w:val="FF0000"/>
        </w:rPr>
        <w:t>apparent</w:t>
      </w:r>
      <w:r w:rsidR="00DB1CC6" w:rsidRPr="00327BD9">
        <w:rPr>
          <w:color w:val="FF0000"/>
        </w:rPr>
        <w:t xml:space="preserve"> </w:t>
      </w:r>
      <w:r w:rsidRPr="00327BD9">
        <w:rPr>
          <w:color w:val="FF0000"/>
        </w:rPr>
        <w:t xml:space="preserve">for the </w:t>
      </w:r>
      <w:r w:rsidR="00CF12FC" w:rsidRPr="00327BD9">
        <w:rPr>
          <w:color w:val="FF0000"/>
        </w:rPr>
        <w:t xml:space="preserve">two </w:t>
      </w:r>
      <w:r w:rsidRPr="00327BD9">
        <w:rPr>
          <w:color w:val="FF0000"/>
        </w:rPr>
        <w:t>main</w:t>
      </w:r>
      <w:r w:rsidR="00CF12FC" w:rsidRPr="00327BD9">
        <w:rPr>
          <w:color w:val="FF0000"/>
        </w:rPr>
        <w:t xml:space="preserve"> GTPase </w:t>
      </w:r>
      <w:r w:rsidRPr="00327BD9">
        <w:rPr>
          <w:color w:val="FF0000"/>
        </w:rPr>
        <w:t>regulators, GAP (Rna1) and GEF (Srm1), even for the mutations that are outside either of the interfaces (</w:t>
      </w:r>
      <w:r w:rsidRPr="00327BD9">
        <w:rPr>
          <w:b/>
          <w:color w:val="FF0000"/>
        </w:rPr>
        <w:t>Fig. 2</w:t>
      </w:r>
      <w:r w:rsidR="00724E6B" w:rsidRPr="00327BD9">
        <w:rPr>
          <w:b/>
          <w:color w:val="FF0000"/>
        </w:rPr>
        <w:t>b</w:t>
      </w:r>
      <w:r w:rsidRPr="00327BD9">
        <w:rPr>
          <w:color w:val="FF0000"/>
        </w:rPr>
        <w:t>,</w:t>
      </w:r>
      <w:r w:rsidRPr="00327BD9">
        <w:rPr>
          <w:b/>
          <w:color w:val="FF0000"/>
        </w:rPr>
        <w:t xml:space="preserve"> Extended Data Fig. 5</w:t>
      </w:r>
      <w:r w:rsidRPr="00327BD9">
        <w:rPr>
          <w:color w:val="FF0000"/>
        </w:rPr>
        <w:t>,</w:t>
      </w:r>
      <w:r w:rsidRPr="00327BD9">
        <w:rPr>
          <w:b/>
          <w:color w:val="FF0000"/>
        </w:rPr>
        <w:t xml:space="preserve"> Supplementary File 1 Table 5</w:t>
      </w:r>
      <w:r w:rsidRPr="00327BD9">
        <w:rPr>
          <w:color w:val="FF0000"/>
        </w:rPr>
        <w:t>). For example, mutations at position 34</w:t>
      </w:r>
      <w:r w:rsidR="00CF12FC" w:rsidRPr="00327BD9">
        <w:rPr>
          <w:color w:val="FF0000"/>
        </w:rPr>
        <w:t xml:space="preserve"> of Gsp1</w:t>
      </w:r>
      <w:r w:rsidRPr="00327BD9">
        <w:rPr>
          <w:color w:val="FF0000"/>
        </w:rPr>
        <w:t>, which is in the core of the interface with Yrb1, increase the levels of pulled-down GEF, and decrease the levels of pulled-down GAP, even though the residue is outside either of the interfaces (</w:t>
      </w:r>
      <w:r w:rsidRPr="00327BD9">
        <w:rPr>
          <w:b/>
          <w:color w:val="FF0000"/>
        </w:rPr>
        <w:t>Fig. 2</w:t>
      </w:r>
      <w:r w:rsidR="006A51D2" w:rsidRPr="00327BD9">
        <w:rPr>
          <w:b/>
          <w:color w:val="FF0000"/>
        </w:rPr>
        <w:t>b</w:t>
      </w:r>
      <w:r w:rsidRPr="00327BD9">
        <w:rPr>
          <w:color w:val="FF0000"/>
        </w:rPr>
        <w:t>). In summary, the AP-MS experiments confirm that the point mutations, in addition to affecting the targeted interactions</w:t>
      </w:r>
      <w:r w:rsidR="004047D5">
        <w:rPr>
          <w:color w:val="FF0000"/>
        </w:rPr>
        <w:t>,</w:t>
      </w:r>
      <w:r w:rsidRPr="00327BD9">
        <w:rPr>
          <w:color w:val="FF0000"/>
        </w:rPr>
        <w:t xml:space="preserve"> also introduce extensive changes to the physical interaction network of Gsp1 that cannot simply be explained by the interface location of the mutations.</w:t>
      </w:r>
      <w:r w:rsidR="001E1ADD">
        <w:rPr>
          <w:color w:val="FF0000"/>
        </w:rPr>
        <w:t>”</w:t>
      </w:r>
    </w:p>
    <w:p w14:paraId="5AD55815" w14:textId="2E8B99FE" w:rsidR="008C2187" w:rsidRPr="000813F5" w:rsidRDefault="008C2187" w:rsidP="00D261A4">
      <w:pPr>
        <w:spacing w:line="288" w:lineRule="auto"/>
        <w:rPr>
          <w:b/>
          <w:bCs/>
          <w:color w:val="000000" w:themeColor="text1"/>
          <w:szCs w:val="22"/>
          <w:shd w:val="clear" w:color="auto" w:fill="FFFFFF"/>
        </w:rPr>
      </w:pPr>
    </w:p>
    <w:p w14:paraId="2845307E" w14:textId="54FBD33C" w:rsidR="00E62BCB" w:rsidRPr="0027065C" w:rsidRDefault="00A43B6B" w:rsidP="00D261A4">
      <w:pPr>
        <w:spacing w:line="288" w:lineRule="auto"/>
        <w:rPr>
          <w:i/>
          <w:iCs/>
          <w:szCs w:val="22"/>
        </w:rPr>
      </w:pPr>
      <w:r w:rsidRPr="001C16D7">
        <w:rPr>
          <w:i/>
          <w:iCs/>
          <w:szCs w:val="22"/>
          <w:shd w:val="clear" w:color="auto" w:fill="FFFFFF"/>
        </w:rPr>
        <w:t>Minor changes:</w:t>
      </w:r>
    </w:p>
    <w:p w14:paraId="2CBD2864" w14:textId="5BE38D52" w:rsidR="00017972" w:rsidRPr="0027065C" w:rsidRDefault="00A43B6B" w:rsidP="000E51B4">
      <w:pPr>
        <w:spacing w:line="288" w:lineRule="auto"/>
        <w:rPr>
          <w:i/>
          <w:iCs/>
          <w:szCs w:val="22"/>
          <w:shd w:val="clear" w:color="auto" w:fill="FFFFFF"/>
        </w:rPr>
      </w:pPr>
      <w:r w:rsidRPr="001C16D7">
        <w:rPr>
          <w:i/>
          <w:iCs/>
          <w:szCs w:val="22"/>
          <w:shd w:val="clear" w:color="auto" w:fill="FFFFFF"/>
        </w:rPr>
        <w:t xml:space="preserve">1) It will help </w:t>
      </w:r>
      <w:r w:rsidRPr="001A1704">
        <w:rPr>
          <w:i/>
          <w:iCs/>
          <w:szCs w:val="22"/>
          <w:u w:val="single"/>
          <w:shd w:val="clear" w:color="auto" w:fill="FFFFFF"/>
        </w:rPr>
        <w:t>to put the function of the 16 proteins in Supplementary File 1 Table 1</w:t>
      </w:r>
      <w:r w:rsidRPr="001C16D7">
        <w:rPr>
          <w:i/>
          <w:iCs/>
          <w:szCs w:val="22"/>
          <w:shd w:val="clear" w:color="auto" w:fill="FFFFFF"/>
        </w:rPr>
        <w:t xml:space="preserve"> as a separate column.</w:t>
      </w:r>
    </w:p>
    <w:p w14:paraId="65D2CA88" w14:textId="4F0F2A61" w:rsidR="00E62BCB" w:rsidRPr="00F654EC" w:rsidRDefault="00CD22BC" w:rsidP="000E51B4">
      <w:pPr>
        <w:spacing w:line="288" w:lineRule="auto"/>
        <w:rPr>
          <w:color w:val="2F5496" w:themeColor="accent1" w:themeShade="BF"/>
          <w:szCs w:val="22"/>
        </w:rPr>
      </w:pPr>
      <w:r w:rsidRPr="00F654EC">
        <w:rPr>
          <w:color w:val="2F5496" w:themeColor="accent1" w:themeShade="BF"/>
          <w:szCs w:val="22"/>
        </w:rPr>
        <w:t xml:space="preserve">We agree and have </w:t>
      </w:r>
      <w:r w:rsidRPr="00BB1C88">
        <w:rPr>
          <w:color w:val="FF0000"/>
          <w:szCs w:val="22"/>
        </w:rPr>
        <w:t xml:space="preserve">added this information </w:t>
      </w:r>
      <w:r w:rsidR="00E62BCB" w:rsidRPr="00BB1C88">
        <w:rPr>
          <w:color w:val="FF0000"/>
          <w:szCs w:val="22"/>
        </w:rPr>
        <w:t>to Supplementary File 1 Table 1</w:t>
      </w:r>
      <w:r w:rsidR="00461128" w:rsidRPr="00F654EC">
        <w:rPr>
          <w:color w:val="2F5496" w:themeColor="accent1" w:themeShade="BF"/>
          <w:szCs w:val="22"/>
        </w:rPr>
        <w:t>.</w:t>
      </w:r>
    </w:p>
    <w:p w14:paraId="30A0BC9D" w14:textId="772A3EEA" w:rsidR="00017972" w:rsidRPr="00A90CD5" w:rsidRDefault="00A43B6B" w:rsidP="000E51B4">
      <w:pPr>
        <w:spacing w:line="288" w:lineRule="auto"/>
        <w:rPr>
          <w:i/>
          <w:iCs/>
          <w:szCs w:val="22"/>
          <w:shd w:val="clear" w:color="auto" w:fill="FFFFFF"/>
        </w:rPr>
      </w:pPr>
      <w:r w:rsidRPr="00A90CD5">
        <w:rPr>
          <w:i/>
          <w:iCs/>
          <w:szCs w:val="22"/>
          <w:shd w:val="clear" w:color="auto" w:fill="FFFFFF"/>
        </w:rPr>
        <w:t xml:space="preserve">2) Line 320, "highlighted in yellow": I was </w:t>
      </w:r>
      <w:r w:rsidRPr="001A1704">
        <w:rPr>
          <w:i/>
          <w:iCs/>
          <w:szCs w:val="22"/>
          <w:u w:val="single"/>
          <w:shd w:val="clear" w:color="auto" w:fill="FFFFFF"/>
        </w:rPr>
        <w:t xml:space="preserve">unable to locate the yellow </w:t>
      </w:r>
      <w:proofErr w:type="spellStart"/>
      <w:r w:rsidRPr="001A1704">
        <w:rPr>
          <w:i/>
          <w:iCs/>
          <w:szCs w:val="22"/>
          <w:u w:val="single"/>
          <w:shd w:val="clear" w:color="auto" w:fill="FFFFFF"/>
        </w:rPr>
        <w:t>colouring</w:t>
      </w:r>
      <w:proofErr w:type="spellEnd"/>
      <w:r w:rsidRPr="00A90CD5">
        <w:rPr>
          <w:i/>
          <w:iCs/>
          <w:szCs w:val="22"/>
          <w:shd w:val="clear" w:color="auto" w:fill="FFFFFF"/>
        </w:rPr>
        <w:t xml:space="preserve"> in Fig. 3c.</w:t>
      </w:r>
    </w:p>
    <w:p w14:paraId="7A9C3F6E" w14:textId="20F7072F" w:rsidR="0067702E" w:rsidRPr="00F654EC" w:rsidRDefault="005D4943" w:rsidP="000E51B4">
      <w:pPr>
        <w:spacing w:line="288" w:lineRule="auto"/>
        <w:rPr>
          <w:color w:val="2F5496" w:themeColor="accent1" w:themeShade="BF"/>
          <w:szCs w:val="22"/>
        </w:rPr>
      </w:pPr>
      <w:r w:rsidRPr="00F654EC">
        <w:rPr>
          <w:color w:val="2F5496" w:themeColor="accent1" w:themeShade="BF"/>
          <w:szCs w:val="22"/>
        </w:rPr>
        <w:t xml:space="preserve">We apologize, it seems that the transparent yellow box got converted to a gray box during </w:t>
      </w:r>
      <w:r w:rsidR="004B180F" w:rsidRPr="00F654EC">
        <w:rPr>
          <w:color w:val="2F5496" w:themeColor="accent1" w:themeShade="BF"/>
          <w:szCs w:val="22"/>
        </w:rPr>
        <w:t xml:space="preserve">the </w:t>
      </w:r>
      <w:r w:rsidRPr="00F654EC">
        <w:rPr>
          <w:color w:val="2F5496" w:themeColor="accent1" w:themeShade="BF"/>
          <w:szCs w:val="22"/>
        </w:rPr>
        <w:t xml:space="preserve">file conversion process. We </w:t>
      </w:r>
      <w:r w:rsidR="00FD2751" w:rsidRPr="00F654EC">
        <w:rPr>
          <w:color w:val="2F5496" w:themeColor="accent1" w:themeShade="BF"/>
          <w:szCs w:val="22"/>
        </w:rPr>
        <w:t xml:space="preserve">hope our </w:t>
      </w:r>
      <w:r w:rsidR="00FD2751" w:rsidRPr="00BB1C88">
        <w:rPr>
          <w:color w:val="FF0000"/>
          <w:szCs w:val="22"/>
        </w:rPr>
        <w:t xml:space="preserve">Figure revision </w:t>
      </w:r>
      <w:r w:rsidR="00FD2751" w:rsidRPr="00F654EC">
        <w:rPr>
          <w:color w:val="2F5496" w:themeColor="accent1" w:themeShade="BF"/>
          <w:szCs w:val="22"/>
        </w:rPr>
        <w:t>fixes the issue</w:t>
      </w:r>
      <w:r w:rsidRPr="00F654EC">
        <w:rPr>
          <w:color w:val="2F5496" w:themeColor="accent1" w:themeShade="BF"/>
          <w:szCs w:val="22"/>
        </w:rPr>
        <w:t>.</w:t>
      </w:r>
    </w:p>
    <w:p w14:paraId="573A6B13" w14:textId="77777777" w:rsidR="00017972" w:rsidRPr="00A90CD5" w:rsidRDefault="00E62BCB" w:rsidP="000E51B4">
      <w:pPr>
        <w:spacing w:line="288" w:lineRule="auto"/>
        <w:rPr>
          <w:i/>
          <w:iCs/>
          <w:szCs w:val="22"/>
          <w:shd w:val="clear" w:color="auto" w:fill="FFFFFF"/>
        </w:rPr>
      </w:pPr>
      <w:r w:rsidRPr="00A90CD5">
        <w:rPr>
          <w:i/>
          <w:iCs/>
          <w:szCs w:val="22"/>
          <w:shd w:val="clear" w:color="auto" w:fill="FFFFFF"/>
        </w:rPr>
        <w:t>3</w:t>
      </w:r>
      <w:r w:rsidR="00A43B6B" w:rsidRPr="00A90CD5">
        <w:rPr>
          <w:i/>
          <w:iCs/>
          <w:szCs w:val="22"/>
          <w:shd w:val="clear" w:color="auto" w:fill="FFFFFF"/>
        </w:rPr>
        <w:t xml:space="preserve">) Line 844 </w:t>
      </w:r>
      <w:r w:rsidR="00A43B6B" w:rsidRPr="001A1704">
        <w:rPr>
          <w:i/>
          <w:iCs/>
          <w:szCs w:val="22"/>
          <w:u w:val="single"/>
          <w:shd w:val="clear" w:color="auto" w:fill="FFFFFF"/>
        </w:rPr>
        <w:t>should read "run in parallel</w:t>
      </w:r>
      <w:r w:rsidR="00A43B6B" w:rsidRPr="00A90CD5">
        <w:rPr>
          <w:i/>
          <w:iCs/>
          <w:szCs w:val="22"/>
          <w:shd w:val="clear" w:color="auto" w:fill="FFFFFF"/>
        </w:rPr>
        <w:t>".</w:t>
      </w:r>
    </w:p>
    <w:p w14:paraId="3B02CB35" w14:textId="21A04CC0" w:rsidR="00222307" w:rsidRPr="00F654EC" w:rsidRDefault="00301BB4" w:rsidP="000E51B4">
      <w:pPr>
        <w:spacing w:line="288" w:lineRule="auto"/>
        <w:rPr>
          <w:color w:val="2F5496" w:themeColor="accent1" w:themeShade="BF"/>
          <w:szCs w:val="22"/>
        </w:rPr>
      </w:pPr>
      <w:r w:rsidRPr="00F654EC">
        <w:rPr>
          <w:color w:val="2F5496" w:themeColor="accent1" w:themeShade="BF"/>
          <w:szCs w:val="22"/>
        </w:rPr>
        <w:t>Thank you, w</w:t>
      </w:r>
      <w:r w:rsidR="00222307" w:rsidRPr="00F654EC">
        <w:rPr>
          <w:color w:val="2F5496" w:themeColor="accent1" w:themeShade="BF"/>
          <w:szCs w:val="22"/>
        </w:rPr>
        <w:t xml:space="preserve">e have fixed </w:t>
      </w:r>
      <w:r w:rsidRPr="00F654EC">
        <w:rPr>
          <w:color w:val="2F5496" w:themeColor="accent1" w:themeShade="BF"/>
          <w:szCs w:val="22"/>
        </w:rPr>
        <w:t xml:space="preserve">the </w:t>
      </w:r>
      <w:r w:rsidR="00222307" w:rsidRPr="00F654EC">
        <w:rPr>
          <w:color w:val="2F5496" w:themeColor="accent1" w:themeShade="BF"/>
          <w:szCs w:val="22"/>
        </w:rPr>
        <w:t>error.</w:t>
      </w:r>
    </w:p>
    <w:p w14:paraId="753A8B97" w14:textId="77777777" w:rsidR="00C275B6" w:rsidRPr="00A90CD5" w:rsidRDefault="00A43B6B" w:rsidP="000E51B4">
      <w:pPr>
        <w:spacing w:line="288" w:lineRule="auto"/>
        <w:rPr>
          <w:i/>
          <w:iCs/>
          <w:szCs w:val="22"/>
        </w:rPr>
      </w:pPr>
      <w:r w:rsidRPr="00A90CD5">
        <w:rPr>
          <w:i/>
          <w:iCs/>
          <w:szCs w:val="22"/>
          <w:shd w:val="clear" w:color="auto" w:fill="FFFFFF"/>
        </w:rPr>
        <w:t xml:space="preserve">4) </w:t>
      </w:r>
      <w:r w:rsidRPr="001A1704">
        <w:rPr>
          <w:i/>
          <w:iCs/>
          <w:szCs w:val="22"/>
          <w:u w:val="single"/>
          <w:shd w:val="clear" w:color="auto" w:fill="FFFFFF"/>
        </w:rPr>
        <w:t>Numbers seem to be slightly off in line 155</w:t>
      </w:r>
      <w:r w:rsidRPr="00A90CD5">
        <w:rPr>
          <w:i/>
          <w:iCs/>
          <w:szCs w:val="22"/>
          <w:shd w:val="clear" w:color="auto" w:fill="FFFFFF"/>
        </w:rPr>
        <w:t>: R78K and T34Q are ~10-fold, but T34A is 6.3 and T34E is 3.7, hardly 10-fold.</w:t>
      </w:r>
    </w:p>
    <w:p w14:paraId="332ED924" w14:textId="18A8E7AC" w:rsidR="000E5575" w:rsidRPr="00F654EC" w:rsidRDefault="00473C88" w:rsidP="000E51B4">
      <w:pPr>
        <w:spacing w:line="288" w:lineRule="auto"/>
        <w:rPr>
          <w:color w:val="2F5496" w:themeColor="accent1" w:themeShade="BF"/>
          <w:szCs w:val="22"/>
        </w:rPr>
      </w:pPr>
      <w:r w:rsidRPr="00F654EC">
        <w:rPr>
          <w:color w:val="2F5496" w:themeColor="accent1" w:themeShade="BF"/>
          <w:szCs w:val="22"/>
        </w:rPr>
        <w:t>To correct our error,</w:t>
      </w:r>
      <w:r w:rsidR="003472CE" w:rsidRPr="00F654EC">
        <w:rPr>
          <w:color w:val="2F5496" w:themeColor="accent1" w:themeShade="BF"/>
          <w:szCs w:val="22"/>
        </w:rPr>
        <w:t xml:space="preserve"> w</w:t>
      </w:r>
      <w:r w:rsidR="003D0AF8" w:rsidRPr="00F654EC">
        <w:rPr>
          <w:color w:val="2F5496" w:themeColor="accent1" w:themeShade="BF"/>
          <w:szCs w:val="22"/>
        </w:rPr>
        <w:t>e</w:t>
      </w:r>
      <w:r w:rsidR="00052920" w:rsidRPr="00F654EC">
        <w:rPr>
          <w:color w:val="2F5496" w:themeColor="accent1" w:themeShade="BF"/>
          <w:szCs w:val="22"/>
        </w:rPr>
        <w:t xml:space="preserve"> </w:t>
      </w:r>
      <w:r w:rsidR="001F62E3" w:rsidRPr="00F654EC">
        <w:rPr>
          <w:color w:val="2F5496" w:themeColor="accent1" w:themeShade="BF"/>
          <w:szCs w:val="22"/>
        </w:rPr>
        <w:t>now use a</w:t>
      </w:r>
      <w:r w:rsidR="00E806CC" w:rsidRPr="00F654EC">
        <w:rPr>
          <w:color w:val="2F5496" w:themeColor="accent1" w:themeShade="BF"/>
          <w:szCs w:val="22"/>
        </w:rPr>
        <w:t xml:space="preserve"> range of values</w:t>
      </w:r>
      <w:r w:rsidR="00052920" w:rsidRPr="00F654EC">
        <w:rPr>
          <w:color w:val="2F5496" w:themeColor="accent1" w:themeShade="BF"/>
          <w:szCs w:val="22"/>
        </w:rPr>
        <w:t xml:space="preserve"> instead of only the maximum value: </w:t>
      </w:r>
    </w:p>
    <w:p w14:paraId="620A09CD" w14:textId="49BBEC22" w:rsidR="00017972" w:rsidRPr="00BB1C88" w:rsidRDefault="00BB1C88" w:rsidP="000E51B4">
      <w:pPr>
        <w:spacing w:line="288" w:lineRule="auto"/>
        <w:rPr>
          <w:color w:val="000000" w:themeColor="text1"/>
          <w:szCs w:val="22"/>
        </w:rPr>
      </w:pPr>
      <w:r w:rsidRPr="00BB1C88">
        <w:rPr>
          <w:color w:val="000000" w:themeColor="text1"/>
        </w:rPr>
        <w:t>“</w:t>
      </w:r>
      <w:r w:rsidR="009D08DB" w:rsidRPr="00BB1C88">
        <w:rPr>
          <w:color w:val="000000" w:themeColor="text1"/>
        </w:rPr>
        <w:t>In particular, mutations that are not in the interface with the GAP both increased (3-fold, R108G mutant) and decreased (</w:t>
      </w:r>
      <w:r w:rsidR="009D08DB" w:rsidRPr="00963618">
        <w:rPr>
          <w:color w:val="FF0000"/>
        </w:rPr>
        <w:t>3 to 10-fold</w:t>
      </w:r>
      <w:r w:rsidR="009D08DB" w:rsidRPr="00BB1C88">
        <w:rPr>
          <w:color w:val="000000" w:themeColor="text1"/>
        </w:rPr>
        <w:t>, T34E/Q/A, R78K, D79S, and R112S mutants) the catalytic efficiency of GAP-mediated GTP hydrolysis, compared to wild-type Gsp1 (</w:t>
      </w:r>
      <w:r w:rsidR="009D08DB" w:rsidRPr="00BB1C88">
        <w:rPr>
          <w:b/>
          <w:color w:val="000000" w:themeColor="text1"/>
        </w:rPr>
        <w:t>Fig. 3a)</w:t>
      </w:r>
      <w:r w:rsidR="009D08DB" w:rsidRPr="00BB1C88">
        <w:rPr>
          <w:color w:val="000000" w:themeColor="text1"/>
        </w:rPr>
        <w:t>.</w:t>
      </w:r>
      <w:r w:rsidRPr="00BB1C88">
        <w:rPr>
          <w:color w:val="000000" w:themeColor="text1"/>
        </w:rPr>
        <w:t>”</w:t>
      </w:r>
    </w:p>
    <w:p w14:paraId="782E0D9C" w14:textId="77777777" w:rsidR="00704E02" w:rsidRPr="001C16D7" w:rsidRDefault="00704E02" w:rsidP="000E51B4">
      <w:pPr>
        <w:spacing w:line="288" w:lineRule="auto"/>
        <w:rPr>
          <w:color w:val="2F5496" w:themeColor="accent1" w:themeShade="BF"/>
          <w:szCs w:val="22"/>
        </w:rPr>
      </w:pPr>
    </w:p>
    <w:p w14:paraId="11B8AA28" w14:textId="589A48C5" w:rsidR="00BB462E" w:rsidRDefault="00A43B6B" w:rsidP="00F324F1">
      <w:pPr>
        <w:spacing w:line="288" w:lineRule="auto"/>
        <w:rPr>
          <w:color w:val="2F5496" w:themeColor="accent1" w:themeShade="BF"/>
          <w:szCs w:val="22"/>
        </w:rPr>
      </w:pPr>
      <w:r w:rsidRPr="00D56978">
        <w:rPr>
          <w:i/>
          <w:iCs/>
          <w:szCs w:val="22"/>
          <w:shd w:val="clear" w:color="auto" w:fill="FFFFFF"/>
        </w:rPr>
        <w:t xml:space="preserve">5) I find it </w:t>
      </w:r>
      <w:r w:rsidRPr="009417F9">
        <w:rPr>
          <w:i/>
          <w:iCs/>
          <w:szCs w:val="22"/>
          <w:u w:val="single"/>
          <w:shd w:val="clear" w:color="auto" w:fill="FFFFFF"/>
        </w:rPr>
        <w:t>very interesting that a cycling between two forms of a switch is necessary rather than one or the other conformation</w:t>
      </w:r>
      <w:r w:rsidRPr="00D56978">
        <w:rPr>
          <w:i/>
          <w:iCs/>
          <w:szCs w:val="22"/>
          <w:shd w:val="clear" w:color="auto" w:fill="FFFFFF"/>
        </w:rPr>
        <w:t>. A similar effect has been observed in a cis-trans molecular switch in the circadian clock (</w:t>
      </w:r>
      <w:proofErr w:type="spellStart"/>
      <w:r w:rsidRPr="00D56978">
        <w:rPr>
          <w:i/>
          <w:iCs/>
          <w:szCs w:val="22"/>
          <w:shd w:val="clear" w:color="auto" w:fill="FFFFFF"/>
        </w:rPr>
        <w:t>Partch</w:t>
      </w:r>
      <w:proofErr w:type="spellEnd"/>
      <w:r w:rsidRPr="00D56978">
        <w:rPr>
          <w:i/>
          <w:iCs/>
          <w:szCs w:val="22"/>
          <w:shd w:val="clear" w:color="auto" w:fill="FFFFFF"/>
        </w:rPr>
        <w:t xml:space="preserve"> and</w:t>
      </w:r>
      <w:r w:rsidRPr="00A90CD5">
        <w:rPr>
          <w:i/>
          <w:iCs/>
          <w:szCs w:val="22"/>
          <w:shd w:val="clear" w:color="auto" w:fill="FFFFFF"/>
        </w:rPr>
        <w:t xml:space="preserve"> coworkers, Mol. Cell, 2017, 66:447). </w:t>
      </w:r>
      <w:r w:rsidRPr="00C658A9">
        <w:rPr>
          <w:i/>
          <w:iCs/>
          <w:szCs w:val="22"/>
          <w:u w:val="single"/>
          <w:shd w:val="clear" w:color="auto" w:fill="FFFFFF"/>
        </w:rPr>
        <w:t>Perhaps the authors can comment on a possible mechanism of how cycle dynamics, rather end populations can impact downstream biological processes</w:t>
      </w:r>
      <w:r w:rsidRPr="00A90CD5">
        <w:rPr>
          <w:i/>
          <w:iCs/>
          <w:szCs w:val="22"/>
          <w:shd w:val="clear" w:color="auto" w:fill="FFFFFF"/>
        </w:rPr>
        <w:t>?</w:t>
      </w:r>
    </w:p>
    <w:p w14:paraId="1AAB92E1" w14:textId="3E063DEB" w:rsidR="00E61784" w:rsidRDefault="00BB462E" w:rsidP="000E51B4">
      <w:pPr>
        <w:spacing w:line="288" w:lineRule="auto"/>
        <w:rPr>
          <w:color w:val="2F5496" w:themeColor="accent1" w:themeShade="BF"/>
          <w:szCs w:val="22"/>
        </w:rPr>
      </w:pPr>
      <w:r>
        <w:rPr>
          <w:color w:val="2F5496" w:themeColor="accent1" w:themeShade="BF"/>
          <w:szCs w:val="22"/>
        </w:rPr>
        <w:t xml:space="preserve">This is indeed a very interesting question. </w:t>
      </w:r>
      <w:r w:rsidR="006267C7">
        <w:rPr>
          <w:color w:val="2F5496" w:themeColor="accent1" w:themeShade="BF"/>
          <w:szCs w:val="22"/>
        </w:rPr>
        <w:t xml:space="preserve">For Gsp1, cycling is required to drive </w:t>
      </w:r>
      <w:r w:rsidR="00235E57">
        <w:rPr>
          <w:color w:val="2F5496" w:themeColor="accent1" w:themeShade="BF"/>
          <w:szCs w:val="22"/>
        </w:rPr>
        <w:t>directional transport between the nucleus and the cytosol, by binding and releasing cargo differentially based on the switch conformation</w:t>
      </w:r>
      <w:r w:rsidR="002B3DD9">
        <w:rPr>
          <w:color w:val="2F5496" w:themeColor="accent1" w:themeShade="BF"/>
          <w:szCs w:val="22"/>
        </w:rPr>
        <w:t>, but w</w:t>
      </w:r>
      <w:r w:rsidR="00235E57">
        <w:rPr>
          <w:color w:val="2F5496" w:themeColor="accent1" w:themeShade="BF"/>
          <w:szCs w:val="22"/>
        </w:rPr>
        <w:t>e uncovered that other processes regulated by Gsp1 are primarily impacted by the kinetics of either side of the cycle</w:t>
      </w:r>
      <w:r w:rsidR="009C3065">
        <w:rPr>
          <w:color w:val="2F5496" w:themeColor="accent1" w:themeShade="BF"/>
          <w:szCs w:val="22"/>
        </w:rPr>
        <w:t>.</w:t>
      </w:r>
      <w:r w:rsidR="002B3DD9">
        <w:rPr>
          <w:color w:val="2F5496" w:themeColor="accent1" w:themeShade="BF"/>
          <w:szCs w:val="22"/>
        </w:rPr>
        <w:t xml:space="preserve"> </w:t>
      </w:r>
      <w:r w:rsidR="007D717F">
        <w:rPr>
          <w:color w:val="2F5496" w:themeColor="accent1" w:themeShade="BF"/>
          <w:szCs w:val="22"/>
        </w:rPr>
        <w:t>To</w:t>
      </w:r>
      <w:r w:rsidR="0063319B">
        <w:rPr>
          <w:color w:val="2F5496" w:themeColor="accent1" w:themeShade="BF"/>
          <w:szCs w:val="22"/>
        </w:rPr>
        <w:t xml:space="preserve"> dissect the impact </w:t>
      </w:r>
      <w:r w:rsidR="00BD675C">
        <w:rPr>
          <w:color w:val="2F5496" w:themeColor="accent1" w:themeShade="BF"/>
          <w:szCs w:val="22"/>
        </w:rPr>
        <w:t>of</w:t>
      </w:r>
      <w:r w:rsidR="0063319B">
        <w:rPr>
          <w:color w:val="2F5496" w:themeColor="accent1" w:themeShade="BF"/>
          <w:szCs w:val="22"/>
        </w:rPr>
        <w:t xml:space="preserve"> dynamics versus </w:t>
      </w:r>
      <w:r w:rsidR="00BD675C">
        <w:rPr>
          <w:color w:val="2F5496" w:themeColor="accent1" w:themeShade="BF"/>
          <w:szCs w:val="22"/>
        </w:rPr>
        <w:t>populations</w:t>
      </w:r>
      <w:r w:rsidR="0063319B">
        <w:rPr>
          <w:color w:val="2F5496" w:themeColor="accent1" w:themeShade="BF"/>
          <w:szCs w:val="22"/>
        </w:rPr>
        <w:t xml:space="preserve"> would require further detailed studies</w:t>
      </w:r>
      <w:r w:rsidR="004A339E">
        <w:rPr>
          <w:color w:val="2F5496" w:themeColor="accent1" w:themeShade="BF"/>
          <w:szCs w:val="22"/>
        </w:rPr>
        <w:t>.</w:t>
      </w:r>
      <w:r w:rsidR="0018343C">
        <w:rPr>
          <w:color w:val="2F5496" w:themeColor="accent1" w:themeShade="BF"/>
          <w:szCs w:val="22"/>
        </w:rPr>
        <w:t xml:space="preserve"> </w:t>
      </w:r>
      <w:r w:rsidR="00772CB5">
        <w:rPr>
          <w:color w:val="2F5496" w:themeColor="accent1" w:themeShade="BF"/>
          <w:szCs w:val="22"/>
        </w:rPr>
        <w:t>It</w:t>
      </w:r>
      <w:r w:rsidR="00811C72">
        <w:rPr>
          <w:color w:val="2F5496" w:themeColor="accent1" w:themeShade="BF"/>
          <w:szCs w:val="22"/>
        </w:rPr>
        <w:t xml:space="preserve"> </w:t>
      </w:r>
      <w:r w:rsidR="007C73CB">
        <w:rPr>
          <w:color w:val="2F5496" w:themeColor="accent1" w:themeShade="BF"/>
          <w:szCs w:val="22"/>
        </w:rPr>
        <w:t xml:space="preserve">is </w:t>
      </w:r>
      <w:r w:rsidR="00904742">
        <w:rPr>
          <w:color w:val="2F5496" w:themeColor="accent1" w:themeShade="BF"/>
          <w:szCs w:val="22"/>
        </w:rPr>
        <w:t xml:space="preserve">also </w:t>
      </w:r>
      <w:r w:rsidR="007C73CB">
        <w:rPr>
          <w:color w:val="2F5496" w:themeColor="accent1" w:themeShade="BF"/>
          <w:szCs w:val="22"/>
        </w:rPr>
        <w:t>conceivable that the details of the coupling mechanisms differ in the different complexes regulated by Gsp1 and</w:t>
      </w:r>
      <w:r w:rsidR="006C0F0C">
        <w:rPr>
          <w:color w:val="2F5496" w:themeColor="accent1" w:themeShade="BF"/>
          <w:szCs w:val="22"/>
        </w:rPr>
        <w:t xml:space="preserve">, for example, </w:t>
      </w:r>
      <w:r w:rsidR="007C73CB">
        <w:rPr>
          <w:color w:val="2F5496" w:themeColor="accent1" w:themeShade="BF"/>
          <w:szCs w:val="22"/>
        </w:rPr>
        <w:t>at particular locations such as in chromatin complexes</w:t>
      </w:r>
      <w:r w:rsidR="00493C00">
        <w:rPr>
          <w:color w:val="2F5496" w:themeColor="accent1" w:themeShade="BF"/>
          <w:szCs w:val="22"/>
        </w:rPr>
        <w:t>.</w:t>
      </w:r>
      <w:r w:rsidR="00E61784">
        <w:rPr>
          <w:color w:val="2F5496" w:themeColor="accent1" w:themeShade="BF"/>
          <w:szCs w:val="22"/>
        </w:rPr>
        <w:t xml:space="preserve"> We now mention this </w:t>
      </w:r>
      <w:r w:rsidR="00555B5C">
        <w:rPr>
          <w:color w:val="2F5496" w:themeColor="accent1" w:themeShade="BF"/>
          <w:szCs w:val="22"/>
        </w:rPr>
        <w:t>open question</w:t>
      </w:r>
      <w:r w:rsidR="00E61784">
        <w:rPr>
          <w:color w:val="2F5496" w:themeColor="accent1" w:themeShade="BF"/>
          <w:szCs w:val="22"/>
        </w:rPr>
        <w:t xml:space="preserve"> in the discussion:</w:t>
      </w:r>
    </w:p>
    <w:p w14:paraId="2C11C99E" w14:textId="5D57D6BF" w:rsidR="00C23A84" w:rsidRPr="00251084" w:rsidRDefault="00251084" w:rsidP="00251084">
      <w:pPr>
        <w:rPr>
          <w:color w:val="000000" w:themeColor="text1"/>
        </w:rPr>
      </w:pPr>
      <w:r w:rsidRPr="00251084">
        <w:rPr>
          <w:color w:val="000000" w:themeColor="text1"/>
          <w:szCs w:val="22"/>
        </w:rPr>
        <w:t xml:space="preserve">“Due to the widespread allostery observed in Gsp1, precisely designing novel mutations to perturb individual Gsp1 functions remains a significant challenge, but </w:t>
      </w:r>
      <w:r w:rsidRPr="00251084">
        <w:rPr>
          <w:color w:val="FF0000"/>
          <w:szCs w:val="22"/>
        </w:rPr>
        <w:t>our work provides a set of viable mutants with a range of effects on the GTPase cycle that can be used to further address open questions on how switch cycle dynamics differentially impact the cellular functions of Gsp1.</w:t>
      </w:r>
      <w:r w:rsidRPr="00251084">
        <w:rPr>
          <w:color w:val="000000" w:themeColor="text1"/>
        </w:rPr>
        <w:t>”</w:t>
      </w:r>
    </w:p>
    <w:p w14:paraId="4D4A0782" w14:textId="77777777" w:rsidR="00B2214E" w:rsidRDefault="00B2214E" w:rsidP="000E51B4">
      <w:pPr>
        <w:spacing w:line="288" w:lineRule="auto"/>
        <w:rPr>
          <w:i/>
          <w:iCs/>
          <w:szCs w:val="22"/>
          <w:shd w:val="clear" w:color="auto" w:fill="FFFFFF"/>
        </w:rPr>
      </w:pPr>
    </w:p>
    <w:p w14:paraId="3816B66B" w14:textId="6B12DA35" w:rsidR="00C275B6" w:rsidRPr="00A90CD5" w:rsidRDefault="00A43B6B" w:rsidP="000E51B4">
      <w:pPr>
        <w:spacing w:line="288" w:lineRule="auto"/>
        <w:rPr>
          <w:i/>
          <w:iCs/>
          <w:szCs w:val="22"/>
        </w:rPr>
      </w:pPr>
      <w:r w:rsidRPr="00A90CD5">
        <w:rPr>
          <w:i/>
          <w:iCs/>
          <w:szCs w:val="22"/>
          <w:shd w:val="clear" w:color="auto" w:fill="FFFFFF"/>
        </w:rPr>
        <w:lastRenderedPageBreak/>
        <w:t xml:space="preserve">6) While reading the manuscript, I felt that the work was not sufficiently placed in </w:t>
      </w:r>
      <w:r w:rsidRPr="00B363DA">
        <w:rPr>
          <w:i/>
          <w:iCs/>
          <w:szCs w:val="22"/>
          <w:u w:val="single"/>
          <w:shd w:val="clear" w:color="auto" w:fill="FFFFFF"/>
        </w:rPr>
        <w:t>perspective of what is known about the mode of operation of other molecular switches. A short paragraph on this</w:t>
      </w:r>
      <w:r w:rsidRPr="00A90CD5">
        <w:rPr>
          <w:i/>
          <w:iCs/>
          <w:szCs w:val="22"/>
          <w:shd w:val="clear" w:color="auto" w:fill="FFFFFF"/>
        </w:rPr>
        <w:t xml:space="preserve"> may help the manuscript.</w:t>
      </w:r>
    </w:p>
    <w:p w14:paraId="0AC90CFC" w14:textId="6C43EC49" w:rsidR="001E311E" w:rsidRPr="00F654EC" w:rsidRDefault="001E311E" w:rsidP="000E51B4">
      <w:pPr>
        <w:spacing w:line="288" w:lineRule="auto"/>
        <w:rPr>
          <w:color w:val="2F5496" w:themeColor="accent1" w:themeShade="BF"/>
          <w:szCs w:val="22"/>
        </w:rPr>
      </w:pPr>
      <w:commentRangeStart w:id="62"/>
      <w:r w:rsidRPr="00F654EC">
        <w:rPr>
          <w:color w:val="2F5496" w:themeColor="accent1" w:themeShade="BF"/>
          <w:szCs w:val="22"/>
        </w:rPr>
        <w:t>We</w:t>
      </w:r>
      <w:commentRangeEnd w:id="62"/>
      <w:r w:rsidR="00983CAB">
        <w:rPr>
          <w:rStyle w:val="CommentReference"/>
        </w:rPr>
        <w:commentReference w:id="62"/>
      </w:r>
      <w:r w:rsidRPr="00F654EC">
        <w:rPr>
          <w:color w:val="2F5496" w:themeColor="accent1" w:themeShade="BF"/>
          <w:szCs w:val="22"/>
        </w:rPr>
        <w:t xml:space="preserve"> agree and have now added a more explicit connection to switches in general </w:t>
      </w:r>
      <w:r w:rsidR="000E4D94" w:rsidRPr="00F654EC">
        <w:rPr>
          <w:color w:val="2F5496" w:themeColor="accent1" w:themeShade="BF"/>
          <w:szCs w:val="22"/>
        </w:rPr>
        <w:t>to</w:t>
      </w:r>
      <w:r w:rsidR="00346FB5" w:rsidRPr="00F654EC">
        <w:rPr>
          <w:color w:val="2F5496" w:themeColor="accent1" w:themeShade="BF"/>
          <w:szCs w:val="22"/>
        </w:rPr>
        <w:t xml:space="preserve"> the introduction</w:t>
      </w:r>
      <w:r w:rsidRPr="00F654EC">
        <w:rPr>
          <w:color w:val="2F5496" w:themeColor="accent1" w:themeShade="BF"/>
          <w:szCs w:val="22"/>
        </w:rPr>
        <w:t>:</w:t>
      </w:r>
    </w:p>
    <w:p w14:paraId="4BC6CE1B" w14:textId="385BD1FF" w:rsidR="000B203F" w:rsidRDefault="000B203F" w:rsidP="000E51B4">
      <w:pPr>
        <w:spacing w:line="288" w:lineRule="auto"/>
        <w:rPr>
          <w:color w:val="000000" w:themeColor="text1"/>
        </w:rPr>
      </w:pPr>
      <w:r>
        <w:rPr>
          <w:color w:val="000000" w:themeColor="text1"/>
        </w:rPr>
        <w:t>“</w:t>
      </w:r>
      <w:r w:rsidRPr="000B203F">
        <w:rPr>
          <w:color w:val="000000" w:themeColor="text1"/>
        </w:rPr>
        <w:t xml:space="preserve">To develop such an approach, we targeted a </w:t>
      </w:r>
      <w:r w:rsidRPr="007B5DA2">
        <w:rPr>
          <w:color w:val="000000" w:themeColor="text1"/>
        </w:rPr>
        <w:t xml:space="preserve">central </w:t>
      </w:r>
      <w:r w:rsidRPr="00F8388B">
        <w:rPr>
          <w:color w:val="000000" w:themeColor="text1"/>
        </w:rPr>
        <w:t>molecular switch</w:t>
      </w:r>
      <w:r w:rsidRPr="00E955FE">
        <w:rPr>
          <w:color w:val="000000" w:themeColor="text1"/>
        </w:rPr>
        <w:t>, a</w:t>
      </w:r>
      <w:r w:rsidRPr="00BB6780">
        <w:rPr>
          <w:color w:val="000000" w:themeColor="text1"/>
        </w:rPr>
        <w:t xml:space="preserve"> </w:t>
      </w:r>
      <w:r w:rsidRPr="000703E2">
        <w:rPr>
          <w:color w:val="000000" w:themeColor="text1"/>
        </w:rPr>
        <w:t>GTPase</w:t>
      </w:r>
      <w:r w:rsidRPr="009417F9">
        <w:rPr>
          <w:color w:val="000000" w:themeColor="text1"/>
        </w:rPr>
        <w:t xml:space="preserve">. </w:t>
      </w:r>
      <w:r w:rsidRPr="009417F9">
        <w:rPr>
          <w:color w:val="FF0000"/>
        </w:rPr>
        <w:t>Switches such as GTPases or kinase/phosphatase pairs are a common biological cyclic motif, where discrete states are controlled by regulators with opposing functions</w:t>
      </w:r>
      <w:r>
        <w:rPr>
          <w:color w:val="FF0000"/>
        </w:rPr>
        <w:t xml:space="preserve"> (</w:t>
      </w:r>
      <w:proofErr w:type="spellStart"/>
      <w:r w:rsidRPr="009417F9">
        <w:rPr>
          <w:color w:val="FF0000"/>
        </w:rPr>
        <w:t>Goldbeter</w:t>
      </w:r>
      <w:proofErr w:type="spellEnd"/>
      <w:r w:rsidRPr="009417F9">
        <w:rPr>
          <w:color w:val="FF0000"/>
        </w:rPr>
        <w:t>, 1981</w:t>
      </w:r>
      <w:r>
        <w:rPr>
          <w:color w:val="FF0000"/>
        </w:rPr>
        <w:t xml:space="preserve">, </w:t>
      </w:r>
      <w:r w:rsidRPr="009417F9">
        <w:rPr>
          <w:color w:val="FF0000"/>
        </w:rPr>
        <w:t>Pincus, 2008</w:t>
      </w:r>
      <w:r>
        <w:rPr>
          <w:color w:val="FF0000"/>
        </w:rPr>
        <w:t>)</w:t>
      </w:r>
      <w:r w:rsidRPr="009417F9">
        <w:rPr>
          <w:color w:val="FF0000"/>
        </w:rPr>
        <w:t xml:space="preserve"> (</w:t>
      </w:r>
      <w:r w:rsidRPr="009417F9">
        <w:rPr>
          <w:b/>
          <w:color w:val="FF0000"/>
        </w:rPr>
        <w:t>Fig. 1a</w:t>
      </w:r>
      <w:r w:rsidRPr="009417F9">
        <w:rPr>
          <w:color w:val="FF0000"/>
        </w:rPr>
        <w:t xml:space="preserve">). Moreover, switch </w:t>
      </w:r>
      <w:proofErr w:type="spellStart"/>
      <w:r w:rsidRPr="009417F9">
        <w:rPr>
          <w:color w:val="FF0000"/>
        </w:rPr>
        <w:t>behaviour</w:t>
      </w:r>
      <w:proofErr w:type="spellEnd"/>
      <w:r w:rsidRPr="009417F9">
        <w:rPr>
          <w:color w:val="FF0000"/>
        </w:rPr>
        <w:t xml:space="preserve"> is defined by their ultrasensitive response to regulation</w:t>
      </w:r>
      <w:r w:rsidR="007B5DA2">
        <w:rPr>
          <w:color w:val="FF0000"/>
        </w:rPr>
        <w:t xml:space="preserve"> (</w:t>
      </w:r>
      <w:r w:rsidRPr="009417F9">
        <w:rPr>
          <w:color w:val="FF0000"/>
        </w:rPr>
        <w:t>Ferrell, 2014</w:t>
      </w:r>
      <w:r w:rsidR="007B5DA2">
        <w:rPr>
          <w:color w:val="FF0000"/>
        </w:rPr>
        <w:t>)</w:t>
      </w:r>
      <w:r w:rsidRPr="009417F9">
        <w:rPr>
          <w:color w:val="FF0000"/>
        </w:rPr>
        <w:t xml:space="preserve">. </w:t>
      </w:r>
      <w:r>
        <w:rPr>
          <w:color w:val="000000" w:themeColor="text1"/>
        </w:rPr>
        <w:t>…</w:t>
      </w:r>
    </w:p>
    <w:p w14:paraId="00CF458F" w14:textId="02B4B4D5" w:rsidR="000B203F" w:rsidRPr="009E4AB3" w:rsidRDefault="000B203F" w:rsidP="000E51B4">
      <w:pPr>
        <w:spacing w:line="288" w:lineRule="auto"/>
        <w:rPr>
          <w:color w:val="000000" w:themeColor="text1"/>
        </w:rPr>
      </w:pPr>
      <w:r w:rsidRPr="000B203F">
        <w:rPr>
          <w:color w:val="000000" w:themeColor="text1"/>
        </w:rPr>
        <w:t>Switch motifs are often multi-</w:t>
      </w:r>
      <w:r w:rsidRPr="007B5DA2">
        <w:rPr>
          <w:color w:val="000000" w:themeColor="text1"/>
        </w:rPr>
        <w:t>specific</w:t>
      </w:r>
      <w:r w:rsidRPr="00F8388B">
        <w:rPr>
          <w:color w:val="000000" w:themeColor="text1"/>
        </w:rPr>
        <w:t>, defined here as regulating several different processes</w:t>
      </w:r>
      <w:r w:rsidR="00F8388B">
        <w:rPr>
          <w:color w:val="000000" w:themeColor="text1"/>
        </w:rPr>
        <w:t xml:space="preserve"> (</w:t>
      </w:r>
      <w:proofErr w:type="spellStart"/>
      <w:r w:rsidRPr="00F8388B">
        <w:rPr>
          <w:color w:val="000000" w:themeColor="text1"/>
        </w:rPr>
        <w:t>Dasso</w:t>
      </w:r>
      <w:proofErr w:type="spellEnd"/>
      <w:r w:rsidRPr="00F8388B">
        <w:rPr>
          <w:color w:val="000000" w:themeColor="text1"/>
        </w:rPr>
        <w:t>, 2002</w:t>
      </w:r>
      <w:r w:rsidR="00F8388B">
        <w:rPr>
          <w:color w:val="000000" w:themeColor="text1"/>
        </w:rPr>
        <w:t>)</w:t>
      </w:r>
      <w:r w:rsidRPr="00F8388B">
        <w:rPr>
          <w:color w:val="000000" w:themeColor="text1"/>
        </w:rPr>
        <w:t xml:space="preserve">. This multi-specificity raises the question </w:t>
      </w:r>
      <w:r w:rsidRPr="00E955FE">
        <w:rPr>
          <w:color w:val="000000" w:themeColor="text1"/>
        </w:rPr>
        <w:t xml:space="preserve">of </w:t>
      </w:r>
      <w:r w:rsidRPr="00BB6780">
        <w:rPr>
          <w:color w:val="000000" w:themeColor="text1"/>
        </w:rPr>
        <w:t xml:space="preserve">how a single </w:t>
      </w:r>
      <w:r w:rsidRPr="000703E2">
        <w:rPr>
          <w:color w:val="000000" w:themeColor="text1"/>
        </w:rPr>
        <w:t xml:space="preserve">switch </w:t>
      </w:r>
      <w:r w:rsidRPr="009417F9">
        <w:rPr>
          <w:color w:val="000000" w:themeColor="text1"/>
        </w:rPr>
        <w:t>motif differentially controls diverse processes at the cellular level.</w:t>
      </w:r>
      <w:r w:rsidRPr="009417F9" w:rsidDel="000B203F">
        <w:rPr>
          <w:color w:val="000000" w:themeColor="text1"/>
        </w:rPr>
        <w:t xml:space="preserve"> </w:t>
      </w:r>
      <w:r>
        <w:rPr>
          <w:color w:val="000000" w:themeColor="text1"/>
        </w:rPr>
        <w:t>“</w:t>
      </w:r>
    </w:p>
    <w:p w14:paraId="5D927EA9" w14:textId="37B225E7" w:rsidR="004C46E0" w:rsidRPr="00F654EC" w:rsidRDefault="004C46E0" w:rsidP="000E51B4">
      <w:pPr>
        <w:spacing w:line="288" w:lineRule="auto"/>
        <w:rPr>
          <w:color w:val="2F5496" w:themeColor="accent1" w:themeShade="BF"/>
        </w:rPr>
      </w:pPr>
      <w:r w:rsidRPr="00F654EC">
        <w:rPr>
          <w:color w:val="2F5496" w:themeColor="accent1" w:themeShade="BF"/>
        </w:rPr>
        <w:t>We mirror the question from the Introduction in the Discussion section where</w:t>
      </w:r>
      <w:r w:rsidR="00716D5F" w:rsidRPr="00F654EC">
        <w:rPr>
          <w:color w:val="2F5496" w:themeColor="accent1" w:themeShade="BF"/>
        </w:rPr>
        <w:t xml:space="preserve"> we now expand on how our work</w:t>
      </w:r>
      <w:r w:rsidRPr="00F654EC">
        <w:rPr>
          <w:color w:val="2F5496" w:themeColor="accent1" w:themeShade="BF"/>
        </w:rPr>
        <w:t xml:space="preserve"> </w:t>
      </w:r>
      <w:r w:rsidR="00B45D3F" w:rsidRPr="00F654EC">
        <w:rPr>
          <w:color w:val="2F5496" w:themeColor="accent1" w:themeShade="BF"/>
        </w:rPr>
        <w:t>shed</w:t>
      </w:r>
      <w:r w:rsidR="00716D5F" w:rsidRPr="00F654EC">
        <w:rPr>
          <w:color w:val="2F5496" w:themeColor="accent1" w:themeShade="BF"/>
        </w:rPr>
        <w:t>s</w:t>
      </w:r>
      <w:r w:rsidR="00B45D3F" w:rsidRPr="00F654EC">
        <w:rPr>
          <w:color w:val="2F5496" w:themeColor="accent1" w:themeShade="BF"/>
        </w:rPr>
        <w:t xml:space="preserve"> light on the multi-</w:t>
      </w:r>
      <w:r w:rsidR="00893F45" w:rsidRPr="00F654EC">
        <w:rPr>
          <w:color w:val="2F5496" w:themeColor="accent1" w:themeShade="BF"/>
        </w:rPr>
        <w:t>specificity</w:t>
      </w:r>
      <w:r w:rsidR="00B45D3F" w:rsidRPr="00F654EC">
        <w:rPr>
          <w:color w:val="2F5496" w:themeColor="accent1" w:themeShade="BF"/>
        </w:rPr>
        <w:t xml:space="preserve"> </w:t>
      </w:r>
      <w:r w:rsidR="00716D5F" w:rsidRPr="00F654EC">
        <w:rPr>
          <w:color w:val="2F5496" w:themeColor="accent1" w:themeShade="BF"/>
        </w:rPr>
        <w:t>with a three paradigms</w:t>
      </w:r>
      <w:r w:rsidR="00B45D3F" w:rsidRPr="00F654EC">
        <w:rPr>
          <w:color w:val="2F5496" w:themeColor="accent1" w:themeShade="BF"/>
        </w:rPr>
        <w:t xml:space="preserve"> model of </w:t>
      </w:r>
      <w:r w:rsidR="00650BF1" w:rsidRPr="00F654EC">
        <w:rPr>
          <w:color w:val="2F5496" w:themeColor="accent1" w:themeShade="BF"/>
        </w:rPr>
        <w:t>how the cycle switch is coupled to different cellular processes</w:t>
      </w:r>
      <w:r w:rsidR="00716D5F" w:rsidRPr="00F654EC">
        <w:rPr>
          <w:color w:val="2F5496" w:themeColor="accent1" w:themeShade="BF"/>
        </w:rPr>
        <w:t xml:space="preserve"> (see </w:t>
      </w:r>
      <w:r w:rsidR="00220491" w:rsidRPr="00F654EC">
        <w:rPr>
          <w:color w:val="2F5496" w:themeColor="accent1" w:themeShade="BF"/>
        </w:rPr>
        <w:t>answers</w:t>
      </w:r>
      <w:r w:rsidR="006C3B2F" w:rsidRPr="00F654EC">
        <w:rPr>
          <w:color w:val="2F5496" w:themeColor="accent1" w:themeShade="BF"/>
        </w:rPr>
        <w:t xml:space="preserve"> to </w:t>
      </w:r>
      <w:r w:rsidR="00716D5F" w:rsidRPr="00F654EC">
        <w:rPr>
          <w:color w:val="2F5496" w:themeColor="accent1" w:themeShade="BF"/>
        </w:rPr>
        <w:t xml:space="preserve">points </w:t>
      </w:r>
      <w:r w:rsidR="00220491" w:rsidRPr="00F654EC">
        <w:rPr>
          <w:color w:val="2F5496" w:themeColor="accent1" w:themeShade="BF"/>
        </w:rPr>
        <w:t xml:space="preserve">1 </w:t>
      </w:r>
      <w:r w:rsidR="00716D5F" w:rsidRPr="00F654EC">
        <w:rPr>
          <w:color w:val="2F5496" w:themeColor="accent1" w:themeShade="BF"/>
        </w:rPr>
        <w:t>and 5 above)</w:t>
      </w:r>
      <w:r w:rsidR="006C3B2F" w:rsidRPr="00F654EC">
        <w:rPr>
          <w:color w:val="2F5496" w:themeColor="accent1" w:themeShade="BF"/>
        </w:rPr>
        <w:t>.</w:t>
      </w:r>
      <w:r w:rsidR="00AD0B0F" w:rsidRPr="00F654EC">
        <w:rPr>
          <w:color w:val="2F5496" w:themeColor="accent1" w:themeShade="BF"/>
        </w:rPr>
        <w:t xml:space="preserve"> We also note how our data on the wide-spread functional effects by relatively small changes in kinetics parameters supports the model of zero-order </w:t>
      </w:r>
      <w:proofErr w:type="spellStart"/>
      <w:r w:rsidR="00AD0B0F" w:rsidRPr="00F654EC">
        <w:rPr>
          <w:color w:val="2F5496" w:themeColor="accent1" w:themeShade="BF"/>
        </w:rPr>
        <w:t>ultrasensitivity</w:t>
      </w:r>
      <w:proofErr w:type="spellEnd"/>
      <w:r w:rsidR="00AD0B0F" w:rsidRPr="00F654EC">
        <w:rPr>
          <w:color w:val="2F5496" w:themeColor="accent1" w:themeShade="BF"/>
        </w:rPr>
        <w:t xml:space="preserve"> in GTPases</w:t>
      </w:r>
      <w:r w:rsidR="00E84D8E" w:rsidRPr="00F654EC">
        <w:rPr>
          <w:color w:val="2F5496" w:themeColor="accent1" w:themeShade="BF"/>
        </w:rPr>
        <w:t>:</w:t>
      </w:r>
    </w:p>
    <w:p w14:paraId="4864CE15" w14:textId="6E855FD7" w:rsidR="00E84D8E" w:rsidRPr="00CB5BA5" w:rsidRDefault="00CB5BA5" w:rsidP="000E51B4">
      <w:pPr>
        <w:spacing w:line="288" w:lineRule="auto"/>
        <w:rPr>
          <w:color w:val="000000" w:themeColor="text1"/>
          <w:szCs w:val="22"/>
        </w:rPr>
      </w:pPr>
      <w:r w:rsidRPr="00CB5BA5">
        <w:rPr>
          <w:color w:val="000000" w:themeColor="text1"/>
        </w:rPr>
        <w:t>“</w:t>
      </w:r>
      <w:r w:rsidR="00E84D8E" w:rsidRPr="00CB5BA5">
        <w:rPr>
          <w:color w:val="000000" w:themeColor="text1"/>
        </w:rPr>
        <w:t xml:space="preserve">Our observation of widespread functional effects </w:t>
      </w:r>
      <w:r w:rsidR="00E84D8E" w:rsidRPr="0078012F">
        <w:rPr>
          <w:color w:val="FF0000"/>
        </w:rPr>
        <w:t xml:space="preserve">of point mutations inducing </w:t>
      </w:r>
      <w:r w:rsidR="00E84D8E" w:rsidRPr="00CB5BA5">
        <w:rPr>
          <w:color w:val="000000" w:themeColor="text1"/>
        </w:rPr>
        <w:t xml:space="preserve">relatively </w:t>
      </w:r>
      <w:r w:rsidR="00E84D8E" w:rsidRPr="0078012F">
        <w:rPr>
          <w:color w:val="FF0000"/>
        </w:rPr>
        <w:t xml:space="preserve">small perturbations in the GTPase kinetics </w:t>
      </w:r>
      <w:r w:rsidR="00E84D8E" w:rsidRPr="00CB5BA5">
        <w:rPr>
          <w:color w:val="000000" w:themeColor="text1"/>
        </w:rPr>
        <w:t xml:space="preserve">is reminiscent of the </w:t>
      </w:r>
      <w:r w:rsidR="00E84D8E" w:rsidRPr="0078012F">
        <w:rPr>
          <w:color w:val="FF0000"/>
        </w:rPr>
        <w:t xml:space="preserve">zero-order </w:t>
      </w:r>
      <w:proofErr w:type="spellStart"/>
      <w:r w:rsidR="00E84D8E" w:rsidRPr="00CB5BA5">
        <w:rPr>
          <w:color w:val="000000" w:themeColor="text1"/>
        </w:rPr>
        <w:t>ultrasensitivity</w:t>
      </w:r>
      <w:proofErr w:type="spellEnd"/>
      <w:r w:rsidR="00E84D8E" w:rsidRPr="00CB5BA5">
        <w:rPr>
          <w:color w:val="000000" w:themeColor="text1"/>
        </w:rPr>
        <w:t xml:space="preserve"> achievable in biological motifs with opposing regulators (</w:t>
      </w:r>
      <w:proofErr w:type="spellStart"/>
      <w:r w:rsidR="00E84D8E" w:rsidRPr="00CB5BA5">
        <w:rPr>
          <w:color w:val="000000" w:themeColor="text1"/>
        </w:rPr>
        <w:t>Goldbeter</w:t>
      </w:r>
      <w:proofErr w:type="spellEnd"/>
      <w:r w:rsidR="00E84D8E" w:rsidRPr="00CB5BA5">
        <w:rPr>
          <w:color w:val="000000" w:themeColor="text1"/>
        </w:rPr>
        <w:t>, 1981).</w:t>
      </w:r>
      <w:r>
        <w:rPr>
          <w:color w:val="000000" w:themeColor="text1"/>
        </w:rPr>
        <w:t>”</w:t>
      </w:r>
    </w:p>
    <w:p w14:paraId="6E27EE29" w14:textId="77777777" w:rsidR="001E311E" w:rsidRPr="001C1F57" w:rsidRDefault="001E311E" w:rsidP="000E51B4">
      <w:pPr>
        <w:spacing w:line="288" w:lineRule="auto"/>
        <w:rPr>
          <w:color w:val="00B0F0"/>
          <w:szCs w:val="22"/>
        </w:rPr>
      </w:pPr>
    </w:p>
    <w:p w14:paraId="6A0555BF" w14:textId="77777777" w:rsidR="00C275B6" w:rsidRPr="00EA5D21" w:rsidRDefault="00A43B6B" w:rsidP="000E51B4">
      <w:pPr>
        <w:spacing w:line="288" w:lineRule="auto"/>
        <w:rPr>
          <w:i/>
          <w:iCs/>
          <w:szCs w:val="22"/>
        </w:rPr>
      </w:pPr>
      <w:r w:rsidRPr="00EA5D21">
        <w:rPr>
          <w:i/>
          <w:iCs/>
          <w:szCs w:val="22"/>
          <w:shd w:val="clear" w:color="auto" w:fill="FFFFFF"/>
        </w:rPr>
        <w:t>Data presentation:</w:t>
      </w:r>
    </w:p>
    <w:p w14:paraId="69B77666" w14:textId="77777777" w:rsidR="00C275B6" w:rsidRPr="00EA5D21" w:rsidRDefault="00A43B6B" w:rsidP="000E51B4">
      <w:pPr>
        <w:spacing w:line="288" w:lineRule="auto"/>
        <w:rPr>
          <w:i/>
          <w:iCs/>
          <w:szCs w:val="22"/>
        </w:rPr>
      </w:pPr>
      <w:r w:rsidRPr="00EA5D21">
        <w:rPr>
          <w:i/>
          <w:iCs/>
          <w:szCs w:val="22"/>
          <w:shd w:val="clear" w:color="auto" w:fill="FFFFFF"/>
        </w:rPr>
        <w:t xml:space="preserve">1) </w:t>
      </w:r>
      <w:r w:rsidRPr="00291FEE">
        <w:rPr>
          <w:i/>
          <w:iCs/>
          <w:szCs w:val="22"/>
          <w:u w:val="single"/>
          <w:shd w:val="clear" w:color="auto" w:fill="FFFFFF"/>
        </w:rPr>
        <w:t>Fig. 2b/c is extremely confusing</w:t>
      </w:r>
      <w:r w:rsidRPr="00EA5D21">
        <w:rPr>
          <w:i/>
          <w:iCs/>
          <w:szCs w:val="22"/>
          <w:shd w:val="clear" w:color="auto" w:fill="FFFFFF"/>
        </w:rPr>
        <w:t xml:space="preserve"> and took me a long time to interpret. They depict quantitative AP-MS data as semi-qualitative </w:t>
      </w:r>
      <w:proofErr w:type="spellStart"/>
      <w:r w:rsidRPr="00EA5D21">
        <w:rPr>
          <w:i/>
          <w:iCs/>
          <w:szCs w:val="22"/>
          <w:shd w:val="clear" w:color="auto" w:fill="FFFFFF"/>
        </w:rPr>
        <w:t>colours</w:t>
      </w:r>
      <w:proofErr w:type="spellEnd"/>
      <w:r w:rsidRPr="00EA5D21">
        <w:rPr>
          <w:i/>
          <w:iCs/>
          <w:szCs w:val="22"/>
          <w:shd w:val="clear" w:color="auto" w:fill="FFFFFF"/>
        </w:rPr>
        <w:t xml:space="preserve"> which do not help in making quantitative assessments.</w:t>
      </w:r>
    </w:p>
    <w:p w14:paraId="3E46041E" w14:textId="77777777" w:rsidR="00C275B6" w:rsidRPr="00EA5D21" w:rsidRDefault="00A43B6B" w:rsidP="000E51B4">
      <w:pPr>
        <w:spacing w:line="288" w:lineRule="auto"/>
        <w:rPr>
          <w:i/>
          <w:iCs/>
          <w:szCs w:val="22"/>
          <w:shd w:val="clear" w:color="auto" w:fill="FFFFFF"/>
        </w:rPr>
      </w:pPr>
      <w:r w:rsidRPr="00EA5D21">
        <w:rPr>
          <w:i/>
          <w:iCs/>
          <w:szCs w:val="22"/>
          <w:shd w:val="clear" w:color="auto" w:fill="FFFFFF"/>
        </w:rPr>
        <w:t xml:space="preserve">a) Why are </w:t>
      </w:r>
      <w:r w:rsidRPr="006D2738">
        <w:rPr>
          <w:i/>
          <w:iCs/>
          <w:szCs w:val="22"/>
          <w:u w:val="single"/>
          <w:shd w:val="clear" w:color="auto" w:fill="FFFFFF"/>
        </w:rPr>
        <w:t>some half-circles missing</w:t>
      </w:r>
      <w:r w:rsidRPr="00EA5D21">
        <w:rPr>
          <w:i/>
          <w:iCs/>
          <w:szCs w:val="22"/>
          <w:shd w:val="clear" w:color="auto" w:fill="FFFFFF"/>
        </w:rPr>
        <w:t xml:space="preserve"> their counterparts?</w:t>
      </w:r>
    </w:p>
    <w:p w14:paraId="43DFF30D" w14:textId="07682250" w:rsidR="002070C1" w:rsidRPr="00F654EC" w:rsidRDefault="009F03EB" w:rsidP="000E51B4">
      <w:pPr>
        <w:spacing w:line="288" w:lineRule="auto"/>
        <w:rPr>
          <w:color w:val="2F5496" w:themeColor="accent1" w:themeShade="BF"/>
          <w:szCs w:val="22"/>
          <w:shd w:val="clear" w:color="auto" w:fill="FFFFFF"/>
        </w:rPr>
      </w:pPr>
      <w:r w:rsidRPr="00F654EC">
        <w:rPr>
          <w:color w:val="2F5496" w:themeColor="accent1" w:themeShade="BF"/>
          <w:szCs w:val="22"/>
          <w:shd w:val="clear" w:color="auto" w:fill="FFFFFF"/>
        </w:rPr>
        <w:t>The half circles represent either the N</w:t>
      </w:r>
      <w:r w:rsidR="006D2738" w:rsidRPr="00F654EC">
        <w:rPr>
          <w:color w:val="2F5496" w:themeColor="accent1" w:themeShade="BF"/>
          <w:szCs w:val="22"/>
          <w:shd w:val="clear" w:color="auto" w:fill="FFFFFF"/>
        </w:rPr>
        <w:t>-</w:t>
      </w:r>
      <w:r w:rsidRPr="00F654EC">
        <w:rPr>
          <w:color w:val="2F5496" w:themeColor="accent1" w:themeShade="BF"/>
          <w:szCs w:val="22"/>
          <w:shd w:val="clear" w:color="auto" w:fill="FFFFFF"/>
        </w:rPr>
        <w:t xml:space="preserve"> or C</w:t>
      </w:r>
      <w:r w:rsidR="006D2738" w:rsidRPr="00F654EC">
        <w:rPr>
          <w:color w:val="2F5496" w:themeColor="accent1" w:themeShade="BF"/>
          <w:szCs w:val="22"/>
          <w:shd w:val="clear" w:color="auto" w:fill="FFFFFF"/>
        </w:rPr>
        <w:t>-</w:t>
      </w:r>
      <w:r w:rsidRPr="00F654EC">
        <w:rPr>
          <w:color w:val="2F5496" w:themeColor="accent1" w:themeShade="BF"/>
          <w:szCs w:val="22"/>
          <w:shd w:val="clear" w:color="auto" w:fill="FFFFFF"/>
        </w:rPr>
        <w:t xml:space="preserve">terminally FLAG tagged mutants. Although we attempted to make each of the mutants with both tags, for </w:t>
      </w:r>
      <w:r w:rsidR="006D2738" w:rsidRPr="00F654EC">
        <w:rPr>
          <w:color w:val="2F5496" w:themeColor="accent1" w:themeShade="BF"/>
          <w:szCs w:val="22"/>
          <w:shd w:val="clear" w:color="auto" w:fill="FFFFFF"/>
        </w:rPr>
        <w:t>some</w:t>
      </w:r>
      <w:r w:rsidRPr="00F654EC">
        <w:rPr>
          <w:color w:val="2F5496" w:themeColor="accent1" w:themeShade="BF"/>
          <w:szCs w:val="22"/>
          <w:shd w:val="clear" w:color="auto" w:fill="FFFFFF"/>
        </w:rPr>
        <w:t xml:space="preserve"> mutants we only obtain</w:t>
      </w:r>
      <w:r w:rsidR="006D2738" w:rsidRPr="00F654EC">
        <w:rPr>
          <w:color w:val="2F5496" w:themeColor="accent1" w:themeShade="BF"/>
          <w:szCs w:val="22"/>
          <w:shd w:val="clear" w:color="auto" w:fill="FFFFFF"/>
        </w:rPr>
        <w:t>ed</w:t>
      </w:r>
      <w:r w:rsidRPr="00F654EC">
        <w:rPr>
          <w:color w:val="2F5496" w:themeColor="accent1" w:themeShade="BF"/>
          <w:szCs w:val="22"/>
          <w:shd w:val="clear" w:color="auto" w:fill="FFFFFF"/>
        </w:rPr>
        <w:t xml:space="preserve"> viable </w:t>
      </w:r>
      <w:r w:rsidR="003B12A8" w:rsidRPr="003B12A8">
        <w:rPr>
          <w:i/>
          <w:color w:val="2F5496" w:themeColor="accent1" w:themeShade="BF"/>
          <w:szCs w:val="22"/>
          <w:shd w:val="clear" w:color="auto" w:fill="FFFFFF"/>
        </w:rPr>
        <w:t>S. cerevisiae</w:t>
      </w:r>
      <w:r w:rsidR="003B12A8" w:rsidRPr="00F654EC">
        <w:rPr>
          <w:color w:val="2F5496" w:themeColor="accent1" w:themeShade="BF"/>
          <w:szCs w:val="22"/>
          <w:shd w:val="clear" w:color="auto" w:fill="FFFFFF"/>
        </w:rPr>
        <w:t xml:space="preserve"> </w:t>
      </w:r>
      <w:r w:rsidRPr="00F654EC">
        <w:rPr>
          <w:color w:val="2F5496" w:themeColor="accent1" w:themeShade="BF"/>
          <w:szCs w:val="22"/>
          <w:shd w:val="clear" w:color="auto" w:fill="FFFFFF"/>
        </w:rPr>
        <w:t>strains for one of the tags</w:t>
      </w:r>
      <w:r w:rsidR="002070C1" w:rsidRPr="00F654EC">
        <w:rPr>
          <w:color w:val="2F5496" w:themeColor="accent1" w:themeShade="BF"/>
          <w:szCs w:val="22"/>
          <w:shd w:val="clear" w:color="auto" w:fill="FFFFFF"/>
        </w:rPr>
        <w:t xml:space="preserve"> (see </w:t>
      </w:r>
      <w:r w:rsidR="002070C1" w:rsidRPr="001A6E83">
        <w:rPr>
          <w:color w:val="FF0000"/>
          <w:szCs w:val="22"/>
          <w:shd w:val="clear" w:color="auto" w:fill="FFFFFF"/>
        </w:rPr>
        <w:t>explanation in the</w:t>
      </w:r>
      <w:r w:rsidR="00517D51" w:rsidRPr="001A6E83">
        <w:rPr>
          <w:color w:val="FF0000"/>
          <w:szCs w:val="22"/>
          <w:shd w:val="clear" w:color="auto" w:fill="FFFFFF"/>
        </w:rPr>
        <w:t xml:space="preserve"> </w:t>
      </w:r>
      <w:r w:rsidR="00517D51" w:rsidRPr="001A6E83">
        <w:rPr>
          <w:b/>
          <w:bCs/>
          <w:i/>
          <w:iCs/>
          <w:color w:val="FF0000"/>
          <w:szCs w:val="22"/>
          <w:shd w:val="clear" w:color="auto" w:fill="FFFFFF"/>
        </w:rPr>
        <w:t>S. cerevisiae</w:t>
      </w:r>
      <w:r w:rsidR="00517D51" w:rsidRPr="001A6E83">
        <w:rPr>
          <w:b/>
          <w:bCs/>
          <w:color w:val="FF0000"/>
          <w:szCs w:val="22"/>
          <w:shd w:val="clear" w:color="auto" w:fill="FFFFFF"/>
        </w:rPr>
        <w:t xml:space="preserve"> cell lysate preparation </w:t>
      </w:r>
      <w:r w:rsidR="00517D51" w:rsidRPr="00F654EC">
        <w:rPr>
          <w:color w:val="2F5496" w:themeColor="accent1" w:themeShade="BF"/>
          <w:szCs w:val="22"/>
          <w:shd w:val="clear" w:color="auto" w:fill="FFFFFF"/>
        </w:rPr>
        <w:t>paragraph of the</w:t>
      </w:r>
      <w:r w:rsidR="002070C1" w:rsidRPr="00F654EC">
        <w:rPr>
          <w:color w:val="2F5496" w:themeColor="accent1" w:themeShade="BF"/>
          <w:szCs w:val="22"/>
          <w:shd w:val="clear" w:color="auto" w:fill="FFFFFF"/>
        </w:rPr>
        <w:t xml:space="preserve"> </w:t>
      </w:r>
      <w:r w:rsidRPr="00171935">
        <w:rPr>
          <w:b/>
          <w:color w:val="2F5496" w:themeColor="accent1" w:themeShade="BF"/>
          <w:szCs w:val="22"/>
          <w:shd w:val="clear" w:color="auto" w:fill="FFFFFF"/>
        </w:rPr>
        <w:t>Methods</w:t>
      </w:r>
      <w:r w:rsidRPr="00F654EC">
        <w:rPr>
          <w:color w:val="2F5496" w:themeColor="accent1" w:themeShade="BF"/>
          <w:szCs w:val="22"/>
          <w:shd w:val="clear" w:color="auto" w:fill="FFFFFF"/>
        </w:rPr>
        <w:t xml:space="preserve"> section</w:t>
      </w:r>
      <w:r w:rsidR="002070C1" w:rsidRPr="00F654EC">
        <w:rPr>
          <w:color w:val="2F5496" w:themeColor="accent1" w:themeShade="BF"/>
          <w:szCs w:val="22"/>
          <w:shd w:val="clear" w:color="auto" w:fill="FFFFFF"/>
        </w:rPr>
        <w:t xml:space="preserve">). </w:t>
      </w:r>
    </w:p>
    <w:p w14:paraId="10E191F0" w14:textId="27103715" w:rsidR="00EA5D21" w:rsidRDefault="00A43B6B" w:rsidP="000E51B4">
      <w:pPr>
        <w:spacing w:line="288" w:lineRule="auto"/>
        <w:rPr>
          <w:i/>
          <w:iCs/>
          <w:szCs w:val="22"/>
          <w:shd w:val="clear" w:color="auto" w:fill="FFFFFF"/>
        </w:rPr>
      </w:pPr>
      <w:r w:rsidRPr="00EA5D21">
        <w:rPr>
          <w:i/>
          <w:iCs/>
          <w:szCs w:val="22"/>
          <w:shd w:val="clear" w:color="auto" w:fill="FFFFFF"/>
        </w:rPr>
        <w:t xml:space="preserve">b) The </w:t>
      </w:r>
      <w:r w:rsidRPr="006D2738">
        <w:rPr>
          <w:i/>
          <w:iCs/>
          <w:szCs w:val="22"/>
          <w:u w:val="single"/>
          <w:shd w:val="clear" w:color="auto" w:fill="FFFFFF"/>
        </w:rPr>
        <w:t>meaning of circle size has changed</w:t>
      </w:r>
      <w:r w:rsidRPr="00EA5D21">
        <w:rPr>
          <w:i/>
          <w:iCs/>
          <w:szCs w:val="22"/>
          <w:shd w:val="clear" w:color="auto" w:fill="FFFFFF"/>
        </w:rPr>
        <w:t xml:space="preserve"> between panels b and c. While this is indeed mentioned both on the plot and in the legend, it makes it </w:t>
      </w:r>
      <w:r w:rsidRPr="006D2738">
        <w:rPr>
          <w:i/>
          <w:iCs/>
          <w:szCs w:val="22"/>
          <w:u w:val="single"/>
          <w:shd w:val="clear" w:color="auto" w:fill="FFFFFF"/>
        </w:rPr>
        <w:t>very difficult to grasp</w:t>
      </w:r>
      <w:r w:rsidRPr="00EA5D21">
        <w:rPr>
          <w:i/>
          <w:iCs/>
          <w:szCs w:val="22"/>
          <w:shd w:val="clear" w:color="auto" w:fill="FFFFFF"/>
        </w:rPr>
        <w:t xml:space="preserve"> the import of the figures.</w:t>
      </w:r>
    </w:p>
    <w:p w14:paraId="0EF35967" w14:textId="3DB9764E" w:rsidR="002070C1" w:rsidRPr="00F654EC" w:rsidRDefault="003A0209" w:rsidP="000E51B4">
      <w:pPr>
        <w:spacing w:line="288" w:lineRule="auto"/>
        <w:rPr>
          <w:iCs/>
          <w:color w:val="2F5496" w:themeColor="accent1" w:themeShade="BF"/>
          <w:szCs w:val="22"/>
          <w:shd w:val="clear" w:color="auto" w:fill="FFFFFF"/>
        </w:rPr>
      </w:pPr>
      <w:r w:rsidRPr="00F654EC">
        <w:rPr>
          <w:iCs/>
          <w:color w:val="2F5496" w:themeColor="accent1" w:themeShade="BF"/>
          <w:szCs w:val="22"/>
          <w:shd w:val="clear" w:color="auto" w:fill="FFFFFF"/>
        </w:rPr>
        <w:t>We agree and</w:t>
      </w:r>
      <w:r w:rsidR="002070C1" w:rsidRPr="00F654EC">
        <w:rPr>
          <w:iCs/>
          <w:color w:val="2F5496" w:themeColor="accent1" w:themeShade="BF"/>
          <w:szCs w:val="22"/>
          <w:shd w:val="clear" w:color="auto" w:fill="FFFFFF"/>
        </w:rPr>
        <w:t xml:space="preserve"> have eliminated the circle representation in the main Figure</w:t>
      </w:r>
      <w:r w:rsidRPr="00F654EC">
        <w:rPr>
          <w:iCs/>
          <w:color w:val="2F5496" w:themeColor="accent1" w:themeShade="BF"/>
          <w:szCs w:val="22"/>
          <w:shd w:val="clear" w:color="auto" w:fill="FFFFFF"/>
        </w:rPr>
        <w:t xml:space="preserve">. Instead, we now </w:t>
      </w:r>
      <w:r w:rsidRPr="00A65EA0">
        <w:rPr>
          <w:iCs/>
          <w:color w:val="FF0000"/>
          <w:szCs w:val="22"/>
          <w:shd w:val="clear" w:color="auto" w:fill="FFFFFF"/>
        </w:rPr>
        <w:t xml:space="preserve">show two distributions in </w:t>
      </w:r>
      <w:r w:rsidRPr="00B65D0B">
        <w:rPr>
          <w:b/>
          <w:iCs/>
          <w:color w:val="FF0000"/>
          <w:szCs w:val="22"/>
          <w:shd w:val="clear" w:color="auto" w:fill="FFFFFF"/>
        </w:rPr>
        <w:t>Fig. 2a</w:t>
      </w:r>
      <w:r w:rsidRPr="00A65EA0">
        <w:rPr>
          <w:iCs/>
          <w:color w:val="FF0000"/>
          <w:szCs w:val="22"/>
          <w:shd w:val="clear" w:color="auto" w:fill="FFFFFF"/>
        </w:rPr>
        <w:t xml:space="preserve"> </w:t>
      </w:r>
      <w:r w:rsidR="00470F36" w:rsidRPr="00A65EA0">
        <w:rPr>
          <w:iCs/>
          <w:color w:val="FF0000"/>
          <w:szCs w:val="22"/>
          <w:shd w:val="clear" w:color="auto" w:fill="FFFFFF"/>
        </w:rPr>
        <w:t>side-by-side in the same representation</w:t>
      </w:r>
      <w:r w:rsidR="00470F36" w:rsidRPr="00F654EC">
        <w:rPr>
          <w:iCs/>
          <w:color w:val="2F5496" w:themeColor="accent1" w:themeShade="BF"/>
          <w:szCs w:val="22"/>
          <w:shd w:val="clear" w:color="auto" w:fill="FFFFFF"/>
        </w:rPr>
        <w:t>.</w:t>
      </w:r>
    </w:p>
    <w:p w14:paraId="45FB5986" w14:textId="341DD8C0" w:rsidR="00CD288F" w:rsidRDefault="00A43B6B" w:rsidP="000E51B4">
      <w:pPr>
        <w:spacing w:line="288" w:lineRule="auto"/>
        <w:rPr>
          <w:i/>
          <w:iCs/>
          <w:szCs w:val="22"/>
          <w:shd w:val="clear" w:color="auto" w:fill="FFFFFF"/>
        </w:rPr>
      </w:pPr>
      <w:r w:rsidRPr="00EA5D21">
        <w:rPr>
          <w:i/>
          <w:iCs/>
          <w:szCs w:val="22"/>
          <w:shd w:val="clear" w:color="auto" w:fill="FFFFFF"/>
        </w:rPr>
        <w:t xml:space="preserve">c) In panel b, </w:t>
      </w:r>
      <w:r w:rsidRPr="002F046B">
        <w:rPr>
          <w:i/>
          <w:iCs/>
          <w:szCs w:val="22"/>
          <w:u w:val="single"/>
          <w:shd w:val="clear" w:color="auto" w:fill="FFFFFF"/>
        </w:rPr>
        <w:t>I found it very difficult to get a reliable estimate of circle size</w:t>
      </w:r>
      <w:r w:rsidRPr="00EA5D21">
        <w:rPr>
          <w:i/>
          <w:iCs/>
          <w:szCs w:val="22"/>
          <w:shd w:val="clear" w:color="auto" w:fill="FFFFFF"/>
        </w:rPr>
        <w:t>, which reports on the key DASA parameter, without actually using a ruler. Why has the core/rim classification of Ext. Data Fig. 1b changed though it portrays the same parameter? Consistency between these two figures will help.</w:t>
      </w:r>
    </w:p>
    <w:p w14:paraId="616881D3" w14:textId="06A917CB" w:rsidR="002F046B" w:rsidRPr="00F654EC" w:rsidRDefault="00821824" w:rsidP="000E51B4">
      <w:pPr>
        <w:spacing w:line="288" w:lineRule="auto"/>
        <w:rPr>
          <w:iCs/>
          <w:color w:val="2F5496" w:themeColor="accent1" w:themeShade="BF"/>
          <w:szCs w:val="22"/>
        </w:rPr>
      </w:pPr>
      <w:r w:rsidRPr="00F654EC">
        <w:rPr>
          <w:iCs/>
          <w:color w:val="2F5496" w:themeColor="accent1" w:themeShade="BF"/>
          <w:szCs w:val="22"/>
          <w:shd w:val="clear" w:color="auto" w:fill="FFFFFF"/>
        </w:rPr>
        <w:t xml:space="preserve">We </w:t>
      </w:r>
      <w:r w:rsidR="00BE2BBE" w:rsidRPr="00F654EC">
        <w:rPr>
          <w:iCs/>
          <w:color w:val="2F5496" w:themeColor="accent1" w:themeShade="BF"/>
          <w:szCs w:val="22"/>
          <w:shd w:val="clear" w:color="auto" w:fill="FFFFFF"/>
        </w:rPr>
        <w:t>agree</w:t>
      </w:r>
      <w:r w:rsidR="00375919" w:rsidRPr="00F654EC">
        <w:rPr>
          <w:iCs/>
          <w:color w:val="2F5496" w:themeColor="accent1" w:themeShade="BF"/>
          <w:szCs w:val="22"/>
          <w:shd w:val="clear" w:color="auto" w:fill="FFFFFF"/>
        </w:rPr>
        <w:t xml:space="preserve"> and </w:t>
      </w:r>
      <w:r w:rsidR="007379B3" w:rsidRPr="00F654EC">
        <w:rPr>
          <w:iCs/>
          <w:color w:val="2F5496" w:themeColor="accent1" w:themeShade="BF"/>
          <w:szCs w:val="22"/>
          <w:shd w:val="clear" w:color="auto" w:fill="FFFFFF"/>
        </w:rPr>
        <w:t xml:space="preserve">have now </w:t>
      </w:r>
      <w:r w:rsidR="007379B3" w:rsidRPr="00A65EA0">
        <w:rPr>
          <w:iCs/>
          <w:color w:val="FF0000"/>
          <w:szCs w:val="22"/>
          <w:shd w:val="clear" w:color="auto" w:fill="FFFFFF"/>
        </w:rPr>
        <w:t xml:space="preserve">changed the representation in the main Figure to directly </w:t>
      </w:r>
      <w:r w:rsidR="00EB621D" w:rsidRPr="00A65EA0">
        <w:rPr>
          <w:iCs/>
          <w:color w:val="FF0000"/>
          <w:szCs w:val="22"/>
          <w:shd w:val="clear" w:color="auto" w:fill="FFFFFF"/>
        </w:rPr>
        <w:t>represent</w:t>
      </w:r>
      <w:r w:rsidR="007379B3" w:rsidRPr="00A65EA0">
        <w:rPr>
          <w:iCs/>
          <w:color w:val="FF0000"/>
          <w:szCs w:val="22"/>
          <w:shd w:val="clear" w:color="auto" w:fill="FFFFFF"/>
        </w:rPr>
        <w:t xml:space="preserve"> </w:t>
      </w:r>
      <w:r w:rsidR="00143656" w:rsidRPr="00A65EA0">
        <w:rPr>
          <w:iCs/>
          <w:color w:val="FF0000"/>
          <w:szCs w:val="22"/>
          <w:shd w:val="clear" w:color="auto" w:fill="FFFFFF"/>
        </w:rPr>
        <w:t>the fold change</w:t>
      </w:r>
      <w:r w:rsidR="00143656" w:rsidRPr="00F654EC">
        <w:rPr>
          <w:iCs/>
          <w:color w:val="2F5496" w:themeColor="accent1" w:themeShade="BF"/>
          <w:szCs w:val="22"/>
          <w:shd w:val="clear" w:color="auto" w:fill="FFFFFF"/>
        </w:rPr>
        <w:t>.</w:t>
      </w:r>
      <w:r w:rsidR="00F612C0" w:rsidRPr="00F654EC">
        <w:rPr>
          <w:iCs/>
          <w:color w:val="2F5496" w:themeColor="accent1" w:themeShade="BF"/>
          <w:szCs w:val="22"/>
          <w:shd w:val="clear" w:color="auto" w:fill="FFFFFF"/>
        </w:rPr>
        <w:t xml:space="preserve"> </w:t>
      </w:r>
      <w:r w:rsidRPr="00F654EC">
        <w:rPr>
          <w:iCs/>
          <w:color w:val="2F5496" w:themeColor="accent1" w:themeShade="BF"/>
          <w:szCs w:val="22"/>
          <w:shd w:val="clear" w:color="auto" w:fill="FFFFFF"/>
        </w:rPr>
        <w:t xml:space="preserve"> </w:t>
      </w:r>
    </w:p>
    <w:p w14:paraId="56A631FC" w14:textId="77777777" w:rsidR="009A2BF1" w:rsidRPr="00EA5D21" w:rsidRDefault="00A43B6B" w:rsidP="000E51B4">
      <w:pPr>
        <w:spacing w:line="288" w:lineRule="auto"/>
        <w:rPr>
          <w:i/>
          <w:iCs/>
          <w:szCs w:val="22"/>
          <w:shd w:val="clear" w:color="auto" w:fill="FFFFFF"/>
        </w:rPr>
      </w:pPr>
      <w:r w:rsidRPr="00924FE4">
        <w:rPr>
          <w:i/>
          <w:iCs/>
          <w:szCs w:val="22"/>
          <w:u w:val="single"/>
          <w:shd w:val="clear" w:color="auto" w:fill="FFFFFF"/>
        </w:rPr>
        <w:t>Fig. 2b/c has to be reworked so that it is easier to understand the data. A simple histogram</w:t>
      </w:r>
      <w:r w:rsidRPr="00EA5D21">
        <w:rPr>
          <w:i/>
          <w:iCs/>
          <w:szCs w:val="22"/>
          <w:shd w:val="clear" w:color="auto" w:fill="FFFFFF"/>
        </w:rPr>
        <w:t xml:space="preserve"> may work.</w:t>
      </w:r>
    </w:p>
    <w:p w14:paraId="40D87540" w14:textId="6DA35B9D" w:rsidR="009A2BF1" w:rsidRPr="00A65EA0" w:rsidRDefault="00EA5D21" w:rsidP="000E51B4">
      <w:pPr>
        <w:spacing w:line="288" w:lineRule="auto"/>
        <w:rPr>
          <w:color w:val="FF0000"/>
          <w:szCs w:val="22"/>
        </w:rPr>
      </w:pPr>
      <w:r w:rsidRPr="00F654EC">
        <w:rPr>
          <w:color w:val="2F5496" w:themeColor="accent1" w:themeShade="BF"/>
          <w:szCs w:val="22"/>
        </w:rPr>
        <w:t xml:space="preserve">We agree </w:t>
      </w:r>
      <w:r w:rsidR="00D907E9" w:rsidRPr="00F654EC">
        <w:rPr>
          <w:color w:val="2F5496" w:themeColor="accent1" w:themeShade="BF"/>
          <w:szCs w:val="22"/>
        </w:rPr>
        <w:t>and</w:t>
      </w:r>
      <w:r w:rsidR="00565C25" w:rsidRPr="00F654EC">
        <w:rPr>
          <w:color w:val="2F5496" w:themeColor="accent1" w:themeShade="BF"/>
          <w:szCs w:val="22"/>
        </w:rPr>
        <w:t xml:space="preserve"> have </w:t>
      </w:r>
      <w:r w:rsidR="002E4DE5" w:rsidRPr="00F654EC">
        <w:rPr>
          <w:color w:val="2F5496" w:themeColor="accent1" w:themeShade="BF"/>
          <w:szCs w:val="22"/>
        </w:rPr>
        <w:t xml:space="preserve">completely </w:t>
      </w:r>
      <w:r w:rsidR="002E4DE5" w:rsidRPr="00A65EA0">
        <w:rPr>
          <w:color w:val="FF0000"/>
          <w:szCs w:val="22"/>
        </w:rPr>
        <w:t xml:space="preserve">reworked </w:t>
      </w:r>
      <w:r w:rsidR="00565C25" w:rsidRPr="00A65EA0">
        <w:rPr>
          <w:b/>
          <w:color w:val="FF0000"/>
          <w:szCs w:val="22"/>
        </w:rPr>
        <w:t>Fig. 2</w:t>
      </w:r>
      <w:r w:rsidR="00565C25" w:rsidRPr="00A65EA0">
        <w:rPr>
          <w:color w:val="FF0000"/>
          <w:szCs w:val="22"/>
        </w:rPr>
        <w:t xml:space="preserve"> </w:t>
      </w:r>
      <w:r w:rsidR="00C04DD4" w:rsidRPr="00A65EA0">
        <w:rPr>
          <w:color w:val="FF0000"/>
          <w:szCs w:val="22"/>
        </w:rPr>
        <w:t xml:space="preserve">and </w:t>
      </w:r>
      <w:r w:rsidR="00565C25" w:rsidRPr="00A65EA0">
        <w:rPr>
          <w:color w:val="FF0000"/>
          <w:szCs w:val="22"/>
        </w:rPr>
        <w:t xml:space="preserve">the main text </w:t>
      </w:r>
      <w:r w:rsidR="00565C25" w:rsidRPr="00F654EC">
        <w:rPr>
          <w:color w:val="2F5496" w:themeColor="accent1" w:themeShade="BF"/>
          <w:szCs w:val="22"/>
        </w:rPr>
        <w:t xml:space="preserve">to </w:t>
      </w:r>
      <w:r w:rsidR="00C150FB" w:rsidRPr="00F654EC">
        <w:rPr>
          <w:color w:val="2F5496" w:themeColor="accent1" w:themeShade="BF"/>
          <w:szCs w:val="22"/>
        </w:rPr>
        <w:t xml:space="preserve">hopefully </w:t>
      </w:r>
      <w:r w:rsidR="00500E26" w:rsidRPr="00F654EC">
        <w:rPr>
          <w:color w:val="2F5496" w:themeColor="accent1" w:themeShade="BF"/>
          <w:szCs w:val="22"/>
        </w:rPr>
        <w:t>make</w:t>
      </w:r>
      <w:r w:rsidR="00565C25" w:rsidRPr="00F654EC">
        <w:rPr>
          <w:color w:val="2F5496" w:themeColor="accent1" w:themeShade="BF"/>
          <w:szCs w:val="22"/>
        </w:rPr>
        <w:t xml:space="preserve"> the AP-MS data </w:t>
      </w:r>
      <w:r w:rsidR="00500E26" w:rsidRPr="00F654EC">
        <w:rPr>
          <w:color w:val="2F5496" w:themeColor="accent1" w:themeShade="BF"/>
          <w:szCs w:val="22"/>
        </w:rPr>
        <w:t>easier to understand</w:t>
      </w:r>
      <w:r w:rsidR="004056EA" w:rsidRPr="00F654EC">
        <w:rPr>
          <w:color w:val="2F5496" w:themeColor="accent1" w:themeShade="BF"/>
          <w:szCs w:val="22"/>
        </w:rPr>
        <w:t xml:space="preserve"> (see also above</w:t>
      </w:r>
      <w:r w:rsidR="00563415" w:rsidRPr="00F654EC">
        <w:rPr>
          <w:color w:val="2F5496" w:themeColor="accent1" w:themeShade="BF"/>
          <w:szCs w:val="22"/>
        </w:rPr>
        <w:t>)</w:t>
      </w:r>
      <w:r w:rsidR="004056EA" w:rsidRPr="00F654EC">
        <w:rPr>
          <w:color w:val="2F5496" w:themeColor="accent1" w:themeShade="BF"/>
          <w:szCs w:val="22"/>
        </w:rPr>
        <w:t xml:space="preserve"> </w:t>
      </w:r>
      <w:r w:rsidR="00565C25" w:rsidRPr="00F654EC">
        <w:rPr>
          <w:color w:val="2F5496" w:themeColor="accent1" w:themeShade="BF"/>
          <w:szCs w:val="22"/>
        </w:rPr>
        <w:t xml:space="preserve">per </w:t>
      </w:r>
      <w:r w:rsidR="0000106C" w:rsidRPr="00F654EC">
        <w:rPr>
          <w:color w:val="2F5496" w:themeColor="accent1" w:themeShade="BF"/>
          <w:szCs w:val="22"/>
        </w:rPr>
        <w:t xml:space="preserve">combined </w:t>
      </w:r>
      <w:r w:rsidR="00565C25" w:rsidRPr="00F654EC">
        <w:rPr>
          <w:color w:val="2F5496" w:themeColor="accent1" w:themeShade="BF"/>
          <w:szCs w:val="22"/>
        </w:rPr>
        <w:t xml:space="preserve">suggestions by </w:t>
      </w:r>
      <w:r w:rsidR="002D6152">
        <w:rPr>
          <w:color w:val="2F5496" w:themeColor="accent1" w:themeShade="BF"/>
          <w:szCs w:val="22"/>
        </w:rPr>
        <w:t>r</w:t>
      </w:r>
      <w:r w:rsidR="00565C25" w:rsidRPr="00F654EC">
        <w:rPr>
          <w:color w:val="2F5496" w:themeColor="accent1" w:themeShade="BF"/>
          <w:szCs w:val="22"/>
        </w:rPr>
        <w:t>eviewers</w:t>
      </w:r>
      <w:r w:rsidR="0000106C" w:rsidRPr="00F654EC">
        <w:rPr>
          <w:color w:val="2F5496" w:themeColor="accent1" w:themeShade="BF"/>
          <w:szCs w:val="22"/>
        </w:rPr>
        <w:t xml:space="preserve"> </w:t>
      </w:r>
      <w:r w:rsidR="002D6152">
        <w:rPr>
          <w:color w:val="2F5496" w:themeColor="accent1" w:themeShade="BF"/>
          <w:szCs w:val="22"/>
        </w:rPr>
        <w:t>#</w:t>
      </w:r>
      <w:r w:rsidR="0000106C" w:rsidRPr="00F654EC">
        <w:rPr>
          <w:color w:val="2F5496" w:themeColor="accent1" w:themeShade="BF"/>
          <w:szCs w:val="22"/>
        </w:rPr>
        <w:t xml:space="preserve">1 and </w:t>
      </w:r>
      <w:r w:rsidR="002D6152">
        <w:rPr>
          <w:color w:val="2F5496" w:themeColor="accent1" w:themeShade="BF"/>
          <w:szCs w:val="22"/>
        </w:rPr>
        <w:t>#</w:t>
      </w:r>
      <w:r w:rsidR="0000106C" w:rsidRPr="00F654EC">
        <w:rPr>
          <w:color w:val="2F5496" w:themeColor="accent1" w:themeShade="BF"/>
          <w:szCs w:val="22"/>
        </w:rPr>
        <w:t>2</w:t>
      </w:r>
      <w:r w:rsidRPr="00F654EC">
        <w:rPr>
          <w:color w:val="2F5496" w:themeColor="accent1" w:themeShade="BF"/>
          <w:szCs w:val="22"/>
        </w:rPr>
        <w:t>.</w:t>
      </w:r>
      <w:r w:rsidR="00DF6E44" w:rsidRPr="00F654EC">
        <w:rPr>
          <w:color w:val="2F5496" w:themeColor="accent1" w:themeShade="BF"/>
          <w:szCs w:val="22"/>
        </w:rPr>
        <w:t xml:space="preserve"> </w:t>
      </w:r>
      <w:r w:rsidR="00DF6E44" w:rsidRPr="00A65EA0">
        <w:rPr>
          <w:b/>
          <w:color w:val="FF0000"/>
          <w:szCs w:val="22"/>
        </w:rPr>
        <w:t xml:space="preserve">Extended Data Fig. 5 </w:t>
      </w:r>
      <w:proofErr w:type="spellStart"/>
      <w:proofErr w:type="gramStart"/>
      <w:r w:rsidR="001B78CE" w:rsidRPr="00A65EA0">
        <w:rPr>
          <w:b/>
          <w:color w:val="FF0000"/>
          <w:szCs w:val="22"/>
        </w:rPr>
        <w:t>a,b</w:t>
      </w:r>
      <w:proofErr w:type="spellEnd"/>
      <w:proofErr w:type="gramEnd"/>
      <w:r w:rsidR="001B78CE" w:rsidRPr="00A65EA0">
        <w:rPr>
          <w:color w:val="FF0000"/>
          <w:szCs w:val="22"/>
        </w:rPr>
        <w:t xml:space="preserve"> </w:t>
      </w:r>
      <w:r w:rsidR="00ED1937" w:rsidRPr="00A65EA0">
        <w:rPr>
          <w:color w:val="FF0000"/>
          <w:szCs w:val="22"/>
        </w:rPr>
        <w:t xml:space="preserve">now show </w:t>
      </w:r>
      <w:proofErr w:type="spellStart"/>
      <w:r w:rsidR="00ED1937" w:rsidRPr="00A65EA0">
        <w:rPr>
          <w:color w:val="FF0000"/>
          <w:szCs w:val="22"/>
        </w:rPr>
        <w:t>barplots</w:t>
      </w:r>
      <w:proofErr w:type="spellEnd"/>
      <w:r w:rsidR="00ED1937" w:rsidRPr="00A65EA0">
        <w:rPr>
          <w:color w:val="FF0000"/>
          <w:szCs w:val="22"/>
        </w:rPr>
        <w:t xml:space="preserve"> </w:t>
      </w:r>
      <w:r w:rsidR="00D65123" w:rsidRPr="00A65EA0">
        <w:rPr>
          <w:color w:val="FF0000"/>
          <w:szCs w:val="22"/>
        </w:rPr>
        <w:t>representing the changes for individual prey proteins.</w:t>
      </w:r>
    </w:p>
    <w:p w14:paraId="1BB3835E" w14:textId="73BA7C25" w:rsidR="00056D79" w:rsidRPr="00827E7A" w:rsidRDefault="00056D79" w:rsidP="000E51B4">
      <w:pPr>
        <w:spacing w:line="288" w:lineRule="auto"/>
        <w:rPr>
          <w:color w:val="000000" w:themeColor="text1"/>
          <w:szCs w:val="22"/>
        </w:rPr>
      </w:pPr>
      <w:r>
        <w:rPr>
          <w:noProof/>
          <w:color w:val="000000" w:themeColor="text1"/>
          <w:szCs w:val="22"/>
        </w:rPr>
        <w:lastRenderedPageBreak/>
        <w:drawing>
          <wp:inline distT="0" distB="0" distL="0" distR="0" wp14:anchorId="54399745" wp14:editId="47017EB7">
            <wp:extent cx="4413250" cy="6162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2" cstate="print">
                      <a:extLst>
                        <a:ext uri="{28A0092B-C50C-407E-A947-70E740481C1C}">
                          <a14:useLocalDpi xmlns:a14="http://schemas.microsoft.com/office/drawing/2010/main" val="0"/>
                        </a:ext>
                      </a:extLst>
                    </a:blip>
                    <a:srcRect b="29574"/>
                    <a:stretch/>
                  </pic:blipFill>
                  <pic:spPr bwMode="auto">
                    <a:xfrm>
                      <a:off x="0" y="0"/>
                      <a:ext cx="4425373" cy="6179824"/>
                    </a:xfrm>
                    <a:prstGeom prst="rect">
                      <a:avLst/>
                    </a:prstGeom>
                    <a:ln>
                      <a:noFill/>
                    </a:ln>
                    <a:extLst>
                      <a:ext uri="{53640926-AAD7-44D8-BBD7-CCE9431645EC}">
                        <a14:shadowObscured xmlns:a14="http://schemas.microsoft.com/office/drawing/2010/main"/>
                      </a:ext>
                    </a:extLst>
                  </pic:spPr>
                </pic:pic>
              </a:graphicData>
            </a:graphic>
          </wp:inline>
        </w:drawing>
      </w:r>
    </w:p>
    <w:p w14:paraId="317D3051" w14:textId="4D7A3E60" w:rsidR="008E3E3F" w:rsidRDefault="00B63E51" w:rsidP="00176B0E">
      <w:pPr>
        <w:spacing w:line="240" w:lineRule="auto"/>
        <w:rPr>
          <w:ins w:id="63" w:author="Tanja Kortemme" w:date="2020-08-10T13:03:00Z"/>
          <w:szCs w:val="22"/>
          <w:shd w:val="clear" w:color="auto" w:fill="FFFFFF"/>
        </w:rPr>
      </w:pPr>
      <w:r w:rsidRPr="0078012F">
        <w:rPr>
          <w:b/>
          <w:bCs/>
          <w:color w:val="FF0000"/>
          <w:szCs w:val="22"/>
        </w:rPr>
        <w:t xml:space="preserve">Extended Data Figure 5 </w:t>
      </w:r>
      <w:commentRangeStart w:id="64"/>
      <w:ins w:id="65" w:author="Perica, Tina" w:date="2020-08-31T22:13:00Z">
        <w:r w:rsidR="001A37F7" w:rsidRPr="00BA5091">
          <w:rPr>
            <w:b/>
            <w:bCs/>
          </w:rPr>
          <w:t>Protein-protein interactions between interface mutants of Gsp1 and Gsp1 partners for which there are co-complex X-ray crystal structures (core regulators Srm1 and Rna1, and effectors Yrb1, Kap95, Pse1, and Srp1).</w:t>
        </w:r>
      </w:ins>
      <w:del w:id="66" w:author="Perica, Tina" w:date="2020-08-31T22:13:00Z">
        <w:r w:rsidRPr="0078012F" w:rsidDel="001A37F7">
          <w:rPr>
            <w:b/>
            <w:bCs/>
            <w:color w:val="FF0000"/>
            <w:szCs w:val="22"/>
          </w:rPr>
          <w:delText>Gsp1 interface mutations rewire the protein-protein interactions with the partners of Gsp1 for which there are co-complex X-ray crystal structures (core regulators Srm1 and Rna1, and effectors Yrb1, Kap95, Pse1, and Srp1).</w:delText>
        </w:r>
      </w:del>
      <w:r w:rsidRPr="0078012F">
        <w:rPr>
          <w:b/>
          <w:bCs/>
          <w:color w:val="FF0000"/>
          <w:szCs w:val="22"/>
        </w:rPr>
        <w:t xml:space="preserve"> </w:t>
      </w:r>
      <w:commentRangeEnd w:id="64"/>
      <w:r w:rsidR="001A37F7">
        <w:rPr>
          <w:rStyle w:val="CommentReference"/>
        </w:rPr>
        <w:commentReference w:id="64"/>
      </w:r>
      <w:r w:rsidRPr="0078012F">
        <w:rPr>
          <w:b/>
          <w:bCs/>
          <w:color w:val="FF0000"/>
          <w:szCs w:val="22"/>
        </w:rPr>
        <w:t>a, b</w:t>
      </w:r>
      <w:r w:rsidRPr="0078012F">
        <w:rPr>
          <w:color w:val="FF0000"/>
          <w:szCs w:val="22"/>
        </w:rPr>
        <w:t xml:space="preserve"> Change in pulled-down prey partner abundance is expressed as log</w:t>
      </w:r>
      <w:r w:rsidRPr="0078012F">
        <w:rPr>
          <w:color w:val="FF0000"/>
          <w:szCs w:val="22"/>
          <w:vertAlign w:val="subscript"/>
        </w:rPr>
        <w:t>2</w:t>
      </w:r>
      <w:r w:rsidRPr="0078012F">
        <w:rPr>
          <w:color w:val="FF0000"/>
          <w:szCs w:val="22"/>
        </w:rPr>
        <w:t xml:space="preserve">(PREY </w:t>
      </w:r>
      <w:proofErr w:type="spellStart"/>
      <w:r w:rsidRPr="0078012F">
        <w:rPr>
          <w:color w:val="FF0000"/>
          <w:szCs w:val="22"/>
        </w:rPr>
        <w:t>abundanceMUT</w:t>
      </w:r>
      <w:proofErr w:type="spellEnd"/>
      <w:ins w:id="67" w:author="Tanja Kortemme" w:date="2020-08-30T15:26:00Z">
        <w:r w:rsidR="003740A1">
          <w:rPr>
            <w:color w:val="FF0000"/>
            <w:szCs w:val="22"/>
          </w:rPr>
          <w:t xml:space="preserve"> </w:t>
        </w:r>
      </w:ins>
      <w:r w:rsidRPr="0078012F">
        <w:rPr>
          <w:color w:val="FF0000"/>
          <w:szCs w:val="22"/>
        </w:rPr>
        <w:t>/</w:t>
      </w:r>
      <w:ins w:id="68" w:author="Tanja Kortemme" w:date="2020-08-30T15:26:00Z">
        <w:r w:rsidR="003740A1">
          <w:rPr>
            <w:color w:val="FF0000"/>
            <w:szCs w:val="22"/>
          </w:rPr>
          <w:t xml:space="preserve"> </w:t>
        </w:r>
      </w:ins>
      <w:r w:rsidRPr="0078012F">
        <w:rPr>
          <w:color w:val="FF0000"/>
          <w:szCs w:val="22"/>
        </w:rPr>
        <w:t xml:space="preserve">PREY </w:t>
      </w:r>
      <w:proofErr w:type="spellStart"/>
      <w:r w:rsidRPr="0078012F">
        <w:rPr>
          <w:color w:val="FF0000"/>
          <w:szCs w:val="22"/>
        </w:rPr>
        <w:t>abundanceWT</w:t>
      </w:r>
      <w:proofErr w:type="spellEnd"/>
      <w:r w:rsidRPr="0078012F">
        <w:rPr>
          <w:color w:val="FF0000"/>
          <w:szCs w:val="22"/>
        </w:rPr>
        <w:t xml:space="preserve">)). N-3xFL and C-3xFL labelled mutants are tagged with an amino- or carboxy-terminal triple FLAG tag, respectively. </w:t>
      </w:r>
      <w:r w:rsidRPr="0078012F">
        <w:rPr>
          <w:b/>
          <w:bCs/>
          <w:color w:val="FF0000"/>
          <w:szCs w:val="22"/>
        </w:rPr>
        <w:t>a,</w:t>
      </w:r>
      <w:r w:rsidRPr="0078012F">
        <w:rPr>
          <w:color w:val="FF0000"/>
          <w:szCs w:val="22"/>
        </w:rPr>
        <w:t xml:space="preserve"> Changes in pulled-down prey partner abundance when the point mutation is in the core of the Gsp1 interface with the prey partner. </w:t>
      </w:r>
      <w:r w:rsidRPr="0078012F">
        <w:rPr>
          <w:b/>
          <w:bCs/>
          <w:color w:val="FF0000"/>
          <w:szCs w:val="22"/>
        </w:rPr>
        <w:t>b,</w:t>
      </w:r>
      <w:r w:rsidRPr="0078012F">
        <w:rPr>
          <w:color w:val="FF0000"/>
          <w:szCs w:val="22"/>
        </w:rPr>
        <w:t xml:space="preserve"> </w:t>
      </w:r>
      <w:proofErr w:type="gramStart"/>
      <w:r w:rsidRPr="0078012F">
        <w:rPr>
          <w:color w:val="FF0000"/>
          <w:szCs w:val="22"/>
        </w:rPr>
        <w:t>All</w:t>
      </w:r>
      <w:proofErr w:type="gramEnd"/>
      <w:r w:rsidRPr="0078012F">
        <w:rPr>
          <w:color w:val="FF0000"/>
          <w:szCs w:val="22"/>
        </w:rPr>
        <w:t xml:space="preserve"> changes in pulled-down prey partner abundance for core regulators Srm1 and Rna1, and effectors Yrb1, Kap95, Pse1, and Srp1, regardless whether the mutation is in the interface </w:t>
      </w:r>
      <w:r w:rsidR="00BC2A26">
        <w:rPr>
          <w:color w:val="FF0000"/>
          <w:szCs w:val="22"/>
        </w:rPr>
        <w:t xml:space="preserve">core </w:t>
      </w:r>
      <w:r w:rsidR="0094063C">
        <w:rPr>
          <w:color w:val="FF0000"/>
          <w:szCs w:val="22"/>
        </w:rPr>
        <w:t xml:space="preserve">with the partner </w:t>
      </w:r>
      <w:r w:rsidRPr="0078012F">
        <w:rPr>
          <w:color w:val="FF0000"/>
          <w:szCs w:val="22"/>
        </w:rPr>
        <w:t>or not.</w:t>
      </w:r>
      <w:ins w:id="69" w:author="Tanja Kortemme" w:date="2020-08-10T13:03:00Z">
        <w:r w:rsidR="008E3E3F">
          <w:rPr>
            <w:szCs w:val="22"/>
            <w:shd w:val="clear" w:color="auto" w:fill="FFFFFF"/>
          </w:rPr>
          <w:br w:type="page"/>
        </w:r>
      </w:ins>
    </w:p>
    <w:p w14:paraId="4B0A25C0" w14:textId="29A1711D" w:rsidR="00C275B6" w:rsidRPr="001C16D7" w:rsidRDefault="00A43B6B" w:rsidP="000E51B4">
      <w:pPr>
        <w:spacing w:line="288" w:lineRule="auto"/>
        <w:rPr>
          <w:szCs w:val="22"/>
        </w:rPr>
      </w:pPr>
      <w:r w:rsidRPr="001C16D7">
        <w:rPr>
          <w:szCs w:val="22"/>
          <w:shd w:val="clear" w:color="auto" w:fill="FFFFFF"/>
        </w:rPr>
        <w:lastRenderedPageBreak/>
        <w:t>Referee #3:</w:t>
      </w:r>
    </w:p>
    <w:p w14:paraId="5F5714EF" w14:textId="77777777" w:rsidR="00C275B6" w:rsidRPr="001C16D7" w:rsidRDefault="00A43B6B" w:rsidP="000E51B4">
      <w:pPr>
        <w:spacing w:line="288" w:lineRule="auto"/>
        <w:rPr>
          <w:i/>
          <w:iCs/>
          <w:szCs w:val="22"/>
        </w:rPr>
      </w:pPr>
      <w:proofErr w:type="spellStart"/>
      <w:r w:rsidRPr="001C16D7">
        <w:rPr>
          <w:i/>
          <w:iCs/>
          <w:szCs w:val="22"/>
          <w:shd w:val="clear" w:color="auto" w:fill="FFFFFF"/>
        </w:rPr>
        <w:t>Perica</w:t>
      </w:r>
      <w:proofErr w:type="spellEnd"/>
      <w:r w:rsidRPr="001C16D7">
        <w:rPr>
          <w:i/>
          <w:iCs/>
          <w:szCs w:val="22"/>
          <w:shd w:val="clear" w:color="auto" w:fill="FFFFFF"/>
        </w:rPr>
        <w:t xml:space="preserve">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w:t>
      </w:r>
      <w:r w:rsidRPr="001A5210">
        <w:rPr>
          <w:i/>
          <w:iCs/>
          <w:szCs w:val="22"/>
          <w:shd w:val="clear" w:color="auto" w:fill="FFFFFF"/>
        </w:rPr>
        <w:t>GTPase affects its overall function and that many mutations affect function through allosteric regulation, are somewhat dissatisfying. Perhaps because of the systems-level scale of the analysis, there appears to be a lack of depth of understanding for any given mutation.</w:t>
      </w:r>
      <w:r w:rsidR="00B30DCA" w:rsidRPr="001A5210">
        <w:rPr>
          <w:i/>
          <w:iCs/>
          <w:szCs w:val="22"/>
          <w:shd w:val="clear" w:color="auto" w:fill="FFFFFF"/>
        </w:rPr>
        <w:t xml:space="preserve"> </w:t>
      </w:r>
      <w:r w:rsidRPr="001A5210">
        <w:rPr>
          <w:i/>
          <w:iCs/>
          <w:szCs w:val="22"/>
          <w:shd w:val="clear" w:color="auto" w:fill="FFFFFF"/>
        </w:rPr>
        <w:t>For instance</w:t>
      </w:r>
      <w:r w:rsidRPr="001C16D7">
        <w:rPr>
          <w:i/>
          <w:iCs/>
          <w:szCs w:val="22"/>
          <w:shd w:val="clear" w:color="auto" w:fill="FFFFFF"/>
        </w:rPr>
        <w:t>, how does T34Q (or any other amino acid substitution at the T34 position) lead to a strong change in GAP function?</w:t>
      </w:r>
    </w:p>
    <w:p w14:paraId="480D0C17" w14:textId="77777777" w:rsidR="00C275B6" w:rsidRPr="001C16D7" w:rsidRDefault="00A43B6B" w:rsidP="000E51B4">
      <w:pPr>
        <w:spacing w:line="288" w:lineRule="auto"/>
        <w:rPr>
          <w:i/>
          <w:iCs/>
          <w:szCs w:val="22"/>
        </w:rPr>
      </w:pPr>
      <w:r w:rsidRPr="001C16D7">
        <w:rPr>
          <w:i/>
          <w:iCs/>
          <w:szCs w:val="22"/>
          <w:shd w:val="clear" w:color="auto" w:fill="FFFFFF"/>
        </w:rPr>
        <w:t>Points to address:</w:t>
      </w:r>
    </w:p>
    <w:p w14:paraId="04E66661" w14:textId="5BF4831E" w:rsidR="00EA600B" w:rsidRPr="0027648A" w:rsidRDefault="00A43B6B" w:rsidP="000E51B4">
      <w:pPr>
        <w:spacing w:line="288" w:lineRule="auto"/>
        <w:rPr>
          <w:i/>
          <w:iCs/>
          <w:color w:val="00B0F0"/>
          <w:szCs w:val="22"/>
        </w:rPr>
      </w:pPr>
      <w:r w:rsidRPr="001A5210">
        <w:rPr>
          <w:i/>
          <w:iCs/>
          <w:szCs w:val="22"/>
          <w:shd w:val="clear" w:color="auto" w:fill="FFFFFF"/>
        </w:rPr>
        <w:t xml:space="preserve">1. 2-9 replicates for Michaelis-Menten measurements? </w:t>
      </w:r>
      <w:r w:rsidRPr="001A5210">
        <w:rPr>
          <w:i/>
          <w:iCs/>
          <w:szCs w:val="22"/>
          <w:u w:val="single"/>
          <w:shd w:val="clear" w:color="auto" w:fill="FFFFFF"/>
        </w:rPr>
        <w:t>Why were there different numbers of replicates for some mutants compared to others</w:t>
      </w:r>
      <w:r w:rsidRPr="001C16D7">
        <w:rPr>
          <w:i/>
          <w:iCs/>
          <w:szCs w:val="22"/>
          <w:shd w:val="clear" w:color="auto" w:fill="FFFFFF"/>
        </w:rPr>
        <w:t>?</w:t>
      </w:r>
    </w:p>
    <w:p w14:paraId="32674D86" w14:textId="06A3D606" w:rsidR="00A779DF" w:rsidRDefault="0027648A" w:rsidP="000E51B4">
      <w:pPr>
        <w:spacing w:line="288" w:lineRule="auto"/>
        <w:rPr>
          <w:i/>
          <w:iCs/>
          <w:szCs w:val="22"/>
          <w:shd w:val="clear" w:color="auto" w:fill="FFFFFF"/>
        </w:rPr>
      </w:pPr>
      <w:r w:rsidRPr="00F654EC">
        <w:rPr>
          <w:color w:val="2F5496" w:themeColor="accent1" w:themeShade="BF"/>
          <w:szCs w:val="22"/>
        </w:rPr>
        <w:t xml:space="preserve">We </w:t>
      </w:r>
      <w:r w:rsidR="006134C3" w:rsidRPr="00F654EC">
        <w:rPr>
          <w:color w:val="2F5496" w:themeColor="accent1" w:themeShade="BF"/>
          <w:szCs w:val="22"/>
        </w:rPr>
        <w:t xml:space="preserve">conducted </w:t>
      </w:r>
      <w:r w:rsidR="006134C3" w:rsidRPr="004801F8">
        <w:rPr>
          <w:color w:val="FF0000"/>
          <w:szCs w:val="22"/>
        </w:rPr>
        <w:t xml:space="preserve">additional experiments that now </w:t>
      </w:r>
      <w:r w:rsidRPr="004801F8">
        <w:rPr>
          <w:color w:val="FF0000"/>
          <w:szCs w:val="22"/>
        </w:rPr>
        <w:t>add more replicate</w:t>
      </w:r>
      <w:r w:rsidR="006D37EB" w:rsidRPr="004801F8">
        <w:rPr>
          <w:color w:val="FF0000"/>
          <w:szCs w:val="22"/>
        </w:rPr>
        <w:t>s</w:t>
      </w:r>
      <w:r w:rsidRPr="004801F8">
        <w:rPr>
          <w:color w:val="FF0000"/>
          <w:szCs w:val="22"/>
        </w:rPr>
        <w:t xml:space="preserve"> </w:t>
      </w:r>
      <w:r w:rsidR="006D37EB" w:rsidRPr="00F654EC">
        <w:rPr>
          <w:color w:val="2F5496" w:themeColor="accent1" w:themeShade="BF"/>
          <w:szCs w:val="22"/>
        </w:rPr>
        <w:t>for</w:t>
      </w:r>
      <w:r w:rsidRPr="00F654EC">
        <w:rPr>
          <w:color w:val="2F5496" w:themeColor="accent1" w:themeShade="BF"/>
          <w:szCs w:val="22"/>
        </w:rPr>
        <w:t xml:space="preserve"> the GAP-mediated GTP hydrolysis</w:t>
      </w:r>
      <w:r w:rsidR="006D37EB" w:rsidRPr="00F654EC">
        <w:rPr>
          <w:color w:val="2F5496" w:themeColor="accent1" w:themeShade="BF"/>
          <w:szCs w:val="22"/>
        </w:rPr>
        <w:t xml:space="preserve"> measurements, </w:t>
      </w:r>
      <w:r w:rsidR="003614D2" w:rsidRPr="00F654EC">
        <w:rPr>
          <w:color w:val="2F5496" w:themeColor="accent1" w:themeShade="BF"/>
          <w:szCs w:val="22"/>
        </w:rPr>
        <w:t xml:space="preserve">such that </w:t>
      </w:r>
      <w:r w:rsidR="006D37EB" w:rsidRPr="00F654EC">
        <w:rPr>
          <w:color w:val="2F5496" w:themeColor="accent1" w:themeShade="BF"/>
          <w:szCs w:val="22"/>
        </w:rPr>
        <w:t>all of the mutants now have at least 3 replicates</w:t>
      </w:r>
      <w:r w:rsidRPr="00F654EC">
        <w:rPr>
          <w:color w:val="2F5496" w:themeColor="accent1" w:themeShade="BF"/>
          <w:szCs w:val="22"/>
        </w:rPr>
        <w:t xml:space="preserve"> (</w:t>
      </w:r>
      <w:r w:rsidRPr="00F654EC">
        <w:rPr>
          <w:b/>
          <w:bCs/>
          <w:color w:val="2F5496" w:themeColor="accent1" w:themeShade="BF"/>
          <w:szCs w:val="22"/>
        </w:rPr>
        <w:t>Fig. 3a</w:t>
      </w:r>
      <w:r w:rsidRPr="00F654EC">
        <w:rPr>
          <w:color w:val="2F5496" w:themeColor="accent1" w:themeShade="BF"/>
          <w:szCs w:val="22"/>
        </w:rPr>
        <w:t xml:space="preserve"> and </w:t>
      </w:r>
      <w:r w:rsidRPr="00F654EC">
        <w:rPr>
          <w:b/>
          <w:bCs/>
          <w:color w:val="2F5496" w:themeColor="accent1" w:themeShade="BF"/>
          <w:szCs w:val="22"/>
        </w:rPr>
        <w:t xml:space="preserve">Extended Data Fig. </w:t>
      </w:r>
      <w:r w:rsidR="0058778A" w:rsidRPr="00F654EC">
        <w:rPr>
          <w:b/>
          <w:bCs/>
          <w:color w:val="2F5496" w:themeColor="accent1" w:themeShade="BF"/>
          <w:szCs w:val="22"/>
        </w:rPr>
        <w:t>6</w:t>
      </w:r>
      <w:r w:rsidRPr="00F654EC">
        <w:rPr>
          <w:color w:val="2F5496" w:themeColor="accent1" w:themeShade="BF"/>
          <w:szCs w:val="22"/>
        </w:rPr>
        <w:t>).</w:t>
      </w:r>
      <w:r w:rsidR="006D37EB" w:rsidRPr="00F654EC">
        <w:rPr>
          <w:color w:val="2F5496" w:themeColor="accent1" w:themeShade="BF"/>
          <w:szCs w:val="22"/>
        </w:rPr>
        <w:t xml:space="preserve"> We have nine replicates for wild type Gsp1</w:t>
      </w:r>
      <w:r w:rsidR="00957C11" w:rsidRPr="00F654EC">
        <w:rPr>
          <w:color w:val="2F5496" w:themeColor="accent1" w:themeShade="BF"/>
          <w:szCs w:val="22"/>
        </w:rPr>
        <w:t xml:space="preserve">, </w:t>
      </w:r>
      <w:r w:rsidR="001071A3" w:rsidRPr="00F654EC">
        <w:rPr>
          <w:color w:val="2F5496" w:themeColor="accent1" w:themeShade="BF"/>
          <w:szCs w:val="22"/>
        </w:rPr>
        <w:t xml:space="preserve">as </w:t>
      </w:r>
      <w:r w:rsidR="006D37EB" w:rsidRPr="00F654EC">
        <w:rPr>
          <w:color w:val="2F5496" w:themeColor="accent1" w:themeShade="BF"/>
          <w:szCs w:val="22"/>
        </w:rPr>
        <w:t>we periodically tes</w:t>
      </w:r>
      <w:r w:rsidR="001B0A5A" w:rsidRPr="00F654EC">
        <w:rPr>
          <w:color w:val="2F5496" w:themeColor="accent1" w:themeShade="BF"/>
          <w:szCs w:val="22"/>
        </w:rPr>
        <w:t>ted</w:t>
      </w:r>
      <w:r w:rsidR="006D37EB" w:rsidRPr="00F654EC">
        <w:rPr>
          <w:color w:val="2F5496" w:themeColor="accent1" w:themeShade="BF"/>
          <w:szCs w:val="22"/>
        </w:rPr>
        <w:t xml:space="preserve"> </w:t>
      </w:r>
      <w:r w:rsidR="00F523E4" w:rsidRPr="00F654EC">
        <w:rPr>
          <w:color w:val="2F5496" w:themeColor="accent1" w:themeShade="BF"/>
          <w:szCs w:val="22"/>
        </w:rPr>
        <w:t>for</w:t>
      </w:r>
      <w:r w:rsidR="00957C11" w:rsidRPr="00F654EC">
        <w:rPr>
          <w:color w:val="2F5496" w:themeColor="accent1" w:themeShade="BF"/>
          <w:szCs w:val="22"/>
        </w:rPr>
        <w:t xml:space="preserve"> consistency </w:t>
      </w:r>
      <w:r w:rsidR="00560341" w:rsidRPr="00F654EC">
        <w:rPr>
          <w:color w:val="2F5496" w:themeColor="accent1" w:themeShade="BF"/>
          <w:szCs w:val="22"/>
        </w:rPr>
        <w:t>across</w:t>
      </w:r>
      <w:r w:rsidR="00957C11" w:rsidRPr="00F654EC">
        <w:rPr>
          <w:color w:val="2F5496" w:themeColor="accent1" w:themeShade="BF"/>
          <w:szCs w:val="22"/>
        </w:rPr>
        <w:t xml:space="preserve"> different </w:t>
      </w:r>
      <w:r w:rsidR="006D37EB" w:rsidRPr="00F654EC">
        <w:rPr>
          <w:color w:val="2F5496" w:themeColor="accent1" w:themeShade="BF"/>
          <w:szCs w:val="22"/>
        </w:rPr>
        <w:t xml:space="preserve">LOTs of the </w:t>
      </w:r>
      <w:r w:rsidR="00186134">
        <w:rPr>
          <w:color w:val="2F5496" w:themeColor="accent1" w:themeShade="BF"/>
          <w:szCs w:val="22"/>
        </w:rPr>
        <w:t xml:space="preserve">phosphate </w:t>
      </w:r>
      <w:r w:rsidR="006D37EB" w:rsidRPr="00F654EC">
        <w:rPr>
          <w:color w:val="2F5496" w:themeColor="accent1" w:themeShade="BF"/>
          <w:szCs w:val="22"/>
        </w:rPr>
        <w:t>sensor</w:t>
      </w:r>
      <w:r w:rsidR="00303AA2" w:rsidRPr="00F654EC">
        <w:rPr>
          <w:color w:val="2F5496" w:themeColor="accent1" w:themeShade="BF"/>
          <w:szCs w:val="22"/>
        </w:rPr>
        <w:t xml:space="preserve"> and to ensure that </w:t>
      </w:r>
      <w:r w:rsidR="00E94B66" w:rsidRPr="00F654EC">
        <w:rPr>
          <w:color w:val="2F5496" w:themeColor="accent1" w:themeShade="BF"/>
          <w:szCs w:val="22"/>
        </w:rPr>
        <w:t xml:space="preserve">the GAP stock had maintained </w:t>
      </w:r>
      <w:r w:rsidR="008E1ED9" w:rsidRPr="00F654EC">
        <w:rPr>
          <w:color w:val="2F5496" w:themeColor="accent1" w:themeShade="BF"/>
          <w:szCs w:val="22"/>
        </w:rPr>
        <w:t xml:space="preserve">its </w:t>
      </w:r>
      <w:r w:rsidR="00E94B66" w:rsidRPr="00F654EC">
        <w:rPr>
          <w:color w:val="2F5496" w:themeColor="accent1" w:themeShade="BF"/>
          <w:szCs w:val="22"/>
        </w:rPr>
        <w:t>ac</w:t>
      </w:r>
      <w:r w:rsidR="00303AA2" w:rsidRPr="00F654EC">
        <w:rPr>
          <w:color w:val="2F5496" w:themeColor="accent1" w:themeShade="BF"/>
          <w:szCs w:val="22"/>
        </w:rPr>
        <w:t>tivity</w:t>
      </w:r>
      <w:r w:rsidR="006D37EB" w:rsidRPr="00F654EC">
        <w:rPr>
          <w:color w:val="2F5496" w:themeColor="accent1" w:themeShade="BF"/>
          <w:szCs w:val="22"/>
        </w:rPr>
        <w:t>. We have also added more replicates for the mutants with very high K</w:t>
      </w:r>
      <w:r w:rsidR="006D37EB" w:rsidRPr="00F654EC">
        <w:rPr>
          <w:color w:val="2F5496" w:themeColor="accent1" w:themeShade="BF"/>
          <w:szCs w:val="22"/>
          <w:vertAlign w:val="subscript"/>
        </w:rPr>
        <w:t>m</w:t>
      </w:r>
      <w:r w:rsidR="006D37EB" w:rsidRPr="00F654EC">
        <w:rPr>
          <w:color w:val="2F5496" w:themeColor="accent1" w:themeShade="BF"/>
          <w:szCs w:val="22"/>
        </w:rPr>
        <w:t xml:space="preserve"> values, to </w:t>
      </w:r>
      <w:r w:rsidR="00D7447C" w:rsidRPr="00F654EC">
        <w:rPr>
          <w:color w:val="2F5496" w:themeColor="accent1" w:themeShade="BF"/>
          <w:szCs w:val="22"/>
        </w:rPr>
        <w:t>ensure robust parameter estimates</w:t>
      </w:r>
      <w:r w:rsidR="000148EB" w:rsidRPr="00F654EC">
        <w:rPr>
          <w:color w:val="2F5496" w:themeColor="accent1" w:themeShade="BF"/>
          <w:szCs w:val="22"/>
        </w:rPr>
        <w:t xml:space="preserve"> as we </w:t>
      </w:r>
      <w:commentRangeStart w:id="70"/>
      <w:r w:rsidR="000148EB" w:rsidRPr="00F654EC">
        <w:rPr>
          <w:color w:val="2F5496" w:themeColor="accent1" w:themeShade="BF"/>
          <w:szCs w:val="22"/>
        </w:rPr>
        <w:t xml:space="preserve">increase </w:t>
      </w:r>
      <w:commentRangeEnd w:id="70"/>
      <w:r w:rsidR="007324ED">
        <w:rPr>
          <w:rStyle w:val="CommentReference"/>
        </w:rPr>
        <w:commentReference w:id="70"/>
      </w:r>
      <w:r w:rsidR="000148EB" w:rsidRPr="00F654EC">
        <w:rPr>
          <w:color w:val="2F5496" w:themeColor="accent1" w:themeShade="BF"/>
          <w:szCs w:val="22"/>
        </w:rPr>
        <w:t>the</w:t>
      </w:r>
      <w:r w:rsidR="00B95D6E">
        <w:rPr>
          <w:color w:val="2F5496" w:themeColor="accent1" w:themeShade="BF"/>
          <w:szCs w:val="22"/>
        </w:rPr>
        <w:t xml:space="preserve"> </w:t>
      </w:r>
      <w:r w:rsidR="006D37EB" w:rsidRPr="00F654EC">
        <w:rPr>
          <w:color w:val="2F5496" w:themeColor="accent1" w:themeShade="BF"/>
          <w:szCs w:val="22"/>
        </w:rPr>
        <w:t>[Gsp</w:t>
      </w:r>
      <w:proofErr w:type="gramStart"/>
      <w:r w:rsidR="006D37EB" w:rsidRPr="00F654EC">
        <w:rPr>
          <w:color w:val="2F5496" w:themeColor="accent1" w:themeShade="BF"/>
          <w:szCs w:val="22"/>
        </w:rPr>
        <w:t>1:GTP</w:t>
      </w:r>
      <w:proofErr w:type="gramEnd"/>
      <w:r w:rsidR="006D37EB" w:rsidRPr="00F654EC">
        <w:rPr>
          <w:color w:val="2F5496" w:themeColor="accent1" w:themeShade="BF"/>
          <w:szCs w:val="22"/>
        </w:rPr>
        <w:t xml:space="preserve">] </w:t>
      </w:r>
      <w:r w:rsidR="00B95D6E">
        <w:rPr>
          <w:color w:val="2F5496" w:themeColor="accent1" w:themeShade="BF"/>
          <w:szCs w:val="22"/>
        </w:rPr>
        <w:t>/</w:t>
      </w:r>
      <w:r w:rsidR="006D37EB" w:rsidRPr="00F654EC">
        <w:rPr>
          <w:color w:val="2F5496" w:themeColor="accent1" w:themeShade="BF"/>
          <w:szCs w:val="22"/>
        </w:rPr>
        <w:t xml:space="preserve"> K</w:t>
      </w:r>
      <w:r w:rsidR="006D37EB" w:rsidRPr="00F654EC">
        <w:rPr>
          <w:color w:val="2F5496" w:themeColor="accent1" w:themeShade="BF"/>
          <w:szCs w:val="22"/>
          <w:vertAlign w:val="subscript"/>
        </w:rPr>
        <w:t>m</w:t>
      </w:r>
      <w:r w:rsidR="00D7447C" w:rsidRPr="00F654EC">
        <w:rPr>
          <w:color w:val="2F5496" w:themeColor="accent1" w:themeShade="BF"/>
          <w:szCs w:val="22"/>
        </w:rPr>
        <w:t xml:space="preserve"> </w:t>
      </w:r>
      <w:r w:rsidR="00B95D6E">
        <w:rPr>
          <w:color w:val="2F5496" w:themeColor="accent1" w:themeShade="BF"/>
          <w:szCs w:val="22"/>
        </w:rPr>
        <w:t xml:space="preserve">ratio </w:t>
      </w:r>
      <w:r w:rsidR="00D7447C" w:rsidRPr="00F654EC">
        <w:rPr>
          <w:color w:val="2F5496" w:themeColor="accent1" w:themeShade="BF"/>
          <w:szCs w:val="22"/>
        </w:rPr>
        <w:t>(see also response to reviewer #</w:t>
      </w:r>
      <w:r w:rsidR="00A92D93">
        <w:rPr>
          <w:color w:val="2F5496" w:themeColor="accent1" w:themeShade="BF"/>
          <w:szCs w:val="22"/>
        </w:rPr>
        <w:t>2</w:t>
      </w:r>
      <w:r w:rsidR="00D7447C" w:rsidRPr="00F654EC">
        <w:rPr>
          <w:color w:val="2F5496" w:themeColor="accent1" w:themeShade="BF"/>
          <w:szCs w:val="22"/>
        </w:rPr>
        <w:t xml:space="preserve"> </w:t>
      </w:r>
      <w:r w:rsidR="006E09B9">
        <w:rPr>
          <w:color w:val="2F5496" w:themeColor="accent1" w:themeShade="BF"/>
          <w:szCs w:val="22"/>
          <w:highlight w:val="yellow"/>
        </w:rPr>
        <w:t>point 2</w:t>
      </w:r>
      <w:r w:rsidR="006E5E42">
        <w:rPr>
          <w:color w:val="2F5496" w:themeColor="accent1" w:themeShade="BF"/>
          <w:szCs w:val="22"/>
          <w:highlight w:val="yellow"/>
        </w:rPr>
        <w:t xml:space="preserve"> </w:t>
      </w:r>
      <w:r w:rsidR="006E09B9">
        <w:rPr>
          <w:color w:val="2F5496" w:themeColor="accent1" w:themeShade="BF"/>
          <w:szCs w:val="22"/>
          <w:highlight w:val="yellow"/>
        </w:rPr>
        <w:t>a</w:t>
      </w:r>
      <w:r w:rsidR="006E5E42">
        <w:rPr>
          <w:color w:val="2F5496" w:themeColor="accent1" w:themeShade="BF"/>
          <w:szCs w:val="22"/>
          <w:highlight w:val="yellow"/>
        </w:rPr>
        <w:t>)</w:t>
      </w:r>
      <w:r w:rsidR="00D7447C" w:rsidRPr="00F654EC">
        <w:rPr>
          <w:color w:val="2F5496" w:themeColor="accent1" w:themeShade="BF"/>
          <w:szCs w:val="22"/>
        </w:rPr>
        <w:t>).</w:t>
      </w:r>
    </w:p>
    <w:p w14:paraId="7C79D00F" w14:textId="77777777" w:rsidR="00D77EA5" w:rsidRDefault="00D77EA5" w:rsidP="000E51B4">
      <w:pPr>
        <w:spacing w:line="288" w:lineRule="auto"/>
        <w:rPr>
          <w:i/>
          <w:iCs/>
          <w:szCs w:val="22"/>
          <w:shd w:val="clear" w:color="auto" w:fill="FFFFFF"/>
        </w:rPr>
      </w:pPr>
    </w:p>
    <w:p w14:paraId="06405056" w14:textId="624B43ED" w:rsidR="00EA600B" w:rsidRPr="001C16D7" w:rsidRDefault="00A43B6B" w:rsidP="000E51B4">
      <w:pPr>
        <w:spacing w:line="288" w:lineRule="auto"/>
        <w:rPr>
          <w:i/>
          <w:iCs/>
          <w:szCs w:val="22"/>
          <w:shd w:val="clear" w:color="auto" w:fill="FFFFFF"/>
        </w:rPr>
      </w:pPr>
      <w:r w:rsidRPr="00A779DF">
        <w:rPr>
          <w:i/>
          <w:iCs/>
          <w:szCs w:val="22"/>
          <w:shd w:val="clear" w:color="auto" w:fill="FFFFFF"/>
        </w:rPr>
        <w:t xml:space="preserve">2. Correlation plots for AP-MS experiments are disconcerting, as they show that, in many cases, the </w:t>
      </w:r>
      <w:r w:rsidRPr="00A779DF">
        <w:rPr>
          <w:i/>
          <w:iCs/>
          <w:szCs w:val="22"/>
          <w:u w:val="single"/>
          <w:shd w:val="clear" w:color="auto" w:fill="FFFFFF"/>
        </w:rPr>
        <w:t>replicate pull-downs for a given mutant do not cluster together. For instance, the WT pulldown replicates do not cluster</w:t>
      </w:r>
      <w:r w:rsidRPr="001C16D7">
        <w:rPr>
          <w:i/>
          <w:iCs/>
          <w:szCs w:val="22"/>
          <w:shd w:val="clear" w:color="auto" w:fill="FFFFFF"/>
        </w:rPr>
        <w:t xml:space="preserve">. Even more disconcerting is that the </w:t>
      </w:r>
      <w:r w:rsidRPr="00A779DF">
        <w:rPr>
          <w:i/>
          <w:iCs/>
          <w:szCs w:val="22"/>
          <w:u w:val="single"/>
          <w:shd w:val="clear" w:color="auto" w:fill="FFFFFF"/>
        </w:rPr>
        <w:t>replicates for each mutant appear to have correlation values that are much less than 1</w:t>
      </w:r>
      <w:r w:rsidRPr="001C16D7">
        <w:rPr>
          <w:i/>
          <w:iCs/>
          <w:szCs w:val="22"/>
          <w:shd w:val="clear" w:color="auto" w:fill="FFFFFF"/>
        </w:rPr>
        <w:t>.</w:t>
      </w:r>
    </w:p>
    <w:p w14:paraId="37F42D12" w14:textId="6C5E0ABD" w:rsidR="0096644F" w:rsidRPr="00F654EC" w:rsidRDefault="00643C84" w:rsidP="0096644F">
      <w:pPr>
        <w:spacing w:line="288" w:lineRule="auto"/>
        <w:rPr>
          <w:i/>
          <w:iCs/>
          <w:color w:val="2F5496" w:themeColor="accent1" w:themeShade="BF"/>
          <w:szCs w:val="22"/>
          <w:shd w:val="clear" w:color="auto" w:fill="FFFFFF"/>
        </w:rPr>
      </w:pPr>
      <w:r w:rsidRPr="00F654EC">
        <w:rPr>
          <w:color w:val="2F5496" w:themeColor="accent1" w:themeShade="BF"/>
          <w:szCs w:val="22"/>
        </w:rPr>
        <w:t>We would like to thank the reviewer for this comment</w:t>
      </w:r>
      <w:r w:rsidR="00EB5C24" w:rsidRPr="00F654EC">
        <w:rPr>
          <w:color w:val="2F5496" w:themeColor="accent1" w:themeShade="BF"/>
          <w:szCs w:val="22"/>
        </w:rPr>
        <w:t xml:space="preserve"> and apologize for not </w:t>
      </w:r>
      <w:r w:rsidR="00C31A34">
        <w:rPr>
          <w:color w:val="2F5496" w:themeColor="accent1" w:themeShade="BF"/>
          <w:szCs w:val="22"/>
        </w:rPr>
        <w:t>including a more informative a</w:t>
      </w:r>
      <w:r w:rsidR="0096644F">
        <w:rPr>
          <w:color w:val="2F5496" w:themeColor="accent1" w:themeShade="BF"/>
          <w:szCs w:val="22"/>
        </w:rPr>
        <w:t>nalysis</w:t>
      </w:r>
      <w:r w:rsidR="00EB5C24" w:rsidRPr="00F654EC">
        <w:rPr>
          <w:color w:val="2F5496" w:themeColor="accent1" w:themeShade="BF"/>
          <w:szCs w:val="22"/>
        </w:rPr>
        <w:t xml:space="preserve"> in the original manuscript</w:t>
      </w:r>
      <w:r w:rsidRPr="00F654EC">
        <w:rPr>
          <w:color w:val="2F5496" w:themeColor="accent1" w:themeShade="BF"/>
          <w:szCs w:val="22"/>
        </w:rPr>
        <w:t xml:space="preserve">. </w:t>
      </w:r>
      <w:r w:rsidR="00CF4217">
        <w:rPr>
          <w:color w:val="2F5496" w:themeColor="accent1" w:themeShade="BF"/>
          <w:szCs w:val="22"/>
        </w:rPr>
        <w:t>Our dataset differs from</w:t>
      </w:r>
      <w:r w:rsidR="00EB5C24" w:rsidRPr="00F654EC">
        <w:rPr>
          <w:color w:val="2F5496" w:themeColor="accent1" w:themeShade="BF"/>
          <w:szCs w:val="22"/>
        </w:rPr>
        <w:t xml:space="preserve"> </w:t>
      </w:r>
      <w:r w:rsidR="00827832" w:rsidRPr="00F654EC">
        <w:rPr>
          <w:color w:val="2F5496" w:themeColor="accent1" w:themeShade="BF"/>
          <w:szCs w:val="22"/>
        </w:rPr>
        <w:t xml:space="preserve">other AP-MS studies </w:t>
      </w:r>
      <w:r w:rsidR="00477272">
        <w:rPr>
          <w:color w:val="2F5496" w:themeColor="accent1" w:themeShade="BF"/>
          <w:szCs w:val="22"/>
        </w:rPr>
        <w:t>in that we compare</w:t>
      </w:r>
      <w:r w:rsidR="00477272" w:rsidRPr="00F654EC">
        <w:rPr>
          <w:color w:val="2F5496" w:themeColor="accent1" w:themeShade="BF"/>
          <w:szCs w:val="22"/>
        </w:rPr>
        <w:t xml:space="preserve"> </w:t>
      </w:r>
      <w:r w:rsidR="000816A7" w:rsidRPr="00F654EC">
        <w:rPr>
          <w:color w:val="2F5496" w:themeColor="accent1" w:themeShade="BF"/>
          <w:szCs w:val="22"/>
        </w:rPr>
        <w:t xml:space="preserve">point mutants </w:t>
      </w:r>
      <w:r w:rsidR="00031F63" w:rsidRPr="00F654EC">
        <w:rPr>
          <w:color w:val="2F5496" w:themeColor="accent1" w:themeShade="BF"/>
          <w:szCs w:val="22"/>
        </w:rPr>
        <w:t>of</w:t>
      </w:r>
      <w:r w:rsidR="000816A7" w:rsidRPr="00F654EC">
        <w:rPr>
          <w:color w:val="2F5496" w:themeColor="accent1" w:themeShade="BF"/>
          <w:szCs w:val="22"/>
        </w:rPr>
        <w:t xml:space="preserve"> the same protein as opposed to </w:t>
      </w:r>
      <w:r w:rsidR="00F624F3" w:rsidRPr="00F654EC">
        <w:rPr>
          <w:color w:val="2F5496" w:themeColor="accent1" w:themeShade="BF"/>
          <w:szCs w:val="22"/>
        </w:rPr>
        <w:t>comparing</w:t>
      </w:r>
      <w:r w:rsidR="000816A7" w:rsidRPr="00F654EC">
        <w:rPr>
          <w:color w:val="2F5496" w:themeColor="accent1" w:themeShade="BF"/>
          <w:szCs w:val="22"/>
        </w:rPr>
        <w:t xml:space="preserve"> different proteins</w:t>
      </w:r>
      <w:r w:rsidR="00EA2354" w:rsidRPr="00F654EC">
        <w:rPr>
          <w:color w:val="2F5496" w:themeColor="accent1" w:themeShade="BF"/>
          <w:szCs w:val="22"/>
        </w:rPr>
        <w:t>.</w:t>
      </w:r>
      <w:r w:rsidRPr="00F654EC">
        <w:rPr>
          <w:color w:val="2F5496" w:themeColor="accent1" w:themeShade="BF"/>
          <w:szCs w:val="22"/>
        </w:rPr>
        <w:t xml:space="preserve"> If we acknowledge that in AP-MS &gt;95% of </w:t>
      </w:r>
      <w:r w:rsidR="00ED7FA6" w:rsidRPr="00F654EC">
        <w:rPr>
          <w:color w:val="2F5496" w:themeColor="accent1" w:themeShade="BF"/>
          <w:szCs w:val="22"/>
        </w:rPr>
        <w:t xml:space="preserve">identified </w:t>
      </w:r>
      <w:r w:rsidR="008864BC">
        <w:rPr>
          <w:color w:val="2F5496" w:themeColor="accent1" w:themeShade="BF"/>
          <w:szCs w:val="22"/>
        </w:rPr>
        <w:t>peptides</w:t>
      </w:r>
      <w:r w:rsidR="008864BC" w:rsidRPr="00F654EC">
        <w:rPr>
          <w:color w:val="2F5496" w:themeColor="accent1" w:themeShade="BF"/>
          <w:szCs w:val="22"/>
        </w:rPr>
        <w:t xml:space="preserve"> </w:t>
      </w:r>
      <w:r w:rsidRPr="00F654EC">
        <w:rPr>
          <w:color w:val="2F5496" w:themeColor="accent1" w:themeShade="BF"/>
          <w:szCs w:val="22"/>
        </w:rPr>
        <w:t xml:space="preserve">are </w:t>
      </w:r>
      <w:r w:rsidR="00D755CF" w:rsidRPr="00F654EC">
        <w:rPr>
          <w:color w:val="2F5496" w:themeColor="accent1" w:themeShade="BF"/>
          <w:szCs w:val="22"/>
        </w:rPr>
        <w:t xml:space="preserve">typically </w:t>
      </w:r>
      <w:r w:rsidRPr="00F654EC">
        <w:rPr>
          <w:color w:val="2F5496" w:themeColor="accent1" w:themeShade="BF"/>
          <w:szCs w:val="22"/>
        </w:rPr>
        <w:t>background</w:t>
      </w:r>
      <w:r w:rsidRPr="00F654EC">
        <w:rPr>
          <w:color w:val="2F5496" w:themeColor="accent1" w:themeShade="BF"/>
          <w:szCs w:val="22"/>
          <w:lang w:val="en-GB" w:eastAsia="ja-JP"/>
        </w:rPr>
        <w:t xml:space="preserve">, clustering by peptide </w:t>
      </w:r>
      <w:r w:rsidR="008864BC">
        <w:rPr>
          <w:color w:val="2F5496" w:themeColor="accent1" w:themeShade="BF"/>
          <w:szCs w:val="22"/>
          <w:lang w:val="en-GB" w:eastAsia="ja-JP"/>
        </w:rPr>
        <w:t>counts</w:t>
      </w:r>
      <w:r w:rsidR="008864BC" w:rsidRPr="00F654EC">
        <w:rPr>
          <w:color w:val="2F5496" w:themeColor="accent1" w:themeShade="BF"/>
          <w:szCs w:val="22"/>
          <w:lang w:val="en-GB" w:eastAsia="ja-JP"/>
        </w:rPr>
        <w:t xml:space="preserve"> </w:t>
      </w:r>
      <w:r w:rsidR="00DE537F" w:rsidRPr="00F654EC">
        <w:rPr>
          <w:color w:val="2F5496" w:themeColor="accent1" w:themeShade="BF"/>
          <w:szCs w:val="22"/>
          <w:lang w:val="en-GB" w:eastAsia="ja-JP"/>
        </w:rPr>
        <w:t>is difficult as we compare almost identical proteins</w:t>
      </w:r>
      <w:r w:rsidR="00ED7FA6" w:rsidRPr="00F654EC">
        <w:rPr>
          <w:color w:val="2F5496" w:themeColor="accent1" w:themeShade="BF"/>
          <w:szCs w:val="22"/>
          <w:lang w:val="en-GB" w:eastAsia="ja-JP"/>
        </w:rPr>
        <w:t xml:space="preserve"> and </w:t>
      </w:r>
      <w:r w:rsidRPr="00F654EC">
        <w:rPr>
          <w:color w:val="2F5496" w:themeColor="accent1" w:themeShade="BF"/>
          <w:szCs w:val="22"/>
          <w:lang w:val="en-GB" w:eastAsia="ja-JP"/>
        </w:rPr>
        <w:t>correlations in the 0.6-0.8 range</w:t>
      </w:r>
      <w:r w:rsidR="00ED7FA6" w:rsidRPr="00F654EC">
        <w:rPr>
          <w:color w:val="2F5496" w:themeColor="accent1" w:themeShade="BF"/>
          <w:szCs w:val="22"/>
          <w:lang w:val="en-GB" w:eastAsia="ja-JP"/>
        </w:rPr>
        <w:t xml:space="preserve"> (as ours are)</w:t>
      </w:r>
      <w:r w:rsidRPr="00F654EC">
        <w:rPr>
          <w:color w:val="2F5496" w:themeColor="accent1" w:themeShade="BF"/>
          <w:szCs w:val="22"/>
          <w:lang w:val="en-GB" w:eastAsia="ja-JP"/>
        </w:rPr>
        <w:t xml:space="preserve"> are not surprising. </w:t>
      </w:r>
      <w:r w:rsidR="00ED7FA6" w:rsidRPr="00F654EC">
        <w:rPr>
          <w:color w:val="2F5496" w:themeColor="accent1" w:themeShade="BF"/>
          <w:szCs w:val="22"/>
          <w:lang w:val="en-GB" w:eastAsia="ja-JP"/>
        </w:rPr>
        <w:t>The reviewer is absolutely correct to raise this point and call for caution</w:t>
      </w:r>
      <w:r w:rsidR="001A3FD6" w:rsidRPr="00F654EC">
        <w:rPr>
          <w:color w:val="2F5496" w:themeColor="accent1" w:themeShade="BF"/>
          <w:szCs w:val="22"/>
          <w:lang w:val="en-GB" w:eastAsia="ja-JP"/>
        </w:rPr>
        <w:t xml:space="preserve">. </w:t>
      </w:r>
      <w:r w:rsidR="006E2E0D">
        <w:rPr>
          <w:color w:val="2F5496" w:themeColor="accent1" w:themeShade="BF"/>
          <w:szCs w:val="22"/>
          <w:lang w:val="en-GB" w:eastAsia="ja-JP"/>
        </w:rPr>
        <w:t>W</w:t>
      </w:r>
      <w:r w:rsidR="00250FB5">
        <w:rPr>
          <w:color w:val="2F5496" w:themeColor="accent1" w:themeShade="BF"/>
          <w:szCs w:val="22"/>
          <w:lang w:val="en-GB" w:eastAsia="ja-JP"/>
        </w:rPr>
        <w:t xml:space="preserve">e now include a more informative </w:t>
      </w:r>
      <w:r w:rsidR="007847C9" w:rsidRPr="00F654EC">
        <w:rPr>
          <w:color w:val="2F5496" w:themeColor="accent1" w:themeShade="BF"/>
          <w:szCs w:val="22"/>
          <w:lang w:val="en-GB" w:eastAsia="ja-JP"/>
        </w:rPr>
        <w:t>quality control</w:t>
      </w:r>
      <w:r w:rsidR="00131A3F" w:rsidRPr="00F654EC">
        <w:rPr>
          <w:color w:val="2F5496" w:themeColor="accent1" w:themeShade="BF"/>
          <w:szCs w:val="22"/>
          <w:lang w:val="en-GB" w:eastAsia="ja-JP"/>
        </w:rPr>
        <w:t xml:space="preserve"> correlation analysis based on </w:t>
      </w:r>
      <w:r w:rsidR="00131A3F" w:rsidRPr="00F654EC">
        <w:rPr>
          <w:b/>
          <w:bCs/>
          <w:color w:val="2F5496" w:themeColor="accent1" w:themeShade="BF"/>
          <w:szCs w:val="22"/>
          <w:lang w:val="en-GB" w:eastAsia="ja-JP"/>
        </w:rPr>
        <w:t>protein</w:t>
      </w:r>
      <w:r w:rsidR="00131A3F" w:rsidRPr="00F654EC">
        <w:rPr>
          <w:color w:val="2F5496" w:themeColor="accent1" w:themeShade="BF"/>
          <w:szCs w:val="22"/>
          <w:lang w:val="en-GB" w:eastAsia="ja-JP"/>
        </w:rPr>
        <w:t xml:space="preserve"> </w:t>
      </w:r>
      <w:r w:rsidR="00131A3F" w:rsidRPr="00F654EC">
        <w:rPr>
          <w:b/>
          <w:bCs/>
          <w:color w:val="2F5496" w:themeColor="accent1" w:themeShade="BF"/>
          <w:szCs w:val="22"/>
          <w:lang w:val="en-GB" w:eastAsia="ja-JP"/>
        </w:rPr>
        <w:t>abundance</w:t>
      </w:r>
      <w:r w:rsidR="00131A3F" w:rsidRPr="00F654EC">
        <w:rPr>
          <w:color w:val="2F5496" w:themeColor="accent1" w:themeShade="BF"/>
          <w:szCs w:val="22"/>
          <w:lang w:val="en-GB" w:eastAsia="ja-JP"/>
        </w:rPr>
        <w:t>, instead of individual peptide</w:t>
      </w:r>
      <w:r w:rsidR="007847C9" w:rsidRPr="00F654EC">
        <w:rPr>
          <w:color w:val="2F5496" w:themeColor="accent1" w:themeShade="BF"/>
          <w:szCs w:val="22"/>
          <w:lang w:val="en-GB" w:eastAsia="ja-JP"/>
        </w:rPr>
        <w:t xml:space="preserve"> counts</w:t>
      </w:r>
      <w:r w:rsidR="0085245A">
        <w:rPr>
          <w:color w:val="2F5496" w:themeColor="accent1" w:themeShade="BF"/>
          <w:szCs w:val="22"/>
          <w:lang w:val="en-GB" w:eastAsia="ja-JP"/>
        </w:rPr>
        <w:t>. This analysis</w:t>
      </w:r>
      <w:r w:rsidR="00131A3F" w:rsidRPr="00F654EC">
        <w:rPr>
          <w:color w:val="2F5496" w:themeColor="accent1" w:themeShade="BF"/>
          <w:szCs w:val="22"/>
          <w:lang w:val="en-GB" w:eastAsia="ja-JP"/>
        </w:rPr>
        <w:t xml:space="preserve"> </w:t>
      </w:r>
      <w:r w:rsidR="007847C9" w:rsidRPr="00F654EC">
        <w:rPr>
          <w:color w:val="2F5496" w:themeColor="accent1" w:themeShade="BF"/>
          <w:szCs w:val="22"/>
          <w:lang w:val="en-GB" w:eastAsia="ja-JP"/>
        </w:rPr>
        <w:t>shows</w:t>
      </w:r>
      <w:r w:rsidR="00131A3F" w:rsidRPr="00F654EC">
        <w:rPr>
          <w:color w:val="2F5496" w:themeColor="accent1" w:themeShade="BF"/>
          <w:szCs w:val="22"/>
          <w:lang w:val="en-GB" w:eastAsia="ja-JP"/>
        </w:rPr>
        <w:t xml:space="preserve"> clear grouping of replicates by mutation, as well as correlation values</w:t>
      </w:r>
      <w:r w:rsidR="007847C9" w:rsidRPr="00F654EC">
        <w:rPr>
          <w:color w:val="2F5496" w:themeColor="accent1" w:themeShade="BF"/>
          <w:szCs w:val="22"/>
          <w:lang w:val="en-GB" w:eastAsia="ja-JP"/>
        </w:rPr>
        <w:t xml:space="preserve"> &gt;0.8 between replicates</w:t>
      </w:r>
      <w:r w:rsidR="00B5211C" w:rsidRPr="00F654EC">
        <w:rPr>
          <w:color w:val="2F5496" w:themeColor="accent1" w:themeShade="BF"/>
          <w:szCs w:val="22"/>
          <w:lang w:val="en-GB" w:eastAsia="ja-JP"/>
        </w:rPr>
        <w:t xml:space="preserve"> (</w:t>
      </w:r>
      <w:r w:rsidR="008864BC">
        <w:rPr>
          <w:color w:val="2F5496" w:themeColor="accent1" w:themeShade="BF"/>
          <w:szCs w:val="22"/>
          <w:lang w:val="en-GB" w:eastAsia="ja-JP"/>
        </w:rPr>
        <w:t xml:space="preserve">new </w:t>
      </w:r>
      <w:r w:rsidR="00B5211C" w:rsidRPr="00F654EC">
        <w:rPr>
          <w:b/>
          <w:bCs/>
          <w:color w:val="2F5496" w:themeColor="accent1" w:themeShade="BF"/>
          <w:szCs w:val="22"/>
          <w:lang w:val="en-GB" w:eastAsia="ja-JP"/>
        </w:rPr>
        <w:t>Supplementary File 1 Figs. 10 and 11</w:t>
      </w:r>
      <w:r w:rsidR="00B5211C" w:rsidRPr="00F654EC">
        <w:rPr>
          <w:color w:val="2F5496" w:themeColor="accent1" w:themeShade="BF"/>
          <w:szCs w:val="22"/>
          <w:lang w:val="en-GB" w:eastAsia="ja-JP"/>
        </w:rPr>
        <w:t>)</w:t>
      </w:r>
      <w:r w:rsidR="00131A3F" w:rsidRPr="00F654EC">
        <w:rPr>
          <w:color w:val="2F5496" w:themeColor="accent1" w:themeShade="BF"/>
          <w:szCs w:val="22"/>
          <w:lang w:val="en-GB" w:eastAsia="ja-JP"/>
        </w:rPr>
        <w:t xml:space="preserve">. </w:t>
      </w:r>
      <w:r w:rsidR="0096644F" w:rsidRPr="00F654EC">
        <w:rPr>
          <w:color w:val="2F5496" w:themeColor="accent1" w:themeShade="BF"/>
          <w:szCs w:val="22"/>
          <w:lang w:val="en-GB" w:eastAsia="ja-JP"/>
        </w:rPr>
        <w:t xml:space="preserve">As all of our conclusions are based on </w:t>
      </w:r>
      <w:r w:rsidR="0096644F">
        <w:rPr>
          <w:color w:val="2F5496" w:themeColor="accent1" w:themeShade="BF"/>
          <w:szCs w:val="22"/>
          <w:lang w:val="en-GB" w:eastAsia="ja-JP"/>
        </w:rPr>
        <w:t xml:space="preserve">change in </w:t>
      </w:r>
      <w:r w:rsidR="0096644F" w:rsidRPr="00F654EC">
        <w:rPr>
          <w:color w:val="2F5496" w:themeColor="accent1" w:themeShade="BF"/>
          <w:szCs w:val="22"/>
          <w:lang w:val="en-GB" w:eastAsia="ja-JP"/>
        </w:rPr>
        <w:t xml:space="preserve">abundance of pulled down proteins, we have replaced the </w:t>
      </w:r>
      <w:r w:rsidR="0096644F" w:rsidRPr="004801F8">
        <w:rPr>
          <w:b/>
          <w:bCs/>
          <w:color w:val="FF0000"/>
          <w:szCs w:val="22"/>
          <w:lang w:val="en-GB" w:eastAsia="ja-JP"/>
        </w:rPr>
        <w:t>Supplementary File 1 Figs. 10 and 11</w:t>
      </w:r>
      <w:r w:rsidR="0096644F" w:rsidRPr="004801F8">
        <w:rPr>
          <w:color w:val="FF0000"/>
          <w:szCs w:val="22"/>
          <w:lang w:val="en-GB" w:eastAsia="ja-JP"/>
        </w:rPr>
        <w:t xml:space="preserve"> with the quality control heatmaps based on correlations of protein abundance</w:t>
      </w:r>
      <w:r w:rsidR="0096644F" w:rsidRPr="00F654EC">
        <w:rPr>
          <w:color w:val="2F5496" w:themeColor="accent1" w:themeShade="BF"/>
          <w:szCs w:val="22"/>
          <w:lang w:val="en-GB" w:eastAsia="ja-JP"/>
        </w:rPr>
        <w:t>.</w:t>
      </w:r>
    </w:p>
    <w:p w14:paraId="2BC384D5" w14:textId="77777777" w:rsidR="008864BC" w:rsidRPr="00F654EC" w:rsidRDefault="008864BC" w:rsidP="000E51B4">
      <w:pPr>
        <w:spacing w:line="288" w:lineRule="auto"/>
        <w:rPr>
          <w:color w:val="2F5496" w:themeColor="accent1" w:themeShade="BF"/>
          <w:szCs w:val="22"/>
          <w:lang w:val="en-GB" w:eastAsia="ja-JP"/>
        </w:rPr>
      </w:pPr>
    </w:p>
    <w:p w14:paraId="20B05A69" w14:textId="34661164" w:rsidR="00184641" w:rsidRPr="001C16D7" w:rsidRDefault="00A43B6B" w:rsidP="000E51B4">
      <w:pPr>
        <w:spacing w:line="288" w:lineRule="auto"/>
        <w:rPr>
          <w:i/>
          <w:iCs/>
          <w:szCs w:val="22"/>
          <w:shd w:val="clear" w:color="auto" w:fill="FFFFFF"/>
        </w:rPr>
      </w:pPr>
      <w:r w:rsidRPr="001C16D7">
        <w:rPr>
          <w:i/>
          <w:iCs/>
          <w:szCs w:val="22"/>
          <w:shd w:val="clear" w:color="auto" w:fill="FFFFFF"/>
        </w:rPr>
        <w:t xml:space="preserve">3. Orthogonal validation experiments would strengthen the AP-Ms data. For instance, it should be fairly straightforward to </w:t>
      </w:r>
      <w:r w:rsidRPr="00BC1E64">
        <w:rPr>
          <w:i/>
          <w:iCs/>
          <w:szCs w:val="22"/>
          <w:u w:val="single"/>
          <w:shd w:val="clear" w:color="auto" w:fill="FFFFFF"/>
        </w:rPr>
        <w:t xml:space="preserve">perform </w:t>
      </w:r>
      <w:r w:rsidRPr="00BC1E64">
        <w:rPr>
          <w:i/>
          <w:iCs/>
          <w:color w:val="000000" w:themeColor="text1"/>
          <w:szCs w:val="22"/>
          <w:u w:val="single"/>
          <w:shd w:val="clear" w:color="auto" w:fill="FFFFFF"/>
        </w:rPr>
        <w:t>co-IP western blots</w:t>
      </w:r>
      <w:r w:rsidRPr="001C16D7">
        <w:rPr>
          <w:i/>
          <w:iCs/>
          <w:color w:val="000000" w:themeColor="text1"/>
          <w:szCs w:val="22"/>
          <w:shd w:val="clear" w:color="auto" w:fill="FFFFFF"/>
        </w:rPr>
        <w:t xml:space="preserve"> </w:t>
      </w:r>
      <w:r w:rsidRPr="001C16D7">
        <w:rPr>
          <w:i/>
          <w:iCs/>
          <w:szCs w:val="22"/>
          <w:shd w:val="clear" w:color="auto" w:fill="FFFFFF"/>
        </w:rPr>
        <w:t>to demonstrate the loss of binding of SRM1 to T34A, as an example.</w:t>
      </w:r>
    </w:p>
    <w:p w14:paraId="1BCA0D31" w14:textId="1AB41879" w:rsidR="00706F2A" w:rsidRPr="00C664B3" w:rsidRDefault="003773A2" w:rsidP="000E51B4">
      <w:pPr>
        <w:spacing w:line="288" w:lineRule="auto"/>
        <w:rPr>
          <w:color w:val="2F5496" w:themeColor="accent1" w:themeShade="BF"/>
          <w:szCs w:val="22"/>
          <w:lang w:val="en-GB" w:eastAsia="ja-JP"/>
        </w:rPr>
      </w:pPr>
      <w:r w:rsidRPr="00F654EC">
        <w:rPr>
          <w:color w:val="2F5496" w:themeColor="accent1" w:themeShade="BF"/>
          <w:szCs w:val="22"/>
        </w:rPr>
        <w:t>Please see our response</w:t>
      </w:r>
      <w:r w:rsidR="00BC1E64" w:rsidRPr="00F654EC">
        <w:rPr>
          <w:color w:val="2F5496" w:themeColor="accent1" w:themeShade="BF"/>
          <w:szCs w:val="22"/>
        </w:rPr>
        <w:t>s</w:t>
      </w:r>
      <w:r w:rsidRPr="00F654EC">
        <w:rPr>
          <w:color w:val="2F5496" w:themeColor="accent1" w:themeShade="BF"/>
          <w:szCs w:val="22"/>
        </w:rPr>
        <w:t xml:space="preserve"> to point 4 by </w:t>
      </w:r>
      <w:r w:rsidR="009F3DD4">
        <w:rPr>
          <w:color w:val="2F5496" w:themeColor="accent1" w:themeShade="BF"/>
          <w:szCs w:val="22"/>
        </w:rPr>
        <w:t>r</w:t>
      </w:r>
      <w:r w:rsidRPr="00F654EC">
        <w:rPr>
          <w:color w:val="2F5496" w:themeColor="accent1" w:themeShade="BF"/>
          <w:szCs w:val="22"/>
        </w:rPr>
        <w:t xml:space="preserve">eviewer </w:t>
      </w:r>
      <w:r w:rsidR="002C1DBA">
        <w:rPr>
          <w:color w:val="2F5496" w:themeColor="accent1" w:themeShade="BF"/>
          <w:szCs w:val="22"/>
        </w:rPr>
        <w:t>#</w:t>
      </w:r>
      <w:r w:rsidRPr="00F654EC">
        <w:rPr>
          <w:color w:val="2F5496" w:themeColor="accent1" w:themeShade="BF"/>
          <w:szCs w:val="22"/>
        </w:rPr>
        <w:t>2.</w:t>
      </w:r>
      <w:r w:rsidR="001F67BD" w:rsidRPr="00F654EC">
        <w:rPr>
          <w:color w:val="2F5496" w:themeColor="accent1" w:themeShade="BF"/>
          <w:szCs w:val="22"/>
        </w:rPr>
        <w:t xml:space="preserve"> </w:t>
      </w:r>
      <w:r w:rsidR="000C786C" w:rsidRPr="00F654EC">
        <w:rPr>
          <w:color w:val="2F5496" w:themeColor="accent1" w:themeShade="BF"/>
          <w:szCs w:val="22"/>
        </w:rPr>
        <w:t xml:space="preserve">While </w:t>
      </w:r>
      <w:r w:rsidRPr="00F654EC">
        <w:rPr>
          <w:color w:val="2F5496" w:themeColor="accent1" w:themeShade="BF"/>
          <w:szCs w:val="22"/>
        </w:rPr>
        <w:t xml:space="preserve">pairwise measurements of </w:t>
      </w:r>
      <w:r w:rsidR="00AB631B">
        <w:rPr>
          <w:color w:val="2F5496" w:themeColor="accent1" w:themeShade="BF"/>
          <w:szCs w:val="22"/>
        </w:rPr>
        <w:t xml:space="preserve">changes in </w:t>
      </w:r>
      <w:r w:rsidRPr="00F654EC">
        <w:rPr>
          <w:color w:val="2F5496" w:themeColor="accent1" w:themeShade="BF"/>
          <w:szCs w:val="22"/>
        </w:rPr>
        <w:t>interface affinities</w:t>
      </w:r>
      <w:r w:rsidR="005C68D2" w:rsidRPr="00F654EC">
        <w:rPr>
          <w:color w:val="2F5496" w:themeColor="accent1" w:themeShade="BF"/>
          <w:szCs w:val="22"/>
        </w:rPr>
        <w:t xml:space="preserve"> </w:t>
      </w:r>
      <w:r w:rsidRPr="00F654EC">
        <w:rPr>
          <w:color w:val="2F5496" w:themeColor="accent1" w:themeShade="BF"/>
          <w:szCs w:val="22"/>
        </w:rPr>
        <w:t xml:space="preserve">would </w:t>
      </w:r>
      <w:r w:rsidR="00266C03" w:rsidRPr="00F654EC">
        <w:rPr>
          <w:color w:val="2F5496" w:themeColor="accent1" w:themeShade="BF"/>
          <w:szCs w:val="22"/>
        </w:rPr>
        <w:t xml:space="preserve">be interesting from a biophysical </w:t>
      </w:r>
      <w:r w:rsidR="000F34BE" w:rsidRPr="00F654EC">
        <w:rPr>
          <w:color w:val="2F5496" w:themeColor="accent1" w:themeShade="BF"/>
          <w:szCs w:val="22"/>
        </w:rPr>
        <w:t>perspective</w:t>
      </w:r>
      <w:r w:rsidR="00324D87" w:rsidRPr="00F654EC">
        <w:rPr>
          <w:color w:val="2F5496" w:themeColor="accent1" w:themeShade="BF"/>
          <w:szCs w:val="22"/>
        </w:rPr>
        <w:t>,</w:t>
      </w:r>
      <w:r w:rsidR="000F34BE" w:rsidRPr="00F654EC">
        <w:rPr>
          <w:color w:val="2F5496" w:themeColor="accent1" w:themeShade="BF"/>
          <w:szCs w:val="22"/>
        </w:rPr>
        <w:t xml:space="preserve"> </w:t>
      </w:r>
      <w:r w:rsidR="00160B59" w:rsidRPr="00F654EC">
        <w:rPr>
          <w:color w:val="2F5496" w:themeColor="accent1" w:themeShade="BF"/>
          <w:szCs w:val="22"/>
        </w:rPr>
        <w:t xml:space="preserve">we think </w:t>
      </w:r>
      <w:r w:rsidR="00FB14CB" w:rsidRPr="00F654EC">
        <w:rPr>
          <w:color w:val="2F5496" w:themeColor="accent1" w:themeShade="BF"/>
          <w:szCs w:val="22"/>
        </w:rPr>
        <w:t>these experiments would n</w:t>
      </w:r>
      <w:r w:rsidR="00077D47" w:rsidRPr="00F654EC">
        <w:rPr>
          <w:color w:val="2F5496" w:themeColor="accent1" w:themeShade="BF"/>
          <w:szCs w:val="22"/>
        </w:rPr>
        <w:t xml:space="preserve">ot change our main </w:t>
      </w:r>
      <w:r w:rsidR="003C2C48" w:rsidRPr="00F654EC">
        <w:rPr>
          <w:color w:val="2F5496" w:themeColor="accent1" w:themeShade="BF"/>
          <w:szCs w:val="22"/>
        </w:rPr>
        <w:t>c</w:t>
      </w:r>
      <w:r w:rsidR="00077D47" w:rsidRPr="00F654EC">
        <w:rPr>
          <w:color w:val="2F5496" w:themeColor="accent1" w:themeShade="BF"/>
          <w:szCs w:val="22"/>
        </w:rPr>
        <w:t xml:space="preserve">onclusion </w:t>
      </w:r>
      <w:r w:rsidRPr="00F654EC">
        <w:rPr>
          <w:color w:val="2F5496" w:themeColor="accent1" w:themeShade="BF"/>
          <w:szCs w:val="22"/>
        </w:rPr>
        <w:t xml:space="preserve">that kinetic parameters of the GTPase cycle </w:t>
      </w:r>
      <w:r w:rsidR="00C664B3">
        <w:rPr>
          <w:color w:val="2F5496" w:themeColor="accent1" w:themeShade="BF"/>
          <w:szCs w:val="22"/>
        </w:rPr>
        <w:t xml:space="preserve">(not primarily the effects on interaction affinities) </w:t>
      </w:r>
      <w:r w:rsidRPr="00F654EC">
        <w:rPr>
          <w:color w:val="2F5496" w:themeColor="accent1" w:themeShade="BF"/>
          <w:szCs w:val="22"/>
        </w:rPr>
        <w:t xml:space="preserve">explain a large fraction of the observed </w:t>
      </w:r>
      <w:r w:rsidR="00F563E4" w:rsidRPr="00F654EC">
        <w:rPr>
          <w:color w:val="2F5496" w:themeColor="accent1" w:themeShade="BF"/>
          <w:szCs w:val="22"/>
        </w:rPr>
        <w:t xml:space="preserve">functional </w:t>
      </w:r>
      <w:r w:rsidRPr="00F654EC">
        <w:rPr>
          <w:color w:val="2F5496" w:themeColor="accent1" w:themeShade="BF"/>
          <w:szCs w:val="22"/>
        </w:rPr>
        <w:t xml:space="preserve">differences. </w:t>
      </w:r>
    </w:p>
    <w:p w14:paraId="4F323776" w14:textId="77777777" w:rsidR="00C664B3" w:rsidRDefault="00C664B3" w:rsidP="000E51B4">
      <w:pPr>
        <w:spacing w:line="288" w:lineRule="auto"/>
        <w:rPr>
          <w:i/>
          <w:iCs/>
          <w:szCs w:val="22"/>
          <w:shd w:val="clear" w:color="auto" w:fill="FFFFFF"/>
        </w:rPr>
      </w:pPr>
    </w:p>
    <w:p w14:paraId="303796EA" w14:textId="5A88DA79" w:rsidR="00ED3FE5" w:rsidRPr="001C16D7" w:rsidRDefault="00A43B6B" w:rsidP="000E51B4">
      <w:pPr>
        <w:spacing w:line="288" w:lineRule="auto"/>
        <w:rPr>
          <w:i/>
          <w:iCs/>
          <w:szCs w:val="22"/>
          <w:shd w:val="clear" w:color="auto" w:fill="FFFFFF"/>
        </w:rPr>
      </w:pPr>
      <w:r w:rsidRPr="001C16D7">
        <w:rPr>
          <w:i/>
          <w:iCs/>
          <w:szCs w:val="22"/>
          <w:shd w:val="clear" w:color="auto" w:fill="FFFFFF"/>
        </w:rPr>
        <w:t xml:space="preserve">4. p 11: The discussion of </w:t>
      </w:r>
      <w:r w:rsidRPr="00D37686">
        <w:rPr>
          <w:i/>
          <w:iCs/>
          <w:szCs w:val="22"/>
          <w:u w:val="single"/>
          <w:shd w:val="clear" w:color="auto" w:fill="FFFFFF"/>
        </w:rPr>
        <w:t>K101R and acetylation is speculative. The authors do not show that this lysine is acetylated</w:t>
      </w:r>
      <w:r w:rsidRPr="001C16D7">
        <w:rPr>
          <w:i/>
          <w:iCs/>
          <w:szCs w:val="22"/>
          <w:shd w:val="clear" w:color="auto" w:fill="FFFFFF"/>
        </w:rPr>
        <w:t xml:space="preserve"> in yeast.</w:t>
      </w:r>
    </w:p>
    <w:p w14:paraId="39386D46" w14:textId="323CD0E9" w:rsidR="00F30E4B" w:rsidRPr="00F654EC" w:rsidRDefault="006D37EB" w:rsidP="000E51B4">
      <w:pPr>
        <w:spacing w:line="288" w:lineRule="auto"/>
        <w:rPr>
          <w:i/>
          <w:iCs/>
          <w:color w:val="2F5496" w:themeColor="accent1" w:themeShade="BF"/>
          <w:szCs w:val="22"/>
          <w:shd w:val="clear" w:color="auto" w:fill="FFFFFF"/>
        </w:rPr>
      </w:pPr>
      <w:r w:rsidRPr="00F654EC">
        <w:rPr>
          <w:color w:val="2F5496" w:themeColor="accent1" w:themeShade="BF"/>
          <w:szCs w:val="22"/>
          <w:shd w:val="clear" w:color="auto" w:fill="FFFFFF"/>
        </w:rPr>
        <w:t xml:space="preserve">Reviewer </w:t>
      </w:r>
      <w:r w:rsidR="00C6082E">
        <w:rPr>
          <w:color w:val="2F5496" w:themeColor="accent1" w:themeShade="BF"/>
          <w:szCs w:val="22"/>
          <w:shd w:val="clear" w:color="auto" w:fill="FFFFFF"/>
        </w:rPr>
        <w:t>#</w:t>
      </w:r>
      <w:r w:rsidRPr="00F654EC">
        <w:rPr>
          <w:color w:val="2F5496" w:themeColor="accent1" w:themeShade="BF"/>
          <w:szCs w:val="22"/>
          <w:shd w:val="clear" w:color="auto" w:fill="FFFFFF"/>
        </w:rPr>
        <w:t xml:space="preserve">1 raised the same point and we have now </w:t>
      </w:r>
      <w:r w:rsidRPr="00EC0744">
        <w:rPr>
          <w:color w:val="FF0000"/>
          <w:szCs w:val="22"/>
          <w:shd w:val="clear" w:color="auto" w:fill="FFFFFF"/>
        </w:rPr>
        <w:t xml:space="preserve">modified the text and added a reference that shows the K101 position is also acetylated in </w:t>
      </w:r>
      <w:r w:rsidR="006E728D" w:rsidRPr="006E728D">
        <w:rPr>
          <w:i/>
          <w:color w:val="FF0000"/>
          <w:szCs w:val="22"/>
          <w:shd w:val="clear" w:color="auto" w:fill="FFFFFF"/>
        </w:rPr>
        <w:t>S. cerevisiae</w:t>
      </w:r>
      <w:r w:rsidR="006E728D" w:rsidRPr="00F654EC">
        <w:rPr>
          <w:color w:val="2F5496" w:themeColor="accent1" w:themeShade="BF"/>
          <w:szCs w:val="22"/>
          <w:shd w:val="clear" w:color="auto" w:fill="FFFFFF"/>
        </w:rPr>
        <w:t xml:space="preserve"> </w:t>
      </w:r>
      <w:r w:rsidRPr="00F654EC">
        <w:rPr>
          <w:color w:val="2F5496" w:themeColor="accent1" w:themeShade="BF"/>
          <w:szCs w:val="22"/>
          <w:shd w:val="clear" w:color="auto" w:fill="FFFFFF"/>
        </w:rPr>
        <w:t xml:space="preserve">(please see our response to </w:t>
      </w:r>
      <w:r w:rsidR="00C6082E">
        <w:rPr>
          <w:color w:val="2F5496" w:themeColor="accent1" w:themeShade="BF"/>
          <w:szCs w:val="22"/>
          <w:shd w:val="clear" w:color="auto" w:fill="FFFFFF"/>
        </w:rPr>
        <w:t>r</w:t>
      </w:r>
      <w:r w:rsidRPr="00F654EC">
        <w:rPr>
          <w:color w:val="2F5496" w:themeColor="accent1" w:themeShade="BF"/>
          <w:szCs w:val="22"/>
          <w:shd w:val="clear" w:color="auto" w:fill="FFFFFF"/>
        </w:rPr>
        <w:t xml:space="preserve">eviewer </w:t>
      </w:r>
      <w:r w:rsidR="00C6082E">
        <w:rPr>
          <w:color w:val="2F5496" w:themeColor="accent1" w:themeShade="BF"/>
          <w:szCs w:val="22"/>
          <w:shd w:val="clear" w:color="auto" w:fill="FFFFFF"/>
        </w:rPr>
        <w:t>#</w:t>
      </w:r>
      <w:r w:rsidRPr="00F654EC">
        <w:rPr>
          <w:color w:val="2F5496" w:themeColor="accent1" w:themeShade="BF"/>
          <w:szCs w:val="22"/>
          <w:shd w:val="clear" w:color="auto" w:fill="FFFFFF"/>
        </w:rPr>
        <w:t xml:space="preserve">1). </w:t>
      </w:r>
    </w:p>
    <w:p w14:paraId="64F19F5D" w14:textId="77777777" w:rsidR="000F4B23" w:rsidRDefault="000F4B23" w:rsidP="000E51B4">
      <w:pPr>
        <w:spacing w:line="288" w:lineRule="auto"/>
        <w:rPr>
          <w:i/>
          <w:iCs/>
          <w:szCs w:val="22"/>
          <w:shd w:val="clear" w:color="auto" w:fill="FFFFFF"/>
        </w:rPr>
      </w:pPr>
    </w:p>
    <w:p w14:paraId="5BD46222" w14:textId="3D14E067" w:rsidR="001139C5" w:rsidRPr="003773A2" w:rsidRDefault="00A43B6B" w:rsidP="000E51B4">
      <w:pPr>
        <w:spacing w:line="288" w:lineRule="auto"/>
        <w:rPr>
          <w:i/>
          <w:iCs/>
          <w:szCs w:val="22"/>
          <w:shd w:val="clear" w:color="auto" w:fill="FFFFFF"/>
        </w:rPr>
      </w:pPr>
      <w:r w:rsidRPr="001C16D7">
        <w:rPr>
          <w:i/>
          <w:iCs/>
          <w:szCs w:val="22"/>
          <w:shd w:val="clear" w:color="auto" w:fill="FFFFFF"/>
        </w:rPr>
        <w:t xml:space="preserve">5. The authors start with 56 mutants, but then drop </w:t>
      </w:r>
      <w:r w:rsidRPr="00B509CC">
        <w:rPr>
          <w:i/>
          <w:iCs/>
          <w:szCs w:val="22"/>
          <w:shd w:val="clear" w:color="auto" w:fill="FFFFFF"/>
        </w:rPr>
        <w:t>to 22 mutants that ‘express and purify well’.</w:t>
      </w:r>
      <w:r w:rsidRPr="001C16D7">
        <w:rPr>
          <w:i/>
          <w:iCs/>
          <w:szCs w:val="22"/>
          <w:shd w:val="clear" w:color="auto" w:fill="FFFFFF"/>
        </w:rPr>
        <w:t xml:space="preserve"> What does this say about the </w:t>
      </w:r>
      <w:r w:rsidRPr="00BB491E">
        <w:rPr>
          <w:i/>
          <w:iCs/>
          <w:szCs w:val="22"/>
          <w:u w:val="single"/>
          <w:shd w:val="clear" w:color="auto" w:fill="FFFFFF"/>
        </w:rPr>
        <w:t>other 34 mutants? Did they not express well? If so, then the GI and AP-MS data for these mutants should be removed</w:t>
      </w:r>
      <w:r w:rsidRPr="001C16D7">
        <w:rPr>
          <w:i/>
          <w:iCs/>
          <w:szCs w:val="22"/>
          <w:shd w:val="clear" w:color="auto" w:fill="FFFFFF"/>
        </w:rPr>
        <w:t>.</w:t>
      </w:r>
    </w:p>
    <w:p w14:paraId="0E7205F9" w14:textId="2019ECB1" w:rsidR="007168CB" w:rsidRPr="00F654EC" w:rsidRDefault="001C24B5" w:rsidP="000E51B4">
      <w:pPr>
        <w:spacing w:line="288" w:lineRule="auto"/>
        <w:rPr>
          <w:color w:val="2F5496" w:themeColor="accent1" w:themeShade="BF"/>
          <w:szCs w:val="22"/>
        </w:rPr>
      </w:pPr>
      <w:r w:rsidRPr="00F654EC">
        <w:rPr>
          <w:color w:val="2F5496" w:themeColor="accent1" w:themeShade="BF"/>
          <w:szCs w:val="22"/>
        </w:rPr>
        <w:t>We thank the reviewer for this comment</w:t>
      </w:r>
      <w:r w:rsidR="00EB3F67" w:rsidRPr="00F654EC">
        <w:rPr>
          <w:color w:val="2F5496" w:themeColor="accent1" w:themeShade="BF"/>
          <w:szCs w:val="22"/>
        </w:rPr>
        <w:t xml:space="preserve"> and apologize for </w:t>
      </w:r>
      <w:r w:rsidR="007311D7" w:rsidRPr="00F654EC">
        <w:rPr>
          <w:color w:val="2F5496" w:themeColor="accent1" w:themeShade="BF"/>
          <w:szCs w:val="22"/>
        </w:rPr>
        <w:t>our</w:t>
      </w:r>
      <w:r w:rsidR="00EB3F67" w:rsidRPr="00F654EC">
        <w:rPr>
          <w:color w:val="2F5496" w:themeColor="accent1" w:themeShade="BF"/>
          <w:szCs w:val="22"/>
        </w:rPr>
        <w:t xml:space="preserve"> </w:t>
      </w:r>
      <w:r w:rsidR="00045EF3" w:rsidRPr="00F654EC">
        <w:rPr>
          <w:color w:val="2F5496" w:themeColor="accent1" w:themeShade="BF"/>
          <w:szCs w:val="22"/>
        </w:rPr>
        <w:t>misleading</w:t>
      </w:r>
      <w:r w:rsidR="00EB3F67" w:rsidRPr="00F654EC">
        <w:rPr>
          <w:color w:val="2F5496" w:themeColor="accent1" w:themeShade="BF"/>
          <w:szCs w:val="22"/>
        </w:rPr>
        <w:t xml:space="preserve"> </w:t>
      </w:r>
      <w:r w:rsidR="007B70FC" w:rsidRPr="00F654EC">
        <w:rPr>
          <w:color w:val="2F5496" w:themeColor="accent1" w:themeShade="BF"/>
          <w:szCs w:val="22"/>
        </w:rPr>
        <w:t>description</w:t>
      </w:r>
      <w:r w:rsidRPr="00F654EC">
        <w:rPr>
          <w:color w:val="2F5496" w:themeColor="accent1" w:themeShade="BF"/>
          <w:szCs w:val="22"/>
        </w:rPr>
        <w:t xml:space="preserve">. </w:t>
      </w:r>
      <w:r w:rsidR="003431D9" w:rsidRPr="00F654EC">
        <w:rPr>
          <w:color w:val="2F5496" w:themeColor="accent1" w:themeShade="BF"/>
          <w:szCs w:val="22"/>
        </w:rPr>
        <w:t xml:space="preserve">In </w:t>
      </w:r>
      <w:r w:rsidR="003431D9" w:rsidRPr="00F654EC">
        <w:rPr>
          <w:i/>
          <w:color w:val="2F5496" w:themeColor="accent1" w:themeShade="BF"/>
          <w:szCs w:val="22"/>
        </w:rPr>
        <w:t>S. cerevisiae</w:t>
      </w:r>
      <w:r w:rsidR="003431D9" w:rsidRPr="00F654EC">
        <w:rPr>
          <w:color w:val="2F5496" w:themeColor="accent1" w:themeShade="BF"/>
          <w:szCs w:val="22"/>
        </w:rPr>
        <w:t>, a</w:t>
      </w:r>
      <w:r w:rsidR="0064003F" w:rsidRPr="00F654EC">
        <w:rPr>
          <w:color w:val="2F5496" w:themeColor="accent1" w:themeShade="BF"/>
          <w:szCs w:val="22"/>
        </w:rPr>
        <w:t xml:space="preserve">ll </w:t>
      </w:r>
      <w:r w:rsidR="004C3913" w:rsidRPr="00F654EC">
        <w:rPr>
          <w:color w:val="2F5496" w:themeColor="accent1" w:themeShade="BF"/>
          <w:szCs w:val="22"/>
        </w:rPr>
        <w:t>56</w:t>
      </w:r>
      <w:r w:rsidR="0064003F" w:rsidRPr="00F654EC">
        <w:rPr>
          <w:color w:val="2F5496" w:themeColor="accent1" w:themeShade="BF"/>
          <w:szCs w:val="22"/>
        </w:rPr>
        <w:t xml:space="preserve"> </w:t>
      </w:r>
      <w:r w:rsidR="001E6127" w:rsidRPr="00F654EC">
        <w:rPr>
          <w:color w:val="2F5496" w:themeColor="accent1" w:themeShade="BF"/>
          <w:szCs w:val="22"/>
        </w:rPr>
        <w:t xml:space="preserve">mutants express from </w:t>
      </w:r>
      <w:r w:rsidR="002C00A0" w:rsidRPr="00F654EC">
        <w:rPr>
          <w:color w:val="2F5496" w:themeColor="accent1" w:themeShade="BF"/>
          <w:szCs w:val="22"/>
        </w:rPr>
        <w:t xml:space="preserve">their </w:t>
      </w:r>
      <w:r w:rsidR="00992B59" w:rsidRPr="00F654EC">
        <w:rPr>
          <w:color w:val="2F5496" w:themeColor="accent1" w:themeShade="BF"/>
          <w:szCs w:val="22"/>
        </w:rPr>
        <w:t xml:space="preserve">genomic </w:t>
      </w:r>
      <w:r w:rsidR="001E6127" w:rsidRPr="00F654EC">
        <w:rPr>
          <w:color w:val="2F5496" w:themeColor="accent1" w:themeShade="BF"/>
          <w:szCs w:val="22"/>
        </w:rPr>
        <w:t xml:space="preserve">locus at levels similar to wild type, and there is no significant difference in protein expression levels between mutants with weak and strong </w:t>
      </w:r>
      <w:r w:rsidR="00D0655B" w:rsidRPr="00F654EC">
        <w:rPr>
          <w:color w:val="2F5496" w:themeColor="accent1" w:themeShade="BF"/>
          <w:szCs w:val="22"/>
        </w:rPr>
        <w:t xml:space="preserve">genetic interaction </w:t>
      </w:r>
      <w:r w:rsidR="001E6127" w:rsidRPr="00F654EC">
        <w:rPr>
          <w:color w:val="2F5496" w:themeColor="accent1" w:themeShade="BF"/>
          <w:szCs w:val="22"/>
        </w:rPr>
        <w:t>profiles</w:t>
      </w:r>
      <w:r w:rsidR="00E7413A" w:rsidRPr="00F654EC">
        <w:rPr>
          <w:color w:val="2F5496" w:themeColor="accent1" w:themeShade="BF"/>
          <w:szCs w:val="22"/>
        </w:rPr>
        <w:t xml:space="preserve"> (see</w:t>
      </w:r>
      <w:r w:rsidR="00C4761C" w:rsidRPr="00F654EC">
        <w:rPr>
          <w:color w:val="2F5496" w:themeColor="accent1" w:themeShade="BF"/>
          <w:szCs w:val="22"/>
        </w:rPr>
        <w:t xml:space="preserve"> expression quantification by</w:t>
      </w:r>
      <w:r w:rsidR="00E7413A" w:rsidRPr="00F654EC">
        <w:rPr>
          <w:color w:val="2F5496" w:themeColor="accent1" w:themeShade="BF"/>
          <w:szCs w:val="22"/>
        </w:rPr>
        <w:t xml:space="preserve"> Western blot in </w:t>
      </w:r>
      <w:r w:rsidR="00E7413A" w:rsidRPr="00F654EC">
        <w:rPr>
          <w:b/>
          <w:color w:val="2F5496" w:themeColor="accent1" w:themeShade="BF"/>
          <w:szCs w:val="22"/>
        </w:rPr>
        <w:t>Ext</w:t>
      </w:r>
      <w:r w:rsidR="00C67AF7" w:rsidRPr="00F654EC">
        <w:rPr>
          <w:b/>
          <w:color w:val="2F5496" w:themeColor="accent1" w:themeShade="BF"/>
          <w:szCs w:val="22"/>
        </w:rPr>
        <w:t>end</w:t>
      </w:r>
      <w:r w:rsidR="00E7413A" w:rsidRPr="00F654EC">
        <w:rPr>
          <w:b/>
          <w:color w:val="2F5496" w:themeColor="accent1" w:themeShade="BF"/>
          <w:szCs w:val="22"/>
        </w:rPr>
        <w:t>ed Data Fig. 2</w:t>
      </w:r>
      <w:r w:rsidR="00E7413A" w:rsidRPr="00F654EC">
        <w:rPr>
          <w:color w:val="2F5496" w:themeColor="accent1" w:themeShade="BF"/>
          <w:szCs w:val="22"/>
        </w:rPr>
        <w:t xml:space="preserve"> a</w:t>
      </w:r>
      <w:r w:rsidR="005A02B9" w:rsidRPr="00F654EC">
        <w:rPr>
          <w:color w:val="2F5496" w:themeColor="accent1" w:themeShade="BF"/>
          <w:szCs w:val="22"/>
        </w:rPr>
        <w:t>s well as the</w:t>
      </w:r>
      <w:r w:rsidR="00E7413A" w:rsidRPr="00F654EC">
        <w:rPr>
          <w:color w:val="2F5496" w:themeColor="accent1" w:themeShade="BF"/>
          <w:szCs w:val="22"/>
        </w:rPr>
        <w:t xml:space="preserve"> response to reviewer #1 point </w:t>
      </w:r>
      <w:r w:rsidR="00F30E4B" w:rsidRPr="00F654EC">
        <w:rPr>
          <w:color w:val="2F5496" w:themeColor="accent1" w:themeShade="BF"/>
          <w:szCs w:val="22"/>
        </w:rPr>
        <w:t>1</w:t>
      </w:r>
      <w:r w:rsidR="00E7413A" w:rsidRPr="00F654EC">
        <w:rPr>
          <w:color w:val="2F5496" w:themeColor="accent1" w:themeShade="BF"/>
          <w:szCs w:val="22"/>
        </w:rPr>
        <w:t>)</w:t>
      </w:r>
      <w:r w:rsidR="001E6127" w:rsidRPr="00F654EC">
        <w:rPr>
          <w:color w:val="2F5496" w:themeColor="accent1" w:themeShade="BF"/>
          <w:szCs w:val="22"/>
        </w:rPr>
        <w:t>.</w:t>
      </w:r>
      <w:r w:rsidR="00D021B5" w:rsidRPr="00F654EC">
        <w:rPr>
          <w:color w:val="2F5496" w:themeColor="accent1" w:themeShade="BF"/>
          <w:szCs w:val="22"/>
        </w:rPr>
        <w:t xml:space="preserve"> </w:t>
      </w:r>
    </w:p>
    <w:p w14:paraId="000ACEB1" w14:textId="710F38AC" w:rsidR="001139C5" w:rsidRPr="00F654EC" w:rsidRDefault="00013190" w:rsidP="000E51B4">
      <w:pPr>
        <w:spacing w:line="288" w:lineRule="auto"/>
        <w:rPr>
          <w:color w:val="2F5496" w:themeColor="accent1" w:themeShade="BF"/>
          <w:szCs w:val="22"/>
        </w:rPr>
      </w:pPr>
      <w:r w:rsidRPr="00F654EC">
        <w:rPr>
          <w:color w:val="2F5496" w:themeColor="accent1" w:themeShade="BF"/>
          <w:szCs w:val="22"/>
        </w:rPr>
        <w:t>Moreover,</w:t>
      </w:r>
      <w:r w:rsidR="00962B4E" w:rsidRPr="00F654EC">
        <w:rPr>
          <w:color w:val="2F5496" w:themeColor="accent1" w:themeShade="BF"/>
          <w:szCs w:val="22"/>
        </w:rPr>
        <w:t xml:space="preserve"> all</w:t>
      </w:r>
      <w:r w:rsidR="00D021B5" w:rsidRPr="00F654EC">
        <w:rPr>
          <w:color w:val="2F5496" w:themeColor="accent1" w:themeShade="BF"/>
          <w:szCs w:val="22"/>
        </w:rPr>
        <w:t xml:space="preserve"> mutants we tried to express </w:t>
      </w:r>
      <w:r w:rsidR="00D021B5" w:rsidRPr="00F654EC">
        <w:rPr>
          <w:bCs/>
          <w:color w:val="2F5496" w:themeColor="accent1" w:themeShade="BF"/>
          <w:szCs w:val="22"/>
        </w:rPr>
        <w:t>did</w:t>
      </w:r>
      <w:r w:rsidR="00D021B5" w:rsidRPr="00F654EC">
        <w:rPr>
          <w:color w:val="2F5496" w:themeColor="accent1" w:themeShade="BF"/>
          <w:szCs w:val="22"/>
        </w:rPr>
        <w:t xml:space="preserve"> express in </w:t>
      </w:r>
      <w:r w:rsidR="00D021B5" w:rsidRPr="00F654EC">
        <w:rPr>
          <w:i/>
          <w:iCs/>
          <w:color w:val="2F5496" w:themeColor="accent1" w:themeShade="BF"/>
          <w:szCs w:val="22"/>
        </w:rPr>
        <w:t>E. coli</w:t>
      </w:r>
      <w:r w:rsidR="00D021B5" w:rsidRPr="00F654EC">
        <w:rPr>
          <w:color w:val="2F5496" w:themeColor="accent1" w:themeShade="BF"/>
          <w:szCs w:val="22"/>
        </w:rPr>
        <w:t xml:space="preserve"> at similar levels to the wild type, and </w:t>
      </w:r>
      <w:r w:rsidR="004F7DCC" w:rsidRPr="00F654EC">
        <w:rPr>
          <w:color w:val="2F5496" w:themeColor="accent1" w:themeShade="BF"/>
          <w:szCs w:val="22"/>
        </w:rPr>
        <w:t>could be purified.</w:t>
      </w:r>
      <w:r w:rsidR="00633DE5" w:rsidRPr="00F654EC">
        <w:rPr>
          <w:color w:val="2F5496" w:themeColor="accent1" w:themeShade="BF"/>
          <w:szCs w:val="22"/>
        </w:rPr>
        <w:t xml:space="preserve"> </w:t>
      </w:r>
      <w:r w:rsidR="001C24B5" w:rsidRPr="00F654EC">
        <w:rPr>
          <w:color w:val="2F5496" w:themeColor="accent1" w:themeShade="BF"/>
          <w:szCs w:val="22"/>
        </w:rPr>
        <w:t>However, GAP assay</w:t>
      </w:r>
      <w:r w:rsidR="003866D8" w:rsidRPr="00F654EC">
        <w:rPr>
          <w:color w:val="2F5496" w:themeColor="accent1" w:themeShade="BF"/>
          <w:szCs w:val="22"/>
        </w:rPr>
        <w:t>s</w:t>
      </w:r>
      <w:r w:rsidR="001C24B5" w:rsidRPr="00F654EC">
        <w:rPr>
          <w:color w:val="2F5496" w:themeColor="accent1" w:themeShade="BF"/>
          <w:szCs w:val="22"/>
        </w:rPr>
        <w:t xml:space="preserve"> and </w:t>
      </w:r>
      <w:r w:rsidR="00ED2867">
        <w:rPr>
          <w:color w:val="2F5496" w:themeColor="accent1" w:themeShade="BF"/>
          <w:szCs w:val="22"/>
        </w:rPr>
        <w:t xml:space="preserve">in particular </w:t>
      </w:r>
      <w:r w:rsidR="001C24B5" w:rsidRPr="00F654EC">
        <w:rPr>
          <w:color w:val="2F5496" w:themeColor="accent1" w:themeShade="BF"/>
          <w:szCs w:val="22"/>
        </w:rPr>
        <w:t xml:space="preserve">NMR experiments required highly concentrated </w:t>
      </w:r>
      <w:r w:rsidR="00172935" w:rsidRPr="00F654EC">
        <w:rPr>
          <w:color w:val="2F5496" w:themeColor="accent1" w:themeShade="BF"/>
          <w:szCs w:val="22"/>
        </w:rPr>
        <w:t xml:space="preserve">(&gt; 1 mM) </w:t>
      </w:r>
      <w:r w:rsidR="001C24B5" w:rsidRPr="00F654EC">
        <w:rPr>
          <w:color w:val="2F5496" w:themeColor="accent1" w:themeShade="BF"/>
          <w:szCs w:val="22"/>
        </w:rPr>
        <w:t>pure protein</w:t>
      </w:r>
      <w:r w:rsidR="00D07292" w:rsidRPr="00F654EC">
        <w:rPr>
          <w:color w:val="2F5496" w:themeColor="accent1" w:themeShade="BF"/>
          <w:szCs w:val="22"/>
        </w:rPr>
        <w:t xml:space="preserve"> sample</w:t>
      </w:r>
      <w:r w:rsidR="00AE54F6" w:rsidRPr="00F654EC">
        <w:rPr>
          <w:color w:val="2F5496" w:themeColor="accent1" w:themeShade="BF"/>
          <w:szCs w:val="22"/>
        </w:rPr>
        <w:t>s</w:t>
      </w:r>
      <w:r w:rsidR="003870CC" w:rsidRPr="00F654EC">
        <w:rPr>
          <w:color w:val="2F5496" w:themeColor="accent1" w:themeShade="BF"/>
          <w:szCs w:val="22"/>
        </w:rPr>
        <w:t>. In addition,</w:t>
      </w:r>
      <w:r w:rsidR="001C24B5" w:rsidRPr="00F654EC">
        <w:rPr>
          <w:color w:val="2F5496" w:themeColor="accent1" w:themeShade="BF"/>
          <w:szCs w:val="22"/>
        </w:rPr>
        <w:t xml:space="preserve"> both experiments required loading </w:t>
      </w:r>
      <w:r w:rsidR="00572024" w:rsidRPr="00F654EC">
        <w:rPr>
          <w:color w:val="2F5496" w:themeColor="accent1" w:themeShade="BF"/>
          <w:szCs w:val="22"/>
        </w:rPr>
        <w:t>Gsp1</w:t>
      </w:r>
      <w:r w:rsidR="001C24B5" w:rsidRPr="00F654EC">
        <w:rPr>
          <w:color w:val="2F5496" w:themeColor="accent1" w:themeShade="BF"/>
          <w:szCs w:val="22"/>
        </w:rPr>
        <w:t xml:space="preserve"> with GTP </w:t>
      </w:r>
      <w:r w:rsidR="000017CE" w:rsidRPr="00F654EC">
        <w:rPr>
          <w:color w:val="2F5496" w:themeColor="accent1" w:themeShade="BF"/>
          <w:szCs w:val="22"/>
        </w:rPr>
        <w:t>via a nucleotide-free state</w:t>
      </w:r>
      <w:r w:rsidR="005B4063" w:rsidRPr="00F654EC">
        <w:rPr>
          <w:color w:val="2F5496" w:themeColor="accent1" w:themeShade="BF"/>
          <w:szCs w:val="22"/>
        </w:rPr>
        <w:t>.</w:t>
      </w:r>
      <w:r w:rsidR="001C24B5" w:rsidRPr="00F654EC">
        <w:rPr>
          <w:color w:val="2F5496" w:themeColor="accent1" w:themeShade="BF"/>
          <w:szCs w:val="22"/>
        </w:rPr>
        <w:t xml:space="preserve"> </w:t>
      </w:r>
      <w:r w:rsidR="00580F95" w:rsidRPr="00F654EC">
        <w:rPr>
          <w:color w:val="2F5496" w:themeColor="accent1" w:themeShade="BF"/>
          <w:szCs w:val="22"/>
        </w:rPr>
        <w:t>I</w:t>
      </w:r>
      <w:r w:rsidR="005B4063" w:rsidRPr="00F654EC">
        <w:rPr>
          <w:color w:val="2F5496" w:themeColor="accent1" w:themeShade="BF"/>
          <w:szCs w:val="22"/>
        </w:rPr>
        <w:t xml:space="preserve">n our hands, </w:t>
      </w:r>
      <w:r w:rsidR="00580F95" w:rsidRPr="00F654EC">
        <w:rPr>
          <w:color w:val="2F5496" w:themeColor="accent1" w:themeShade="BF"/>
          <w:szCs w:val="22"/>
        </w:rPr>
        <w:t xml:space="preserve">as well as noted by others </w:t>
      </w:r>
      <w:r w:rsidR="001C24B5" w:rsidRPr="00F654EC">
        <w:rPr>
          <w:color w:val="2F5496" w:themeColor="accent1" w:themeShade="BF"/>
          <w:szCs w:val="22"/>
        </w:rPr>
        <w:t>(</w:t>
      </w:r>
      <w:proofErr w:type="spellStart"/>
      <w:r w:rsidR="001C24B5" w:rsidRPr="00F654EC">
        <w:rPr>
          <w:color w:val="2F5496" w:themeColor="accent1" w:themeShade="BF"/>
          <w:szCs w:val="22"/>
        </w:rPr>
        <w:t>Klebe</w:t>
      </w:r>
      <w:proofErr w:type="spellEnd"/>
      <w:r w:rsidR="001C24B5" w:rsidRPr="00F654EC">
        <w:rPr>
          <w:color w:val="2F5496" w:themeColor="accent1" w:themeShade="BF"/>
          <w:szCs w:val="22"/>
        </w:rPr>
        <w:t xml:space="preserve"> </w:t>
      </w:r>
      <w:r w:rsidR="001C24B5" w:rsidRPr="00F654EC">
        <w:rPr>
          <w:i/>
          <w:iCs/>
          <w:color w:val="2F5496" w:themeColor="accent1" w:themeShade="BF"/>
          <w:szCs w:val="22"/>
        </w:rPr>
        <w:t>et al</w:t>
      </w:r>
      <w:r w:rsidR="003773A2" w:rsidRPr="00F654EC">
        <w:rPr>
          <w:color w:val="2F5496" w:themeColor="accent1" w:themeShade="BF"/>
          <w:szCs w:val="22"/>
        </w:rPr>
        <w:t>, 199</w:t>
      </w:r>
      <w:r w:rsidR="00AC0C04" w:rsidRPr="00F654EC">
        <w:rPr>
          <w:color w:val="2F5496" w:themeColor="accent1" w:themeShade="BF"/>
          <w:szCs w:val="22"/>
        </w:rPr>
        <w:t>5</w:t>
      </w:r>
      <w:r w:rsidR="001C24B5" w:rsidRPr="00F654EC">
        <w:rPr>
          <w:color w:val="2F5496" w:themeColor="accent1" w:themeShade="BF"/>
          <w:szCs w:val="22"/>
        </w:rPr>
        <w:t>)</w:t>
      </w:r>
      <w:r w:rsidR="00580F95" w:rsidRPr="00F654EC">
        <w:rPr>
          <w:color w:val="2F5496" w:themeColor="accent1" w:themeShade="BF"/>
          <w:szCs w:val="22"/>
        </w:rPr>
        <w:t>,</w:t>
      </w:r>
      <w:r w:rsidR="001C24B5" w:rsidRPr="00F654EC">
        <w:rPr>
          <w:color w:val="2F5496" w:themeColor="accent1" w:themeShade="BF"/>
          <w:szCs w:val="22"/>
        </w:rPr>
        <w:t xml:space="preserve"> </w:t>
      </w:r>
      <w:r w:rsidR="00D730B0" w:rsidRPr="00F654EC">
        <w:rPr>
          <w:color w:val="2F5496" w:themeColor="accent1" w:themeShade="BF"/>
          <w:szCs w:val="22"/>
        </w:rPr>
        <w:t xml:space="preserve">even </w:t>
      </w:r>
      <w:r w:rsidR="00546586" w:rsidRPr="00F654EC">
        <w:rPr>
          <w:color w:val="2F5496" w:themeColor="accent1" w:themeShade="BF"/>
          <w:szCs w:val="22"/>
        </w:rPr>
        <w:t xml:space="preserve">wild type </w:t>
      </w:r>
      <w:r w:rsidR="006A67E3">
        <w:rPr>
          <w:color w:val="2F5496" w:themeColor="accent1" w:themeShade="BF"/>
          <w:szCs w:val="22"/>
        </w:rPr>
        <w:t>Ran</w:t>
      </w:r>
      <w:r w:rsidR="001C24B5" w:rsidRPr="00F654EC">
        <w:rPr>
          <w:color w:val="2F5496" w:themeColor="accent1" w:themeShade="BF"/>
          <w:szCs w:val="22"/>
        </w:rPr>
        <w:t xml:space="preserve">/Gsp1 is more unstable than other small GTPases </w:t>
      </w:r>
      <w:r w:rsidR="00546586" w:rsidRPr="00F654EC">
        <w:rPr>
          <w:color w:val="2F5496" w:themeColor="accent1" w:themeShade="BF"/>
          <w:szCs w:val="22"/>
        </w:rPr>
        <w:t>without the nucleotide bound</w:t>
      </w:r>
      <w:r w:rsidR="001C24B5" w:rsidRPr="00F654EC">
        <w:rPr>
          <w:color w:val="2F5496" w:themeColor="accent1" w:themeShade="BF"/>
          <w:szCs w:val="22"/>
        </w:rPr>
        <w:t>.</w:t>
      </w:r>
      <w:r w:rsidR="00FB635D" w:rsidRPr="00F654EC">
        <w:rPr>
          <w:color w:val="2F5496" w:themeColor="accent1" w:themeShade="BF"/>
          <w:szCs w:val="22"/>
        </w:rPr>
        <w:t xml:space="preserve"> </w:t>
      </w:r>
      <w:r w:rsidR="00181CCD" w:rsidRPr="00F654EC">
        <w:rPr>
          <w:color w:val="2F5496" w:themeColor="accent1" w:themeShade="BF"/>
          <w:szCs w:val="22"/>
        </w:rPr>
        <w:t>Taken together</w:t>
      </w:r>
      <w:r w:rsidR="00FE1771" w:rsidRPr="00F654EC">
        <w:rPr>
          <w:color w:val="2F5496" w:themeColor="accent1" w:themeShade="BF"/>
          <w:szCs w:val="22"/>
        </w:rPr>
        <w:t xml:space="preserve">, while all the mutants expressed well, both in </w:t>
      </w:r>
      <w:r w:rsidR="00FE1771" w:rsidRPr="00F654EC">
        <w:rPr>
          <w:i/>
          <w:iCs/>
          <w:color w:val="2F5496" w:themeColor="accent1" w:themeShade="BF"/>
          <w:szCs w:val="22"/>
        </w:rPr>
        <w:t>E. coli</w:t>
      </w:r>
      <w:r w:rsidR="00FE1771" w:rsidRPr="00F654EC">
        <w:rPr>
          <w:color w:val="2F5496" w:themeColor="accent1" w:themeShade="BF"/>
          <w:szCs w:val="22"/>
        </w:rPr>
        <w:t xml:space="preserve"> and endogenously, </w:t>
      </w:r>
      <w:r w:rsidR="00642428" w:rsidRPr="00F654EC">
        <w:rPr>
          <w:color w:val="2F5496" w:themeColor="accent1" w:themeShade="BF"/>
          <w:szCs w:val="22"/>
        </w:rPr>
        <w:t xml:space="preserve">difficulties arose for a few mutants </w:t>
      </w:r>
      <w:r w:rsidR="00FE1771" w:rsidRPr="00F654EC">
        <w:rPr>
          <w:color w:val="2F5496" w:themeColor="accent1" w:themeShade="BF"/>
          <w:szCs w:val="22"/>
        </w:rPr>
        <w:t xml:space="preserve">when stripping them off the nucleotide at </w:t>
      </w:r>
      <w:r w:rsidR="000A582D" w:rsidRPr="00F654EC">
        <w:rPr>
          <w:color w:val="2F5496" w:themeColor="accent1" w:themeShade="BF"/>
          <w:szCs w:val="22"/>
        </w:rPr>
        <w:t>very</w:t>
      </w:r>
      <w:r w:rsidR="00EC7F4F" w:rsidRPr="00F654EC">
        <w:rPr>
          <w:color w:val="2F5496" w:themeColor="accent1" w:themeShade="BF"/>
          <w:szCs w:val="22"/>
        </w:rPr>
        <w:t xml:space="preserve"> high </w:t>
      </w:r>
      <w:r w:rsidR="009660A1" w:rsidRPr="00F654EC">
        <w:rPr>
          <w:color w:val="2F5496" w:themeColor="accent1" w:themeShade="BF"/>
          <w:szCs w:val="22"/>
        </w:rPr>
        <w:t>(</w:t>
      </w:r>
      <w:r w:rsidR="00FE1771" w:rsidRPr="00F654EC">
        <w:rPr>
          <w:color w:val="2F5496" w:themeColor="accent1" w:themeShade="BF"/>
          <w:szCs w:val="22"/>
        </w:rPr>
        <w:t>&gt;1 mM</w:t>
      </w:r>
      <w:r w:rsidR="00A21D06" w:rsidRPr="00F654EC">
        <w:rPr>
          <w:color w:val="2F5496" w:themeColor="accent1" w:themeShade="BF"/>
          <w:szCs w:val="22"/>
        </w:rPr>
        <w:t>)</w:t>
      </w:r>
      <w:r w:rsidR="00FE1771" w:rsidRPr="00F654EC">
        <w:rPr>
          <w:color w:val="2F5496" w:themeColor="accent1" w:themeShade="BF"/>
          <w:szCs w:val="22"/>
        </w:rPr>
        <w:t xml:space="preserve"> concentrations</w:t>
      </w:r>
      <w:r w:rsidR="00EC7F4F" w:rsidRPr="00F654EC">
        <w:rPr>
          <w:color w:val="2F5496" w:themeColor="accent1" w:themeShade="BF"/>
          <w:szCs w:val="22"/>
        </w:rPr>
        <w:t xml:space="preserve"> </w:t>
      </w:r>
      <w:r w:rsidR="00EC7F4F" w:rsidRPr="00F654EC">
        <w:rPr>
          <w:i/>
          <w:color w:val="2F5496" w:themeColor="accent1" w:themeShade="BF"/>
          <w:szCs w:val="22"/>
        </w:rPr>
        <w:t>in vitro</w:t>
      </w:r>
      <w:r w:rsidR="00FE1771" w:rsidRPr="00F654EC">
        <w:rPr>
          <w:color w:val="2F5496" w:themeColor="accent1" w:themeShade="BF"/>
          <w:szCs w:val="22"/>
        </w:rPr>
        <w:t>.</w:t>
      </w:r>
      <w:r w:rsidR="00AE68E5">
        <w:rPr>
          <w:color w:val="2F5496" w:themeColor="accent1" w:themeShade="BF"/>
          <w:szCs w:val="22"/>
        </w:rPr>
        <w:t xml:space="preserve"> </w:t>
      </w:r>
      <w:r w:rsidR="004852ED" w:rsidRPr="00F654EC">
        <w:rPr>
          <w:color w:val="2F5496" w:themeColor="accent1" w:themeShade="BF"/>
          <w:szCs w:val="22"/>
        </w:rPr>
        <w:t xml:space="preserve">We changed the </w:t>
      </w:r>
      <w:r w:rsidR="008B7016" w:rsidRPr="00F654EC">
        <w:rPr>
          <w:color w:val="2F5496" w:themeColor="accent1" w:themeShade="BF"/>
          <w:szCs w:val="22"/>
        </w:rPr>
        <w:t>unclear</w:t>
      </w:r>
      <w:r w:rsidR="004852ED" w:rsidRPr="00F654EC">
        <w:rPr>
          <w:color w:val="2F5496" w:themeColor="accent1" w:themeShade="BF"/>
          <w:szCs w:val="22"/>
        </w:rPr>
        <w:t xml:space="preserve"> sentence to say</w:t>
      </w:r>
      <w:r w:rsidR="000D7E12" w:rsidRPr="00F654EC">
        <w:rPr>
          <w:color w:val="2F5496" w:themeColor="accent1" w:themeShade="BF"/>
          <w:szCs w:val="22"/>
        </w:rPr>
        <w:t>:</w:t>
      </w:r>
    </w:p>
    <w:p w14:paraId="16E35097" w14:textId="475242D4" w:rsidR="0061617B" w:rsidRPr="00120DFC" w:rsidRDefault="00EC0744" w:rsidP="000E51B4">
      <w:pPr>
        <w:spacing w:line="288" w:lineRule="auto"/>
        <w:rPr>
          <w:color w:val="000000" w:themeColor="text1"/>
        </w:rPr>
      </w:pPr>
      <w:r w:rsidRPr="00120DFC">
        <w:rPr>
          <w:color w:val="000000" w:themeColor="text1"/>
        </w:rPr>
        <w:t>“</w:t>
      </w:r>
      <w:r w:rsidR="0061617B" w:rsidRPr="00120DFC">
        <w:rPr>
          <w:color w:val="000000" w:themeColor="text1"/>
        </w:rPr>
        <w:t>To address the question whether the mutations act indirectly (i.e. by altering the competition between physical interaction partners in the cell)</w:t>
      </w:r>
      <w:r w:rsidR="00873F66" w:rsidRPr="00120DFC">
        <w:rPr>
          <w:color w:val="000000" w:themeColor="text1"/>
        </w:rPr>
        <w:t xml:space="preserve"> or directly</w:t>
      </w:r>
      <w:r w:rsidR="0061617B" w:rsidRPr="00120DFC">
        <w:rPr>
          <w:color w:val="000000" w:themeColor="text1"/>
        </w:rPr>
        <w:t xml:space="preserve">, </w:t>
      </w:r>
      <w:r w:rsidR="0061617B" w:rsidRPr="0071138F">
        <w:rPr>
          <w:color w:val="FF0000"/>
        </w:rPr>
        <w:t xml:space="preserve">we recombinantly expressed and purified wild-type and 24 Gsp1 mutants </w:t>
      </w:r>
      <w:r w:rsidR="0061617B" w:rsidRPr="00120DFC">
        <w:rPr>
          <w:color w:val="000000" w:themeColor="text1"/>
        </w:rPr>
        <w:t xml:space="preserve">and measured their effects on GAP-mediated GTP hydrolysis and GEF-mediated nucleotide exchange </w:t>
      </w:r>
      <w:r w:rsidR="0061617B" w:rsidRPr="00120DFC">
        <w:rPr>
          <w:i/>
          <w:color w:val="000000" w:themeColor="text1"/>
        </w:rPr>
        <w:t xml:space="preserve">in vitro </w:t>
      </w:r>
      <w:r w:rsidR="0061617B" w:rsidRPr="00120DFC">
        <w:rPr>
          <w:color w:val="000000" w:themeColor="text1"/>
        </w:rPr>
        <w:t>(</w:t>
      </w:r>
      <w:r w:rsidR="0061617B" w:rsidRPr="00120DFC">
        <w:rPr>
          <w:b/>
          <w:color w:val="000000" w:themeColor="text1"/>
        </w:rPr>
        <w:t>Fig. 3a, b, Extended Data Fig. 6</w:t>
      </w:r>
      <w:r w:rsidR="0061617B" w:rsidRPr="00120DFC">
        <w:rPr>
          <w:color w:val="000000" w:themeColor="text1"/>
        </w:rPr>
        <w:t>,</w:t>
      </w:r>
      <w:r w:rsidR="0061617B" w:rsidRPr="00120DFC">
        <w:rPr>
          <w:b/>
          <w:color w:val="000000" w:themeColor="text1"/>
        </w:rPr>
        <w:t xml:space="preserve"> Supplementary File 1 Figures 3, 4, </w:t>
      </w:r>
      <w:r w:rsidR="0061617B" w:rsidRPr="00120DFC">
        <w:rPr>
          <w:color w:val="000000" w:themeColor="text1"/>
        </w:rPr>
        <w:t xml:space="preserve">and </w:t>
      </w:r>
      <w:r w:rsidR="0061617B" w:rsidRPr="00120DFC">
        <w:rPr>
          <w:b/>
          <w:color w:val="000000" w:themeColor="text1"/>
        </w:rPr>
        <w:t>Tables 6, 7</w:t>
      </w:r>
      <w:r w:rsidR="0061617B" w:rsidRPr="00120DFC">
        <w:rPr>
          <w:color w:val="000000" w:themeColor="text1"/>
        </w:rPr>
        <w:t>).</w:t>
      </w:r>
      <w:r w:rsidRPr="00120DFC">
        <w:rPr>
          <w:color w:val="000000" w:themeColor="text1"/>
        </w:rPr>
        <w:t>”</w:t>
      </w:r>
    </w:p>
    <w:p w14:paraId="007CC50F" w14:textId="77777777" w:rsidR="00A914DC" w:rsidRDefault="00A914DC" w:rsidP="000E51B4">
      <w:pPr>
        <w:spacing w:line="288" w:lineRule="auto"/>
        <w:rPr>
          <w:ins w:id="71" w:author="Tanja Kortemme" w:date="2020-08-29T16:30:00Z"/>
          <w:i/>
          <w:iCs/>
          <w:szCs w:val="22"/>
          <w:shd w:val="clear" w:color="auto" w:fill="FFFFFF"/>
        </w:rPr>
      </w:pPr>
    </w:p>
    <w:p w14:paraId="33559F6F" w14:textId="73DD0103" w:rsidR="004015DE" w:rsidRPr="001C16D7" w:rsidRDefault="00A43B6B" w:rsidP="000E51B4">
      <w:pPr>
        <w:spacing w:line="288" w:lineRule="auto"/>
        <w:rPr>
          <w:i/>
          <w:iCs/>
          <w:szCs w:val="22"/>
          <w:shd w:val="clear" w:color="auto" w:fill="FFFFFF"/>
        </w:rPr>
      </w:pPr>
      <w:r w:rsidRPr="007B3E27">
        <w:rPr>
          <w:i/>
          <w:iCs/>
          <w:szCs w:val="22"/>
          <w:shd w:val="clear" w:color="auto" w:fill="FFFFFF"/>
        </w:rPr>
        <w:t>6. Similar note regarding the AP-MS experiments</w:t>
      </w:r>
      <w:r w:rsidRPr="00087BC1">
        <w:rPr>
          <w:i/>
          <w:iCs/>
          <w:szCs w:val="22"/>
          <w:u w:val="single"/>
          <w:shd w:val="clear" w:color="auto" w:fill="FFFFFF"/>
        </w:rPr>
        <w:t>. 56 mutants were used for GI,</w:t>
      </w:r>
      <w:r w:rsidRPr="007B3E27">
        <w:rPr>
          <w:i/>
          <w:iCs/>
          <w:szCs w:val="22"/>
          <w:shd w:val="clear" w:color="auto" w:fill="FFFFFF"/>
        </w:rPr>
        <w:t xml:space="preserve"> </w:t>
      </w:r>
      <w:r w:rsidRPr="00192940">
        <w:rPr>
          <w:i/>
          <w:iCs/>
          <w:szCs w:val="22"/>
          <w:u w:val="single"/>
          <w:shd w:val="clear" w:color="auto" w:fill="FFFFFF"/>
        </w:rPr>
        <w:t>but only 28 for AP-MS</w:t>
      </w:r>
      <w:r w:rsidRPr="007B3E27">
        <w:rPr>
          <w:i/>
          <w:iCs/>
          <w:szCs w:val="22"/>
          <w:shd w:val="clear" w:color="auto" w:fill="FFFFFF"/>
        </w:rPr>
        <w:t>? The other</w:t>
      </w:r>
      <w:r w:rsidRPr="001C16D7">
        <w:rPr>
          <w:i/>
          <w:iCs/>
          <w:szCs w:val="22"/>
          <w:shd w:val="clear" w:color="auto" w:fill="FFFFFF"/>
        </w:rPr>
        <w:t xml:space="preserve"> 28, even if they were not in interface regions, should have been assessed for altered protein interactions, even as controls. </w:t>
      </w:r>
      <w:r w:rsidRPr="00192940">
        <w:rPr>
          <w:i/>
          <w:iCs/>
          <w:szCs w:val="22"/>
          <w:u w:val="single"/>
          <w:shd w:val="clear" w:color="auto" w:fill="FFFFFF"/>
        </w:rPr>
        <w:t>Are the 22 mutants for enzyme kinetics a subset of the 28 mutants for AP-MS</w:t>
      </w:r>
      <w:r w:rsidRPr="001C16D7">
        <w:rPr>
          <w:i/>
          <w:iCs/>
          <w:szCs w:val="22"/>
          <w:shd w:val="clear" w:color="auto" w:fill="FFFFFF"/>
        </w:rPr>
        <w:t>?</w:t>
      </w:r>
    </w:p>
    <w:p w14:paraId="7929305E" w14:textId="098F56D2" w:rsidR="00BC209F" w:rsidRPr="00F654EC" w:rsidRDefault="00911220" w:rsidP="001006AD">
      <w:pPr>
        <w:spacing w:after="0" w:line="288" w:lineRule="auto"/>
        <w:rPr>
          <w:color w:val="2F5496" w:themeColor="accent1" w:themeShade="BF"/>
          <w:szCs w:val="22"/>
        </w:rPr>
      </w:pPr>
      <w:r w:rsidRPr="00F654EC">
        <w:rPr>
          <w:color w:val="2F5496" w:themeColor="accent1" w:themeShade="BF"/>
          <w:szCs w:val="22"/>
        </w:rPr>
        <w:t>W</w:t>
      </w:r>
      <w:r w:rsidR="00E85681" w:rsidRPr="00F654EC">
        <w:rPr>
          <w:color w:val="2F5496" w:themeColor="accent1" w:themeShade="BF"/>
          <w:szCs w:val="22"/>
        </w:rPr>
        <w:t>e</w:t>
      </w:r>
      <w:r w:rsidR="0061617B" w:rsidRPr="00F654EC">
        <w:rPr>
          <w:color w:val="2F5496" w:themeColor="accent1" w:themeShade="BF"/>
          <w:szCs w:val="22"/>
        </w:rPr>
        <w:t xml:space="preserve"> </w:t>
      </w:r>
      <w:r w:rsidRPr="00F654EC">
        <w:rPr>
          <w:color w:val="2F5496" w:themeColor="accent1" w:themeShade="BF"/>
          <w:szCs w:val="22"/>
        </w:rPr>
        <w:t xml:space="preserve">agree that it would be desirable to have data on kinetics, NMR and physical interactions for all 56 mutations, but these </w:t>
      </w:r>
      <w:r w:rsidR="009F5511">
        <w:rPr>
          <w:color w:val="2F5496" w:themeColor="accent1" w:themeShade="BF"/>
          <w:szCs w:val="22"/>
        </w:rPr>
        <w:t xml:space="preserve">experiments </w:t>
      </w:r>
      <w:r w:rsidR="007266E5">
        <w:rPr>
          <w:color w:val="2F5496" w:themeColor="accent1" w:themeShade="BF"/>
          <w:szCs w:val="22"/>
        </w:rPr>
        <w:t xml:space="preserve">are </w:t>
      </w:r>
      <w:r w:rsidR="00CF2431">
        <w:rPr>
          <w:color w:val="2F5496" w:themeColor="accent1" w:themeShade="BF"/>
          <w:szCs w:val="22"/>
        </w:rPr>
        <w:t>rather extensive</w:t>
      </w:r>
      <w:r w:rsidR="007266E5">
        <w:rPr>
          <w:color w:val="2F5496" w:themeColor="accent1" w:themeShade="BF"/>
          <w:szCs w:val="22"/>
        </w:rPr>
        <w:t xml:space="preserve"> </w:t>
      </w:r>
      <w:r w:rsidR="001D7F55">
        <w:rPr>
          <w:color w:val="2F5496" w:themeColor="accent1" w:themeShade="BF"/>
          <w:szCs w:val="22"/>
        </w:rPr>
        <w:t xml:space="preserve">in scope </w:t>
      </w:r>
      <w:r w:rsidR="007266E5">
        <w:rPr>
          <w:color w:val="2F5496" w:themeColor="accent1" w:themeShade="BF"/>
          <w:szCs w:val="22"/>
        </w:rPr>
        <w:t>with likely limited new insights</w:t>
      </w:r>
      <w:r w:rsidR="003950E5">
        <w:rPr>
          <w:color w:val="2F5496" w:themeColor="accent1" w:themeShade="BF"/>
          <w:szCs w:val="22"/>
        </w:rPr>
        <w:t xml:space="preserve"> with additional mutants</w:t>
      </w:r>
      <w:r w:rsidR="000A0137">
        <w:rPr>
          <w:color w:val="2F5496" w:themeColor="accent1" w:themeShade="BF"/>
          <w:szCs w:val="22"/>
        </w:rPr>
        <w:t>,</w:t>
      </w:r>
      <w:r w:rsidR="007E74D8">
        <w:rPr>
          <w:color w:val="2F5496" w:themeColor="accent1" w:themeShade="BF"/>
          <w:szCs w:val="22"/>
        </w:rPr>
        <w:t xml:space="preserve"> </w:t>
      </w:r>
      <w:r w:rsidR="000A0137">
        <w:rPr>
          <w:color w:val="2F5496" w:themeColor="accent1" w:themeShade="BF"/>
          <w:szCs w:val="22"/>
        </w:rPr>
        <w:t>since</w:t>
      </w:r>
      <w:r w:rsidR="007E74D8">
        <w:rPr>
          <w:color w:val="2F5496" w:themeColor="accent1" w:themeShade="BF"/>
          <w:szCs w:val="22"/>
        </w:rPr>
        <w:t xml:space="preserve"> our </w:t>
      </w:r>
      <w:r w:rsidR="00386714">
        <w:rPr>
          <w:color w:val="2F5496" w:themeColor="accent1" w:themeShade="BF"/>
          <w:szCs w:val="22"/>
        </w:rPr>
        <w:t xml:space="preserve">currently tested </w:t>
      </w:r>
      <w:r w:rsidR="007E74D8">
        <w:rPr>
          <w:color w:val="2F5496" w:themeColor="accent1" w:themeShade="BF"/>
          <w:szCs w:val="22"/>
        </w:rPr>
        <w:t>mutants already cover a large range of behaviors</w:t>
      </w:r>
      <w:r w:rsidR="007266E5">
        <w:rPr>
          <w:color w:val="2F5496" w:themeColor="accent1" w:themeShade="BF"/>
          <w:szCs w:val="22"/>
        </w:rPr>
        <w:t xml:space="preserve">. </w:t>
      </w:r>
      <w:r w:rsidRPr="00F654EC">
        <w:rPr>
          <w:color w:val="2F5496" w:themeColor="accent1" w:themeShade="BF"/>
          <w:szCs w:val="22"/>
        </w:rPr>
        <w:t xml:space="preserve">To </w:t>
      </w:r>
      <w:r w:rsidR="00F23C16">
        <w:rPr>
          <w:color w:val="2F5496" w:themeColor="accent1" w:themeShade="BF"/>
          <w:szCs w:val="22"/>
        </w:rPr>
        <w:t>identify</w:t>
      </w:r>
      <w:r w:rsidR="00917EDB">
        <w:rPr>
          <w:color w:val="2F5496" w:themeColor="accent1" w:themeShade="BF"/>
          <w:szCs w:val="22"/>
        </w:rPr>
        <w:t xml:space="preserve"> a broad range of behaviors</w:t>
      </w:r>
      <w:r w:rsidRPr="00F654EC">
        <w:rPr>
          <w:color w:val="2F5496" w:themeColor="accent1" w:themeShade="BF"/>
          <w:szCs w:val="22"/>
        </w:rPr>
        <w:t xml:space="preserve">, </w:t>
      </w:r>
      <w:r w:rsidR="00623992" w:rsidRPr="00F654EC">
        <w:rPr>
          <w:color w:val="2F5496" w:themeColor="accent1" w:themeShade="BF"/>
          <w:szCs w:val="22"/>
        </w:rPr>
        <w:t xml:space="preserve">we first conducted </w:t>
      </w:r>
      <w:r w:rsidR="0061617B" w:rsidRPr="00F654EC">
        <w:rPr>
          <w:color w:val="2F5496" w:themeColor="accent1" w:themeShade="BF"/>
          <w:szCs w:val="22"/>
        </w:rPr>
        <w:t xml:space="preserve">completely unbiased </w:t>
      </w:r>
      <w:r w:rsidR="00087BC1" w:rsidRPr="00F654EC">
        <w:rPr>
          <w:color w:val="2F5496" w:themeColor="accent1" w:themeShade="BF"/>
          <w:szCs w:val="22"/>
        </w:rPr>
        <w:t xml:space="preserve">genetic interaction </w:t>
      </w:r>
      <w:r w:rsidR="0061617B" w:rsidRPr="00F654EC">
        <w:rPr>
          <w:color w:val="2F5496" w:themeColor="accent1" w:themeShade="BF"/>
          <w:szCs w:val="22"/>
        </w:rPr>
        <w:t>measurements</w:t>
      </w:r>
      <w:r w:rsidR="008C1ED4" w:rsidRPr="00F654EC">
        <w:rPr>
          <w:color w:val="2F5496" w:themeColor="accent1" w:themeShade="BF"/>
          <w:szCs w:val="22"/>
        </w:rPr>
        <w:t>, which are suited to high-throug</w:t>
      </w:r>
      <w:r w:rsidR="00D14B29" w:rsidRPr="00F654EC">
        <w:rPr>
          <w:color w:val="2F5496" w:themeColor="accent1" w:themeShade="BF"/>
          <w:szCs w:val="22"/>
        </w:rPr>
        <w:t>hput measurements</w:t>
      </w:r>
      <w:r w:rsidR="008E3367" w:rsidRPr="00F654EC">
        <w:rPr>
          <w:color w:val="2F5496" w:themeColor="accent1" w:themeShade="BF"/>
          <w:szCs w:val="22"/>
        </w:rPr>
        <w:t xml:space="preserve"> of many mutations simultaneou</w:t>
      </w:r>
      <w:r w:rsidR="001724F0" w:rsidRPr="00F654EC">
        <w:rPr>
          <w:color w:val="2F5496" w:themeColor="accent1" w:themeShade="BF"/>
          <w:szCs w:val="22"/>
        </w:rPr>
        <w:t>s</w:t>
      </w:r>
      <w:r w:rsidR="008E3367" w:rsidRPr="00F654EC">
        <w:rPr>
          <w:color w:val="2F5496" w:themeColor="accent1" w:themeShade="BF"/>
          <w:szCs w:val="22"/>
        </w:rPr>
        <w:t>l</w:t>
      </w:r>
      <w:r w:rsidR="001724F0" w:rsidRPr="00F654EC">
        <w:rPr>
          <w:color w:val="2F5496" w:themeColor="accent1" w:themeShade="BF"/>
          <w:szCs w:val="22"/>
        </w:rPr>
        <w:t>y</w:t>
      </w:r>
      <w:r w:rsidR="006C4900">
        <w:rPr>
          <w:color w:val="2F5496" w:themeColor="accent1" w:themeShade="BF"/>
          <w:szCs w:val="22"/>
        </w:rPr>
        <w:t xml:space="preserve"> and use</w:t>
      </w:r>
      <w:r w:rsidR="003C629B">
        <w:rPr>
          <w:color w:val="2F5496" w:themeColor="accent1" w:themeShade="BF"/>
          <w:szCs w:val="22"/>
        </w:rPr>
        <w:t xml:space="preserve"> more</w:t>
      </w:r>
      <w:r w:rsidR="006C4900">
        <w:rPr>
          <w:color w:val="2F5496" w:themeColor="accent1" w:themeShade="BF"/>
          <w:szCs w:val="22"/>
        </w:rPr>
        <w:t xml:space="preserve"> than 1</w:t>
      </w:r>
      <w:r w:rsidR="00795785">
        <w:rPr>
          <w:color w:val="2F5496" w:themeColor="accent1" w:themeShade="BF"/>
          <w:szCs w:val="22"/>
        </w:rPr>
        <w:t>,</w:t>
      </w:r>
      <w:r w:rsidR="006C4900">
        <w:rPr>
          <w:color w:val="2F5496" w:themeColor="accent1" w:themeShade="BF"/>
          <w:szCs w:val="22"/>
        </w:rPr>
        <w:t xml:space="preserve">400 genes representing the majority of biological processes in </w:t>
      </w:r>
      <w:r w:rsidR="006C4900" w:rsidRPr="008346A1">
        <w:rPr>
          <w:i/>
          <w:color w:val="2F5496" w:themeColor="accent1" w:themeShade="BF"/>
          <w:szCs w:val="22"/>
        </w:rPr>
        <w:t>S. cerevisiae</w:t>
      </w:r>
      <w:r w:rsidR="004917A7" w:rsidRPr="00F654EC">
        <w:rPr>
          <w:color w:val="2F5496" w:themeColor="accent1" w:themeShade="BF"/>
          <w:szCs w:val="22"/>
        </w:rPr>
        <w:t>.</w:t>
      </w:r>
      <w:r w:rsidR="008C1ED4" w:rsidRPr="00F654EC">
        <w:rPr>
          <w:color w:val="2F5496" w:themeColor="accent1" w:themeShade="BF"/>
          <w:szCs w:val="22"/>
        </w:rPr>
        <w:t xml:space="preserve"> </w:t>
      </w:r>
      <w:r w:rsidR="004850A0" w:rsidRPr="00F654EC">
        <w:rPr>
          <w:color w:val="2F5496" w:themeColor="accent1" w:themeShade="BF"/>
          <w:szCs w:val="22"/>
        </w:rPr>
        <w:t xml:space="preserve">For the other experiments </w:t>
      </w:r>
      <w:r w:rsidR="00523799" w:rsidRPr="00F654EC">
        <w:rPr>
          <w:color w:val="2F5496" w:themeColor="accent1" w:themeShade="BF"/>
          <w:szCs w:val="22"/>
        </w:rPr>
        <w:t xml:space="preserve">that are </w:t>
      </w:r>
      <w:r w:rsidR="00E278A3" w:rsidRPr="00F654EC">
        <w:rPr>
          <w:color w:val="2F5496" w:themeColor="accent1" w:themeShade="BF"/>
          <w:szCs w:val="22"/>
        </w:rPr>
        <w:t>considerably</w:t>
      </w:r>
      <w:r w:rsidR="00523799" w:rsidRPr="00F654EC">
        <w:rPr>
          <w:color w:val="2F5496" w:themeColor="accent1" w:themeShade="BF"/>
          <w:szCs w:val="22"/>
        </w:rPr>
        <w:t xml:space="preserve"> more resource </w:t>
      </w:r>
      <w:r w:rsidR="00B728E5" w:rsidRPr="00F654EC">
        <w:rPr>
          <w:color w:val="2F5496" w:themeColor="accent1" w:themeShade="BF"/>
          <w:szCs w:val="22"/>
        </w:rPr>
        <w:t>and time-</w:t>
      </w:r>
      <w:r w:rsidR="00523799" w:rsidRPr="00F654EC">
        <w:rPr>
          <w:color w:val="2F5496" w:themeColor="accent1" w:themeShade="BF"/>
          <w:szCs w:val="22"/>
        </w:rPr>
        <w:t>intensive</w:t>
      </w:r>
      <w:r w:rsidR="001724F0" w:rsidRPr="00F654EC">
        <w:rPr>
          <w:color w:val="2F5496" w:themeColor="accent1" w:themeShade="BF"/>
          <w:szCs w:val="22"/>
        </w:rPr>
        <w:t xml:space="preserve"> as they </w:t>
      </w:r>
      <w:r w:rsidR="00FA07FF" w:rsidRPr="00F654EC">
        <w:rPr>
          <w:color w:val="2F5496" w:themeColor="accent1" w:themeShade="BF"/>
          <w:szCs w:val="22"/>
        </w:rPr>
        <w:t xml:space="preserve">are one-at-a-time measurements, </w:t>
      </w:r>
      <w:r w:rsidR="00523799" w:rsidRPr="00F654EC">
        <w:rPr>
          <w:color w:val="2F5496" w:themeColor="accent1" w:themeShade="BF"/>
          <w:szCs w:val="22"/>
        </w:rPr>
        <w:t xml:space="preserve">we </w:t>
      </w:r>
      <w:r w:rsidR="00F3467A" w:rsidRPr="00F654EC">
        <w:rPr>
          <w:color w:val="2F5496" w:themeColor="accent1" w:themeShade="BF"/>
          <w:szCs w:val="22"/>
        </w:rPr>
        <w:t>chose</w:t>
      </w:r>
      <w:r w:rsidR="0061617B" w:rsidRPr="00F654EC">
        <w:rPr>
          <w:color w:val="2F5496" w:themeColor="accent1" w:themeShade="BF"/>
          <w:szCs w:val="22"/>
        </w:rPr>
        <w:t xml:space="preserve"> representative </w:t>
      </w:r>
      <w:r w:rsidR="00C40DC5">
        <w:rPr>
          <w:color w:val="2F5496" w:themeColor="accent1" w:themeShade="BF"/>
          <w:szCs w:val="22"/>
        </w:rPr>
        <w:t xml:space="preserve">Gsp1 </w:t>
      </w:r>
      <w:r w:rsidR="0061617B" w:rsidRPr="00F654EC">
        <w:rPr>
          <w:color w:val="2F5496" w:themeColor="accent1" w:themeShade="BF"/>
          <w:szCs w:val="22"/>
        </w:rPr>
        <w:t>mutants</w:t>
      </w:r>
      <w:r w:rsidR="00CA1BC9" w:rsidRPr="00F654EC">
        <w:rPr>
          <w:color w:val="2F5496" w:themeColor="accent1" w:themeShade="BF"/>
          <w:szCs w:val="22"/>
        </w:rPr>
        <w:t xml:space="preserve">, </w:t>
      </w:r>
      <w:r w:rsidR="0061617B" w:rsidRPr="00F654EC">
        <w:rPr>
          <w:color w:val="2F5496" w:themeColor="accent1" w:themeShade="BF"/>
          <w:szCs w:val="22"/>
        </w:rPr>
        <w:t xml:space="preserve">covering all the </w:t>
      </w:r>
      <w:r w:rsidR="00A84E58" w:rsidRPr="00F654EC">
        <w:rPr>
          <w:color w:val="2F5496" w:themeColor="accent1" w:themeShade="BF"/>
          <w:szCs w:val="22"/>
        </w:rPr>
        <w:t xml:space="preserve">functional </w:t>
      </w:r>
      <w:r w:rsidR="0061617B" w:rsidRPr="00F654EC">
        <w:rPr>
          <w:color w:val="2F5496" w:themeColor="accent1" w:themeShade="BF"/>
          <w:szCs w:val="22"/>
        </w:rPr>
        <w:t>subgroups.</w:t>
      </w:r>
      <w:r w:rsidR="00C50387" w:rsidRPr="00F654EC">
        <w:rPr>
          <w:color w:val="2F5496" w:themeColor="accent1" w:themeShade="BF"/>
          <w:szCs w:val="22"/>
        </w:rPr>
        <w:t xml:space="preserve"> We hope that these choices are understandable given finite resources and have </w:t>
      </w:r>
      <w:r w:rsidR="00BC209F" w:rsidRPr="00F654EC">
        <w:rPr>
          <w:color w:val="2F5496" w:themeColor="accent1" w:themeShade="BF"/>
          <w:szCs w:val="22"/>
        </w:rPr>
        <w:t xml:space="preserve">added to the </w:t>
      </w:r>
      <w:commentRangeStart w:id="72"/>
      <w:r w:rsidR="00BC209F" w:rsidRPr="00F654EC">
        <w:rPr>
          <w:color w:val="2F5496" w:themeColor="accent1" w:themeShade="BF"/>
          <w:szCs w:val="22"/>
        </w:rPr>
        <w:t>manuscript</w:t>
      </w:r>
      <w:commentRangeEnd w:id="72"/>
      <w:r w:rsidR="003761F8" w:rsidRPr="00F654EC">
        <w:rPr>
          <w:rStyle w:val="CommentReference"/>
          <w:color w:val="2F5496" w:themeColor="accent1" w:themeShade="BF"/>
        </w:rPr>
        <w:commentReference w:id="72"/>
      </w:r>
      <w:r w:rsidR="00BC209F" w:rsidRPr="00F654EC">
        <w:rPr>
          <w:color w:val="2F5496" w:themeColor="accent1" w:themeShade="BF"/>
          <w:szCs w:val="22"/>
        </w:rPr>
        <w:t>:</w:t>
      </w:r>
    </w:p>
    <w:p w14:paraId="6A1F255A" w14:textId="77777777" w:rsidR="00A92C7B" w:rsidRDefault="00A92C7B" w:rsidP="001006AD">
      <w:pPr>
        <w:spacing w:after="0" w:line="288" w:lineRule="auto"/>
        <w:rPr>
          <w:ins w:id="73" w:author="Tanja Kortemme" w:date="2020-08-28T08:41:00Z"/>
          <w:color w:val="000000" w:themeColor="text1"/>
          <w:szCs w:val="22"/>
        </w:rPr>
      </w:pPr>
    </w:p>
    <w:p w14:paraId="5066DA30" w14:textId="00DB9E27" w:rsidR="00BC209F" w:rsidRPr="00455F01" w:rsidRDefault="00EC0744" w:rsidP="001006AD">
      <w:pPr>
        <w:spacing w:after="0" w:line="288" w:lineRule="auto"/>
        <w:rPr>
          <w:color w:val="FF0000"/>
          <w:szCs w:val="22"/>
        </w:rPr>
      </w:pPr>
      <w:del w:id="74" w:author="Perica, Tina" w:date="2020-08-31T22:42:00Z">
        <w:r w:rsidRPr="00120DFC" w:rsidDel="0071138F">
          <w:rPr>
            <w:color w:val="2F5496" w:themeColor="accent1" w:themeShade="BF"/>
            <w:szCs w:val="22"/>
          </w:rPr>
          <w:delText>“</w:delText>
        </w:r>
      </w:del>
      <w:del w:id="75" w:author="Perica, Tina" w:date="2020-08-31T22:48:00Z">
        <w:r w:rsidR="00B30C64" w:rsidRPr="00120DFC" w:rsidDel="00E955FE">
          <w:rPr>
            <w:color w:val="2F5496" w:themeColor="accent1" w:themeShade="BF"/>
            <w:szCs w:val="22"/>
          </w:rPr>
          <w:delText xml:space="preserve">In summary, when choosing mutants to characterize by AP-MS and </w:delText>
        </w:r>
        <w:r w:rsidR="00B30C64" w:rsidRPr="00120DFC" w:rsidDel="00E955FE">
          <w:rPr>
            <w:i/>
            <w:iCs/>
            <w:color w:val="2F5496" w:themeColor="accent1" w:themeShade="BF"/>
            <w:szCs w:val="22"/>
          </w:rPr>
          <w:delText>in vitro</w:delText>
        </w:r>
        <w:r w:rsidR="00B30C64" w:rsidRPr="00120DFC" w:rsidDel="00E955FE">
          <w:rPr>
            <w:color w:val="2F5496" w:themeColor="accent1" w:themeShade="BF"/>
            <w:szCs w:val="22"/>
          </w:rPr>
          <w:delText xml:space="preserve"> kinetics, we sought to cover all the residues whose mutants had strong GI profiles (</w:delText>
        </w:r>
        <w:r w:rsidR="00B30C64" w:rsidRPr="00120DFC" w:rsidDel="00E955FE">
          <w:rPr>
            <w:b/>
            <w:bCs/>
            <w:color w:val="2F5496" w:themeColor="accent1" w:themeShade="BF"/>
            <w:szCs w:val="22"/>
          </w:rPr>
          <w:delText>Fig. 1</w:delText>
        </w:r>
        <w:r w:rsidR="0027666C" w:rsidRPr="00120DFC" w:rsidDel="00E955FE">
          <w:rPr>
            <w:b/>
            <w:bCs/>
            <w:color w:val="2F5496" w:themeColor="accent1" w:themeShade="BF"/>
            <w:szCs w:val="22"/>
          </w:rPr>
          <w:delText>e</w:delText>
        </w:r>
        <w:r w:rsidR="00B30C64" w:rsidRPr="00120DFC" w:rsidDel="00E955FE">
          <w:rPr>
            <w:color w:val="2F5496" w:themeColor="accent1" w:themeShade="BF"/>
            <w:szCs w:val="22"/>
          </w:rPr>
          <w:delText>)</w:delText>
        </w:r>
        <w:r w:rsidR="00751F2C" w:rsidRPr="00120DFC" w:rsidDel="00E955FE">
          <w:rPr>
            <w:color w:val="2F5496" w:themeColor="accent1" w:themeShade="BF"/>
            <w:szCs w:val="22"/>
          </w:rPr>
          <w:delText xml:space="preserve">, as well as </w:delText>
        </w:r>
        <w:r w:rsidR="006F45B5" w:rsidRPr="00120DFC" w:rsidDel="00E955FE">
          <w:rPr>
            <w:color w:val="2F5496" w:themeColor="accent1" w:themeShade="BF"/>
            <w:szCs w:val="22"/>
          </w:rPr>
          <w:delText xml:space="preserve">several “weak” mutants. </w:delText>
        </w:r>
        <w:r w:rsidR="00751F2C" w:rsidRPr="00120DFC" w:rsidDel="00E955FE">
          <w:rPr>
            <w:color w:val="2F5496" w:themeColor="accent1" w:themeShade="BF"/>
            <w:szCs w:val="22"/>
          </w:rPr>
          <w:delText>The</w:delText>
        </w:r>
        <w:r w:rsidR="00C24DA1" w:rsidRPr="00120DFC" w:rsidDel="00E955FE">
          <w:rPr>
            <w:color w:val="2F5496" w:themeColor="accent1" w:themeShade="BF"/>
            <w:szCs w:val="22"/>
          </w:rPr>
          <w:delText xml:space="preserve"> final set of mutants</w:delText>
        </w:r>
        <w:r w:rsidR="004A787D" w:rsidRPr="00120DFC" w:rsidDel="00E955FE">
          <w:rPr>
            <w:color w:val="2F5496" w:themeColor="accent1" w:themeShade="BF"/>
            <w:szCs w:val="22"/>
          </w:rPr>
          <w:delText xml:space="preserve"> </w:delText>
        </w:r>
        <w:r w:rsidR="00751F2C" w:rsidRPr="00120DFC" w:rsidDel="00E955FE">
          <w:rPr>
            <w:color w:val="2F5496" w:themeColor="accent1" w:themeShade="BF"/>
            <w:szCs w:val="22"/>
          </w:rPr>
          <w:delText>was</w:delText>
        </w:r>
        <w:r w:rsidR="004A787D" w:rsidRPr="00120DFC" w:rsidDel="00E955FE">
          <w:rPr>
            <w:color w:val="2F5496" w:themeColor="accent1" w:themeShade="BF"/>
            <w:szCs w:val="22"/>
          </w:rPr>
          <w:delText xml:space="preserve"> constrained by the viability of FLAG-tagged mutants </w:delText>
        </w:r>
      </w:del>
      <w:ins w:id="76" w:author="Tanja Kortemme" w:date="2020-08-29T16:39:00Z">
        <w:del w:id="77" w:author="Perica, Tina" w:date="2020-08-31T22:48:00Z">
          <w:r w:rsidR="005C2508" w:rsidRPr="00120DFC" w:rsidDel="00E955FE">
            <w:rPr>
              <w:color w:val="2F5496" w:themeColor="accent1" w:themeShade="BF"/>
              <w:szCs w:val="22"/>
            </w:rPr>
            <w:delText xml:space="preserve">for AP-MS </w:delText>
          </w:r>
        </w:del>
      </w:ins>
      <w:del w:id="78" w:author="Perica, Tina" w:date="2020-08-31T22:48:00Z">
        <w:r w:rsidR="004A787D" w:rsidRPr="00120DFC" w:rsidDel="00E955FE">
          <w:rPr>
            <w:color w:val="2F5496" w:themeColor="accent1" w:themeShade="BF"/>
            <w:szCs w:val="22"/>
          </w:rPr>
          <w:delText>and the feasibility of protein loading at high concentrations</w:delText>
        </w:r>
      </w:del>
      <w:ins w:id="79" w:author="Tanja Kortemme" w:date="2020-08-29T16:39:00Z">
        <w:del w:id="80" w:author="Perica, Tina" w:date="2020-08-31T22:48:00Z">
          <w:r w:rsidR="00F22DFE" w:rsidRPr="00120DFC" w:rsidDel="00E955FE">
            <w:rPr>
              <w:color w:val="2F5496" w:themeColor="accent1" w:themeShade="BF"/>
              <w:szCs w:val="22"/>
            </w:rPr>
            <w:delText xml:space="preserve"> for GAP </w:delText>
          </w:r>
        </w:del>
      </w:ins>
      <w:ins w:id="81" w:author="Tanja Kortemme" w:date="2020-08-29T16:40:00Z">
        <w:del w:id="82" w:author="Perica, Tina" w:date="2020-08-31T22:48:00Z">
          <w:r w:rsidR="00F22DFE" w:rsidRPr="00120DFC" w:rsidDel="00E955FE">
            <w:rPr>
              <w:color w:val="2F5496" w:themeColor="accent1" w:themeShade="BF"/>
              <w:szCs w:val="22"/>
            </w:rPr>
            <w:delText>kinetics and NMR</w:delText>
          </w:r>
        </w:del>
      </w:ins>
      <w:del w:id="83" w:author="Perica, Tina" w:date="2020-08-31T22:48:00Z">
        <w:r w:rsidR="004A787D" w:rsidRPr="00120DFC" w:rsidDel="00E955FE">
          <w:rPr>
            <w:color w:val="2F5496" w:themeColor="accent1" w:themeShade="BF"/>
            <w:szCs w:val="22"/>
          </w:rPr>
          <w:delText>, as explained in the point above.</w:delText>
        </w:r>
        <w:r w:rsidR="003700D2" w:rsidRPr="00120DFC" w:rsidDel="00E955FE">
          <w:rPr>
            <w:color w:val="2F5496" w:themeColor="accent1" w:themeShade="BF"/>
            <w:szCs w:val="22"/>
          </w:rPr>
          <w:delText xml:space="preserve"> </w:delText>
        </w:r>
      </w:del>
      <w:r w:rsidR="00DF2B2F" w:rsidRPr="00120DFC">
        <w:rPr>
          <w:color w:val="2F5496" w:themeColor="accent1" w:themeShade="BF"/>
          <w:szCs w:val="22"/>
        </w:rPr>
        <w:t>T</w:t>
      </w:r>
      <w:r w:rsidR="00B40A01" w:rsidRPr="00120DFC">
        <w:rPr>
          <w:color w:val="2F5496" w:themeColor="accent1" w:themeShade="BF"/>
          <w:szCs w:val="22"/>
        </w:rPr>
        <w:t>here are 23 mutants with complete E-MAP, AP-MS and kinetics data</w:t>
      </w:r>
      <w:ins w:id="84" w:author="Tanja Kortemme" w:date="2020-08-28T08:43:00Z">
        <w:r w:rsidR="008657E4" w:rsidRPr="00120DFC">
          <w:rPr>
            <w:color w:val="2F5496" w:themeColor="accent1" w:themeShade="BF"/>
            <w:szCs w:val="22"/>
          </w:rPr>
          <w:t>.</w:t>
        </w:r>
      </w:ins>
      <w:r w:rsidR="0011466B" w:rsidRPr="00120DFC">
        <w:rPr>
          <w:color w:val="2F5496" w:themeColor="accent1" w:themeShade="BF"/>
          <w:szCs w:val="22"/>
        </w:rPr>
        <w:t xml:space="preserve"> We </w:t>
      </w:r>
      <w:r w:rsidR="00833224" w:rsidRPr="00120DFC">
        <w:rPr>
          <w:color w:val="2F5496" w:themeColor="accent1" w:themeShade="BF"/>
          <w:szCs w:val="22"/>
        </w:rPr>
        <w:t>could not make the</w:t>
      </w:r>
      <w:r w:rsidR="0011466B" w:rsidRPr="00120DFC">
        <w:rPr>
          <w:color w:val="2F5496" w:themeColor="accent1" w:themeShade="BF"/>
          <w:szCs w:val="22"/>
        </w:rPr>
        <w:t xml:space="preserve"> </w:t>
      </w:r>
      <w:r w:rsidR="00833224" w:rsidRPr="00120DFC">
        <w:rPr>
          <w:color w:val="2F5496" w:themeColor="accent1" w:themeShade="BF"/>
          <w:szCs w:val="22"/>
        </w:rPr>
        <w:t xml:space="preserve">FLAG-tagged </w:t>
      </w:r>
      <w:r w:rsidR="0011466B" w:rsidRPr="00120DFC">
        <w:rPr>
          <w:color w:val="2F5496" w:themeColor="accent1" w:themeShade="BF"/>
          <w:szCs w:val="22"/>
        </w:rPr>
        <w:t>R108Q mutant</w:t>
      </w:r>
      <w:r w:rsidR="00833224" w:rsidRPr="00120DFC">
        <w:rPr>
          <w:color w:val="2F5496" w:themeColor="accent1" w:themeShade="BF"/>
          <w:szCs w:val="22"/>
        </w:rPr>
        <w:t xml:space="preserve"> for AP-MS, and we are missing </w:t>
      </w:r>
      <w:r w:rsidR="00833224" w:rsidRPr="00120DFC">
        <w:rPr>
          <w:i/>
          <w:iCs/>
          <w:color w:val="2F5496" w:themeColor="accent1" w:themeShade="BF"/>
          <w:szCs w:val="22"/>
        </w:rPr>
        <w:t>in vitro</w:t>
      </w:r>
      <w:r w:rsidR="00833224" w:rsidRPr="00120DFC">
        <w:rPr>
          <w:color w:val="2F5496" w:themeColor="accent1" w:themeShade="BF"/>
          <w:szCs w:val="22"/>
        </w:rPr>
        <w:t xml:space="preserve"> kinetics data for</w:t>
      </w:r>
      <w:r w:rsidR="0015170E" w:rsidRPr="00120DFC">
        <w:rPr>
          <w:color w:val="2F5496" w:themeColor="accent1" w:themeShade="BF"/>
          <w:szCs w:val="22"/>
        </w:rPr>
        <w:t xml:space="preserve"> </w:t>
      </w:r>
      <w:r w:rsidR="00833224" w:rsidRPr="00120DFC">
        <w:rPr>
          <w:color w:val="2F5496" w:themeColor="accent1" w:themeShade="BF"/>
          <w:szCs w:val="22"/>
        </w:rPr>
        <w:t>H141E</w:t>
      </w:r>
      <w:r w:rsidR="006812E5">
        <w:rPr>
          <w:color w:val="2F5496" w:themeColor="accent1" w:themeShade="BF"/>
          <w:szCs w:val="22"/>
        </w:rPr>
        <w:t>, H141I,</w:t>
      </w:r>
      <w:del w:id="85" w:author="Perica, Tina" w:date="2020-08-31T22:57:00Z">
        <w:r w:rsidR="00833224" w:rsidRPr="00E76D17" w:rsidDel="006812E5">
          <w:rPr>
            <w:color w:val="2F5496" w:themeColor="accent1" w:themeShade="BF"/>
            <w:szCs w:val="22"/>
          </w:rPr>
          <w:delText>/</w:delText>
        </w:r>
        <w:r w:rsidR="0015170E" w:rsidRPr="00E76D17" w:rsidDel="006812E5">
          <w:rPr>
            <w:color w:val="2F5496" w:themeColor="accent1" w:themeShade="BF"/>
            <w:szCs w:val="22"/>
          </w:rPr>
          <w:delText>I</w:delText>
        </w:r>
        <w:r w:rsidR="0015170E" w:rsidRPr="00E76D17" w:rsidDel="00E64FEE">
          <w:rPr>
            <w:color w:val="2F5496" w:themeColor="accent1" w:themeShade="BF"/>
            <w:szCs w:val="22"/>
          </w:rPr>
          <w:delText>/</w:delText>
        </w:r>
        <w:r w:rsidR="00833224" w:rsidRPr="00E76D17" w:rsidDel="00E64FEE">
          <w:rPr>
            <w:color w:val="2F5496" w:themeColor="accent1" w:themeShade="BF"/>
            <w:szCs w:val="22"/>
          </w:rPr>
          <w:delText>V</w:delText>
        </w:r>
      </w:del>
      <w:r w:rsidR="0015170E" w:rsidRPr="00E76D17">
        <w:rPr>
          <w:color w:val="2F5496" w:themeColor="accent1" w:themeShade="BF"/>
          <w:szCs w:val="22"/>
        </w:rPr>
        <w:t xml:space="preserve"> and Y148I mutants</w:t>
      </w:r>
      <w:r w:rsidR="006D20B4" w:rsidRPr="00E76D17">
        <w:rPr>
          <w:color w:val="2F5496" w:themeColor="accent1" w:themeShade="BF"/>
          <w:szCs w:val="22"/>
        </w:rPr>
        <w:t xml:space="preserve"> which were more unstable than the wild</w:t>
      </w:r>
      <w:r w:rsidR="00933068">
        <w:rPr>
          <w:color w:val="2F5496" w:themeColor="accent1" w:themeShade="BF"/>
          <w:szCs w:val="22"/>
        </w:rPr>
        <w:t xml:space="preserve"> type</w:t>
      </w:r>
      <w:del w:id="86" w:author="Perica, Tina" w:date="2020-08-31T22:45:00Z">
        <w:r w:rsidR="006D20B4" w:rsidRPr="00E76D17" w:rsidDel="00BF0840">
          <w:rPr>
            <w:color w:val="2F5496" w:themeColor="accent1" w:themeShade="BF"/>
            <w:szCs w:val="22"/>
          </w:rPr>
          <w:delText xml:space="preserve"> type in the nucleotide free state</w:delText>
        </w:r>
      </w:del>
      <w:r w:rsidR="006D20B4" w:rsidRPr="00E76D17">
        <w:rPr>
          <w:color w:val="2F5496" w:themeColor="accent1" w:themeShade="BF"/>
          <w:szCs w:val="22"/>
        </w:rPr>
        <w:t>, as well as a weak</w:t>
      </w:r>
      <w:r w:rsidR="00E64FEE">
        <w:rPr>
          <w:color w:val="2F5496" w:themeColor="accent1" w:themeShade="BF"/>
          <w:szCs w:val="22"/>
        </w:rPr>
        <w:t xml:space="preserve"> mutants</w:t>
      </w:r>
      <w:r w:rsidR="006D20B4" w:rsidRPr="00E76D17">
        <w:rPr>
          <w:color w:val="2F5496" w:themeColor="accent1" w:themeShade="BF"/>
          <w:szCs w:val="22"/>
        </w:rPr>
        <w:t xml:space="preserve"> </w:t>
      </w:r>
      <w:r w:rsidR="00E64FEE">
        <w:rPr>
          <w:color w:val="2F5496" w:themeColor="accent1" w:themeShade="BF"/>
          <w:szCs w:val="22"/>
        </w:rPr>
        <w:t xml:space="preserve">H141V and </w:t>
      </w:r>
      <w:r w:rsidR="006D20B4" w:rsidRPr="00E76D17">
        <w:rPr>
          <w:color w:val="2F5496" w:themeColor="accent1" w:themeShade="BF"/>
          <w:szCs w:val="22"/>
        </w:rPr>
        <w:t>N105L</w:t>
      </w:r>
      <w:r w:rsidR="009B790E" w:rsidRPr="00E76D17">
        <w:rPr>
          <w:color w:val="2F5496" w:themeColor="accent1" w:themeShade="BF"/>
          <w:szCs w:val="22"/>
        </w:rPr>
        <w:t>.</w:t>
      </w:r>
    </w:p>
    <w:p w14:paraId="3FB3DEA7" w14:textId="77777777" w:rsidR="00A92C7B" w:rsidRDefault="00A92C7B" w:rsidP="001006AD">
      <w:pPr>
        <w:spacing w:after="0" w:line="288" w:lineRule="auto"/>
        <w:rPr>
          <w:ins w:id="87" w:author="Tanja Kortemme" w:date="2020-08-28T08:42:00Z"/>
          <w:color w:val="000000" w:themeColor="text1"/>
          <w:szCs w:val="22"/>
        </w:rPr>
      </w:pPr>
    </w:p>
    <w:p w14:paraId="6B093E3F" w14:textId="4DAA0154" w:rsidR="000D0BBA" w:rsidRPr="00AE68E5" w:rsidRDefault="00B22FB2" w:rsidP="001006AD">
      <w:pPr>
        <w:spacing w:after="0" w:line="288" w:lineRule="auto"/>
        <w:rPr>
          <w:color w:val="2F5496" w:themeColor="accent1" w:themeShade="BF"/>
          <w:szCs w:val="22"/>
        </w:rPr>
      </w:pPr>
      <w:commentRangeStart w:id="88"/>
      <w:r w:rsidRPr="00F654EC">
        <w:rPr>
          <w:color w:val="2F5496" w:themeColor="accent1" w:themeShade="BF"/>
          <w:szCs w:val="22"/>
        </w:rPr>
        <w:lastRenderedPageBreak/>
        <w:t>Overall, based on the spread of kinetic parameters (</w:t>
      </w:r>
      <w:r w:rsidR="00AC7ADE" w:rsidRPr="00AC7ADE">
        <w:rPr>
          <w:b/>
          <w:color w:val="2F5496" w:themeColor="accent1" w:themeShade="BF"/>
          <w:szCs w:val="22"/>
        </w:rPr>
        <w:t>Fig.3a,b</w:t>
      </w:r>
      <w:r w:rsidR="00AC7ADE">
        <w:rPr>
          <w:color w:val="2F5496" w:themeColor="accent1" w:themeShade="BF"/>
          <w:szCs w:val="22"/>
        </w:rPr>
        <w:t xml:space="preserve">, </w:t>
      </w:r>
      <w:r w:rsidRPr="00F654EC">
        <w:rPr>
          <w:b/>
          <w:bCs/>
          <w:color w:val="2F5496" w:themeColor="accent1" w:themeShade="BF"/>
          <w:szCs w:val="22"/>
        </w:rPr>
        <w:t>Fig. 4a</w:t>
      </w:r>
      <w:r w:rsidRPr="00F654EC">
        <w:rPr>
          <w:color w:val="2F5496" w:themeColor="accent1" w:themeShade="BF"/>
          <w:szCs w:val="22"/>
        </w:rPr>
        <w:t xml:space="preserve"> and </w:t>
      </w:r>
      <w:r w:rsidRPr="00F654EC">
        <w:rPr>
          <w:b/>
          <w:bCs/>
          <w:color w:val="2F5496" w:themeColor="accent1" w:themeShade="BF"/>
          <w:szCs w:val="22"/>
        </w:rPr>
        <w:t xml:space="preserve">Extended Data Fig. </w:t>
      </w:r>
      <w:r w:rsidR="00207DFB" w:rsidRPr="00F654EC">
        <w:rPr>
          <w:b/>
          <w:bCs/>
          <w:color w:val="2F5496" w:themeColor="accent1" w:themeShade="BF"/>
          <w:szCs w:val="22"/>
        </w:rPr>
        <w:t>8</w:t>
      </w:r>
      <w:r w:rsidRPr="00F654EC">
        <w:rPr>
          <w:color w:val="2F5496" w:themeColor="accent1" w:themeShade="BF"/>
          <w:szCs w:val="22"/>
        </w:rPr>
        <w:t>)</w:t>
      </w:r>
      <w:r w:rsidR="004D71D2" w:rsidRPr="00F654EC">
        <w:rPr>
          <w:color w:val="2F5496" w:themeColor="accent1" w:themeShade="BF"/>
          <w:szCs w:val="22"/>
        </w:rPr>
        <w:t xml:space="preserve"> we believe that the final set of 23 mutants covers the spread of kinetics properties sufficiently for us to draw the final conclusions about </w:t>
      </w:r>
      <w:r w:rsidR="00D71917" w:rsidRPr="00F654EC">
        <w:rPr>
          <w:color w:val="2F5496" w:themeColor="accent1" w:themeShade="BF"/>
          <w:szCs w:val="22"/>
        </w:rPr>
        <w:t>t</w:t>
      </w:r>
      <w:r w:rsidR="004D71D2" w:rsidRPr="00F654EC">
        <w:rPr>
          <w:color w:val="2F5496" w:themeColor="accent1" w:themeShade="BF"/>
          <w:szCs w:val="22"/>
        </w:rPr>
        <w:t xml:space="preserve">he three paradigms of how multiple cellular processes are coupled to a </w:t>
      </w:r>
      <w:r w:rsidR="009E7D60" w:rsidRPr="00F654EC">
        <w:rPr>
          <w:color w:val="2F5496" w:themeColor="accent1" w:themeShade="BF"/>
          <w:szCs w:val="22"/>
        </w:rPr>
        <w:t>single</w:t>
      </w:r>
      <w:r w:rsidR="004D71D2" w:rsidRPr="00F654EC">
        <w:rPr>
          <w:color w:val="2F5496" w:themeColor="accent1" w:themeShade="BF"/>
          <w:szCs w:val="22"/>
        </w:rPr>
        <w:t xml:space="preserve"> molecular switch</w:t>
      </w:r>
      <w:r w:rsidR="00CD5C6B" w:rsidRPr="00F654EC">
        <w:rPr>
          <w:color w:val="2F5496" w:themeColor="accent1" w:themeShade="BF"/>
          <w:szCs w:val="22"/>
        </w:rPr>
        <w:t>.</w:t>
      </w:r>
      <w:commentRangeEnd w:id="88"/>
      <w:r w:rsidR="00E37B05">
        <w:rPr>
          <w:rStyle w:val="CommentReference"/>
        </w:rPr>
        <w:commentReference w:id="88"/>
      </w:r>
    </w:p>
    <w:p w14:paraId="3F146020" w14:textId="2D71A052" w:rsidR="0061617B" w:rsidRDefault="00BC209F" w:rsidP="00DC3BB5">
      <w:pPr>
        <w:tabs>
          <w:tab w:val="left" w:pos="2100"/>
        </w:tabs>
        <w:spacing w:after="0" w:line="288" w:lineRule="auto"/>
        <w:jc w:val="left"/>
        <w:rPr>
          <w:ins w:id="89" w:author="Tanja Kortemme" w:date="2020-08-10T14:44:00Z"/>
          <w:color w:val="000000" w:themeColor="text1"/>
          <w:szCs w:val="22"/>
        </w:rPr>
      </w:pPr>
      <w:commentRangeStart w:id="90"/>
      <w:ins w:id="91" w:author="Tanja Kortemme" w:date="2020-08-10T14:58:00Z">
        <w:r w:rsidRPr="00BC209F">
          <w:rPr>
            <w:color w:val="000000" w:themeColor="text1"/>
            <w:szCs w:val="22"/>
            <w:highlight w:val="yellow"/>
          </w:rPr>
          <w:t>XXX</w:t>
        </w:r>
        <w:commentRangeEnd w:id="90"/>
        <w:r>
          <w:rPr>
            <w:rStyle w:val="CommentReference"/>
          </w:rPr>
          <w:commentReference w:id="90"/>
        </w:r>
      </w:ins>
      <w:r w:rsidR="0061617B">
        <w:rPr>
          <w:color w:val="000000" w:themeColor="text1"/>
          <w:szCs w:val="22"/>
        </w:rPr>
        <w:t xml:space="preserve"> </w:t>
      </w:r>
    </w:p>
    <w:p w14:paraId="0F9B4244" w14:textId="2947C5BD" w:rsidR="002E6BF4" w:rsidRPr="00E76D17" w:rsidRDefault="00A27CA4" w:rsidP="000E51B4">
      <w:pPr>
        <w:tabs>
          <w:tab w:val="left" w:pos="3275"/>
        </w:tabs>
        <w:spacing w:line="288" w:lineRule="auto"/>
        <w:rPr>
          <w:b/>
          <w:bCs/>
          <w:iCs/>
          <w:color w:val="2F5496" w:themeColor="accent1" w:themeShade="BF"/>
          <w:szCs w:val="22"/>
          <w:shd w:val="clear" w:color="auto" w:fill="FFFFFF"/>
        </w:rPr>
      </w:pPr>
      <w:r w:rsidRPr="002F119F">
        <w:rPr>
          <w:color w:val="2F5496" w:themeColor="accent1" w:themeShade="BF"/>
          <w:szCs w:val="22"/>
          <w:shd w:val="clear" w:color="auto" w:fill="FFFFFF"/>
        </w:rPr>
        <w:t xml:space="preserve">We explain </w:t>
      </w:r>
      <w:r w:rsidR="00746068" w:rsidRPr="002F119F">
        <w:rPr>
          <w:color w:val="2F5496" w:themeColor="accent1" w:themeShade="BF"/>
          <w:szCs w:val="22"/>
          <w:shd w:val="clear" w:color="auto" w:fill="FFFFFF"/>
        </w:rPr>
        <w:t>the selection of</w:t>
      </w:r>
      <w:r w:rsidR="00BF0840" w:rsidRPr="002F119F">
        <w:rPr>
          <w:color w:val="2F5496" w:themeColor="accent1" w:themeShade="BF"/>
          <w:szCs w:val="22"/>
          <w:shd w:val="clear" w:color="auto" w:fill="FFFFFF"/>
        </w:rPr>
        <w:t xml:space="preserve"> </w:t>
      </w:r>
      <w:r w:rsidRPr="002F119F">
        <w:rPr>
          <w:color w:val="2F5496" w:themeColor="accent1" w:themeShade="BF"/>
          <w:szCs w:val="22"/>
          <w:shd w:val="clear" w:color="auto" w:fill="FFFFFF"/>
        </w:rPr>
        <w:t xml:space="preserve">mutants for AP-MS in the </w:t>
      </w:r>
      <w:r w:rsidRPr="002F119F">
        <w:rPr>
          <w:b/>
          <w:color w:val="2F5496" w:themeColor="accent1" w:themeShade="BF"/>
          <w:szCs w:val="22"/>
          <w:shd w:val="clear" w:color="auto" w:fill="FFFFFF"/>
        </w:rPr>
        <w:t>Methods</w:t>
      </w:r>
      <w:r w:rsidR="00E955FE" w:rsidRPr="002F119F">
        <w:rPr>
          <w:b/>
          <w:color w:val="2F5496" w:themeColor="accent1" w:themeShade="BF"/>
          <w:szCs w:val="22"/>
          <w:shd w:val="clear" w:color="auto" w:fill="FFFFFF"/>
        </w:rPr>
        <w:t xml:space="preserve"> </w:t>
      </w:r>
      <w:r w:rsidR="00E955FE" w:rsidRPr="00E76D17">
        <w:rPr>
          <w:b/>
          <w:bCs/>
          <w:i/>
          <w:iCs/>
          <w:color w:val="2F5496" w:themeColor="accent1" w:themeShade="BF"/>
          <w:szCs w:val="22"/>
          <w:shd w:val="clear" w:color="auto" w:fill="FFFFFF"/>
        </w:rPr>
        <w:t>S. cerevisiae</w:t>
      </w:r>
      <w:r w:rsidR="00E955FE" w:rsidRPr="00E76D17">
        <w:rPr>
          <w:b/>
          <w:bCs/>
          <w:iCs/>
          <w:color w:val="2F5496" w:themeColor="accent1" w:themeShade="BF"/>
          <w:szCs w:val="22"/>
          <w:shd w:val="clear" w:color="auto" w:fill="FFFFFF"/>
        </w:rPr>
        <w:t xml:space="preserve"> cell lysate preparation</w:t>
      </w:r>
      <w:r w:rsidR="00746068" w:rsidRPr="00E76D17">
        <w:rPr>
          <w:b/>
          <w:bCs/>
          <w:iCs/>
          <w:color w:val="2F5496" w:themeColor="accent1" w:themeShade="BF"/>
          <w:szCs w:val="22"/>
          <w:shd w:val="clear" w:color="auto" w:fill="FFFFFF"/>
        </w:rPr>
        <w:t xml:space="preserve"> </w:t>
      </w:r>
      <w:r w:rsidR="00E955FE" w:rsidRPr="002F119F">
        <w:rPr>
          <w:color w:val="2F5496" w:themeColor="accent1" w:themeShade="BF"/>
          <w:szCs w:val="22"/>
          <w:shd w:val="clear" w:color="auto" w:fill="FFFFFF"/>
        </w:rPr>
        <w:t>section</w:t>
      </w:r>
      <w:r w:rsidRPr="002F119F">
        <w:rPr>
          <w:color w:val="2F5496" w:themeColor="accent1" w:themeShade="BF"/>
          <w:szCs w:val="22"/>
          <w:shd w:val="clear" w:color="auto" w:fill="FFFFFF"/>
        </w:rPr>
        <w:t>:</w:t>
      </w:r>
    </w:p>
    <w:p w14:paraId="561DB306" w14:textId="55022833" w:rsidR="00A27CA4" w:rsidRDefault="00EC0744" w:rsidP="000E51B4">
      <w:pPr>
        <w:tabs>
          <w:tab w:val="left" w:pos="3275"/>
        </w:tabs>
        <w:spacing w:line="288" w:lineRule="auto"/>
        <w:rPr>
          <w:ins w:id="92" w:author="Perica, Tina" w:date="2020-08-31T22:49:00Z"/>
          <w:iCs/>
          <w:color w:val="FF0000"/>
        </w:rPr>
      </w:pPr>
      <w:commentRangeStart w:id="93"/>
      <w:r>
        <w:rPr>
          <w:iCs/>
          <w:color w:val="FF0000"/>
        </w:rPr>
        <w:t>“</w:t>
      </w:r>
      <w:r w:rsidR="00A27CA4" w:rsidRPr="0078012F">
        <w:rPr>
          <w:iCs/>
          <w:color w:val="FF0000"/>
        </w:rPr>
        <w:t xml:space="preserve">When choosing mutants for AP-MS </w:t>
      </w:r>
      <w:commentRangeEnd w:id="93"/>
      <w:r w:rsidR="002550AF">
        <w:rPr>
          <w:rStyle w:val="CommentReference"/>
        </w:rPr>
        <w:commentReference w:id="93"/>
      </w:r>
      <w:r w:rsidR="00A27CA4" w:rsidRPr="0078012F">
        <w:rPr>
          <w:iCs/>
          <w:color w:val="FF0000"/>
        </w:rPr>
        <w:t>we sought to cover all the residues whose mutations had strong GI profiles (</w:t>
      </w:r>
      <w:r w:rsidR="00A27CA4" w:rsidRPr="0078012F">
        <w:rPr>
          <w:b/>
          <w:bCs/>
          <w:iCs/>
          <w:color w:val="FF0000"/>
        </w:rPr>
        <w:t>Fig. 1e</w:t>
      </w:r>
      <w:r w:rsidR="00A27CA4" w:rsidRPr="0078012F">
        <w:rPr>
          <w:iCs/>
          <w:color w:val="FF0000"/>
        </w:rPr>
        <w:t xml:space="preserve">), as well as several ‘weak’ mutants. We observed that tagging the endogenous Gsp1 with either the amino-terminal or the carboxy-terminal FLAG tag affects the </w:t>
      </w:r>
      <w:r w:rsidR="00A27CA4" w:rsidRPr="0078012F">
        <w:rPr>
          <w:i/>
          <w:color w:val="FF0000"/>
        </w:rPr>
        <w:t>S. cerevisiae</w:t>
      </w:r>
      <w:r w:rsidR="00A27CA4" w:rsidRPr="0078012F">
        <w:rPr>
          <w:iCs/>
          <w:color w:val="FF0000"/>
        </w:rPr>
        <w:t xml:space="preserve"> growth in culture. We therefore attempted to make each of the mutants intended for AP-MS experiments with either tag, and where both tags were viable we obtained the AP-MS data for both.</w:t>
      </w:r>
      <w:ins w:id="94" w:author="Perica, Tina" w:date="2020-08-31T22:47:00Z">
        <w:r w:rsidR="007E34DD">
          <w:rPr>
            <w:iCs/>
            <w:color w:val="FF0000"/>
          </w:rPr>
          <w:t xml:space="preserve"> </w:t>
        </w:r>
        <w:r w:rsidR="007E34DD" w:rsidRPr="00E76D17">
          <w:rPr>
            <w:color w:val="FF0000"/>
            <w:szCs w:val="22"/>
          </w:rPr>
          <w:t>We could not make a FLAG-tagged R108Q mutant for AP-MS</w:t>
        </w:r>
      </w:ins>
      <w:r>
        <w:rPr>
          <w:iCs/>
          <w:color w:val="FF0000"/>
        </w:rPr>
        <w:t>”</w:t>
      </w:r>
    </w:p>
    <w:p w14:paraId="4ECD04A4" w14:textId="724415E6" w:rsidR="00E955FE" w:rsidRPr="00E76D17" w:rsidRDefault="00C518EC" w:rsidP="000E51B4">
      <w:pPr>
        <w:tabs>
          <w:tab w:val="left" w:pos="3275"/>
        </w:tabs>
        <w:spacing w:line="288" w:lineRule="auto"/>
        <w:rPr>
          <w:ins w:id="95" w:author="Perica, Tina" w:date="2020-08-31T22:59:00Z"/>
          <w:color w:val="2F5496" w:themeColor="accent1" w:themeShade="BF"/>
          <w:szCs w:val="22"/>
          <w:shd w:val="clear" w:color="auto" w:fill="FFFFFF"/>
        </w:rPr>
      </w:pPr>
      <w:ins w:id="96" w:author="Perica, Tina" w:date="2020-08-31T22:58:00Z">
        <w:r w:rsidRPr="00E76D17">
          <w:rPr>
            <w:color w:val="2F5496" w:themeColor="accent1" w:themeShade="BF"/>
            <w:szCs w:val="22"/>
            <w:shd w:val="clear" w:color="auto" w:fill="FFFFFF"/>
          </w:rPr>
          <w:t xml:space="preserve">We also added a note to the </w:t>
        </w:r>
        <w:r w:rsidRPr="00E76D17">
          <w:rPr>
            <w:b/>
            <w:bCs/>
            <w:color w:val="2F5496" w:themeColor="accent1" w:themeShade="BF"/>
            <w:szCs w:val="22"/>
            <w:shd w:val="clear" w:color="auto" w:fill="FFFFFF"/>
          </w:rPr>
          <w:t>Methods</w:t>
        </w:r>
      </w:ins>
      <w:ins w:id="97" w:author="Perica, Tina" w:date="2020-08-31T22:59:00Z">
        <w:r w:rsidRPr="00E76D17">
          <w:rPr>
            <w:b/>
            <w:bCs/>
            <w:color w:val="2F5496" w:themeColor="accent1" w:themeShade="BF"/>
            <w:szCs w:val="22"/>
            <w:shd w:val="clear" w:color="auto" w:fill="FFFFFF"/>
          </w:rPr>
          <w:t xml:space="preserve"> GTP loading of Gsp1</w:t>
        </w:r>
        <w:r w:rsidRPr="00E76D17">
          <w:rPr>
            <w:color w:val="2F5496" w:themeColor="accent1" w:themeShade="BF"/>
            <w:szCs w:val="22"/>
            <w:shd w:val="clear" w:color="auto" w:fill="FFFFFF"/>
          </w:rPr>
          <w:t xml:space="preserve"> section:</w:t>
        </w:r>
      </w:ins>
    </w:p>
    <w:p w14:paraId="39091ED4" w14:textId="1D641628" w:rsidR="00C518EC" w:rsidRPr="00C518EC" w:rsidRDefault="00C518EC" w:rsidP="000E51B4">
      <w:pPr>
        <w:tabs>
          <w:tab w:val="left" w:pos="3275"/>
        </w:tabs>
        <w:spacing w:line="288" w:lineRule="auto"/>
        <w:rPr>
          <w:color w:val="FF0000"/>
          <w:szCs w:val="22"/>
          <w:shd w:val="clear" w:color="auto" w:fill="FFFFFF"/>
        </w:rPr>
      </w:pPr>
      <w:ins w:id="98" w:author="Perica, Tina" w:date="2020-08-31T22:59:00Z">
        <w:r>
          <w:rPr>
            <w:color w:val="FF0000"/>
            <w:szCs w:val="22"/>
            <w:shd w:val="clear" w:color="auto" w:fill="FFFFFF"/>
          </w:rPr>
          <w:t>“</w:t>
        </w:r>
        <w:r w:rsidRPr="00C518EC">
          <w:rPr>
            <w:color w:val="FF0000"/>
            <w:szCs w:val="22"/>
            <w:shd w:val="clear" w:color="auto" w:fill="FFFFFF"/>
          </w:rPr>
          <w:t>Some</w:t>
        </w:r>
        <w:r w:rsidRPr="002F119F">
          <w:rPr>
            <w:color w:val="FF0000"/>
            <w:szCs w:val="22"/>
            <w:shd w:val="clear" w:color="auto" w:fill="FFFFFF"/>
          </w:rPr>
          <w:t xml:space="preserve"> </w:t>
        </w:r>
        <w:r w:rsidRPr="00EE7D6A">
          <w:rPr>
            <w:color w:val="FF0000"/>
            <w:szCs w:val="22"/>
            <w:shd w:val="clear" w:color="auto" w:fill="FFFFFF"/>
          </w:rPr>
          <w:t>muta</w:t>
        </w:r>
        <w:r w:rsidRPr="00BB6780">
          <w:rPr>
            <w:color w:val="FF0000"/>
            <w:szCs w:val="22"/>
            <w:shd w:val="clear" w:color="auto" w:fill="FFFFFF"/>
          </w:rPr>
          <w:t>n</w:t>
        </w:r>
        <w:r w:rsidRPr="000703E2">
          <w:rPr>
            <w:color w:val="FF0000"/>
            <w:szCs w:val="22"/>
            <w:shd w:val="clear" w:color="auto" w:fill="FFFFFF"/>
          </w:rPr>
          <w:t>ts</w:t>
        </w:r>
        <w:r w:rsidRPr="009417F9">
          <w:rPr>
            <w:color w:val="FF0000"/>
            <w:szCs w:val="22"/>
            <w:shd w:val="clear" w:color="auto" w:fill="FFFFFF"/>
          </w:rPr>
          <w:t xml:space="preserve"> for which we collected AP-MS data were too unstable to efficiently load at high enough concentrations for </w:t>
        </w:r>
        <w:r w:rsidRPr="009417F9">
          <w:rPr>
            <w:color w:val="FF0000"/>
            <w:szCs w:val="22"/>
            <w:shd w:val="clear" w:color="auto" w:fill="FFFFFF"/>
            <w:vertAlign w:val="superscript"/>
          </w:rPr>
          <w:t>31</w:t>
        </w:r>
        <w:r w:rsidRPr="009417F9">
          <w:rPr>
            <w:color w:val="FF0000"/>
            <w:szCs w:val="22"/>
            <w:shd w:val="clear" w:color="auto" w:fill="FFFFFF"/>
          </w:rPr>
          <w:t>P NMR (H141E, H141I, Y148I).</w:t>
        </w:r>
        <w:r>
          <w:rPr>
            <w:color w:val="FF0000"/>
            <w:szCs w:val="22"/>
            <w:shd w:val="clear" w:color="auto" w:fill="FFFFFF"/>
          </w:rPr>
          <w:t>”</w:t>
        </w:r>
      </w:ins>
    </w:p>
    <w:p w14:paraId="1360481A" w14:textId="60DEE160" w:rsidR="00EC5FCF" w:rsidRPr="001C16D7" w:rsidRDefault="00A43B6B" w:rsidP="000E51B4">
      <w:pPr>
        <w:tabs>
          <w:tab w:val="left" w:pos="3275"/>
        </w:tabs>
        <w:spacing w:line="288" w:lineRule="auto"/>
        <w:rPr>
          <w:i/>
          <w:iCs/>
          <w:szCs w:val="22"/>
          <w:shd w:val="clear" w:color="auto" w:fill="FFFFFF"/>
        </w:rPr>
      </w:pPr>
      <w:r w:rsidRPr="002E6BF4">
        <w:rPr>
          <w:i/>
          <w:iCs/>
          <w:szCs w:val="22"/>
          <w:shd w:val="clear" w:color="auto" w:fill="FFFFFF"/>
        </w:rPr>
        <w:t xml:space="preserve">7. Were </w:t>
      </w:r>
      <w:r w:rsidRPr="002E6BF4">
        <w:rPr>
          <w:i/>
          <w:iCs/>
          <w:szCs w:val="22"/>
          <w:u w:val="single"/>
          <w:shd w:val="clear" w:color="auto" w:fill="FFFFFF"/>
        </w:rPr>
        <w:t>only 13 of the mutants used for NMR</w:t>
      </w:r>
      <w:r w:rsidRPr="002E6BF4">
        <w:rPr>
          <w:i/>
          <w:iCs/>
          <w:szCs w:val="22"/>
          <w:shd w:val="clear" w:color="auto" w:fill="FFFFFF"/>
        </w:rPr>
        <w:t>?</w:t>
      </w:r>
    </w:p>
    <w:p w14:paraId="1DFD00E6" w14:textId="5B0624C7" w:rsidR="00190F41" w:rsidRPr="00A9391E" w:rsidRDefault="00E1086C" w:rsidP="000E51B4">
      <w:pPr>
        <w:spacing w:line="288" w:lineRule="auto"/>
        <w:rPr>
          <w:ins w:id="99" w:author="Tanja Kortemme" w:date="2020-08-29T16:51:00Z"/>
          <w:i/>
          <w:iCs/>
          <w:color w:val="2F5496" w:themeColor="accent1" w:themeShade="BF"/>
          <w:szCs w:val="22"/>
          <w:shd w:val="clear" w:color="auto" w:fill="FFFFFF"/>
        </w:rPr>
      </w:pPr>
      <w:r w:rsidRPr="00A9391E">
        <w:rPr>
          <w:color w:val="2F5496" w:themeColor="accent1" w:themeShade="BF"/>
          <w:szCs w:val="22"/>
          <w:lang w:val="en-GB" w:eastAsia="ja-JP"/>
        </w:rPr>
        <w:t xml:space="preserve">Yes, </w:t>
      </w:r>
      <w:r w:rsidR="00C60FC7" w:rsidRPr="00A9391E">
        <w:rPr>
          <w:color w:val="2F5496" w:themeColor="accent1" w:themeShade="BF"/>
          <w:szCs w:val="22"/>
          <w:lang w:val="en-GB" w:eastAsia="ja-JP"/>
        </w:rPr>
        <w:t xml:space="preserve">we collected and presented NMR data for </w:t>
      </w:r>
      <w:r w:rsidRPr="00A9391E">
        <w:rPr>
          <w:color w:val="2F5496" w:themeColor="accent1" w:themeShade="BF"/>
          <w:szCs w:val="22"/>
          <w:lang w:val="en-GB" w:eastAsia="ja-JP"/>
        </w:rPr>
        <w:t xml:space="preserve">13 mutants. </w:t>
      </w:r>
      <w:r w:rsidR="007F2633" w:rsidRPr="00A9391E">
        <w:rPr>
          <w:color w:val="2F5496" w:themeColor="accent1" w:themeShade="BF"/>
          <w:szCs w:val="22"/>
          <w:lang w:val="en-GB" w:eastAsia="ja-JP"/>
        </w:rPr>
        <w:t>As mentioned</w:t>
      </w:r>
      <w:r w:rsidR="00C60FC7" w:rsidRPr="00A9391E">
        <w:rPr>
          <w:color w:val="2F5496" w:themeColor="accent1" w:themeShade="BF"/>
          <w:szCs w:val="22"/>
          <w:lang w:val="en-GB" w:eastAsia="ja-JP"/>
        </w:rPr>
        <w:t xml:space="preserve"> in our response to point 5</w:t>
      </w:r>
      <w:r w:rsidR="003611BF" w:rsidRPr="00A9391E">
        <w:rPr>
          <w:color w:val="2F5496" w:themeColor="accent1" w:themeShade="BF"/>
          <w:szCs w:val="22"/>
          <w:lang w:val="en-GB" w:eastAsia="ja-JP"/>
        </w:rPr>
        <w:t>, a</w:t>
      </w:r>
      <w:r w:rsidRPr="00A9391E">
        <w:rPr>
          <w:color w:val="2F5496" w:themeColor="accent1" w:themeShade="BF"/>
          <w:szCs w:val="22"/>
          <w:lang w:val="en-GB" w:eastAsia="ja-JP"/>
        </w:rPr>
        <w:t>dequate signal for</w:t>
      </w:r>
      <w:r w:rsidR="005D6629" w:rsidRPr="00A9391E">
        <w:rPr>
          <w:color w:val="2F5496" w:themeColor="accent1" w:themeShade="BF"/>
          <w:szCs w:val="22"/>
          <w:lang w:val="en-GB" w:eastAsia="ja-JP"/>
        </w:rPr>
        <w:t xml:space="preserve"> the</w:t>
      </w:r>
      <w:r w:rsidRPr="00A9391E">
        <w:rPr>
          <w:color w:val="2F5496" w:themeColor="accent1" w:themeShade="BF"/>
          <w:szCs w:val="22"/>
          <w:lang w:val="en-GB" w:eastAsia="ja-JP"/>
        </w:rPr>
        <w:t xml:space="preserve"> </w:t>
      </w:r>
      <w:r w:rsidRPr="00A9391E">
        <w:rPr>
          <w:color w:val="2F5496" w:themeColor="accent1" w:themeShade="BF"/>
          <w:szCs w:val="22"/>
          <w:vertAlign w:val="superscript"/>
          <w:lang w:val="en-GB" w:eastAsia="ja-JP"/>
        </w:rPr>
        <w:t>31</w:t>
      </w:r>
      <w:r w:rsidRPr="00A9391E">
        <w:rPr>
          <w:color w:val="2F5496" w:themeColor="accent1" w:themeShade="BF"/>
          <w:szCs w:val="22"/>
          <w:lang w:val="en-GB" w:eastAsia="ja-JP"/>
        </w:rPr>
        <w:t xml:space="preserve">P NMR studies required </w:t>
      </w:r>
      <w:r w:rsidR="00B17A9A" w:rsidRPr="00A9391E">
        <w:rPr>
          <w:color w:val="2F5496" w:themeColor="accent1" w:themeShade="BF"/>
          <w:szCs w:val="22"/>
          <w:lang w:val="en-GB" w:eastAsia="ja-JP"/>
        </w:rPr>
        <w:t xml:space="preserve">relatively large volumes (400 µL) of </w:t>
      </w:r>
      <w:r w:rsidRPr="00A9391E">
        <w:rPr>
          <w:color w:val="2F5496" w:themeColor="accent1" w:themeShade="BF"/>
          <w:szCs w:val="22"/>
          <w:lang w:val="en-GB" w:eastAsia="ja-JP"/>
        </w:rPr>
        <w:t>highly concentrated samples of purified protein</w:t>
      </w:r>
      <w:r w:rsidR="00B17A9A" w:rsidRPr="00A9391E">
        <w:rPr>
          <w:color w:val="2F5496" w:themeColor="accent1" w:themeShade="BF"/>
          <w:szCs w:val="22"/>
          <w:lang w:val="en-GB" w:eastAsia="ja-JP"/>
        </w:rPr>
        <w:t xml:space="preserve"> (&gt; 800 µM) after GTP-loading</w:t>
      </w:r>
      <w:r w:rsidR="005D6629" w:rsidRPr="00A9391E">
        <w:rPr>
          <w:color w:val="2F5496" w:themeColor="accent1" w:themeShade="BF"/>
          <w:szCs w:val="22"/>
          <w:lang w:val="en-GB" w:eastAsia="ja-JP"/>
        </w:rPr>
        <w:t xml:space="preserve"> (</w:t>
      </w:r>
      <w:r w:rsidR="00B17A9A" w:rsidRPr="00A9391E">
        <w:rPr>
          <w:color w:val="2F5496" w:themeColor="accent1" w:themeShade="BF"/>
          <w:szCs w:val="22"/>
          <w:lang w:val="en-GB" w:eastAsia="ja-JP"/>
        </w:rPr>
        <w:t>which in our hands dilutes samples to ~40% initial concentration</w:t>
      </w:r>
      <w:r w:rsidR="005D6629" w:rsidRPr="00A9391E">
        <w:rPr>
          <w:color w:val="2F5496" w:themeColor="accent1" w:themeShade="BF"/>
          <w:szCs w:val="22"/>
          <w:lang w:val="en-GB" w:eastAsia="ja-JP"/>
        </w:rPr>
        <w:t>)</w:t>
      </w:r>
      <w:r w:rsidR="00B17A9A" w:rsidRPr="00A9391E">
        <w:rPr>
          <w:color w:val="2F5496" w:themeColor="accent1" w:themeShade="BF"/>
          <w:szCs w:val="22"/>
          <w:lang w:val="en-GB" w:eastAsia="ja-JP"/>
        </w:rPr>
        <w:t>. Thus, our workflow began with concentration of purified Gsp</w:t>
      </w:r>
      <w:proofErr w:type="gramStart"/>
      <w:r w:rsidR="00B17A9A" w:rsidRPr="00A9391E">
        <w:rPr>
          <w:color w:val="2F5496" w:themeColor="accent1" w:themeShade="BF"/>
          <w:szCs w:val="22"/>
          <w:lang w:val="en-GB" w:eastAsia="ja-JP"/>
        </w:rPr>
        <w:t>1</w:t>
      </w:r>
      <w:r w:rsidR="00C60FC7" w:rsidRPr="00A9391E">
        <w:rPr>
          <w:color w:val="2F5496" w:themeColor="accent1" w:themeShade="BF"/>
          <w:szCs w:val="22"/>
          <w:lang w:val="en-GB" w:eastAsia="ja-JP"/>
        </w:rPr>
        <w:t>:</w:t>
      </w:r>
      <w:r w:rsidR="00B17A9A" w:rsidRPr="00A9391E">
        <w:rPr>
          <w:color w:val="2F5496" w:themeColor="accent1" w:themeShade="BF"/>
          <w:szCs w:val="22"/>
          <w:lang w:val="en-GB" w:eastAsia="ja-JP"/>
        </w:rPr>
        <w:t>GDP</w:t>
      </w:r>
      <w:proofErr w:type="gramEnd"/>
      <w:r w:rsidR="00B17A9A" w:rsidRPr="00A9391E">
        <w:rPr>
          <w:color w:val="2F5496" w:themeColor="accent1" w:themeShade="BF"/>
          <w:szCs w:val="22"/>
          <w:lang w:val="en-GB" w:eastAsia="ja-JP"/>
        </w:rPr>
        <w:t xml:space="preserve"> mutants to well over 1 </w:t>
      </w:r>
      <w:proofErr w:type="spellStart"/>
      <w:r w:rsidR="00B17A9A" w:rsidRPr="00A9391E">
        <w:rPr>
          <w:color w:val="2F5496" w:themeColor="accent1" w:themeShade="BF"/>
          <w:szCs w:val="22"/>
          <w:lang w:val="en-GB" w:eastAsia="ja-JP"/>
        </w:rPr>
        <w:t>mM.</w:t>
      </w:r>
      <w:proofErr w:type="spellEnd"/>
      <w:r w:rsidR="00B17A9A" w:rsidRPr="00A9391E">
        <w:rPr>
          <w:color w:val="2F5496" w:themeColor="accent1" w:themeShade="BF"/>
          <w:szCs w:val="22"/>
          <w:lang w:val="en-GB" w:eastAsia="ja-JP"/>
        </w:rPr>
        <w:t xml:space="preserve"> </w:t>
      </w:r>
      <w:r w:rsidRPr="00A9391E">
        <w:rPr>
          <w:color w:val="2F5496" w:themeColor="accent1" w:themeShade="BF"/>
          <w:szCs w:val="22"/>
          <w:lang w:val="en-GB" w:eastAsia="ja-JP"/>
        </w:rPr>
        <w:t>Attempts to concentrate several mutants to these high concentrations were unfortunately in vain</w:t>
      </w:r>
      <w:r w:rsidR="00F33A32" w:rsidRPr="00A9391E">
        <w:rPr>
          <w:color w:val="2F5496" w:themeColor="accent1" w:themeShade="BF"/>
          <w:szCs w:val="22"/>
          <w:lang w:val="en-GB" w:eastAsia="ja-JP"/>
        </w:rPr>
        <w:t xml:space="preserve">, with </w:t>
      </w:r>
      <w:r w:rsidR="00C60FC7" w:rsidRPr="00A9391E">
        <w:rPr>
          <w:color w:val="2F5496" w:themeColor="accent1" w:themeShade="BF"/>
          <w:szCs w:val="22"/>
          <w:lang w:val="en-GB" w:eastAsia="ja-JP"/>
        </w:rPr>
        <w:t>most of the</w:t>
      </w:r>
      <w:r w:rsidRPr="00A9391E">
        <w:rPr>
          <w:color w:val="2F5496" w:themeColor="accent1" w:themeShade="BF"/>
          <w:szCs w:val="22"/>
          <w:lang w:val="en-GB" w:eastAsia="ja-JP"/>
        </w:rPr>
        <w:t xml:space="preserve"> protein </w:t>
      </w:r>
      <w:r w:rsidR="00F33A32" w:rsidRPr="00A9391E">
        <w:rPr>
          <w:color w:val="2F5496" w:themeColor="accent1" w:themeShade="BF"/>
          <w:szCs w:val="22"/>
          <w:lang w:val="en-GB" w:eastAsia="ja-JP"/>
        </w:rPr>
        <w:t xml:space="preserve">precipitating </w:t>
      </w:r>
      <w:r w:rsidRPr="00A9391E">
        <w:rPr>
          <w:color w:val="2F5496" w:themeColor="accent1" w:themeShade="BF"/>
          <w:szCs w:val="22"/>
          <w:lang w:val="en-GB" w:eastAsia="ja-JP"/>
        </w:rPr>
        <w:t>out</w:t>
      </w:r>
      <w:ins w:id="100" w:author="Tanja Kortemme" w:date="2020-08-30T15:54:00Z">
        <w:r w:rsidR="00C00866">
          <w:rPr>
            <w:color w:val="2F5496" w:themeColor="accent1" w:themeShade="BF"/>
            <w:szCs w:val="22"/>
            <w:lang w:val="en-GB" w:eastAsia="ja-JP"/>
          </w:rPr>
          <w:t xml:space="preserve"> </w:t>
        </w:r>
        <w:commentRangeStart w:id="101"/>
        <w:commentRangeStart w:id="102"/>
        <w:commentRangeStart w:id="103"/>
        <w:r w:rsidR="00C00866">
          <w:rPr>
            <w:color w:val="2F5496" w:themeColor="accent1" w:themeShade="BF"/>
            <w:szCs w:val="22"/>
            <w:lang w:val="en-GB" w:eastAsia="ja-JP"/>
          </w:rPr>
          <w:t>in the nucleotide-free state</w:t>
        </w:r>
        <w:commentRangeEnd w:id="101"/>
        <w:r w:rsidR="005629F7">
          <w:rPr>
            <w:rStyle w:val="CommentReference"/>
          </w:rPr>
          <w:commentReference w:id="101"/>
        </w:r>
      </w:ins>
      <w:commentRangeEnd w:id="102"/>
      <w:r w:rsidR="002F119F">
        <w:rPr>
          <w:rStyle w:val="CommentReference"/>
        </w:rPr>
        <w:commentReference w:id="102"/>
      </w:r>
      <w:commentRangeEnd w:id="103"/>
      <w:r w:rsidR="00BD6A9F">
        <w:rPr>
          <w:rStyle w:val="CommentReference"/>
        </w:rPr>
        <w:commentReference w:id="103"/>
      </w:r>
      <w:r w:rsidR="00B17A9A" w:rsidRPr="00A9391E">
        <w:rPr>
          <w:color w:val="2F5496" w:themeColor="accent1" w:themeShade="BF"/>
          <w:szCs w:val="22"/>
          <w:lang w:val="en-GB" w:eastAsia="ja-JP"/>
        </w:rPr>
        <w:t xml:space="preserve">, despite these mutants being readily purified at lower concentrations, active in the GEF and GAP assays, and stably folded as confirmed by </w:t>
      </w:r>
      <w:r w:rsidRPr="00A9391E">
        <w:rPr>
          <w:color w:val="2F5496" w:themeColor="accent1" w:themeShade="BF"/>
          <w:szCs w:val="22"/>
          <w:lang w:val="en-GB" w:eastAsia="ja-JP"/>
        </w:rPr>
        <w:t>CD</w:t>
      </w:r>
      <w:r w:rsidR="00B17A9A" w:rsidRPr="00A9391E">
        <w:rPr>
          <w:color w:val="2F5496" w:themeColor="accent1" w:themeShade="BF"/>
          <w:szCs w:val="22"/>
          <w:lang w:val="en-GB" w:eastAsia="ja-JP"/>
        </w:rPr>
        <w:t xml:space="preserve"> </w:t>
      </w:r>
      <w:r w:rsidR="005D6629" w:rsidRPr="00A9391E">
        <w:rPr>
          <w:color w:val="2F5496" w:themeColor="accent1" w:themeShade="BF"/>
          <w:szCs w:val="22"/>
          <w:lang w:val="en-GB" w:eastAsia="ja-JP"/>
        </w:rPr>
        <w:t>s</w:t>
      </w:r>
      <w:r w:rsidR="00B17A9A" w:rsidRPr="00A9391E">
        <w:rPr>
          <w:color w:val="2F5496" w:themeColor="accent1" w:themeShade="BF"/>
          <w:szCs w:val="22"/>
          <w:lang w:val="en-GB" w:eastAsia="ja-JP"/>
        </w:rPr>
        <w:t>pectroscopy (</w:t>
      </w:r>
      <w:r w:rsidR="00B17A9A" w:rsidRPr="00A9391E">
        <w:rPr>
          <w:b/>
          <w:bCs/>
          <w:color w:val="2F5496" w:themeColor="accent1" w:themeShade="BF"/>
          <w:szCs w:val="22"/>
          <w:lang w:val="en-GB" w:eastAsia="ja-JP"/>
        </w:rPr>
        <w:t>Supplementary</w:t>
      </w:r>
      <w:r w:rsidR="00C60FC7" w:rsidRPr="00A9391E">
        <w:rPr>
          <w:b/>
          <w:bCs/>
          <w:color w:val="2F5496" w:themeColor="accent1" w:themeShade="BF"/>
          <w:szCs w:val="22"/>
          <w:lang w:val="en-GB" w:eastAsia="ja-JP"/>
        </w:rPr>
        <w:t xml:space="preserve"> File 1</w:t>
      </w:r>
      <w:r w:rsidR="00B17A9A" w:rsidRPr="00A9391E">
        <w:rPr>
          <w:b/>
          <w:bCs/>
          <w:color w:val="2F5496" w:themeColor="accent1" w:themeShade="BF"/>
          <w:szCs w:val="22"/>
          <w:lang w:val="en-GB" w:eastAsia="ja-JP"/>
        </w:rPr>
        <w:t xml:space="preserve"> Fig</w:t>
      </w:r>
      <w:r w:rsidR="00C60FC7" w:rsidRPr="00A9391E">
        <w:rPr>
          <w:b/>
          <w:bCs/>
          <w:color w:val="2F5496" w:themeColor="accent1" w:themeShade="BF"/>
          <w:szCs w:val="22"/>
          <w:lang w:val="en-GB" w:eastAsia="ja-JP"/>
        </w:rPr>
        <w:t>.</w:t>
      </w:r>
      <w:r w:rsidR="00B17A9A" w:rsidRPr="00A9391E">
        <w:rPr>
          <w:b/>
          <w:bCs/>
          <w:color w:val="2F5496" w:themeColor="accent1" w:themeShade="BF"/>
          <w:szCs w:val="22"/>
          <w:lang w:val="en-GB" w:eastAsia="ja-JP"/>
        </w:rPr>
        <w:t xml:space="preserve"> 1</w:t>
      </w:r>
      <w:r w:rsidR="00D45C55" w:rsidRPr="00A9391E">
        <w:rPr>
          <w:b/>
          <w:bCs/>
          <w:color w:val="2F5496" w:themeColor="accent1" w:themeShade="BF"/>
          <w:szCs w:val="22"/>
          <w:lang w:val="en-GB" w:eastAsia="ja-JP"/>
        </w:rPr>
        <w:t>2</w:t>
      </w:r>
      <w:r w:rsidR="00B17A9A" w:rsidRPr="00A9391E">
        <w:rPr>
          <w:color w:val="2F5496" w:themeColor="accent1" w:themeShade="BF"/>
          <w:szCs w:val="22"/>
          <w:lang w:val="en-GB" w:eastAsia="ja-JP"/>
        </w:rPr>
        <w:t xml:space="preserve"> and </w:t>
      </w:r>
      <w:r w:rsidR="00B17A9A" w:rsidRPr="00A9391E">
        <w:rPr>
          <w:b/>
          <w:bCs/>
          <w:color w:val="2F5496" w:themeColor="accent1" w:themeShade="BF"/>
          <w:szCs w:val="22"/>
          <w:lang w:val="en-GB" w:eastAsia="ja-JP"/>
        </w:rPr>
        <w:t>Supplementary Table 9</w:t>
      </w:r>
      <w:r w:rsidR="00B17A9A" w:rsidRPr="00A9391E">
        <w:rPr>
          <w:color w:val="2F5496" w:themeColor="accent1" w:themeShade="BF"/>
          <w:szCs w:val="22"/>
          <w:lang w:val="en-GB" w:eastAsia="ja-JP"/>
        </w:rPr>
        <w:t xml:space="preserve">). </w:t>
      </w:r>
      <w:r w:rsidR="00D45C55" w:rsidRPr="00A9391E">
        <w:rPr>
          <w:color w:val="2F5496" w:themeColor="accent1" w:themeShade="BF"/>
          <w:szCs w:val="22"/>
          <w:lang w:val="en-GB" w:eastAsia="ja-JP"/>
        </w:rPr>
        <w:t xml:space="preserve">However, </w:t>
      </w:r>
      <w:r w:rsidR="005D6629" w:rsidRPr="00A9391E">
        <w:rPr>
          <w:color w:val="2F5496" w:themeColor="accent1" w:themeShade="BF"/>
          <w:szCs w:val="22"/>
          <w:lang w:val="en-GB" w:eastAsia="ja-JP"/>
        </w:rPr>
        <w:t xml:space="preserve">those mutants </w:t>
      </w:r>
      <w:r w:rsidR="00B17A9A" w:rsidRPr="00A9391E">
        <w:rPr>
          <w:color w:val="2F5496" w:themeColor="accent1" w:themeShade="BF"/>
          <w:szCs w:val="22"/>
          <w:lang w:val="en-GB" w:eastAsia="ja-JP"/>
        </w:rPr>
        <w:t>span the entire range of observable behavio</w:t>
      </w:r>
      <w:r w:rsidR="005D6629" w:rsidRPr="00A9391E">
        <w:rPr>
          <w:color w:val="2F5496" w:themeColor="accent1" w:themeShade="BF"/>
          <w:szCs w:val="22"/>
          <w:lang w:val="en-GB" w:eastAsia="ja-JP"/>
        </w:rPr>
        <w:t>u</w:t>
      </w:r>
      <w:r w:rsidR="00B17A9A" w:rsidRPr="00A9391E">
        <w:rPr>
          <w:color w:val="2F5496" w:themeColor="accent1" w:themeShade="BF"/>
          <w:szCs w:val="22"/>
          <w:lang w:val="en-GB" w:eastAsia="ja-JP"/>
        </w:rPr>
        <w:t xml:space="preserve">rs in the assay, as it included two mutants </w:t>
      </w:r>
      <w:r w:rsidR="00A5790C">
        <w:rPr>
          <w:color w:val="2F5496" w:themeColor="accent1" w:themeShade="BF"/>
          <w:szCs w:val="22"/>
          <w:lang w:val="en-GB" w:eastAsia="ja-JP"/>
        </w:rPr>
        <w:t>primarily populating</w:t>
      </w:r>
      <w:r w:rsidR="00B17A9A" w:rsidRPr="00A9391E">
        <w:rPr>
          <w:color w:val="2F5496" w:themeColor="accent1" w:themeShade="BF"/>
          <w:szCs w:val="22"/>
          <w:lang w:val="en-GB" w:eastAsia="ja-JP"/>
        </w:rPr>
        <w:t xml:space="preserve"> state 1, </w:t>
      </w:r>
      <w:r w:rsidR="00634382" w:rsidRPr="00A9391E">
        <w:rPr>
          <w:color w:val="2F5496" w:themeColor="accent1" w:themeShade="BF"/>
          <w:szCs w:val="22"/>
          <w:lang w:val="en-GB" w:eastAsia="ja-JP"/>
        </w:rPr>
        <w:t>three</w:t>
      </w:r>
      <w:r w:rsidR="00B17A9A" w:rsidRPr="00A9391E">
        <w:rPr>
          <w:color w:val="2F5496" w:themeColor="accent1" w:themeShade="BF"/>
          <w:szCs w:val="22"/>
          <w:lang w:val="en-GB" w:eastAsia="ja-JP"/>
        </w:rPr>
        <w:t xml:space="preserve"> mutants </w:t>
      </w:r>
      <w:r w:rsidR="00A5790C">
        <w:rPr>
          <w:color w:val="2F5496" w:themeColor="accent1" w:themeShade="BF"/>
          <w:szCs w:val="22"/>
          <w:lang w:val="en-GB" w:eastAsia="ja-JP"/>
        </w:rPr>
        <w:t>primarily populating</w:t>
      </w:r>
      <w:r w:rsidR="00B17A9A" w:rsidRPr="00A9391E">
        <w:rPr>
          <w:color w:val="2F5496" w:themeColor="accent1" w:themeShade="BF"/>
          <w:szCs w:val="22"/>
          <w:lang w:val="en-GB" w:eastAsia="ja-JP"/>
        </w:rPr>
        <w:t xml:space="preserve"> state 2, the WT </w:t>
      </w:r>
      <w:r w:rsidR="00634382" w:rsidRPr="00A9391E">
        <w:rPr>
          <w:color w:val="2F5496" w:themeColor="accent1" w:themeShade="BF"/>
          <w:szCs w:val="22"/>
          <w:lang w:val="en-GB" w:eastAsia="ja-JP"/>
        </w:rPr>
        <w:t>variant</w:t>
      </w:r>
      <w:r w:rsidR="00B17A9A" w:rsidRPr="00A9391E">
        <w:rPr>
          <w:color w:val="2F5496" w:themeColor="accent1" w:themeShade="BF"/>
          <w:szCs w:val="22"/>
          <w:lang w:val="en-GB" w:eastAsia="ja-JP"/>
        </w:rPr>
        <w:t>, two mutants with WT-like distributions, and several intermediate mutants</w:t>
      </w:r>
      <w:r w:rsidR="00D45C55" w:rsidRPr="00A9391E">
        <w:rPr>
          <w:color w:val="2F5496" w:themeColor="accent1" w:themeShade="BF"/>
          <w:szCs w:val="22"/>
          <w:lang w:val="en-GB" w:eastAsia="ja-JP"/>
        </w:rPr>
        <w:t xml:space="preserve"> (</w:t>
      </w:r>
      <w:r w:rsidR="00D45C55" w:rsidRPr="00A9391E">
        <w:rPr>
          <w:b/>
          <w:bCs/>
          <w:color w:val="2F5496" w:themeColor="accent1" w:themeShade="BF"/>
          <w:szCs w:val="22"/>
          <w:lang w:val="en-GB" w:eastAsia="ja-JP"/>
        </w:rPr>
        <w:t xml:space="preserve">Fig. 3c </w:t>
      </w:r>
      <w:r w:rsidR="00D45C55" w:rsidRPr="00A9391E">
        <w:rPr>
          <w:color w:val="2F5496" w:themeColor="accent1" w:themeShade="BF"/>
          <w:szCs w:val="22"/>
          <w:lang w:val="en-GB" w:eastAsia="ja-JP"/>
        </w:rPr>
        <w:t>and</w:t>
      </w:r>
      <w:r w:rsidR="00D45C55" w:rsidRPr="00A9391E">
        <w:rPr>
          <w:b/>
          <w:bCs/>
          <w:color w:val="2F5496" w:themeColor="accent1" w:themeShade="BF"/>
          <w:szCs w:val="22"/>
          <w:lang w:val="en-GB" w:eastAsia="ja-JP"/>
        </w:rPr>
        <w:t xml:space="preserve"> d</w:t>
      </w:r>
      <w:r w:rsidR="00D45C55" w:rsidRPr="00A9391E">
        <w:rPr>
          <w:color w:val="2F5496" w:themeColor="accent1" w:themeShade="BF"/>
          <w:szCs w:val="22"/>
          <w:lang w:val="en-GB" w:eastAsia="ja-JP"/>
        </w:rPr>
        <w:t>)</w:t>
      </w:r>
      <w:r w:rsidR="00B17A9A" w:rsidRPr="00A9391E">
        <w:rPr>
          <w:color w:val="2F5496" w:themeColor="accent1" w:themeShade="BF"/>
          <w:szCs w:val="22"/>
          <w:lang w:val="en-GB" w:eastAsia="ja-JP"/>
        </w:rPr>
        <w:t xml:space="preserve">. </w:t>
      </w:r>
    </w:p>
    <w:p w14:paraId="21DBE9F5" w14:textId="77777777" w:rsidR="00633BA5" w:rsidRDefault="00633BA5" w:rsidP="000E51B4">
      <w:pPr>
        <w:spacing w:line="288" w:lineRule="auto"/>
        <w:rPr>
          <w:ins w:id="104" w:author="Tanja Kortemme" w:date="2020-08-29T16:51:00Z"/>
          <w:i/>
          <w:iCs/>
          <w:szCs w:val="22"/>
          <w:shd w:val="clear" w:color="auto" w:fill="FFFFFF"/>
        </w:rPr>
      </w:pPr>
    </w:p>
    <w:p w14:paraId="252C7197" w14:textId="6631DC43" w:rsidR="00A43B6B" w:rsidRPr="001C16D7" w:rsidRDefault="00A43B6B" w:rsidP="000E51B4">
      <w:pPr>
        <w:spacing w:line="288" w:lineRule="auto"/>
        <w:rPr>
          <w:i/>
          <w:iCs/>
          <w:szCs w:val="22"/>
        </w:rPr>
      </w:pPr>
      <w:r w:rsidRPr="00770DB5">
        <w:rPr>
          <w:i/>
          <w:iCs/>
          <w:szCs w:val="22"/>
          <w:shd w:val="clear" w:color="auto" w:fill="FFFFFF"/>
        </w:rPr>
        <w:t xml:space="preserve">8. In Supp. Tables 6-8 the authors include std. dev. and std. error values. Often these values are of similar magnitude to the measured value, indicating that the confidence in the measured value is low. Yet it seems that these measured values were still used in the main figures, with no indication of the error. Some </w:t>
      </w:r>
      <w:r w:rsidRPr="00A55CBC">
        <w:rPr>
          <w:i/>
          <w:iCs/>
          <w:szCs w:val="22"/>
          <w:u w:val="single"/>
          <w:shd w:val="clear" w:color="auto" w:fill="FFFFFF"/>
        </w:rPr>
        <w:t>indication of significance should be assigned to these figures</w:t>
      </w:r>
      <w:r w:rsidRPr="001C16D7">
        <w:rPr>
          <w:i/>
          <w:iCs/>
          <w:szCs w:val="22"/>
          <w:shd w:val="clear" w:color="auto" w:fill="FFFFFF"/>
        </w:rPr>
        <w:t>.</w:t>
      </w:r>
    </w:p>
    <w:p w14:paraId="350E6C6C" w14:textId="61C4055A" w:rsidR="00C906D3" w:rsidRPr="00A9391E" w:rsidRDefault="00A941E5" w:rsidP="000E51B4">
      <w:pPr>
        <w:spacing w:line="288" w:lineRule="auto"/>
        <w:rPr>
          <w:color w:val="2F5496" w:themeColor="accent1" w:themeShade="BF"/>
          <w:szCs w:val="22"/>
        </w:rPr>
      </w:pPr>
      <w:r w:rsidRPr="00A9391E">
        <w:rPr>
          <w:color w:val="2F5496" w:themeColor="accent1" w:themeShade="BF"/>
          <w:szCs w:val="22"/>
        </w:rPr>
        <w:t xml:space="preserve">We </w:t>
      </w:r>
      <w:r w:rsidR="00B11044" w:rsidRPr="00A9391E">
        <w:rPr>
          <w:color w:val="2F5496" w:themeColor="accent1" w:themeShade="BF"/>
          <w:szCs w:val="22"/>
        </w:rPr>
        <w:t>agree</w:t>
      </w:r>
      <w:r w:rsidR="005E3864" w:rsidRPr="00A9391E">
        <w:rPr>
          <w:color w:val="2F5496" w:themeColor="accent1" w:themeShade="BF"/>
          <w:szCs w:val="22"/>
        </w:rPr>
        <w:t xml:space="preserve"> and thank the reviewer</w:t>
      </w:r>
      <w:r w:rsidR="00190F41">
        <w:rPr>
          <w:color w:val="2F5496" w:themeColor="accent1" w:themeShade="BF"/>
          <w:szCs w:val="22"/>
        </w:rPr>
        <w:t>. To</w:t>
      </w:r>
      <w:r w:rsidR="005E3864" w:rsidRPr="00A9391E">
        <w:rPr>
          <w:color w:val="2F5496" w:themeColor="accent1" w:themeShade="BF"/>
          <w:szCs w:val="22"/>
        </w:rPr>
        <w:t xml:space="preserve"> a</w:t>
      </w:r>
      <w:r w:rsidRPr="00A9391E">
        <w:rPr>
          <w:color w:val="2F5496" w:themeColor="accent1" w:themeShade="BF"/>
          <w:szCs w:val="22"/>
        </w:rPr>
        <w:t xml:space="preserve">ddress </w:t>
      </w:r>
      <w:r w:rsidR="00682165" w:rsidRPr="00A9391E">
        <w:rPr>
          <w:color w:val="2F5496" w:themeColor="accent1" w:themeShade="BF"/>
          <w:szCs w:val="22"/>
        </w:rPr>
        <w:t xml:space="preserve">this </w:t>
      </w:r>
      <w:r w:rsidR="006F0738" w:rsidRPr="00A9391E">
        <w:rPr>
          <w:color w:val="2F5496" w:themeColor="accent1" w:themeShade="BF"/>
          <w:szCs w:val="22"/>
        </w:rPr>
        <w:t>important comment</w:t>
      </w:r>
      <w:r w:rsidR="002730BC">
        <w:rPr>
          <w:color w:val="2F5496" w:themeColor="accent1" w:themeShade="BF"/>
          <w:szCs w:val="22"/>
        </w:rPr>
        <w:t xml:space="preserve">, we made </w:t>
      </w:r>
      <w:r w:rsidR="00A05E26">
        <w:rPr>
          <w:color w:val="2F5496" w:themeColor="accent1" w:themeShade="BF"/>
          <w:szCs w:val="22"/>
        </w:rPr>
        <w:t xml:space="preserve">three </w:t>
      </w:r>
      <w:r w:rsidR="005143CB" w:rsidRPr="00A9391E">
        <w:rPr>
          <w:color w:val="2F5496" w:themeColor="accent1" w:themeShade="BF"/>
          <w:szCs w:val="22"/>
        </w:rPr>
        <w:t>main changes:</w:t>
      </w:r>
    </w:p>
    <w:p w14:paraId="60F2B373" w14:textId="3B751982" w:rsidR="005143CB" w:rsidRPr="00A9391E" w:rsidRDefault="005143CB" w:rsidP="000E51B4">
      <w:pPr>
        <w:spacing w:line="288" w:lineRule="auto"/>
        <w:rPr>
          <w:color w:val="2F5496" w:themeColor="accent1" w:themeShade="BF"/>
          <w:szCs w:val="22"/>
        </w:rPr>
      </w:pPr>
      <w:r w:rsidRPr="00A9391E">
        <w:rPr>
          <w:color w:val="2F5496" w:themeColor="accent1" w:themeShade="BF"/>
          <w:szCs w:val="22"/>
        </w:rPr>
        <w:t xml:space="preserve">1. We collected </w:t>
      </w:r>
      <w:r w:rsidR="00BD1A62" w:rsidRPr="005A6F31">
        <w:rPr>
          <w:color w:val="FF0000"/>
          <w:szCs w:val="22"/>
        </w:rPr>
        <w:t xml:space="preserve">additional </w:t>
      </w:r>
      <w:r w:rsidR="009954AB" w:rsidRPr="005A6F31">
        <w:rPr>
          <w:color w:val="FF0000"/>
          <w:szCs w:val="22"/>
        </w:rPr>
        <w:t>data</w:t>
      </w:r>
      <w:r w:rsidR="00DE2568" w:rsidRPr="005A6F31">
        <w:rPr>
          <w:color w:val="FF0000"/>
          <w:szCs w:val="22"/>
        </w:rPr>
        <w:t xml:space="preserve"> on</w:t>
      </w:r>
      <w:r w:rsidR="00BD1A62" w:rsidRPr="005A6F31">
        <w:rPr>
          <w:color w:val="FF0000"/>
          <w:szCs w:val="22"/>
        </w:rPr>
        <w:t xml:space="preserve"> </w:t>
      </w:r>
      <w:r w:rsidRPr="005A6F31">
        <w:rPr>
          <w:color w:val="FF0000"/>
          <w:szCs w:val="22"/>
        </w:rPr>
        <w:t xml:space="preserve">GAP-mediated GTP hydrolysis </w:t>
      </w:r>
      <w:r w:rsidR="00100FEF" w:rsidRPr="00A9391E">
        <w:rPr>
          <w:color w:val="2F5496" w:themeColor="accent1" w:themeShade="BF"/>
          <w:szCs w:val="22"/>
        </w:rPr>
        <w:t xml:space="preserve">for </w:t>
      </w:r>
      <w:r w:rsidRPr="00A9391E">
        <w:rPr>
          <w:color w:val="2F5496" w:themeColor="accent1" w:themeShade="BF"/>
          <w:szCs w:val="22"/>
        </w:rPr>
        <w:t>several of the mutants</w:t>
      </w:r>
      <w:r w:rsidR="00877CAB" w:rsidRPr="00A9391E">
        <w:rPr>
          <w:color w:val="2F5496" w:themeColor="accent1" w:themeShade="BF"/>
          <w:szCs w:val="22"/>
        </w:rPr>
        <w:t xml:space="preserve"> to </w:t>
      </w:r>
      <w:r w:rsidR="00AE4FEE">
        <w:rPr>
          <w:color w:val="2F5496" w:themeColor="accent1" w:themeShade="BF"/>
          <w:szCs w:val="22"/>
        </w:rPr>
        <w:t xml:space="preserve">increase and </w:t>
      </w:r>
      <w:r w:rsidR="00877CAB" w:rsidRPr="00A9391E">
        <w:rPr>
          <w:color w:val="2F5496" w:themeColor="accent1" w:themeShade="BF"/>
          <w:szCs w:val="22"/>
        </w:rPr>
        <w:t>better assess confidence in the measurements</w:t>
      </w:r>
      <w:r w:rsidR="00074232" w:rsidRPr="00A9391E">
        <w:rPr>
          <w:color w:val="2F5496" w:themeColor="accent1" w:themeShade="BF"/>
          <w:szCs w:val="22"/>
        </w:rPr>
        <w:t xml:space="preserve"> (see also response </w:t>
      </w:r>
      <w:r w:rsidR="00141EE8">
        <w:rPr>
          <w:color w:val="2F5496" w:themeColor="accent1" w:themeShade="BF"/>
          <w:szCs w:val="22"/>
          <w:highlight w:val="yellow"/>
        </w:rPr>
        <w:t xml:space="preserve">to </w:t>
      </w:r>
      <w:r w:rsidR="00D5318D">
        <w:rPr>
          <w:color w:val="2F5496" w:themeColor="accent1" w:themeShade="BF"/>
          <w:szCs w:val="22"/>
          <w:highlight w:val="yellow"/>
        </w:rPr>
        <w:t>r</w:t>
      </w:r>
      <w:r w:rsidR="00141EE8">
        <w:rPr>
          <w:color w:val="2F5496" w:themeColor="accent1" w:themeShade="BF"/>
          <w:szCs w:val="22"/>
          <w:highlight w:val="yellow"/>
        </w:rPr>
        <w:t>eviewer #2 point 2</w:t>
      </w:r>
      <w:r w:rsidR="00074232" w:rsidRPr="00A9391E">
        <w:rPr>
          <w:color w:val="2F5496" w:themeColor="accent1" w:themeShade="BF"/>
          <w:szCs w:val="22"/>
        </w:rPr>
        <w:t>)</w:t>
      </w:r>
      <w:r w:rsidR="00877CAB" w:rsidRPr="00A9391E">
        <w:rPr>
          <w:color w:val="2F5496" w:themeColor="accent1" w:themeShade="BF"/>
          <w:szCs w:val="22"/>
        </w:rPr>
        <w:t>.</w:t>
      </w:r>
    </w:p>
    <w:p w14:paraId="547E6638" w14:textId="5D1F5799" w:rsidR="005143CB" w:rsidRPr="00A9391E" w:rsidRDefault="005143CB" w:rsidP="000E51B4">
      <w:pPr>
        <w:spacing w:line="288" w:lineRule="auto"/>
        <w:rPr>
          <w:color w:val="2F5496" w:themeColor="accent1" w:themeShade="BF"/>
          <w:szCs w:val="22"/>
        </w:rPr>
      </w:pPr>
      <w:r w:rsidRPr="00A9391E">
        <w:rPr>
          <w:color w:val="2F5496" w:themeColor="accent1" w:themeShade="BF"/>
          <w:szCs w:val="22"/>
        </w:rPr>
        <w:t xml:space="preserve">2. </w:t>
      </w:r>
      <w:r w:rsidR="00AF24F1" w:rsidRPr="00A9391E">
        <w:rPr>
          <w:color w:val="2F5496" w:themeColor="accent1" w:themeShade="BF"/>
          <w:szCs w:val="22"/>
        </w:rPr>
        <w:t xml:space="preserve">We </w:t>
      </w:r>
      <w:r w:rsidRPr="00A9391E">
        <w:rPr>
          <w:color w:val="2F5496" w:themeColor="accent1" w:themeShade="BF"/>
          <w:szCs w:val="22"/>
        </w:rPr>
        <w:t xml:space="preserve">now report the </w:t>
      </w:r>
      <w:r w:rsidRPr="005A6F31">
        <w:rPr>
          <w:color w:val="FF0000"/>
          <w:szCs w:val="22"/>
        </w:rPr>
        <w:t>standard error for both the GAP and the GEF data</w:t>
      </w:r>
      <w:r w:rsidR="000B50A2" w:rsidRPr="005A6F31">
        <w:rPr>
          <w:color w:val="FF0000"/>
          <w:szCs w:val="22"/>
        </w:rPr>
        <w:t xml:space="preserve"> </w:t>
      </w:r>
      <w:r w:rsidR="000B50A2" w:rsidRPr="00A9391E">
        <w:rPr>
          <w:color w:val="2F5496" w:themeColor="accent1" w:themeShade="BF"/>
          <w:szCs w:val="22"/>
        </w:rPr>
        <w:t xml:space="preserve">to reflect the </w:t>
      </w:r>
      <w:r w:rsidR="00FE67BD" w:rsidRPr="00A9391E">
        <w:rPr>
          <w:color w:val="2F5496" w:themeColor="accent1" w:themeShade="BF"/>
          <w:szCs w:val="22"/>
        </w:rPr>
        <w:t>confidence in the mean value</w:t>
      </w:r>
      <w:r w:rsidR="00A52D16" w:rsidRPr="00A9391E">
        <w:rPr>
          <w:color w:val="2F5496" w:themeColor="accent1" w:themeShade="BF"/>
          <w:szCs w:val="22"/>
        </w:rPr>
        <w:t xml:space="preserve"> (see also response </w:t>
      </w:r>
      <w:r w:rsidR="00CF0251">
        <w:rPr>
          <w:color w:val="2F5496" w:themeColor="accent1" w:themeShade="BF"/>
          <w:szCs w:val="22"/>
          <w:highlight w:val="yellow"/>
        </w:rPr>
        <w:t>r</w:t>
      </w:r>
      <w:r w:rsidR="00141EE8">
        <w:rPr>
          <w:color w:val="2F5496" w:themeColor="accent1" w:themeShade="BF"/>
          <w:szCs w:val="22"/>
          <w:highlight w:val="yellow"/>
        </w:rPr>
        <w:t>eviewer #2 point 2</w:t>
      </w:r>
      <w:r w:rsidR="00A52D16" w:rsidRPr="00A9391E">
        <w:rPr>
          <w:color w:val="2F5496" w:themeColor="accent1" w:themeShade="BF"/>
          <w:szCs w:val="22"/>
        </w:rPr>
        <w:t>).</w:t>
      </w:r>
    </w:p>
    <w:p w14:paraId="1EBC31B3" w14:textId="1C920BB1" w:rsidR="005143CB" w:rsidRPr="00A9391E" w:rsidRDefault="005143CB" w:rsidP="000E51B4">
      <w:pPr>
        <w:spacing w:line="288" w:lineRule="auto"/>
        <w:rPr>
          <w:color w:val="2F5496" w:themeColor="accent1" w:themeShade="BF"/>
          <w:szCs w:val="22"/>
        </w:rPr>
      </w:pPr>
      <w:r w:rsidRPr="00A9391E">
        <w:rPr>
          <w:color w:val="2F5496" w:themeColor="accent1" w:themeShade="BF"/>
          <w:szCs w:val="22"/>
        </w:rPr>
        <w:t xml:space="preserve">3. </w:t>
      </w:r>
      <w:r w:rsidR="005F2B4A" w:rsidRPr="00A9391E">
        <w:rPr>
          <w:color w:val="2F5496" w:themeColor="accent1" w:themeShade="BF"/>
          <w:szCs w:val="22"/>
        </w:rPr>
        <w:t>W</w:t>
      </w:r>
      <w:r w:rsidRPr="00A9391E">
        <w:rPr>
          <w:color w:val="2F5496" w:themeColor="accent1" w:themeShade="BF"/>
          <w:szCs w:val="22"/>
        </w:rPr>
        <w:t>e</w:t>
      </w:r>
      <w:r w:rsidR="005F2B4A" w:rsidRPr="00A9391E">
        <w:rPr>
          <w:color w:val="2F5496" w:themeColor="accent1" w:themeShade="BF"/>
          <w:szCs w:val="22"/>
        </w:rPr>
        <w:t xml:space="preserve"> </w:t>
      </w:r>
      <w:r w:rsidR="005F2B4A" w:rsidRPr="005A6F31">
        <w:rPr>
          <w:color w:val="FF0000"/>
          <w:szCs w:val="22"/>
        </w:rPr>
        <w:t>now</w:t>
      </w:r>
      <w:r w:rsidRPr="005A6F31">
        <w:rPr>
          <w:color w:val="FF0000"/>
          <w:szCs w:val="22"/>
        </w:rPr>
        <w:t xml:space="preserve"> report the</w:t>
      </w:r>
      <w:r w:rsidR="005F2B4A" w:rsidRPr="005A6F31">
        <w:rPr>
          <w:color w:val="FF0000"/>
          <w:szCs w:val="22"/>
        </w:rPr>
        <w:t xml:space="preserve"> propagated standard error in all of our plots </w:t>
      </w:r>
      <w:r w:rsidR="005F2B4A" w:rsidRPr="00A9391E">
        <w:rPr>
          <w:color w:val="2F5496" w:themeColor="accent1" w:themeShade="BF"/>
          <w:szCs w:val="22"/>
        </w:rPr>
        <w:t>that show</w:t>
      </w:r>
      <w:r w:rsidRPr="00A9391E">
        <w:rPr>
          <w:color w:val="2F5496" w:themeColor="accent1" w:themeShade="BF"/>
          <w:szCs w:val="22"/>
        </w:rPr>
        <w:t xml:space="preserve"> relative ratio</w:t>
      </w:r>
      <w:r w:rsidR="005F2B4A" w:rsidRPr="00A9391E">
        <w:rPr>
          <w:color w:val="2F5496" w:themeColor="accent1" w:themeShade="BF"/>
          <w:szCs w:val="22"/>
        </w:rPr>
        <w:t xml:space="preserve"> (MUT/WT) of the kinetic parameters, most notably in </w:t>
      </w:r>
      <w:r w:rsidR="005F2B4A" w:rsidRPr="00A9391E">
        <w:rPr>
          <w:b/>
          <w:bCs/>
          <w:color w:val="2F5496" w:themeColor="accent1" w:themeShade="BF"/>
          <w:szCs w:val="22"/>
        </w:rPr>
        <w:t>Fig. 4</w:t>
      </w:r>
      <w:r w:rsidR="005F2B4A" w:rsidRPr="00A9391E">
        <w:rPr>
          <w:color w:val="2F5496" w:themeColor="accent1" w:themeShade="BF"/>
          <w:szCs w:val="22"/>
        </w:rPr>
        <w:t xml:space="preserve"> (as well as accompanied </w:t>
      </w:r>
      <w:r w:rsidR="005F2B4A" w:rsidRPr="00A9391E">
        <w:rPr>
          <w:b/>
          <w:bCs/>
          <w:color w:val="2F5496" w:themeColor="accent1" w:themeShade="BF"/>
          <w:szCs w:val="22"/>
        </w:rPr>
        <w:t>Extended Data Fig. 9</w:t>
      </w:r>
      <w:r w:rsidR="005F2B4A" w:rsidRPr="00A9391E">
        <w:rPr>
          <w:color w:val="2F5496" w:themeColor="accent1" w:themeShade="BF"/>
          <w:szCs w:val="22"/>
        </w:rPr>
        <w:t xml:space="preserve"> and </w:t>
      </w:r>
      <w:r w:rsidR="005F2B4A" w:rsidRPr="00A9391E">
        <w:rPr>
          <w:b/>
          <w:bCs/>
          <w:color w:val="2F5496" w:themeColor="accent1" w:themeShade="BF"/>
          <w:szCs w:val="22"/>
        </w:rPr>
        <w:t>10</w:t>
      </w:r>
      <w:r w:rsidR="005F2B4A" w:rsidRPr="00A9391E">
        <w:rPr>
          <w:color w:val="2F5496" w:themeColor="accent1" w:themeShade="BF"/>
          <w:szCs w:val="22"/>
        </w:rPr>
        <w:t>). In cases where</w:t>
      </w:r>
      <w:r w:rsidR="00F53AE3" w:rsidRPr="00A9391E">
        <w:rPr>
          <w:color w:val="2F5496" w:themeColor="accent1" w:themeShade="BF"/>
          <w:szCs w:val="22"/>
        </w:rPr>
        <w:t xml:space="preserve"> we report the </w:t>
      </w:r>
      <w:r w:rsidR="00CC7DC0" w:rsidRPr="00A9391E">
        <w:rPr>
          <w:color w:val="2F5496" w:themeColor="accent1" w:themeShade="BF"/>
          <w:szCs w:val="22"/>
        </w:rPr>
        <w:t>ln</w:t>
      </w:r>
      <w:r w:rsidR="004F6922" w:rsidRPr="00A9391E">
        <w:rPr>
          <w:color w:val="2F5496" w:themeColor="accent1" w:themeShade="BF"/>
          <w:szCs w:val="22"/>
        </w:rPr>
        <w:t xml:space="preserve"> ratio</w:t>
      </w:r>
      <w:r w:rsidR="00CC7DC0" w:rsidRPr="00A9391E">
        <w:rPr>
          <w:color w:val="2F5496" w:themeColor="accent1" w:themeShade="BF"/>
          <w:szCs w:val="22"/>
        </w:rPr>
        <w:t>s</w:t>
      </w:r>
      <w:r w:rsidR="00F53AE3" w:rsidRPr="00A9391E">
        <w:rPr>
          <w:color w:val="2F5496" w:themeColor="accent1" w:themeShade="BF"/>
          <w:szCs w:val="22"/>
        </w:rPr>
        <w:t xml:space="preserve"> (MUT/WT), we report the standard error as standard error divided by the relative value (MUT/WT). </w:t>
      </w:r>
    </w:p>
    <w:p w14:paraId="4451DDFF" w14:textId="77777777" w:rsidR="002D02EA" w:rsidRDefault="002D02EA" w:rsidP="000E51B4">
      <w:pPr>
        <w:spacing w:line="288" w:lineRule="auto"/>
        <w:rPr>
          <w:color w:val="00B0F0"/>
          <w:szCs w:val="22"/>
        </w:rPr>
      </w:pPr>
    </w:p>
    <w:p w14:paraId="23BC5F9E" w14:textId="77777777" w:rsidR="008D2A40" w:rsidRDefault="008D2A40">
      <w:pPr>
        <w:spacing w:after="0" w:line="240" w:lineRule="auto"/>
        <w:jc w:val="left"/>
        <w:rPr>
          <w:b/>
          <w:bCs/>
          <w:color w:val="2F5496" w:themeColor="accent1" w:themeShade="BF"/>
          <w:szCs w:val="22"/>
          <w:shd w:val="clear" w:color="auto" w:fill="FFFFFF"/>
        </w:rPr>
      </w:pPr>
      <w:r>
        <w:rPr>
          <w:b/>
          <w:bCs/>
          <w:color w:val="2F5496" w:themeColor="accent1" w:themeShade="BF"/>
          <w:szCs w:val="22"/>
          <w:shd w:val="clear" w:color="auto" w:fill="FFFFFF"/>
        </w:rPr>
        <w:br w:type="page"/>
      </w:r>
    </w:p>
    <w:p w14:paraId="662810F5" w14:textId="235924FA" w:rsidR="002D02EA" w:rsidRPr="00E72ED4" w:rsidRDefault="002D02EA" w:rsidP="002D02EA">
      <w:pPr>
        <w:spacing w:line="288" w:lineRule="auto"/>
        <w:rPr>
          <w:b/>
          <w:bCs/>
          <w:color w:val="000000" w:themeColor="text1"/>
          <w:szCs w:val="22"/>
          <w:shd w:val="clear" w:color="auto" w:fill="FFFFFF"/>
        </w:rPr>
      </w:pPr>
      <w:r w:rsidRPr="00E72ED4">
        <w:rPr>
          <w:b/>
          <w:bCs/>
          <w:color w:val="000000" w:themeColor="text1"/>
          <w:szCs w:val="22"/>
          <w:shd w:val="clear" w:color="auto" w:fill="FFFFFF"/>
        </w:rPr>
        <w:lastRenderedPageBreak/>
        <w:t>References cited in the response letter</w:t>
      </w:r>
    </w:p>
    <w:p w14:paraId="62A589E9" w14:textId="77777777" w:rsidR="00424AB5" w:rsidRPr="00E72ED4" w:rsidRDefault="00424AB5" w:rsidP="00424AB5">
      <w:pPr>
        <w:spacing w:line="288" w:lineRule="auto"/>
        <w:rPr>
          <w:color w:val="000000" w:themeColor="text1"/>
          <w:szCs w:val="22"/>
          <w:lang w:val="en-GB"/>
        </w:rPr>
      </w:pPr>
      <w:proofErr w:type="spellStart"/>
      <w:r w:rsidRPr="00E72ED4">
        <w:rPr>
          <w:color w:val="000000" w:themeColor="text1"/>
          <w:szCs w:val="22"/>
          <w:lang w:val="en-GB"/>
        </w:rPr>
        <w:t>Bandaru</w:t>
      </w:r>
      <w:proofErr w:type="spellEnd"/>
      <w:r w:rsidRPr="00E72ED4">
        <w:rPr>
          <w:color w:val="000000" w:themeColor="text1"/>
          <w:szCs w:val="22"/>
          <w:lang w:val="en-GB"/>
        </w:rPr>
        <w:t xml:space="preserve">, P. </w:t>
      </w:r>
      <w:r w:rsidRPr="00E72ED4">
        <w:rPr>
          <w:i/>
          <w:iCs/>
          <w:color w:val="000000" w:themeColor="text1"/>
          <w:szCs w:val="22"/>
          <w:lang w:val="en-GB"/>
        </w:rPr>
        <w:t>et al.</w:t>
      </w:r>
      <w:r w:rsidRPr="00E72ED4">
        <w:rPr>
          <w:color w:val="000000" w:themeColor="text1"/>
          <w:szCs w:val="22"/>
          <w:lang w:val="en-GB"/>
        </w:rPr>
        <w:t xml:space="preserve"> Deconstruction of the Ras switching cycle through saturation mutagenesis. </w:t>
      </w:r>
      <w:proofErr w:type="spellStart"/>
      <w:r w:rsidRPr="00E72ED4">
        <w:rPr>
          <w:i/>
          <w:iCs/>
          <w:color w:val="000000" w:themeColor="text1"/>
          <w:szCs w:val="22"/>
          <w:lang w:val="en-GB"/>
        </w:rPr>
        <w:t>Elife</w:t>
      </w:r>
      <w:proofErr w:type="spellEnd"/>
      <w:r w:rsidRPr="00E72ED4">
        <w:rPr>
          <w:color w:val="000000" w:themeColor="text1"/>
          <w:szCs w:val="22"/>
          <w:lang w:val="en-GB"/>
        </w:rPr>
        <w:t xml:space="preserve"> </w:t>
      </w:r>
      <w:r w:rsidRPr="00E72ED4">
        <w:rPr>
          <w:b/>
          <w:bCs/>
          <w:color w:val="000000" w:themeColor="text1"/>
          <w:szCs w:val="22"/>
          <w:lang w:val="en-GB"/>
        </w:rPr>
        <w:t>6,</w:t>
      </w:r>
      <w:r w:rsidRPr="00E72ED4">
        <w:rPr>
          <w:color w:val="000000" w:themeColor="text1"/>
          <w:szCs w:val="22"/>
          <w:lang w:val="en-GB"/>
        </w:rPr>
        <w:t xml:space="preserve"> (2017).</w:t>
      </w:r>
    </w:p>
    <w:p w14:paraId="03A89567" w14:textId="77777777" w:rsidR="00424AB5" w:rsidRPr="00E72ED4" w:rsidRDefault="00424AB5" w:rsidP="00424AB5">
      <w:pPr>
        <w:spacing w:line="288" w:lineRule="auto"/>
        <w:rPr>
          <w:color w:val="000000" w:themeColor="text1"/>
          <w:szCs w:val="22"/>
          <w:lang w:val="en-GB"/>
        </w:rPr>
      </w:pPr>
      <w:r w:rsidRPr="00E72ED4">
        <w:rPr>
          <w:color w:val="000000" w:themeColor="text1"/>
          <w:szCs w:val="22"/>
          <w:lang w:val="en-GB"/>
        </w:rPr>
        <w:t xml:space="preserve">Bischoff, F. R. &amp; </w:t>
      </w:r>
      <w:proofErr w:type="spellStart"/>
      <w:r w:rsidRPr="00E72ED4">
        <w:rPr>
          <w:color w:val="000000" w:themeColor="text1"/>
          <w:szCs w:val="22"/>
          <w:lang w:val="en-GB"/>
        </w:rPr>
        <w:t>Ponstingl</w:t>
      </w:r>
      <w:proofErr w:type="spellEnd"/>
      <w:r w:rsidRPr="00E72ED4">
        <w:rPr>
          <w:color w:val="000000" w:themeColor="text1"/>
          <w:szCs w:val="22"/>
          <w:lang w:val="en-GB"/>
        </w:rPr>
        <w:t xml:space="preserve">, H. Mitotic regulator protein RCC1 is complexed with a nuclear </w:t>
      </w:r>
      <w:proofErr w:type="spellStart"/>
      <w:r w:rsidRPr="00E72ED4">
        <w:rPr>
          <w:color w:val="000000" w:themeColor="text1"/>
          <w:szCs w:val="22"/>
          <w:lang w:val="en-GB"/>
        </w:rPr>
        <w:t>ras</w:t>
      </w:r>
      <w:proofErr w:type="spellEnd"/>
      <w:r w:rsidRPr="00E72ED4">
        <w:rPr>
          <w:color w:val="000000" w:themeColor="text1"/>
          <w:szCs w:val="22"/>
          <w:lang w:val="en-GB"/>
        </w:rPr>
        <w:t xml:space="preserve">-related polypeptide. </w:t>
      </w:r>
      <w:r w:rsidRPr="00E72ED4">
        <w:rPr>
          <w:i/>
          <w:iCs/>
          <w:color w:val="000000" w:themeColor="text1"/>
          <w:szCs w:val="22"/>
          <w:lang w:val="en-GB"/>
        </w:rPr>
        <w:t>Proceedings of the National Academy of Sciences</w:t>
      </w:r>
      <w:r w:rsidRPr="00E72ED4">
        <w:rPr>
          <w:color w:val="000000" w:themeColor="text1"/>
          <w:szCs w:val="22"/>
          <w:lang w:val="en-GB"/>
        </w:rPr>
        <w:t xml:space="preserve"> </w:t>
      </w:r>
      <w:r w:rsidRPr="00E72ED4">
        <w:rPr>
          <w:b/>
          <w:bCs/>
          <w:color w:val="000000" w:themeColor="text1"/>
          <w:szCs w:val="22"/>
          <w:lang w:val="en-GB"/>
        </w:rPr>
        <w:t>88,</w:t>
      </w:r>
      <w:r w:rsidRPr="00E72ED4">
        <w:rPr>
          <w:color w:val="000000" w:themeColor="text1"/>
          <w:szCs w:val="22"/>
          <w:lang w:val="en-GB"/>
        </w:rPr>
        <w:t xml:space="preserve"> 10830–10834 (1991).</w:t>
      </w:r>
    </w:p>
    <w:p w14:paraId="21A2620A" w14:textId="51427F04" w:rsidR="00424AB5" w:rsidRPr="00E72ED4" w:rsidRDefault="00424AB5" w:rsidP="002D02EA">
      <w:pPr>
        <w:spacing w:line="288" w:lineRule="auto"/>
        <w:rPr>
          <w:color w:val="000000" w:themeColor="text1"/>
          <w:szCs w:val="22"/>
          <w:shd w:val="clear" w:color="auto" w:fill="FFFFFF"/>
        </w:rPr>
      </w:pPr>
      <w:r w:rsidRPr="00E72ED4">
        <w:rPr>
          <w:color w:val="000000" w:themeColor="text1"/>
          <w:szCs w:val="22"/>
          <w:shd w:val="clear" w:color="auto" w:fill="FFFFFF"/>
          <w:lang w:val="en-GB"/>
        </w:rPr>
        <w:t xml:space="preserve">Brinkmann, T. </w:t>
      </w:r>
      <w:r w:rsidRPr="00E72ED4">
        <w:rPr>
          <w:i/>
          <w:iCs/>
          <w:color w:val="000000" w:themeColor="text1"/>
          <w:szCs w:val="22"/>
          <w:shd w:val="clear" w:color="auto" w:fill="FFFFFF"/>
          <w:lang w:val="en-GB"/>
        </w:rPr>
        <w:t>et al.</w:t>
      </w:r>
      <w:r w:rsidRPr="00E72ED4">
        <w:rPr>
          <w:color w:val="000000" w:themeColor="text1"/>
          <w:szCs w:val="22"/>
          <w:shd w:val="clear" w:color="auto" w:fill="FFFFFF"/>
          <w:lang w:val="en-GB"/>
        </w:rPr>
        <w:t xml:space="preserve"> Rap-specific GTPase Activating Protein follows an Alternative Mechanism. </w:t>
      </w:r>
      <w:r w:rsidRPr="00E72ED4">
        <w:rPr>
          <w:i/>
          <w:iCs/>
          <w:color w:val="000000" w:themeColor="text1"/>
          <w:szCs w:val="22"/>
          <w:shd w:val="clear" w:color="auto" w:fill="FFFFFF"/>
          <w:lang w:val="en-GB"/>
        </w:rPr>
        <w:t>Journal of Biological Chemistry</w:t>
      </w:r>
      <w:r w:rsidRPr="00E72ED4">
        <w:rPr>
          <w:color w:val="000000" w:themeColor="text1"/>
          <w:szCs w:val="22"/>
          <w:shd w:val="clear" w:color="auto" w:fill="FFFFFF"/>
          <w:lang w:val="en-GB"/>
        </w:rPr>
        <w:t xml:space="preserve"> </w:t>
      </w:r>
      <w:r w:rsidRPr="00E72ED4">
        <w:rPr>
          <w:b/>
          <w:bCs/>
          <w:color w:val="000000" w:themeColor="text1"/>
          <w:szCs w:val="22"/>
          <w:shd w:val="clear" w:color="auto" w:fill="FFFFFF"/>
          <w:lang w:val="en-GB"/>
        </w:rPr>
        <w:t>277,</w:t>
      </w:r>
      <w:r w:rsidRPr="00E72ED4">
        <w:rPr>
          <w:color w:val="000000" w:themeColor="text1"/>
          <w:szCs w:val="22"/>
          <w:shd w:val="clear" w:color="auto" w:fill="FFFFFF"/>
          <w:lang w:val="en-GB"/>
        </w:rPr>
        <w:t xml:space="preserve"> 12525–12531 (2002).</w:t>
      </w:r>
    </w:p>
    <w:p w14:paraId="2A1F6F61" w14:textId="654EF88F" w:rsidR="002D02EA" w:rsidRPr="00E72ED4" w:rsidRDefault="002D02EA" w:rsidP="002D02EA">
      <w:pPr>
        <w:spacing w:line="288" w:lineRule="auto"/>
        <w:rPr>
          <w:color w:val="000000" w:themeColor="text1"/>
          <w:szCs w:val="22"/>
          <w:shd w:val="clear" w:color="auto" w:fill="FFFFFF"/>
          <w:lang w:val="en-GB"/>
        </w:rPr>
      </w:pPr>
      <w:r w:rsidRPr="00E72ED4">
        <w:rPr>
          <w:color w:val="000000" w:themeColor="text1"/>
          <w:szCs w:val="22"/>
          <w:shd w:val="clear" w:color="auto" w:fill="FFFFFF"/>
          <w:lang w:val="en-GB"/>
        </w:rPr>
        <w:t xml:space="preserve">Choudhary, C. </w:t>
      </w:r>
      <w:r w:rsidRPr="00E72ED4">
        <w:rPr>
          <w:i/>
          <w:iCs/>
          <w:color w:val="000000" w:themeColor="text1"/>
          <w:szCs w:val="22"/>
          <w:shd w:val="clear" w:color="auto" w:fill="FFFFFF"/>
          <w:lang w:val="en-GB"/>
        </w:rPr>
        <w:t>et al.</w:t>
      </w:r>
      <w:r w:rsidRPr="00E72ED4">
        <w:rPr>
          <w:color w:val="000000" w:themeColor="text1"/>
          <w:szCs w:val="22"/>
          <w:shd w:val="clear" w:color="auto" w:fill="FFFFFF"/>
          <w:lang w:val="en-GB"/>
        </w:rPr>
        <w:t xml:space="preserve"> Lysine acetylation targets protein complexes and co-regulates major cellular functions. </w:t>
      </w:r>
      <w:r w:rsidRPr="00E72ED4">
        <w:rPr>
          <w:i/>
          <w:iCs/>
          <w:color w:val="000000" w:themeColor="text1"/>
          <w:szCs w:val="22"/>
          <w:shd w:val="clear" w:color="auto" w:fill="FFFFFF"/>
          <w:lang w:val="en-GB"/>
        </w:rPr>
        <w:t>Science</w:t>
      </w:r>
      <w:r w:rsidRPr="00E72ED4">
        <w:rPr>
          <w:color w:val="000000" w:themeColor="text1"/>
          <w:szCs w:val="22"/>
          <w:shd w:val="clear" w:color="auto" w:fill="FFFFFF"/>
          <w:lang w:val="en-GB"/>
        </w:rPr>
        <w:t xml:space="preserve"> </w:t>
      </w:r>
      <w:r w:rsidRPr="00E72ED4">
        <w:rPr>
          <w:b/>
          <w:bCs/>
          <w:color w:val="000000" w:themeColor="text1"/>
          <w:szCs w:val="22"/>
          <w:shd w:val="clear" w:color="auto" w:fill="FFFFFF"/>
          <w:lang w:val="en-GB"/>
        </w:rPr>
        <w:t>325,</w:t>
      </w:r>
      <w:r w:rsidRPr="00E72ED4">
        <w:rPr>
          <w:color w:val="000000" w:themeColor="text1"/>
          <w:szCs w:val="22"/>
          <w:shd w:val="clear" w:color="auto" w:fill="FFFFFF"/>
          <w:lang w:val="en-GB"/>
        </w:rPr>
        <w:t xml:space="preserve"> 834–840 (2009).</w:t>
      </w:r>
    </w:p>
    <w:p w14:paraId="1300B70E" w14:textId="0949F34F" w:rsidR="002D02EA" w:rsidRPr="00E72ED4" w:rsidRDefault="002D02EA" w:rsidP="002D02EA">
      <w:pPr>
        <w:spacing w:line="288" w:lineRule="auto"/>
        <w:rPr>
          <w:color w:val="000000" w:themeColor="text1"/>
          <w:szCs w:val="22"/>
          <w:shd w:val="clear" w:color="auto" w:fill="FFFFFF"/>
          <w:lang w:val="en-GB"/>
        </w:rPr>
      </w:pPr>
      <w:r w:rsidRPr="00E72ED4">
        <w:rPr>
          <w:color w:val="000000" w:themeColor="text1"/>
          <w:szCs w:val="22"/>
          <w:shd w:val="clear" w:color="auto" w:fill="FFFFFF"/>
          <w:lang w:val="en-GB"/>
        </w:rPr>
        <w:t xml:space="preserve">de Boor, S. </w:t>
      </w:r>
      <w:r w:rsidRPr="00E72ED4">
        <w:rPr>
          <w:i/>
          <w:iCs/>
          <w:color w:val="000000" w:themeColor="text1"/>
          <w:szCs w:val="22"/>
          <w:shd w:val="clear" w:color="auto" w:fill="FFFFFF"/>
          <w:lang w:val="en-GB"/>
        </w:rPr>
        <w:t>et al.</w:t>
      </w:r>
      <w:r w:rsidRPr="00E72ED4">
        <w:rPr>
          <w:color w:val="000000" w:themeColor="text1"/>
          <w:szCs w:val="22"/>
          <w:shd w:val="clear" w:color="auto" w:fill="FFFFFF"/>
          <w:lang w:val="en-GB"/>
        </w:rPr>
        <w:t xml:space="preserve"> Small GTP-binding protein Ran is regulated by posttranslational lysine acetylation. </w:t>
      </w:r>
      <w:r w:rsidRPr="00E72ED4">
        <w:rPr>
          <w:i/>
          <w:iCs/>
          <w:color w:val="000000" w:themeColor="text1"/>
          <w:szCs w:val="22"/>
          <w:shd w:val="clear" w:color="auto" w:fill="FFFFFF"/>
          <w:lang w:val="en-GB"/>
        </w:rPr>
        <w:t>Proceedings of the National Academy of Sciences</w:t>
      </w:r>
      <w:r w:rsidRPr="00E72ED4">
        <w:rPr>
          <w:color w:val="000000" w:themeColor="text1"/>
          <w:szCs w:val="22"/>
          <w:shd w:val="clear" w:color="auto" w:fill="FFFFFF"/>
          <w:lang w:val="en-GB"/>
        </w:rPr>
        <w:t xml:space="preserve"> </w:t>
      </w:r>
      <w:r w:rsidRPr="00E72ED4">
        <w:rPr>
          <w:b/>
          <w:bCs/>
          <w:color w:val="000000" w:themeColor="text1"/>
          <w:szCs w:val="22"/>
          <w:shd w:val="clear" w:color="auto" w:fill="FFFFFF"/>
          <w:lang w:val="en-GB"/>
        </w:rPr>
        <w:t>112,</w:t>
      </w:r>
      <w:r w:rsidRPr="00E72ED4">
        <w:rPr>
          <w:color w:val="000000" w:themeColor="text1"/>
          <w:szCs w:val="22"/>
          <w:shd w:val="clear" w:color="auto" w:fill="FFFFFF"/>
          <w:lang w:val="en-GB"/>
        </w:rPr>
        <w:t xml:space="preserve"> E3679–88 (2015).</w:t>
      </w:r>
    </w:p>
    <w:p w14:paraId="7507C901" w14:textId="32D192AD" w:rsidR="00424AB5" w:rsidRPr="00E72ED4" w:rsidRDefault="00424AB5" w:rsidP="002D02EA">
      <w:pPr>
        <w:spacing w:line="288" w:lineRule="auto"/>
        <w:rPr>
          <w:color w:val="000000" w:themeColor="text1"/>
          <w:szCs w:val="22"/>
          <w:lang w:val="en-GB"/>
        </w:rPr>
      </w:pPr>
      <w:proofErr w:type="spellStart"/>
      <w:r w:rsidRPr="00E72ED4">
        <w:rPr>
          <w:color w:val="000000" w:themeColor="text1"/>
          <w:szCs w:val="22"/>
        </w:rPr>
        <w:t>Fersht</w:t>
      </w:r>
      <w:proofErr w:type="spellEnd"/>
      <w:r w:rsidRPr="00E72ED4">
        <w:rPr>
          <w:color w:val="000000" w:themeColor="text1"/>
          <w:szCs w:val="22"/>
        </w:rPr>
        <w:t xml:space="preserve">, A. (1999). </w:t>
      </w:r>
      <w:r w:rsidRPr="00E72ED4">
        <w:rPr>
          <w:i/>
          <w:iCs/>
          <w:color w:val="000000" w:themeColor="text1"/>
          <w:szCs w:val="22"/>
        </w:rPr>
        <w:t>Structure and Mechanism in Protein Science: A Guide to Enzyme Catalysis and Protein Folding</w:t>
      </w:r>
      <w:r w:rsidRPr="00E72ED4">
        <w:rPr>
          <w:color w:val="000000" w:themeColor="text1"/>
          <w:szCs w:val="22"/>
        </w:rPr>
        <w:t xml:space="preserve">. </w:t>
      </w:r>
      <w:r w:rsidRPr="00E72ED4">
        <w:rPr>
          <w:color w:val="000000" w:themeColor="text1"/>
          <w:szCs w:val="22"/>
          <w:lang w:val="en-GB"/>
        </w:rPr>
        <w:t>Macmillan. Chapter 12: Enzyme-substrate complementarity and the use of binding energy in catalysis</w:t>
      </w:r>
    </w:p>
    <w:p w14:paraId="5BC84B52" w14:textId="77777777" w:rsidR="002D02EA" w:rsidRPr="00E72ED4" w:rsidRDefault="002D02EA" w:rsidP="002D02EA">
      <w:pPr>
        <w:spacing w:line="288" w:lineRule="auto"/>
        <w:rPr>
          <w:color w:val="000000" w:themeColor="text1"/>
          <w:szCs w:val="22"/>
          <w:lang w:val="de-DE"/>
        </w:rPr>
      </w:pPr>
      <w:r w:rsidRPr="00E72ED4">
        <w:rPr>
          <w:color w:val="000000" w:themeColor="text1"/>
          <w:szCs w:val="22"/>
          <w:lang w:val="de-DE"/>
        </w:rPr>
        <w:t xml:space="preserve">Geyer, M., Schweins, T., Herrmann, C., </w:t>
      </w:r>
      <w:proofErr w:type="spellStart"/>
      <w:r w:rsidRPr="00E72ED4">
        <w:rPr>
          <w:color w:val="000000" w:themeColor="text1"/>
          <w:szCs w:val="22"/>
          <w:lang w:val="de-DE"/>
        </w:rPr>
        <w:t>Prisner</w:t>
      </w:r>
      <w:proofErr w:type="spellEnd"/>
      <w:r w:rsidRPr="00E72ED4">
        <w:rPr>
          <w:color w:val="000000" w:themeColor="text1"/>
          <w:szCs w:val="22"/>
          <w:lang w:val="de-DE"/>
        </w:rPr>
        <w:t xml:space="preserve">, T., </w:t>
      </w:r>
      <w:proofErr w:type="spellStart"/>
      <w:r w:rsidRPr="00E72ED4">
        <w:rPr>
          <w:color w:val="000000" w:themeColor="text1"/>
          <w:szCs w:val="22"/>
          <w:lang w:val="de-DE"/>
        </w:rPr>
        <w:t>Wittinghofer</w:t>
      </w:r>
      <w:proofErr w:type="spellEnd"/>
      <w:r w:rsidRPr="00E72ED4">
        <w:rPr>
          <w:color w:val="000000" w:themeColor="text1"/>
          <w:szCs w:val="22"/>
          <w:lang w:val="de-DE"/>
        </w:rPr>
        <w:t xml:space="preserve">, A., &amp; </w:t>
      </w:r>
      <w:proofErr w:type="spellStart"/>
      <w:r w:rsidRPr="00E72ED4">
        <w:rPr>
          <w:color w:val="000000" w:themeColor="text1"/>
          <w:szCs w:val="22"/>
          <w:lang w:val="de-DE"/>
        </w:rPr>
        <w:t>Kalbitzer</w:t>
      </w:r>
      <w:proofErr w:type="spellEnd"/>
      <w:r w:rsidRPr="00E72ED4">
        <w:rPr>
          <w:color w:val="000000" w:themeColor="text1"/>
          <w:szCs w:val="22"/>
          <w:lang w:val="de-DE"/>
        </w:rPr>
        <w:t xml:space="preserve">, H. R. (1996). </w:t>
      </w:r>
      <w:r w:rsidRPr="00E72ED4">
        <w:rPr>
          <w:color w:val="000000" w:themeColor="text1"/>
          <w:szCs w:val="22"/>
        </w:rPr>
        <w:t xml:space="preserve">Conformational transitions in p21 </w:t>
      </w:r>
      <w:proofErr w:type="spellStart"/>
      <w:r w:rsidRPr="00E72ED4">
        <w:rPr>
          <w:color w:val="000000" w:themeColor="text1"/>
          <w:szCs w:val="22"/>
        </w:rPr>
        <w:t>ras</w:t>
      </w:r>
      <w:proofErr w:type="spellEnd"/>
      <w:r w:rsidRPr="00E72ED4">
        <w:rPr>
          <w:color w:val="000000" w:themeColor="text1"/>
          <w:szCs w:val="22"/>
        </w:rPr>
        <w:t xml:space="preserve"> and in its complexes with the effector protein Raf-RBD and the GTPase activating protein GAP. </w:t>
      </w:r>
      <w:proofErr w:type="spellStart"/>
      <w:r w:rsidRPr="00E72ED4">
        <w:rPr>
          <w:i/>
          <w:iCs/>
          <w:color w:val="000000" w:themeColor="text1"/>
          <w:szCs w:val="22"/>
          <w:lang w:val="de-DE"/>
        </w:rPr>
        <w:t>Biochemistry</w:t>
      </w:r>
      <w:proofErr w:type="spellEnd"/>
      <w:r w:rsidRPr="00E72ED4">
        <w:rPr>
          <w:color w:val="000000" w:themeColor="text1"/>
          <w:szCs w:val="22"/>
          <w:lang w:val="de-DE"/>
        </w:rPr>
        <w:t>, </w:t>
      </w:r>
      <w:r w:rsidRPr="00E72ED4">
        <w:rPr>
          <w:i/>
          <w:iCs/>
          <w:color w:val="000000" w:themeColor="text1"/>
          <w:szCs w:val="22"/>
          <w:lang w:val="de-DE"/>
        </w:rPr>
        <w:t>35</w:t>
      </w:r>
      <w:r w:rsidRPr="00E72ED4">
        <w:rPr>
          <w:color w:val="000000" w:themeColor="text1"/>
          <w:szCs w:val="22"/>
          <w:lang w:val="de-DE"/>
        </w:rPr>
        <w:t>(32), 10308-10320.</w:t>
      </w:r>
    </w:p>
    <w:p w14:paraId="2DFE5FC8" w14:textId="5F54A5E9" w:rsidR="002D02EA" w:rsidRPr="00E72ED4" w:rsidRDefault="002D02EA" w:rsidP="002D02EA">
      <w:pPr>
        <w:spacing w:line="288" w:lineRule="auto"/>
        <w:rPr>
          <w:color w:val="000000" w:themeColor="text1"/>
          <w:szCs w:val="22"/>
        </w:rPr>
      </w:pPr>
      <w:r w:rsidRPr="00E72ED4">
        <w:rPr>
          <w:color w:val="000000" w:themeColor="text1"/>
          <w:szCs w:val="22"/>
          <w:lang w:val="de-DE"/>
        </w:rPr>
        <w:t xml:space="preserve">Geyer, M., </w:t>
      </w:r>
      <w:proofErr w:type="spellStart"/>
      <w:r w:rsidRPr="00E72ED4">
        <w:rPr>
          <w:color w:val="000000" w:themeColor="text1"/>
          <w:szCs w:val="22"/>
          <w:lang w:val="de-DE"/>
        </w:rPr>
        <w:t>Assheuer</w:t>
      </w:r>
      <w:proofErr w:type="spellEnd"/>
      <w:r w:rsidRPr="00E72ED4">
        <w:rPr>
          <w:color w:val="000000" w:themeColor="text1"/>
          <w:szCs w:val="22"/>
          <w:lang w:val="de-DE"/>
        </w:rPr>
        <w:t xml:space="preserve">, R., Klebe, C., Kuhlmann, J., Becker, J., </w:t>
      </w:r>
      <w:proofErr w:type="spellStart"/>
      <w:r w:rsidRPr="00E72ED4">
        <w:rPr>
          <w:color w:val="000000" w:themeColor="text1"/>
          <w:szCs w:val="22"/>
          <w:lang w:val="de-DE"/>
        </w:rPr>
        <w:t>Wittinghofer</w:t>
      </w:r>
      <w:proofErr w:type="spellEnd"/>
      <w:r w:rsidRPr="00E72ED4">
        <w:rPr>
          <w:color w:val="000000" w:themeColor="text1"/>
          <w:szCs w:val="22"/>
          <w:lang w:val="de-DE"/>
        </w:rPr>
        <w:t xml:space="preserve">, A., &amp; </w:t>
      </w:r>
      <w:proofErr w:type="spellStart"/>
      <w:r w:rsidRPr="00E72ED4">
        <w:rPr>
          <w:color w:val="000000" w:themeColor="text1"/>
          <w:szCs w:val="22"/>
          <w:lang w:val="de-DE"/>
        </w:rPr>
        <w:t>Kalbitzer</w:t>
      </w:r>
      <w:proofErr w:type="spellEnd"/>
      <w:r w:rsidRPr="00E72ED4">
        <w:rPr>
          <w:color w:val="000000" w:themeColor="text1"/>
          <w:szCs w:val="22"/>
          <w:lang w:val="de-DE"/>
        </w:rPr>
        <w:t xml:space="preserve">, H. R. (1999). </w:t>
      </w:r>
      <w:r w:rsidRPr="00E72ED4">
        <w:rPr>
          <w:color w:val="000000" w:themeColor="text1"/>
          <w:szCs w:val="22"/>
        </w:rPr>
        <w:t xml:space="preserve">Conformational states of the nuclear GTP-binding protein Ran and its complexes with the exchange factor RCC1 and the effector protein RanBP1. </w:t>
      </w:r>
      <w:r w:rsidRPr="00E72ED4">
        <w:rPr>
          <w:i/>
          <w:iCs/>
          <w:color w:val="000000" w:themeColor="text1"/>
          <w:szCs w:val="22"/>
        </w:rPr>
        <w:t>Biochemistry</w:t>
      </w:r>
      <w:r w:rsidRPr="00E72ED4">
        <w:rPr>
          <w:color w:val="000000" w:themeColor="text1"/>
          <w:szCs w:val="22"/>
        </w:rPr>
        <w:t xml:space="preserve">, </w:t>
      </w:r>
      <w:r w:rsidRPr="00E72ED4">
        <w:rPr>
          <w:i/>
          <w:iCs/>
          <w:color w:val="000000" w:themeColor="text1"/>
          <w:szCs w:val="22"/>
        </w:rPr>
        <w:t>38</w:t>
      </w:r>
      <w:r w:rsidRPr="00E72ED4">
        <w:rPr>
          <w:color w:val="000000" w:themeColor="text1"/>
          <w:szCs w:val="22"/>
        </w:rPr>
        <w:t>(35), 11250–11260.</w:t>
      </w:r>
    </w:p>
    <w:p w14:paraId="74423C97" w14:textId="77777777" w:rsidR="00424AB5" w:rsidRPr="00E72ED4" w:rsidRDefault="00424AB5" w:rsidP="00424AB5">
      <w:pPr>
        <w:spacing w:line="288" w:lineRule="auto"/>
        <w:rPr>
          <w:color w:val="000000" w:themeColor="text1"/>
          <w:szCs w:val="22"/>
          <w:shd w:val="clear" w:color="auto" w:fill="FFFFFF"/>
          <w:lang w:val="en-GB"/>
        </w:rPr>
      </w:pPr>
      <w:r w:rsidRPr="00E72ED4">
        <w:rPr>
          <w:color w:val="000000" w:themeColor="text1"/>
          <w:szCs w:val="22"/>
          <w:shd w:val="clear" w:color="auto" w:fill="FFFFFF"/>
          <w:lang w:val="en-GB"/>
        </w:rPr>
        <w:t xml:space="preserve">Gideon, P. </w:t>
      </w:r>
      <w:r w:rsidRPr="00E72ED4">
        <w:rPr>
          <w:i/>
          <w:iCs/>
          <w:color w:val="000000" w:themeColor="text1"/>
          <w:szCs w:val="22"/>
          <w:shd w:val="clear" w:color="auto" w:fill="FFFFFF"/>
          <w:lang w:val="en-GB"/>
        </w:rPr>
        <w:t>et al.</w:t>
      </w:r>
      <w:r w:rsidRPr="00E72ED4">
        <w:rPr>
          <w:color w:val="000000" w:themeColor="text1"/>
          <w:szCs w:val="22"/>
          <w:shd w:val="clear" w:color="auto" w:fill="FFFFFF"/>
          <w:lang w:val="en-GB"/>
        </w:rPr>
        <w:t xml:space="preserve"> Mutational and kinetic analyses of the GTPase-activating protein (GAP)-p21 interaction: </w:t>
      </w:r>
      <w:proofErr w:type="gramStart"/>
      <w:r w:rsidRPr="00E72ED4">
        <w:rPr>
          <w:color w:val="000000" w:themeColor="text1"/>
          <w:szCs w:val="22"/>
          <w:shd w:val="clear" w:color="auto" w:fill="FFFFFF"/>
          <w:lang w:val="en-GB"/>
        </w:rPr>
        <w:t>the</w:t>
      </w:r>
      <w:proofErr w:type="gramEnd"/>
      <w:r w:rsidRPr="00E72ED4">
        <w:rPr>
          <w:color w:val="000000" w:themeColor="text1"/>
          <w:szCs w:val="22"/>
          <w:shd w:val="clear" w:color="auto" w:fill="FFFFFF"/>
          <w:lang w:val="en-GB"/>
        </w:rPr>
        <w:t xml:space="preserve"> C-terminal domain of GAP is not sufficient for full activity. </w:t>
      </w:r>
      <w:r w:rsidRPr="00E72ED4">
        <w:rPr>
          <w:i/>
          <w:iCs/>
          <w:color w:val="000000" w:themeColor="text1"/>
          <w:szCs w:val="22"/>
          <w:shd w:val="clear" w:color="auto" w:fill="FFFFFF"/>
          <w:lang w:val="en-GB"/>
        </w:rPr>
        <w:t>Molecular and Cellular Biology</w:t>
      </w:r>
      <w:r w:rsidRPr="00E72ED4">
        <w:rPr>
          <w:color w:val="000000" w:themeColor="text1"/>
          <w:szCs w:val="22"/>
          <w:shd w:val="clear" w:color="auto" w:fill="FFFFFF"/>
          <w:lang w:val="en-GB"/>
        </w:rPr>
        <w:t xml:space="preserve"> </w:t>
      </w:r>
      <w:r w:rsidRPr="00E72ED4">
        <w:rPr>
          <w:b/>
          <w:bCs/>
          <w:color w:val="000000" w:themeColor="text1"/>
          <w:szCs w:val="22"/>
          <w:shd w:val="clear" w:color="auto" w:fill="FFFFFF"/>
          <w:lang w:val="en-GB"/>
        </w:rPr>
        <w:t>12,</w:t>
      </w:r>
      <w:r w:rsidRPr="00E72ED4">
        <w:rPr>
          <w:color w:val="000000" w:themeColor="text1"/>
          <w:szCs w:val="22"/>
          <w:shd w:val="clear" w:color="auto" w:fill="FFFFFF"/>
          <w:lang w:val="en-GB"/>
        </w:rPr>
        <w:t xml:space="preserve"> 2050–2056 (1992).</w:t>
      </w:r>
    </w:p>
    <w:p w14:paraId="4D6DCF42" w14:textId="76308FBA" w:rsidR="00424AB5" w:rsidRPr="00E72ED4" w:rsidRDefault="00424AB5" w:rsidP="002D02EA">
      <w:pPr>
        <w:spacing w:line="288" w:lineRule="auto"/>
        <w:rPr>
          <w:color w:val="000000" w:themeColor="text1"/>
          <w:szCs w:val="22"/>
          <w:lang w:val="en-GB"/>
        </w:rPr>
      </w:pPr>
      <w:proofErr w:type="spellStart"/>
      <w:r w:rsidRPr="00E72ED4">
        <w:rPr>
          <w:color w:val="000000" w:themeColor="text1"/>
          <w:szCs w:val="22"/>
          <w:lang w:val="en-GB"/>
        </w:rPr>
        <w:t>Goudar</w:t>
      </w:r>
      <w:proofErr w:type="spellEnd"/>
      <w:r w:rsidRPr="00E72ED4">
        <w:rPr>
          <w:color w:val="000000" w:themeColor="text1"/>
          <w:szCs w:val="22"/>
          <w:lang w:val="en-GB"/>
        </w:rPr>
        <w:t xml:space="preserve">, C. T., Sonnad, J. R. &amp; </w:t>
      </w:r>
      <w:proofErr w:type="spellStart"/>
      <w:r w:rsidRPr="00E72ED4">
        <w:rPr>
          <w:color w:val="000000" w:themeColor="text1"/>
          <w:szCs w:val="22"/>
          <w:lang w:val="en-GB"/>
        </w:rPr>
        <w:t>Duggleby</w:t>
      </w:r>
      <w:proofErr w:type="spellEnd"/>
      <w:r w:rsidRPr="00E72ED4">
        <w:rPr>
          <w:color w:val="000000" w:themeColor="text1"/>
          <w:szCs w:val="22"/>
          <w:lang w:val="en-GB"/>
        </w:rPr>
        <w:t xml:space="preserve">, R. G. Parameter estimation using a direct solution of the integrated Michaelis-Menten equation. </w:t>
      </w:r>
      <w:proofErr w:type="spellStart"/>
      <w:r w:rsidRPr="00E72ED4">
        <w:rPr>
          <w:i/>
          <w:iCs/>
          <w:color w:val="000000" w:themeColor="text1"/>
          <w:szCs w:val="22"/>
          <w:lang w:val="en-GB"/>
        </w:rPr>
        <w:t>Biochimica</w:t>
      </w:r>
      <w:proofErr w:type="spellEnd"/>
      <w:r w:rsidRPr="00E72ED4">
        <w:rPr>
          <w:i/>
          <w:iCs/>
          <w:color w:val="000000" w:themeColor="text1"/>
          <w:szCs w:val="22"/>
          <w:lang w:val="en-GB"/>
        </w:rPr>
        <w:t xml:space="preserve"> et </w:t>
      </w:r>
      <w:proofErr w:type="spellStart"/>
      <w:r w:rsidRPr="00E72ED4">
        <w:rPr>
          <w:i/>
          <w:iCs/>
          <w:color w:val="000000" w:themeColor="text1"/>
          <w:szCs w:val="22"/>
          <w:lang w:val="en-GB"/>
        </w:rPr>
        <w:t>biophysica</w:t>
      </w:r>
      <w:proofErr w:type="spellEnd"/>
      <w:r w:rsidRPr="00E72ED4">
        <w:rPr>
          <w:i/>
          <w:iCs/>
          <w:color w:val="000000" w:themeColor="text1"/>
          <w:szCs w:val="22"/>
          <w:lang w:val="en-GB"/>
        </w:rPr>
        <w:t xml:space="preserve"> acta</w:t>
      </w:r>
      <w:r w:rsidRPr="00E72ED4">
        <w:rPr>
          <w:color w:val="000000" w:themeColor="text1"/>
          <w:szCs w:val="22"/>
          <w:lang w:val="en-GB"/>
        </w:rPr>
        <w:t xml:space="preserve"> </w:t>
      </w:r>
      <w:r w:rsidRPr="00E72ED4">
        <w:rPr>
          <w:b/>
          <w:bCs/>
          <w:color w:val="000000" w:themeColor="text1"/>
          <w:szCs w:val="22"/>
          <w:lang w:val="en-GB"/>
        </w:rPr>
        <w:t>1429,</w:t>
      </w:r>
      <w:r w:rsidRPr="00E72ED4">
        <w:rPr>
          <w:color w:val="000000" w:themeColor="text1"/>
          <w:szCs w:val="22"/>
          <w:lang w:val="en-GB"/>
        </w:rPr>
        <w:t xml:space="preserve"> 377–383 (1999).</w:t>
      </w:r>
    </w:p>
    <w:p w14:paraId="4006C729" w14:textId="4B68F24A" w:rsidR="008D2A40" w:rsidRPr="00E72ED4" w:rsidRDefault="008D2A40" w:rsidP="002D02EA">
      <w:pPr>
        <w:spacing w:line="288" w:lineRule="auto"/>
        <w:rPr>
          <w:color w:val="000000" w:themeColor="text1"/>
          <w:szCs w:val="22"/>
          <w:lang w:val="en-GB"/>
        </w:rPr>
      </w:pPr>
      <w:r w:rsidRPr="00E72ED4">
        <w:rPr>
          <w:color w:val="000000" w:themeColor="text1"/>
          <w:szCs w:val="22"/>
          <w:lang w:val="en-GB"/>
        </w:rPr>
        <w:t xml:space="preserve">Hanson, S. M. &amp; Schnell, S. Reactant Stationary Approximation in Enzyme Kinetics. </w:t>
      </w:r>
      <w:r w:rsidRPr="00E72ED4">
        <w:rPr>
          <w:i/>
          <w:iCs/>
          <w:color w:val="000000" w:themeColor="text1"/>
          <w:szCs w:val="22"/>
          <w:lang w:val="en-GB"/>
        </w:rPr>
        <w:t>J Phys Chem A</w:t>
      </w:r>
      <w:r w:rsidRPr="00E72ED4">
        <w:rPr>
          <w:color w:val="000000" w:themeColor="text1"/>
          <w:szCs w:val="22"/>
          <w:lang w:val="en-GB"/>
        </w:rPr>
        <w:t xml:space="preserve"> </w:t>
      </w:r>
      <w:r w:rsidRPr="00E72ED4">
        <w:rPr>
          <w:b/>
          <w:bCs/>
          <w:color w:val="000000" w:themeColor="text1"/>
          <w:szCs w:val="22"/>
          <w:lang w:val="en-GB"/>
        </w:rPr>
        <w:t>112,</w:t>
      </w:r>
      <w:r w:rsidRPr="00E72ED4">
        <w:rPr>
          <w:color w:val="000000" w:themeColor="text1"/>
          <w:szCs w:val="22"/>
          <w:lang w:val="en-GB"/>
        </w:rPr>
        <w:t xml:space="preserve"> 8654–8658 (2008).</w:t>
      </w:r>
    </w:p>
    <w:p w14:paraId="2D98AD9B" w14:textId="22DE65F6" w:rsidR="00424AB5" w:rsidRPr="001014DB" w:rsidRDefault="00424AB5" w:rsidP="002D02EA">
      <w:pPr>
        <w:spacing w:line="288" w:lineRule="auto"/>
        <w:rPr>
          <w:color w:val="000000" w:themeColor="text1"/>
          <w:szCs w:val="22"/>
          <w:shd w:val="clear" w:color="auto" w:fill="FFFFFF"/>
          <w:lang w:val="fr-FR"/>
          <w:rPrChange w:id="105" w:author="Perica, Tina" w:date="2020-09-11T21:14:00Z">
            <w:rPr>
              <w:color w:val="000000" w:themeColor="text1"/>
              <w:szCs w:val="22"/>
              <w:shd w:val="clear" w:color="auto" w:fill="FFFFFF"/>
              <w:lang w:val="en-GB"/>
            </w:rPr>
          </w:rPrChange>
        </w:rPr>
      </w:pPr>
      <w:r w:rsidRPr="00E72ED4">
        <w:rPr>
          <w:color w:val="000000" w:themeColor="text1"/>
          <w:szCs w:val="22"/>
          <w:shd w:val="clear" w:color="auto" w:fill="FFFFFF"/>
          <w:lang w:val="en-GB"/>
        </w:rPr>
        <w:t xml:space="preserve">Henriksen, P. </w:t>
      </w:r>
      <w:r w:rsidRPr="00E72ED4">
        <w:rPr>
          <w:i/>
          <w:iCs/>
          <w:color w:val="000000" w:themeColor="text1"/>
          <w:szCs w:val="22"/>
          <w:shd w:val="clear" w:color="auto" w:fill="FFFFFF"/>
          <w:lang w:val="en-GB"/>
        </w:rPr>
        <w:t>et al.</w:t>
      </w:r>
      <w:r w:rsidRPr="00E72ED4">
        <w:rPr>
          <w:color w:val="000000" w:themeColor="text1"/>
          <w:szCs w:val="22"/>
          <w:shd w:val="clear" w:color="auto" w:fill="FFFFFF"/>
          <w:lang w:val="en-GB"/>
        </w:rPr>
        <w:t xml:space="preserve"> Proteome-wide Analysis of Lysine Acetylation Suggests its Broad Regulatory Scope in Saccharomyces cerevisiae. </w:t>
      </w:r>
      <w:r w:rsidRPr="001014DB">
        <w:rPr>
          <w:i/>
          <w:iCs/>
          <w:color w:val="000000" w:themeColor="text1"/>
          <w:szCs w:val="22"/>
          <w:shd w:val="clear" w:color="auto" w:fill="FFFFFF"/>
          <w:lang w:val="fr-FR"/>
          <w:rPrChange w:id="106" w:author="Perica, Tina" w:date="2020-09-11T21:14:00Z">
            <w:rPr>
              <w:i/>
              <w:iCs/>
              <w:color w:val="000000" w:themeColor="text1"/>
              <w:szCs w:val="22"/>
              <w:shd w:val="clear" w:color="auto" w:fill="FFFFFF"/>
              <w:lang w:val="en-GB"/>
            </w:rPr>
          </w:rPrChange>
        </w:rPr>
        <w:t xml:space="preserve">Mol. </w:t>
      </w:r>
      <w:proofErr w:type="spellStart"/>
      <w:r w:rsidRPr="001014DB">
        <w:rPr>
          <w:i/>
          <w:iCs/>
          <w:color w:val="000000" w:themeColor="text1"/>
          <w:szCs w:val="22"/>
          <w:shd w:val="clear" w:color="auto" w:fill="FFFFFF"/>
          <w:lang w:val="fr-FR"/>
          <w:rPrChange w:id="107" w:author="Perica, Tina" w:date="2020-09-11T21:14:00Z">
            <w:rPr>
              <w:i/>
              <w:iCs/>
              <w:color w:val="000000" w:themeColor="text1"/>
              <w:szCs w:val="22"/>
              <w:shd w:val="clear" w:color="auto" w:fill="FFFFFF"/>
              <w:lang w:val="en-GB"/>
            </w:rPr>
          </w:rPrChange>
        </w:rPr>
        <w:t>Cell</w:t>
      </w:r>
      <w:proofErr w:type="spellEnd"/>
      <w:r w:rsidRPr="001014DB">
        <w:rPr>
          <w:i/>
          <w:iCs/>
          <w:color w:val="000000" w:themeColor="text1"/>
          <w:szCs w:val="22"/>
          <w:shd w:val="clear" w:color="auto" w:fill="FFFFFF"/>
          <w:lang w:val="fr-FR"/>
          <w:rPrChange w:id="108" w:author="Perica, Tina" w:date="2020-09-11T21:14:00Z">
            <w:rPr>
              <w:i/>
              <w:iCs/>
              <w:color w:val="000000" w:themeColor="text1"/>
              <w:szCs w:val="22"/>
              <w:shd w:val="clear" w:color="auto" w:fill="FFFFFF"/>
              <w:lang w:val="en-GB"/>
            </w:rPr>
          </w:rPrChange>
        </w:rPr>
        <w:t xml:space="preserve"> </w:t>
      </w:r>
      <w:proofErr w:type="spellStart"/>
      <w:r w:rsidRPr="001014DB">
        <w:rPr>
          <w:i/>
          <w:iCs/>
          <w:color w:val="000000" w:themeColor="text1"/>
          <w:szCs w:val="22"/>
          <w:shd w:val="clear" w:color="auto" w:fill="FFFFFF"/>
          <w:lang w:val="fr-FR"/>
          <w:rPrChange w:id="109" w:author="Perica, Tina" w:date="2020-09-11T21:14:00Z">
            <w:rPr>
              <w:i/>
              <w:iCs/>
              <w:color w:val="000000" w:themeColor="text1"/>
              <w:szCs w:val="22"/>
              <w:shd w:val="clear" w:color="auto" w:fill="FFFFFF"/>
              <w:lang w:val="en-GB"/>
            </w:rPr>
          </w:rPrChange>
        </w:rPr>
        <w:t>Proteomics</w:t>
      </w:r>
      <w:proofErr w:type="spellEnd"/>
      <w:r w:rsidRPr="001014DB">
        <w:rPr>
          <w:color w:val="000000" w:themeColor="text1"/>
          <w:szCs w:val="22"/>
          <w:shd w:val="clear" w:color="auto" w:fill="FFFFFF"/>
          <w:lang w:val="fr-FR"/>
          <w:rPrChange w:id="110" w:author="Perica, Tina" w:date="2020-09-11T21:14:00Z">
            <w:rPr>
              <w:color w:val="000000" w:themeColor="text1"/>
              <w:szCs w:val="22"/>
              <w:shd w:val="clear" w:color="auto" w:fill="FFFFFF"/>
              <w:lang w:val="en-GB"/>
            </w:rPr>
          </w:rPrChange>
        </w:rPr>
        <w:t xml:space="preserve"> </w:t>
      </w:r>
      <w:r w:rsidRPr="001014DB">
        <w:rPr>
          <w:b/>
          <w:bCs/>
          <w:color w:val="000000" w:themeColor="text1"/>
          <w:szCs w:val="22"/>
          <w:shd w:val="clear" w:color="auto" w:fill="FFFFFF"/>
          <w:lang w:val="fr-FR"/>
          <w:rPrChange w:id="111" w:author="Perica, Tina" w:date="2020-09-11T21:14:00Z">
            <w:rPr>
              <w:b/>
              <w:bCs/>
              <w:color w:val="000000" w:themeColor="text1"/>
              <w:szCs w:val="22"/>
              <w:shd w:val="clear" w:color="auto" w:fill="FFFFFF"/>
              <w:lang w:val="en-GB"/>
            </w:rPr>
          </w:rPrChange>
        </w:rPr>
        <w:t>11,</w:t>
      </w:r>
      <w:r w:rsidRPr="001014DB">
        <w:rPr>
          <w:color w:val="000000" w:themeColor="text1"/>
          <w:szCs w:val="22"/>
          <w:shd w:val="clear" w:color="auto" w:fill="FFFFFF"/>
          <w:lang w:val="fr-FR"/>
          <w:rPrChange w:id="112" w:author="Perica, Tina" w:date="2020-09-11T21:14:00Z">
            <w:rPr>
              <w:color w:val="000000" w:themeColor="text1"/>
              <w:szCs w:val="22"/>
              <w:shd w:val="clear" w:color="auto" w:fill="FFFFFF"/>
              <w:lang w:val="en-GB"/>
            </w:rPr>
          </w:rPrChange>
        </w:rPr>
        <w:t xml:space="preserve"> 1510–1522 (2012).</w:t>
      </w:r>
    </w:p>
    <w:p w14:paraId="48FA52DA" w14:textId="3ADC9208" w:rsidR="008D2A40" w:rsidRPr="00E72ED4" w:rsidRDefault="008D2A40" w:rsidP="008D2A40">
      <w:pPr>
        <w:rPr>
          <w:color w:val="000000" w:themeColor="text1"/>
          <w:szCs w:val="22"/>
        </w:rPr>
      </w:pPr>
      <w:proofErr w:type="spellStart"/>
      <w:r w:rsidRPr="001014DB">
        <w:rPr>
          <w:color w:val="000000" w:themeColor="text1"/>
          <w:szCs w:val="22"/>
          <w:lang w:val="fr-FR"/>
          <w:rPrChange w:id="113" w:author="Perica, Tina" w:date="2020-09-11T21:14:00Z">
            <w:rPr>
              <w:color w:val="000000" w:themeColor="text1"/>
              <w:szCs w:val="22"/>
            </w:rPr>
          </w:rPrChange>
        </w:rPr>
        <w:t>Kalab</w:t>
      </w:r>
      <w:proofErr w:type="spellEnd"/>
      <w:r w:rsidRPr="001014DB">
        <w:rPr>
          <w:color w:val="000000" w:themeColor="text1"/>
          <w:szCs w:val="22"/>
          <w:lang w:val="fr-FR"/>
          <w:rPrChange w:id="114" w:author="Perica, Tina" w:date="2020-09-11T21:14:00Z">
            <w:rPr>
              <w:color w:val="000000" w:themeColor="text1"/>
              <w:szCs w:val="22"/>
            </w:rPr>
          </w:rPrChange>
        </w:rPr>
        <w:t xml:space="preserve">, P., Pu, R. T., &amp; </w:t>
      </w:r>
      <w:proofErr w:type="spellStart"/>
      <w:r w:rsidRPr="001014DB">
        <w:rPr>
          <w:color w:val="000000" w:themeColor="text1"/>
          <w:szCs w:val="22"/>
          <w:lang w:val="fr-FR"/>
          <w:rPrChange w:id="115" w:author="Perica, Tina" w:date="2020-09-11T21:14:00Z">
            <w:rPr>
              <w:color w:val="000000" w:themeColor="text1"/>
              <w:szCs w:val="22"/>
            </w:rPr>
          </w:rPrChange>
        </w:rPr>
        <w:t>Dasso</w:t>
      </w:r>
      <w:proofErr w:type="spellEnd"/>
      <w:r w:rsidRPr="001014DB">
        <w:rPr>
          <w:color w:val="000000" w:themeColor="text1"/>
          <w:szCs w:val="22"/>
          <w:lang w:val="fr-FR"/>
          <w:rPrChange w:id="116" w:author="Perica, Tina" w:date="2020-09-11T21:14:00Z">
            <w:rPr>
              <w:color w:val="000000" w:themeColor="text1"/>
              <w:szCs w:val="22"/>
            </w:rPr>
          </w:rPrChange>
        </w:rPr>
        <w:t xml:space="preserve">, M. (1999). </w:t>
      </w:r>
      <w:r w:rsidRPr="00E72ED4">
        <w:rPr>
          <w:color w:val="000000" w:themeColor="text1"/>
          <w:szCs w:val="22"/>
        </w:rPr>
        <w:t xml:space="preserve">The ran GTPase regulates mitotic spindle assembly. </w:t>
      </w:r>
      <w:r w:rsidRPr="00E72ED4">
        <w:rPr>
          <w:i/>
          <w:iCs/>
          <w:color w:val="000000" w:themeColor="text1"/>
          <w:szCs w:val="22"/>
        </w:rPr>
        <w:t>Current Biology: CB</w:t>
      </w:r>
      <w:r w:rsidRPr="00E72ED4">
        <w:rPr>
          <w:color w:val="000000" w:themeColor="text1"/>
          <w:szCs w:val="22"/>
        </w:rPr>
        <w:t xml:space="preserve">, </w:t>
      </w:r>
      <w:r w:rsidRPr="00E72ED4">
        <w:rPr>
          <w:i/>
          <w:iCs/>
          <w:color w:val="000000" w:themeColor="text1"/>
          <w:szCs w:val="22"/>
        </w:rPr>
        <w:t>9</w:t>
      </w:r>
      <w:r w:rsidRPr="00E72ED4">
        <w:rPr>
          <w:color w:val="000000" w:themeColor="text1"/>
          <w:szCs w:val="22"/>
        </w:rPr>
        <w:t>(9), 481–484.</w:t>
      </w:r>
    </w:p>
    <w:p w14:paraId="1AFD9E90" w14:textId="77777777" w:rsidR="00424AB5" w:rsidRPr="00E72ED4" w:rsidRDefault="00424AB5" w:rsidP="00424AB5">
      <w:pPr>
        <w:spacing w:line="288" w:lineRule="auto"/>
        <w:rPr>
          <w:color w:val="000000" w:themeColor="text1"/>
          <w:szCs w:val="22"/>
          <w:shd w:val="clear" w:color="auto" w:fill="FFFFFF"/>
        </w:rPr>
      </w:pPr>
      <w:proofErr w:type="spellStart"/>
      <w:r w:rsidRPr="00E72ED4">
        <w:rPr>
          <w:color w:val="000000" w:themeColor="text1"/>
          <w:szCs w:val="22"/>
          <w:shd w:val="clear" w:color="auto" w:fill="FFFFFF"/>
          <w:lang w:val="en-GB"/>
        </w:rPr>
        <w:t>Klebe</w:t>
      </w:r>
      <w:proofErr w:type="spellEnd"/>
      <w:r w:rsidRPr="00E72ED4">
        <w:rPr>
          <w:color w:val="000000" w:themeColor="text1"/>
          <w:szCs w:val="22"/>
          <w:shd w:val="clear" w:color="auto" w:fill="FFFFFF"/>
          <w:lang w:val="en-GB"/>
        </w:rPr>
        <w:t xml:space="preserve">, C., Bischoff, F. R., </w:t>
      </w:r>
      <w:proofErr w:type="spellStart"/>
      <w:r w:rsidRPr="00E72ED4">
        <w:rPr>
          <w:color w:val="000000" w:themeColor="text1"/>
          <w:szCs w:val="22"/>
          <w:shd w:val="clear" w:color="auto" w:fill="FFFFFF"/>
          <w:lang w:val="en-GB"/>
        </w:rPr>
        <w:t>Ponstingl</w:t>
      </w:r>
      <w:proofErr w:type="spellEnd"/>
      <w:r w:rsidRPr="00E72ED4">
        <w:rPr>
          <w:color w:val="000000" w:themeColor="text1"/>
          <w:szCs w:val="22"/>
          <w:shd w:val="clear" w:color="auto" w:fill="FFFFFF"/>
          <w:lang w:val="en-GB"/>
        </w:rPr>
        <w:t xml:space="preserve">, H. &amp; </w:t>
      </w:r>
      <w:proofErr w:type="spellStart"/>
      <w:r w:rsidRPr="00E72ED4">
        <w:rPr>
          <w:color w:val="000000" w:themeColor="text1"/>
          <w:szCs w:val="22"/>
          <w:shd w:val="clear" w:color="auto" w:fill="FFFFFF"/>
          <w:lang w:val="en-GB"/>
        </w:rPr>
        <w:t>Wittinghofer</w:t>
      </w:r>
      <w:proofErr w:type="spellEnd"/>
      <w:r w:rsidRPr="00E72ED4">
        <w:rPr>
          <w:color w:val="000000" w:themeColor="text1"/>
          <w:szCs w:val="22"/>
          <w:shd w:val="clear" w:color="auto" w:fill="FFFFFF"/>
          <w:lang w:val="en-GB"/>
        </w:rPr>
        <w:t xml:space="preserve">, A. Interaction of the nuclear GTP-binding protein Ran with its regulatory proteins RCC1 and RanGAP1. </w:t>
      </w:r>
      <w:r w:rsidRPr="00E72ED4">
        <w:rPr>
          <w:i/>
          <w:iCs/>
          <w:color w:val="000000" w:themeColor="text1"/>
          <w:szCs w:val="22"/>
          <w:shd w:val="clear" w:color="auto" w:fill="FFFFFF"/>
          <w:lang w:val="en-GB"/>
        </w:rPr>
        <w:t>Biochemistry</w:t>
      </w:r>
      <w:r w:rsidRPr="00E72ED4">
        <w:rPr>
          <w:color w:val="000000" w:themeColor="text1"/>
          <w:szCs w:val="22"/>
          <w:shd w:val="clear" w:color="auto" w:fill="FFFFFF"/>
          <w:lang w:val="en-GB"/>
        </w:rPr>
        <w:t xml:space="preserve"> </w:t>
      </w:r>
      <w:r w:rsidRPr="00E72ED4">
        <w:rPr>
          <w:b/>
          <w:bCs/>
          <w:color w:val="000000" w:themeColor="text1"/>
          <w:szCs w:val="22"/>
          <w:shd w:val="clear" w:color="auto" w:fill="FFFFFF"/>
          <w:lang w:val="en-GB"/>
        </w:rPr>
        <w:t>34,</w:t>
      </w:r>
      <w:r w:rsidRPr="00E72ED4">
        <w:rPr>
          <w:color w:val="000000" w:themeColor="text1"/>
          <w:szCs w:val="22"/>
          <w:shd w:val="clear" w:color="auto" w:fill="FFFFFF"/>
          <w:lang w:val="en-GB"/>
        </w:rPr>
        <w:t xml:space="preserve"> 639–647 (1995).</w:t>
      </w:r>
    </w:p>
    <w:p w14:paraId="0DAFC1D0" w14:textId="58A93CDE" w:rsidR="00424AB5" w:rsidRPr="00E72ED4" w:rsidRDefault="00424AB5" w:rsidP="002D02EA">
      <w:pPr>
        <w:spacing w:line="288" w:lineRule="auto"/>
        <w:rPr>
          <w:color w:val="000000" w:themeColor="text1"/>
          <w:szCs w:val="22"/>
          <w:shd w:val="clear" w:color="auto" w:fill="FFFFFF"/>
        </w:rPr>
      </w:pPr>
      <w:proofErr w:type="spellStart"/>
      <w:r w:rsidRPr="00E72ED4">
        <w:rPr>
          <w:color w:val="000000" w:themeColor="text1"/>
          <w:szCs w:val="22"/>
          <w:shd w:val="clear" w:color="auto" w:fill="FFFFFF"/>
          <w:lang w:val="en-GB"/>
        </w:rPr>
        <w:t>Klebe</w:t>
      </w:r>
      <w:proofErr w:type="spellEnd"/>
      <w:r w:rsidRPr="00E72ED4">
        <w:rPr>
          <w:color w:val="000000" w:themeColor="text1"/>
          <w:szCs w:val="22"/>
          <w:shd w:val="clear" w:color="auto" w:fill="FFFFFF"/>
          <w:lang w:val="en-GB"/>
        </w:rPr>
        <w:t xml:space="preserve">, C., Prinz, H., </w:t>
      </w:r>
      <w:proofErr w:type="spellStart"/>
      <w:r w:rsidRPr="00E72ED4">
        <w:rPr>
          <w:color w:val="000000" w:themeColor="text1"/>
          <w:szCs w:val="22"/>
          <w:shd w:val="clear" w:color="auto" w:fill="FFFFFF"/>
          <w:lang w:val="en-GB"/>
        </w:rPr>
        <w:t>Wittinghofer</w:t>
      </w:r>
      <w:proofErr w:type="spellEnd"/>
      <w:r w:rsidRPr="00E72ED4">
        <w:rPr>
          <w:color w:val="000000" w:themeColor="text1"/>
          <w:szCs w:val="22"/>
          <w:shd w:val="clear" w:color="auto" w:fill="FFFFFF"/>
          <w:lang w:val="en-GB"/>
        </w:rPr>
        <w:t xml:space="preserve">, A. &amp; Goody, R. S. The Kinetic Mechanism of Ran-Nucleotide Exchange </w:t>
      </w:r>
      <w:proofErr w:type="spellStart"/>
      <w:r w:rsidRPr="00E72ED4">
        <w:rPr>
          <w:color w:val="000000" w:themeColor="text1"/>
          <w:szCs w:val="22"/>
          <w:shd w:val="clear" w:color="auto" w:fill="FFFFFF"/>
          <w:lang w:val="en-GB"/>
        </w:rPr>
        <w:t>Catalyzed</w:t>
      </w:r>
      <w:proofErr w:type="spellEnd"/>
      <w:r w:rsidRPr="00E72ED4">
        <w:rPr>
          <w:color w:val="000000" w:themeColor="text1"/>
          <w:szCs w:val="22"/>
          <w:shd w:val="clear" w:color="auto" w:fill="FFFFFF"/>
          <w:lang w:val="en-GB"/>
        </w:rPr>
        <w:t xml:space="preserve"> by RCC1. </w:t>
      </w:r>
      <w:r w:rsidRPr="00E72ED4">
        <w:rPr>
          <w:i/>
          <w:iCs/>
          <w:color w:val="000000" w:themeColor="text1"/>
          <w:szCs w:val="22"/>
          <w:shd w:val="clear" w:color="auto" w:fill="FFFFFF"/>
          <w:lang w:val="en-GB"/>
        </w:rPr>
        <w:t>Biochemistry</w:t>
      </w:r>
      <w:r w:rsidRPr="00E72ED4">
        <w:rPr>
          <w:color w:val="000000" w:themeColor="text1"/>
          <w:szCs w:val="22"/>
          <w:shd w:val="clear" w:color="auto" w:fill="FFFFFF"/>
          <w:lang w:val="en-GB"/>
        </w:rPr>
        <w:t xml:space="preserve"> </w:t>
      </w:r>
      <w:r w:rsidRPr="00E72ED4">
        <w:rPr>
          <w:b/>
          <w:bCs/>
          <w:color w:val="000000" w:themeColor="text1"/>
          <w:szCs w:val="22"/>
          <w:shd w:val="clear" w:color="auto" w:fill="FFFFFF"/>
          <w:lang w:val="en-GB"/>
        </w:rPr>
        <w:t>34,</w:t>
      </w:r>
      <w:r w:rsidRPr="00E72ED4">
        <w:rPr>
          <w:color w:val="000000" w:themeColor="text1"/>
          <w:szCs w:val="22"/>
          <w:shd w:val="clear" w:color="auto" w:fill="FFFFFF"/>
          <w:lang w:val="en-GB"/>
        </w:rPr>
        <w:t xml:space="preserve"> 12543–12552 (1995).</w:t>
      </w:r>
      <w:r w:rsidRPr="00E72ED4">
        <w:rPr>
          <w:color w:val="000000" w:themeColor="text1"/>
          <w:szCs w:val="22"/>
          <w:shd w:val="clear" w:color="auto" w:fill="FFFFFF"/>
        </w:rPr>
        <w:t>)</w:t>
      </w:r>
    </w:p>
    <w:p w14:paraId="6F90EE3B" w14:textId="2671B2B2" w:rsidR="008D2A40" w:rsidRPr="00E72ED4" w:rsidRDefault="008D2A40" w:rsidP="008D2A40">
      <w:pPr>
        <w:rPr>
          <w:color w:val="000000" w:themeColor="text1"/>
          <w:szCs w:val="22"/>
        </w:rPr>
      </w:pPr>
      <w:r w:rsidRPr="00E72ED4">
        <w:rPr>
          <w:color w:val="000000" w:themeColor="text1"/>
          <w:szCs w:val="22"/>
          <w:lang w:val="en-GB"/>
        </w:rPr>
        <w:t xml:space="preserve">Levy, E. D. A simple definition of structural regions in proteins and its use in </w:t>
      </w:r>
      <w:proofErr w:type="spellStart"/>
      <w:r w:rsidRPr="00E72ED4">
        <w:rPr>
          <w:color w:val="000000" w:themeColor="text1"/>
          <w:szCs w:val="22"/>
          <w:lang w:val="en-GB"/>
        </w:rPr>
        <w:t>analyzing</w:t>
      </w:r>
      <w:proofErr w:type="spellEnd"/>
      <w:r w:rsidRPr="00E72ED4">
        <w:rPr>
          <w:color w:val="000000" w:themeColor="text1"/>
          <w:szCs w:val="22"/>
          <w:lang w:val="en-GB"/>
        </w:rPr>
        <w:t xml:space="preserve"> interface evolution. </w:t>
      </w:r>
      <w:r w:rsidRPr="00E72ED4">
        <w:rPr>
          <w:i/>
          <w:iCs/>
          <w:color w:val="000000" w:themeColor="text1"/>
          <w:szCs w:val="22"/>
          <w:lang w:val="en-GB"/>
        </w:rPr>
        <w:t>Journal of Molecular Biology</w:t>
      </w:r>
      <w:r w:rsidRPr="00E72ED4">
        <w:rPr>
          <w:color w:val="000000" w:themeColor="text1"/>
          <w:szCs w:val="22"/>
          <w:lang w:val="en-GB"/>
        </w:rPr>
        <w:t xml:space="preserve"> </w:t>
      </w:r>
      <w:r w:rsidRPr="00E72ED4">
        <w:rPr>
          <w:b/>
          <w:bCs/>
          <w:color w:val="000000" w:themeColor="text1"/>
          <w:szCs w:val="22"/>
          <w:lang w:val="en-GB"/>
        </w:rPr>
        <w:t>403,</w:t>
      </w:r>
      <w:r w:rsidRPr="00E72ED4">
        <w:rPr>
          <w:color w:val="000000" w:themeColor="text1"/>
          <w:szCs w:val="22"/>
          <w:lang w:val="en-GB"/>
        </w:rPr>
        <w:t xml:space="preserve"> 660–670 (2010).</w:t>
      </w:r>
    </w:p>
    <w:p w14:paraId="12AD5114" w14:textId="5B3A0607" w:rsidR="002D02EA" w:rsidRPr="00E72ED4" w:rsidRDefault="002D02EA" w:rsidP="002D02EA">
      <w:pPr>
        <w:spacing w:line="288" w:lineRule="auto"/>
        <w:rPr>
          <w:color w:val="000000" w:themeColor="text1"/>
          <w:szCs w:val="22"/>
        </w:rPr>
      </w:pPr>
      <w:r w:rsidRPr="00E72ED4">
        <w:rPr>
          <w:color w:val="000000" w:themeColor="text1"/>
          <w:szCs w:val="22"/>
        </w:rPr>
        <w:t xml:space="preserve">Liao, J., </w:t>
      </w:r>
      <w:proofErr w:type="spellStart"/>
      <w:r w:rsidRPr="00E72ED4">
        <w:rPr>
          <w:color w:val="000000" w:themeColor="text1"/>
          <w:szCs w:val="22"/>
        </w:rPr>
        <w:t>Shima</w:t>
      </w:r>
      <w:proofErr w:type="spellEnd"/>
      <w:r w:rsidRPr="00E72ED4">
        <w:rPr>
          <w:color w:val="000000" w:themeColor="text1"/>
          <w:szCs w:val="22"/>
        </w:rPr>
        <w:t>, F., Araki, M., Ye, M., Muraoka, S., Sugimoto, T., ... &amp; Kataoka, T. (2008). Two conformational states of Ras GTPase exhibit differential GTP-binding kinetics. </w:t>
      </w:r>
      <w:r w:rsidRPr="00E72ED4">
        <w:rPr>
          <w:i/>
          <w:iCs/>
          <w:color w:val="000000" w:themeColor="text1"/>
          <w:szCs w:val="22"/>
        </w:rPr>
        <w:t>Biochemical and biophysical research communications</w:t>
      </w:r>
      <w:r w:rsidRPr="00E72ED4">
        <w:rPr>
          <w:color w:val="000000" w:themeColor="text1"/>
          <w:szCs w:val="22"/>
        </w:rPr>
        <w:t>, </w:t>
      </w:r>
      <w:r w:rsidRPr="00E72ED4">
        <w:rPr>
          <w:i/>
          <w:iCs/>
          <w:color w:val="000000" w:themeColor="text1"/>
          <w:szCs w:val="22"/>
        </w:rPr>
        <w:t>369</w:t>
      </w:r>
      <w:r w:rsidRPr="00E72ED4">
        <w:rPr>
          <w:color w:val="000000" w:themeColor="text1"/>
          <w:szCs w:val="22"/>
        </w:rPr>
        <w:t>(2), 327-332.</w:t>
      </w:r>
    </w:p>
    <w:p w14:paraId="5C062E88" w14:textId="1648DB18" w:rsidR="008D2A40" w:rsidRPr="001014DB" w:rsidRDefault="008D2A40" w:rsidP="002D02EA">
      <w:pPr>
        <w:spacing w:line="288" w:lineRule="auto"/>
        <w:rPr>
          <w:color w:val="000000" w:themeColor="text1"/>
          <w:szCs w:val="22"/>
          <w:lang w:val="de-DE"/>
          <w:rPrChange w:id="117" w:author="Perica, Tina" w:date="2020-09-11T21:14:00Z">
            <w:rPr>
              <w:color w:val="000000" w:themeColor="text1"/>
              <w:szCs w:val="22"/>
              <w:lang w:val="en-GB"/>
            </w:rPr>
          </w:rPrChange>
        </w:rPr>
      </w:pPr>
      <w:r w:rsidRPr="00E72ED4">
        <w:rPr>
          <w:color w:val="000000" w:themeColor="text1"/>
          <w:szCs w:val="22"/>
          <w:lang w:val="en-GB"/>
        </w:rPr>
        <w:lastRenderedPageBreak/>
        <w:t xml:space="preserve">Mishra, A. K. &amp; Lambright, D. G. High-throughput assay for profiling the substrate specificity of </w:t>
      </w:r>
      <w:proofErr w:type="spellStart"/>
      <w:r w:rsidRPr="00E72ED4">
        <w:rPr>
          <w:color w:val="000000" w:themeColor="text1"/>
          <w:szCs w:val="22"/>
          <w:lang w:val="en-GB"/>
        </w:rPr>
        <w:t>Rab</w:t>
      </w:r>
      <w:proofErr w:type="spellEnd"/>
      <w:r w:rsidRPr="00E72ED4">
        <w:rPr>
          <w:color w:val="000000" w:themeColor="text1"/>
          <w:szCs w:val="22"/>
          <w:lang w:val="en-GB"/>
        </w:rPr>
        <w:t xml:space="preserve"> GTPase-activating proteins. </w:t>
      </w:r>
      <w:proofErr w:type="spellStart"/>
      <w:r w:rsidRPr="001014DB">
        <w:rPr>
          <w:i/>
          <w:iCs/>
          <w:color w:val="000000" w:themeColor="text1"/>
          <w:szCs w:val="22"/>
          <w:lang w:val="de-DE"/>
          <w:rPrChange w:id="118" w:author="Perica, Tina" w:date="2020-09-11T21:14:00Z">
            <w:rPr>
              <w:i/>
              <w:iCs/>
              <w:color w:val="000000" w:themeColor="text1"/>
              <w:szCs w:val="22"/>
              <w:lang w:val="en-GB"/>
            </w:rPr>
          </w:rPrChange>
        </w:rPr>
        <w:t>Methods</w:t>
      </w:r>
      <w:proofErr w:type="spellEnd"/>
      <w:r w:rsidRPr="001014DB">
        <w:rPr>
          <w:i/>
          <w:iCs/>
          <w:color w:val="000000" w:themeColor="text1"/>
          <w:szCs w:val="22"/>
          <w:lang w:val="de-DE"/>
          <w:rPrChange w:id="119" w:author="Perica, Tina" w:date="2020-09-11T21:14:00Z">
            <w:rPr>
              <w:i/>
              <w:iCs/>
              <w:color w:val="000000" w:themeColor="text1"/>
              <w:szCs w:val="22"/>
              <w:lang w:val="en-GB"/>
            </w:rPr>
          </w:rPrChange>
        </w:rPr>
        <w:t xml:space="preserve"> Mol. </w:t>
      </w:r>
      <w:proofErr w:type="spellStart"/>
      <w:r w:rsidRPr="001014DB">
        <w:rPr>
          <w:i/>
          <w:iCs/>
          <w:color w:val="000000" w:themeColor="text1"/>
          <w:szCs w:val="22"/>
          <w:lang w:val="de-DE"/>
          <w:rPrChange w:id="120" w:author="Perica, Tina" w:date="2020-09-11T21:14:00Z">
            <w:rPr>
              <w:i/>
              <w:iCs/>
              <w:color w:val="000000" w:themeColor="text1"/>
              <w:szCs w:val="22"/>
              <w:lang w:val="en-GB"/>
            </w:rPr>
          </w:rPrChange>
        </w:rPr>
        <w:t>Biol</w:t>
      </w:r>
      <w:proofErr w:type="spellEnd"/>
      <w:r w:rsidRPr="001014DB">
        <w:rPr>
          <w:i/>
          <w:iCs/>
          <w:color w:val="000000" w:themeColor="text1"/>
          <w:szCs w:val="22"/>
          <w:lang w:val="de-DE"/>
          <w:rPrChange w:id="121" w:author="Perica, Tina" w:date="2020-09-11T21:14:00Z">
            <w:rPr>
              <w:i/>
              <w:iCs/>
              <w:color w:val="000000" w:themeColor="text1"/>
              <w:szCs w:val="22"/>
              <w:lang w:val="en-GB"/>
            </w:rPr>
          </w:rPrChange>
        </w:rPr>
        <w:t>.</w:t>
      </w:r>
      <w:r w:rsidRPr="001014DB">
        <w:rPr>
          <w:color w:val="000000" w:themeColor="text1"/>
          <w:szCs w:val="22"/>
          <w:lang w:val="de-DE"/>
          <w:rPrChange w:id="122" w:author="Perica, Tina" w:date="2020-09-11T21:14:00Z">
            <w:rPr>
              <w:color w:val="000000" w:themeColor="text1"/>
              <w:szCs w:val="22"/>
              <w:lang w:val="en-GB"/>
            </w:rPr>
          </w:rPrChange>
        </w:rPr>
        <w:t xml:space="preserve"> </w:t>
      </w:r>
      <w:r w:rsidRPr="001014DB">
        <w:rPr>
          <w:b/>
          <w:bCs/>
          <w:color w:val="000000" w:themeColor="text1"/>
          <w:szCs w:val="22"/>
          <w:lang w:val="de-DE"/>
          <w:rPrChange w:id="123" w:author="Perica, Tina" w:date="2020-09-11T21:14:00Z">
            <w:rPr>
              <w:b/>
              <w:bCs/>
              <w:color w:val="000000" w:themeColor="text1"/>
              <w:szCs w:val="22"/>
              <w:lang w:val="en-GB"/>
            </w:rPr>
          </w:rPrChange>
        </w:rPr>
        <w:t>1298,</w:t>
      </w:r>
      <w:r w:rsidRPr="001014DB">
        <w:rPr>
          <w:color w:val="000000" w:themeColor="text1"/>
          <w:szCs w:val="22"/>
          <w:lang w:val="de-DE"/>
          <w:rPrChange w:id="124" w:author="Perica, Tina" w:date="2020-09-11T21:14:00Z">
            <w:rPr>
              <w:color w:val="000000" w:themeColor="text1"/>
              <w:szCs w:val="22"/>
              <w:lang w:val="en-GB"/>
            </w:rPr>
          </w:rPrChange>
        </w:rPr>
        <w:t xml:space="preserve"> 47–60 (2015).</w:t>
      </w:r>
    </w:p>
    <w:p w14:paraId="1E0C2271" w14:textId="77777777" w:rsidR="002D02EA" w:rsidRPr="00E72ED4" w:rsidRDefault="002D02EA" w:rsidP="002D02EA">
      <w:pPr>
        <w:spacing w:line="288" w:lineRule="auto"/>
        <w:rPr>
          <w:color w:val="000000" w:themeColor="text1"/>
          <w:szCs w:val="22"/>
        </w:rPr>
      </w:pPr>
      <w:proofErr w:type="spellStart"/>
      <w:r w:rsidRPr="001014DB">
        <w:rPr>
          <w:color w:val="000000" w:themeColor="text1"/>
          <w:szCs w:val="22"/>
          <w:lang w:val="de-DE"/>
          <w:rPrChange w:id="125" w:author="Perica, Tina" w:date="2020-09-11T21:14:00Z">
            <w:rPr>
              <w:color w:val="000000" w:themeColor="text1"/>
              <w:szCs w:val="22"/>
            </w:rPr>
          </w:rPrChange>
        </w:rPr>
        <w:t>Scheffzek</w:t>
      </w:r>
      <w:proofErr w:type="spellEnd"/>
      <w:r w:rsidRPr="001014DB">
        <w:rPr>
          <w:color w:val="000000" w:themeColor="text1"/>
          <w:szCs w:val="22"/>
          <w:lang w:val="de-DE"/>
          <w:rPrChange w:id="126" w:author="Perica, Tina" w:date="2020-09-11T21:14:00Z">
            <w:rPr>
              <w:color w:val="000000" w:themeColor="text1"/>
              <w:szCs w:val="22"/>
            </w:rPr>
          </w:rPrChange>
        </w:rPr>
        <w:t xml:space="preserve">, K., </w:t>
      </w:r>
      <w:proofErr w:type="spellStart"/>
      <w:r w:rsidRPr="001014DB">
        <w:rPr>
          <w:color w:val="000000" w:themeColor="text1"/>
          <w:szCs w:val="22"/>
          <w:lang w:val="de-DE"/>
          <w:rPrChange w:id="127" w:author="Perica, Tina" w:date="2020-09-11T21:14:00Z">
            <w:rPr>
              <w:color w:val="000000" w:themeColor="text1"/>
              <w:szCs w:val="22"/>
            </w:rPr>
          </w:rPrChange>
        </w:rPr>
        <w:t>Ahmadian</w:t>
      </w:r>
      <w:proofErr w:type="spellEnd"/>
      <w:r w:rsidRPr="001014DB">
        <w:rPr>
          <w:color w:val="000000" w:themeColor="text1"/>
          <w:szCs w:val="22"/>
          <w:lang w:val="de-DE"/>
          <w:rPrChange w:id="128" w:author="Perica, Tina" w:date="2020-09-11T21:14:00Z">
            <w:rPr>
              <w:color w:val="000000" w:themeColor="text1"/>
              <w:szCs w:val="22"/>
            </w:rPr>
          </w:rPrChange>
        </w:rPr>
        <w:t xml:space="preserve">, M. R., </w:t>
      </w:r>
      <w:proofErr w:type="spellStart"/>
      <w:r w:rsidRPr="001014DB">
        <w:rPr>
          <w:color w:val="000000" w:themeColor="text1"/>
          <w:szCs w:val="22"/>
          <w:lang w:val="de-DE"/>
          <w:rPrChange w:id="129" w:author="Perica, Tina" w:date="2020-09-11T21:14:00Z">
            <w:rPr>
              <w:color w:val="000000" w:themeColor="text1"/>
              <w:szCs w:val="22"/>
            </w:rPr>
          </w:rPrChange>
        </w:rPr>
        <w:t>Kabsch</w:t>
      </w:r>
      <w:proofErr w:type="spellEnd"/>
      <w:r w:rsidRPr="001014DB">
        <w:rPr>
          <w:color w:val="000000" w:themeColor="text1"/>
          <w:szCs w:val="22"/>
          <w:lang w:val="de-DE"/>
          <w:rPrChange w:id="130" w:author="Perica, Tina" w:date="2020-09-11T21:14:00Z">
            <w:rPr>
              <w:color w:val="000000" w:themeColor="text1"/>
              <w:szCs w:val="22"/>
            </w:rPr>
          </w:rPrChange>
        </w:rPr>
        <w:t xml:space="preserve">, W., </w:t>
      </w:r>
      <w:proofErr w:type="spellStart"/>
      <w:r w:rsidRPr="001014DB">
        <w:rPr>
          <w:color w:val="000000" w:themeColor="text1"/>
          <w:szCs w:val="22"/>
          <w:lang w:val="de-DE"/>
          <w:rPrChange w:id="131" w:author="Perica, Tina" w:date="2020-09-11T21:14:00Z">
            <w:rPr>
              <w:color w:val="000000" w:themeColor="text1"/>
              <w:szCs w:val="22"/>
            </w:rPr>
          </w:rPrChange>
        </w:rPr>
        <w:t>Wiesmüller</w:t>
      </w:r>
      <w:proofErr w:type="spellEnd"/>
      <w:r w:rsidRPr="001014DB">
        <w:rPr>
          <w:color w:val="000000" w:themeColor="text1"/>
          <w:szCs w:val="22"/>
          <w:lang w:val="de-DE"/>
          <w:rPrChange w:id="132" w:author="Perica, Tina" w:date="2020-09-11T21:14:00Z">
            <w:rPr>
              <w:color w:val="000000" w:themeColor="text1"/>
              <w:szCs w:val="22"/>
            </w:rPr>
          </w:rPrChange>
        </w:rPr>
        <w:t xml:space="preserve">, L., </w:t>
      </w:r>
      <w:proofErr w:type="spellStart"/>
      <w:r w:rsidRPr="001014DB">
        <w:rPr>
          <w:color w:val="000000" w:themeColor="text1"/>
          <w:szCs w:val="22"/>
          <w:lang w:val="de-DE"/>
          <w:rPrChange w:id="133" w:author="Perica, Tina" w:date="2020-09-11T21:14:00Z">
            <w:rPr>
              <w:color w:val="000000" w:themeColor="text1"/>
              <w:szCs w:val="22"/>
            </w:rPr>
          </w:rPrChange>
        </w:rPr>
        <w:t>Lautwein</w:t>
      </w:r>
      <w:proofErr w:type="spellEnd"/>
      <w:r w:rsidRPr="001014DB">
        <w:rPr>
          <w:color w:val="000000" w:themeColor="text1"/>
          <w:szCs w:val="22"/>
          <w:lang w:val="de-DE"/>
          <w:rPrChange w:id="134" w:author="Perica, Tina" w:date="2020-09-11T21:14:00Z">
            <w:rPr>
              <w:color w:val="000000" w:themeColor="text1"/>
              <w:szCs w:val="22"/>
            </w:rPr>
          </w:rPrChange>
        </w:rPr>
        <w:t xml:space="preserve">, A., Schmitz, F., &amp; </w:t>
      </w:r>
      <w:proofErr w:type="spellStart"/>
      <w:r w:rsidRPr="001014DB">
        <w:rPr>
          <w:color w:val="000000" w:themeColor="text1"/>
          <w:szCs w:val="22"/>
          <w:lang w:val="de-DE"/>
          <w:rPrChange w:id="135" w:author="Perica, Tina" w:date="2020-09-11T21:14:00Z">
            <w:rPr>
              <w:color w:val="000000" w:themeColor="text1"/>
              <w:szCs w:val="22"/>
            </w:rPr>
          </w:rPrChange>
        </w:rPr>
        <w:t>Wittinghofer</w:t>
      </w:r>
      <w:proofErr w:type="spellEnd"/>
      <w:r w:rsidRPr="001014DB">
        <w:rPr>
          <w:color w:val="000000" w:themeColor="text1"/>
          <w:szCs w:val="22"/>
          <w:lang w:val="de-DE"/>
          <w:rPrChange w:id="136" w:author="Perica, Tina" w:date="2020-09-11T21:14:00Z">
            <w:rPr>
              <w:color w:val="000000" w:themeColor="text1"/>
              <w:szCs w:val="22"/>
            </w:rPr>
          </w:rPrChange>
        </w:rPr>
        <w:t xml:space="preserve">, A. (1997). </w:t>
      </w:r>
      <w:r w:rsidRPr="00E72ED4">
        <w:rPr>
          <w:color w:val="000000" w:themeColor="text1"/>
          <w:szCs w:val="22"/>
        </w:rPr>
        <w:t>The Ras-</w:t>
      </w:r>
      <w:proofErr w:type="spellStart"/>
      <w:r w:rsidRPr="00E72ED4">
        <w:rPr>
          <w:color w:val="000000" w:themeColor="text1"/>
          <w:szCs w:val="22"/>
        </w:rPr>
        <w:t>RasGAP</w:t>
      </w:r>
      <w:proofErr w:type="spellEnd"/>
      <w:r w:rsidRPr="00E72ED4">
        <w:rPr>
          <w:color w:val="000000" w:themeColor="text1"/>
          <w:szCs w:val="22"/>
        </w:rPr>
        <w:t xml:space="preserve"> complex: structural basis for GTPase activation and its loss in oncogenic Ras mutants. </w:t>
      </w:r>
      <w:r w:rsidRPr="00E72ED4">
        <w:rPr>
          <w:i/>
          <w:iCs/>
          <w:color w:val="000000" w:themeColor="text1"/>
          <w:szCs w:val="22"/>
        </w:rPr>
        <w:t>Science</w:t>
      </w:r>
      <w:r w:rsidRPr="00E72ED4">
        <w:rPr>
          <w:color w:val="000000" w:themeColor="text1"/>
          <w:szCs w:val="22"/>
        </w:rPr>
        <w:t>, </w:t>
      </w:r>
      <w:r w:rsidRPr="00E72ED4">
        <w:rPr>
          <w:i/>
          <w:iCs/>
          <w:color w:val="000000" w:themeColor="text1"/>
          <w:szCs w:val="22"/>
        </w:rPr>
        <w:t>277</w:t>
      </w:r>
      <w:r w:rsidRPr="00E72ED4">
        <w:rPr>
          <w:color w:val="000000" w:themeColor="text1"/>
          <w:szCs w:val="22"/>
        </w:rPr>
        <w:t>(5324), 333-339.</w:t>
      </w:r>
    </w:p>
    <w:p w14:paraId="5292090A" w14:textId="262721DE" w:rsidR="002D02EA" w:rsidRPr="00E72ED4" w:rsidRDefault="002D02EA" w:rsidP="002D02EA">
      <w:pPr>
        <w:spacing w:line="288" w:lineRule="auto"/>
        <w:rPr>
          <w:color w:val="000000" w:themeColor="text1"/>
          <w:szCs w:val="22"/>
          <w:lang w:val="en-GB"/>
        </w:rPr>
      </w:pPr>
      <w:proofErr w:type="spellStart"/>
      <w:r w:rsidRPr="00E72ED4">
        <w:rPr>
          <w:color w:val="000000" w:themeColor="text1"/>
          <w:szCs w:val="22"/>
          <w:lang w:val="en-GB"/>
        </w:rPr>
        <w:t>Scheidig</w:t>
      </w:r>
      <w:proofErr w:type="spellEnd"/>
      <w:r w:rsidRPr="00E72ED4">
        <w:rPr>
          <w:color w:val="000000" w:themeColor="text1"/>
          <w:szCs w:val="22"/>
          <w:lang w:val="en-GB"/>
        </w:rPr>
        <w:t xml:space="preserve">, A. J., </w:t>
      </w:r>
      <w:proofErr w:type="spellStart"/>
      <w:r w:rsidRPr="00E72ED4">
        <w:rPr>
          <w:color w:val="000000" w:themeColor="text1"/>
          <w:szCs w:val="22"/>
          <w:lang w:val="en-GB"/>
        </w:rPr>
        <w:t>Burmester</w:t>
      </w:r>
      <w:proofErr w:type="spellEnd"/>
      <w:r w:rsidRPr="00E72ED4">
        <w:rPr>
          <w:color w:val="000000" w:themeColor="text1"/>
          <w:szCs w:val="22"/>
          <w:lang w:val="en-GB"/>
        </w:rPr>
        <w:t xml:space="preserve">, C., &amp; Goody, R. S. (1999). </w:t>
      </w:r>
      <w:r w:rsidRPr="00E72ED4">
        <w:rPr>
          <w:color w:val="000000" w:themeColor="text1"/>
          <w:szCs w:val="22"/>
        </w:rPr>
        <w:t xml:space="preserve">The pre-hydrolysis state of p21ras in complex with GTP: new insights into the role of water molecules in the GTP hydrolysis reaction of </w:t>
      </w:r>
      <w:proofErr w:type="spellStart"/>
      <w:r w:rsidRPr="00E72ED4">
        <w:rPr>
          <w:color w:val="000000" w:themeColor="text1"/>
          <w:szCs w:val="22"/>
        </w:rPr>
        <w:t>ras</w:t>
      </w:r>
      <w:proofErr w:type="spellEnd"/>
      <w:r w:rsidRPr="00E72ED4">
        <w:rPr>
          <w:color w:val="000000" w:themeColor="text1"/>
          <w:szCs w:val="22"/>
        </w:rPr>
        <w:t>-like proteins. </w:t>
      </w:r>
      <w:r w:rsidRPr="00E72ED4">
        <w:rPr>
          <w:i/>
          <w:iCs/>
          <w:color w:val="000000" w:themeColor="text1"/>
          <w:szCs w:val="22"/>
          <w:lang w:val="en-GB"/>
        </w:rPr>
        <w:t>Structure</w:t>
      </w:r>
      <w:r w:rsidRPr="00E72ED4">
        <w:rPr>
          <w:color w:val="000000" w:themeColor="text1"/>
          <w:szCs w:val="22"/>
          <w:lang w:val="en-GB"/>
        </w:rPr>
        <w:t>, </w:t>
      </w:r>
      <w:r w:rsidRPr="00E72ED4">
        <w:rPr>
          <w:i/>
          <w:iCs/>
          <w:color w:val="000000" w:themeColor="text1"/>
          <w:szCs w:val="22"/>
          <w:lang w:val="en-GB"/>
        </w:rPr>
        <w:t>7</w:t>
      </w:r>
      <w:r w:rsidRPr="00E72ED4">
        <w:rPr>
          <w:color w:val="000000" w:themeColor="text1"/>
          <w:szCs w:val="22"/>
          <w:lang w:val="en-GB"/>
        </w:rPr>
        <w:t>(11), 1311-S2.</w:t>
      </w:r>
    </w:p>
    <w:p w14:paraId="464B0A1B" w14:textId="2E47A299" w:rsidR="008D2A40" w:rsidRPr="001014DB" w:rsidRDefault="008D2A40" w:rsidP="002D02EA">
      <w:pPr>
        <w:spacing w:line="288" w:lineRule="auto"/>
        <w:rPr>
          <w:color w:val="000000" w:themeColor="text1"/>
          <w:szCs w:val="22"/>
          <w:lang w:val="fr-FR"/>
          <w:rPrChange w:id="137" w:author="Perica, Tina" w:date="2020-09-11T21:14:00Z">
            <w:rPr>
              <w:color w:val="000000" w:themeColor="text1"/>
              <w:szCs w:val="22"/>
            </w:rPr>
          </w:rPrChange>
        </w:rPr>
      </w:pPr>
      <w:r w:rsidRPr="00E72ED4">
        <w:rPr>
          <w:color w:val="000000" w:themeColor="text1"/>
          <w:szCs w:val="22"/>
          <w:lang w:val="en-GB"/>
        </w:rPr>
        <w:t xml:space="preserve">Schnell, S. Validity of the Michaelis-Menten equation - steady-state or reactant stationary assumption: that is the question. </w:t>
      </w:r>
      <w:r w:rsidRPr="001014DB">
        <w:rPr>
          <w:i/>
          <w:iCs/>
          <w:color w:val="000000" w:themeColor="text1"/>
          <w:szCs w:val="22"/>
          <w:lang w:val="fr-FR"/>
          <w:rPrChange w:id="138" w:author="Perica, Tina" w:date="2020-09-11T21:14:00Z">
            <w:rPr>
              <w:i/>
              <w:iCs/>
              <w:color w:val="000000" w:themeColor="text1"/>
              <w:szCs w:val="22"/>
            </w:rPr>
          </w:rPrChange>
        </w:rPr>
        <w:t>FEBS J</w:t>
      </w:r>
      <w:r w:rsidRPr="001014DB">
        <w:rPr>
          <w:color w:val="000000" w:themeColor="text1"/>
          <w:szCs w:val="22"/>
          <w:lang w:val="fr-FR"/>
          <w:rPrChange w:id="139" w:author="Perica, Tina" w:date="2020-09-11T21:14:00Z">
            <w:rPr>
              <w:color w:val="000000" w:themeColor="text1"/>
              <w:szCs w:val="22"/>
            </w:rPr>
          </w:rPrChange>
        </w:rPr>
        <w:t xml:space="preserve"> </w:t>
      </w:r>
      <w:r w:rsidRPr="001014DB">
        <w:rPr>
          <w:b/>
          <w:bCs/>
          <w:color w:val="000000" w:themeColor="text1"/>
          <w:szCs w:val="22"/>
          <w:lang w:val="fr-FR"/>
          <w:rPrChange w:id="140" w:author="Perica, Tina" w:date="2020-09-11T21:14:00Z">
            <w:rPr>
              <w:b/>
              <w:bCs/>
              <w:color w:val="000000" w:themeColor="text1"/>
              <w:szCs w:val="22"/>
            </w:rPr>
          </w:rPrChange>
        </w:rPr>
        <w:t>281,</w:t>
      </w:r>
      <w:r w:rsidRPr="001014DB">
        <w:rPr>
          <w:color w:val="000000" w:themeColor="text1"/>
          <w:szCs w:val="22"/>
          <w:lang w:val="fr-FR"/>
          <w:rPrChange w:id="141" w:author="Perica, Tina" w:date="2020-09-11T21:14:00Z">
            <w:rPr>
              <w:color w:val="000000" w:themeColor="text1"/>
              <w:szCs w:val="22"/>
            </w:rPr>
          </w:rPrChange>
        </w:rPr>
        <w:t xml:space="preserve"> 464–472 (2013).</w:t>
      </w:r>
    </w:p>
    <w:p w14:paraId="0D3597E9" w14:textId="770C7EB8" w:rsidR="008D2A40" w:rsidRPr="00E72ED4" w:rsidRDefault="008D2A40" w:rsidP="008D2A40">
      <w:pPr>
        <w:rPr>
          <w:color w:val="000000" w:themeColor="text1"/>
          <w:szCs w:val="22"/>
        </w:rPr>
      </w:pPr>
      <w:r w:rsidRPr="001014DB">
        <w:rPr>
          <w:color w:val="000000" w:themeColor="text1"/>
          <w:szCs w:val="22"/>
          <w:lang w:val="fr-FR"/>
          <w:rPrChange w:id="142" w:author="Perica, Tina" w:date="2020-09-11T21:14:00Z">
            <w:rPr>
              <w:color w:val="000000" w:themeColor="text1"/>
              <w:szCs w:val="22"/>
            </w:rPr>
          </w:rPrChange>
        </w:rPr>
        <w:t xml:space="preserve">Scott, R. J., </w:t>
      </w:r>
      <w:proofErr w:type="spellStart"/>
      <w:r w:rsidRPr="001014DB">
        <w:rPr>
          <w:color w:val="000000" w:themeColor="text1"/>
          <w:szCs w:val="22"/>
          <w:lang w:val="fr-FR"/>
          <w:rPrChange w:id="143" w:author="Perica, Tina" w:date="2020-09-11T21:14:00Z">
            <w:rPr>
              <w:color w:val="000000" w:themeColor="text1"/>
              <w:szCs w:val="22"/>
            </w:rPr>
          </w:rPrChange>
        </w:rPr>
        <w:t>Cairo</w:t>
      </w:r>
      <w:proofErr w:type="spellEnd"/>
      <w:r w:rsidRPr="001014DB">
        <w:rPr>
          <w:color w:val="000000" w:themeColor="text1"/>
          <w:szCs w:val="22"/>
          <w:lang w:val="fr-FR"/>
          <w:rPrChange w:id="144" w:author="Perica, Tina" w:date="2020-09-11T21:14:00Z">
            <w:rPr>
              <w:color w:val="000000" w:themeColor="text1"/>
              <w:szCs w:val="22"/>
            </w:rPr>
          </w:rPrChange>
        </w:rPr>
        <w:t xml:space="preserve">, L. V., Van de </w:t>
      </w:r>
      <w:proofErr w:type="spellStart"/>
      <w:r w:rsidRPr="001014DB">
        <w:rPr>
          <w:color w:val="000000" w:themeColor="text1"/>
          <w:szCs w:val="22"/>
          <w:lang w:val="fr-FR"/>
          <w:rPrChange w:id="145" w:author="Perica, Tina" w:date="2020-09-11T21:14:00Z">
            <w:rPr>
              <w:color w:val="000000" w:themeColor="text1"/>
              <w:szCs w:val="22"/>
            </w:rPr>
          </w:rPrChange>
        </w:rPr>
        <w:t>Vosse</w:t>
      </w:r>
      <w:proofErr w:type="spellEnd"/>
      <w:r w:rsidRPr="001014DB">
        <w:rPr>
          <w:color w:val="000000" w:themeColor="text1"/>
          <w:szCs w:val="22"/>
          <w:lang w:val="fr-FR"/>
          <w:rPrChange w:id="146" w:author="Perica, Tina" w:date="2020-09-11T21:14:00Z">
            <w:rPr>
              <w:color w:val="000000" w:themeColor="text1"/>
              <w:szCs w:val="22"/>
            </w:rPr>
          </w:rPrChange>
        </w:rPr>
        <w:t xml:space="preserve">, D. W., &amp; </w:t>
      </w:r>
      <w:proofErr w:type="spellStart"/>
      <w:r w:rsidRPr="001014DB">
        <w:rPr>
          <w:color w:val="000000" w:themeColor="text1"/>
          <w:szCs w:val="22"/>
          <w:lang w:val="fr-FR"/>
          <w:rPrChange w:id="147" w:author="Perica, Tina" w:date="2020-09-11T21:14:00Z">
            <w:rPr>
              <w:color w:val="000000" w:themeColor="text1"/>
              <w:szCs w:val="22"/>
            </w:rPr>
          </w:rPrChange>
        </w:rPr>
        <w:t>Wozniak</w:t>
      </w:r>
      <w:proofErr w:type="spellEnd"/>
      <w:r w:rsidRPr="001014DB">
        <w:rPr>
          <w:color w:val="000000" w:themeColor="text1"/>
          <w:szCs w:val="22"/>
          <w:lang w:val="fr-FR"/>
          <w:rPrChange w:id="148" w:author="Perica, Tina" w:date="2020-09-11T21:14:00Z">
            <w:rPr>
              <w:color w:val="000000" w:themeColor="text1"/>
              <w:szCs w:val="22"/>
            </w:rPr>
          </w:rPrChange>
        </w:rPr>
        <w:t xml:space="preserve">, R. W. (2009). </w:t>
      </w:r>
      <w:r w:rsidRPr="00E72ED4">
        <w:rPr>
          <w:color w:val="000000" w:themeColor="text1"/>
          <w:szCs w:val="22"/>
        </w:rPr>
        <w:t xml:space="preserve">The nuclear export factor Xpo1p targets Mad1p to kinetochores in yeast. </w:t>
      </w:r>
      <w:r w:rsidRPr="00E72ED4">
        <w:rPr>
          <w:i/>
          <w:iCs/>
          <w:color w:val="000000" w:themeColor="text1"/>
          <w:szCs w:val="22"/>
        </w:rPr>
        <w:t>The Journal of Cell Biology</w:t>
      </w:r>
      <w:r w:rsidRPr="00E72ED4">
        <w:rPr>
          <w:color w:val="000000" w:themeColor="text1"/>
          <w:szCs w:val="22"/>
        </w:rPr>
        <w:t xml:space="preserve">, </w:t>
      </w:r>
      <w:r w:rsidRPr="00E72ED4">
        <w:rPr>
          <w:i/>
          <w:iCs/>
          <w:color w:val="000000" w:themeColor="text1"/>
          <w:szCs w:val="22"/>
        </w:rPr>
        <w:t>184</w:t>
      </w:r>
      <w:r w:rsidRPr="00E72ED4">
        <w:rPr>
          <w:color w:val="000000" w:themeColor="text1"/>
          <w:szCs w:val="22"/>
        </w:rPr>
        <w:t>(1), 21–29.</w:t>
      </w:r>
    </w:p>
    <w:p w14:paraId="4771A31E" w14:textId="77777777" w:rsidR="002D02EA" w:rsidRPr="00E72ED4" w:rsidRDefault="002D02EA" w:rsidP="002D02EA">
      <w:pPr>
        <w:spacing w:line="288" w:lineRule="auto"/>
        <w:rPr>
          <w:color w:val="000000" w:themeColor="text1"/>
          <w:szCs w:val="22"/>
        </w:rPr>
      </w:pPr>
      <w:r w:rsidRPr="00E72ED4">
        <w:rPr>
          <w:color w:val="000000" w:themeColor="text1"/>
          <w:szCs w:val="22"/>
        </w:rPr>
        <w:t xml:space="preserve">Seewald, M. J., </w:t>
      </w:r>
      <w:proofErr w:type="spellStart"/>
      <w:r w:rsidRPr="00E72ED4">
        <w:rPr>
          <w:color w:val="000000" w:themeColor="text1"/>
          <w:szCs w:val="22"/>
        </w:rPr>
        <w:t>Körner</w:t>
      </w:r>
      <w:proofErr w:type="spellEnd"/>
      <w:r w:rsidRPr="00E72ED4">
        <w:rPr>
          <w:color w:val="000000" w:themeColor="text1"/>
          <w:szCs w:val="22"/>
        </w:rPr>
        <w:t xml:space="preserve">, C., </w:t>
      </w:r>
      <w:proofErr w:type="spellStart"/>
      <w:r w:rsidRPr="00E72ED4">
        <w:rPr>
          <w:color w:val="000000" w:themeColor="text1"/>
          <w:szCs w:val="22"/>
        </w:rPr>
        <w:t>Wittinghofer</w:t>
      </w:r>
      <w:proofErr w:type="spellEnd"/>
      <w:r w:rsidRPr="00E72ED4">
        <w:rPr>
          <w:color w:val="000000" w:themeColor="text1"/>
          <w:szCs w:val="22"/>
        </w:rPr>
        <w:t xml:space="preserve">, A., &amp; Vetter, I. R. (2002). </w:t>
      </w:r>
      <w:proofErr w:type="spellStart"/>
      <w:r w:rsidRPr="00E72ED4">
        <w:rPr>
          <w:color w:val="000000" w:themeColor="text1"/>
          <w:szCs w:val="22"/>
        </w:rPr>
        <w:t>RanGAP</w:t>
      </w:r>
      <w:proofErr w:type="spellEnd"/>
      <w:r w:rsidRPr="00E72ED4">
        <w:rPr>
          <w:color w:val="000000" w:themeColor="text1"/>
          <w:szCs w:val="22"/>
        </w:rPr>
        <w:t xml:space="preserve"> mediates GTP hydrolysis without an arginine finger. </w:t>
      </w:r>
      <w:r w:rsidRPr="00E72ED4">
        <w:rPr>
          <w:i/>
          <w:iCs/>
          <w:color w:val="000000" w:themeColor="text1"/>
          <w:szCs w:val="22"/>
        </w:rPr>
        <w:t>Nature</w:t>
      </w:r>
      <w:r w:rsidRPr="00E72ED4">
        <w:rPr>
          <w:color w:val="000000" w:themeColor="text1"/>
          <w:szCs w:val="22"/>
        </w:rPr>
        <w:t xml:space="preserve">, </w:t>
      </w:r>
      <w:r w:rsidRPr="00E72ED4">
        <w:rPr>
          <w:i/>
          <w:iCs/>
          <w:color w:val="000000" w:themeColor="text1"/>
          <w:szCs w:val="22"/>
        </w:rPr>
        <w:t>415</w:t>
      </w:r>
      <w:r w:rsidRPr="00E72ED4">
        <w:rPr>
          <w:color w:val="000000" w:themeColor="text1"/>
          <w:szCs w:val="22"/>
        </w:rPr>
        <w:t>(6872), 662–666.</w:t>
      </w:r>
    </w:p>
    <w:p w14:paraId="6D8B919C" w14:textId="77777777" w:rsidR="002D02EA" w:rsidRPr="00E72ED4" w:rsidRDefault="002D02EA" w:rsidP="002D02EA">
      <w:pPr>
        <w:spacing w:line="288" w:lineRule="auto"/>
        <w:rPr>
          <w:color w:val="000000" w:themeColor="text1"/>
          <w:szCs w:val="22"/>
          <w:lang w:val="en-GB"/>
        </w:rPr>
      </w:pPr>
      <w:r w:rsidRPr="00E72ED4">
        <w:rPr>
          <w:color w:val="000000" w:themeColor="text1"/>
          <w:szCs w:val="22"/>
        </w:rPr>
        <w:t xml:space="preserve">Seewald, M. J., Kraemer, A., </w:t>
      </w:r>
      <w:proofErr w:type="spellStart"/>
      <w:r w:rsidRPr="00E72ED4">
        <w:rPr>
          <w:color w:val="000000" w:themeColor="text1"/>
          <w:szCs w:val="22"/>
        </w:rPr>
        <w:t>Farkasovsky</w:t>
      </w:r>
      <w:proofErr w:type="spellEnd"/>
      <w:r w:rsidRPr="00E72ED4">
        <w:rPr>
          <w:color w:val="000000" w:themeColor="text1"/>
          <w:szCs w:val="22"/>
        </w:rPr>
        <w:t xml:space="preserve">, M., </w:t>
      </w:r>
      <w:proofErr w:type="spellStart"/>
      <w:r w:rsidRPr="00E72ED4">
        <w:rPr>
          <w:color w:val="000000" w:themeColor="text1"/>
          <w:szCs w:val="22"/>
        </w:rPr>
        <w:t>Körner</w:t>
      </w:r>
      <w:proofErr w:type="spellEnd"/>
      <w:r w:rsidRPr="00E72ED4">
        <w:rPr>
          <w:color w:val="000000" w:themeColor="text1"/>
          <w:szCs w:val="22"/>
        </w:rPr>
        <w:t xml:space="preserve">, C., </w:t>
      </w:r>
      <w:proofErr w:type="spellStart"/>
      <w:r w:rsidRPr="00E72ED4">
        <w:rPr>
          <w:color w:val="000000" w:themeColor="text1"/>
          <w:szCs w:val="22"/>
        </w:rPr>
        <w:t>Wittinghofer</w:t>
      </w:r>
      <w:proofErr w:type="spellEnd"/>
      <w:r w:rsidRPr="00E72ED4">
        <w:rPr>
          <w:color w:val="000000" w:themeColor="text1"/>
          <w:szCs w:val="22"/>
        </w:rPr>
        <w:t>, A., &amp; Vetter</w:t>
      </w:r>
      <w:r w:rsidRPr="00E72ED4">
        <w:rPr>
          <w:i/>
          <w:iCs/>
          <w:color w:val="000000" w:themeColor="text1"/>
          <w:szCs w:val="22"/>
        </w:rPr>
        <w:t>.</w:t>
      </w:r>
      <w:r w:rsidRPr="00E72ED4">
        <w:rPr>
          <w:color w:val="000000" w:themeColor="text1"/>
          <w:szCs w:val="22"/>
        </w:rPr>
        <w:t xml:space="preserve"> </w:t>
      </w:r>
      <w:r w:rsidRPr="00E72ED4">
        <w:rPr>
          <w:color w:val="000000" w:themeColor="text1"/>
          <w:szCs w:val="22"/>
          <w:lang w:val="en-GB"/>
        </w:rPr>
        <w:t xml:space="preserve">I. R. (2003). Biochemical Characterization of the Ran-RanBP1-RanGAP System: Are </w:t>
      </w:r>
      <w:proofErr w:type="spellStart"/>
      <w:r w:rsidRPr="00E72ED4">
        <w:rPr>
          <w:color w:val="000000" w:themeColor="text1"/>
          <w:szCs w:val="22"/>
          <w:lang w:val="en-GB"/>
        </w:rPr>
        <w:t>RanBP</w:t>
      </w:r>
      <w:proofErr w:type="spellEnd"/>
      <w:r w:rsidRPr="00E72ED4">
        <w:rPr>
          <w:color w:val="000000" w:themeColor="text1"/>
          <w:szCs w:val="22"/>
          <w:lang w:val="en-GB"/>
        </w:rPr>
        <w:t xml:space="preserve"> Proteins and the Acidic Tail of </w:t>
      </w:r>
      <w:proofErr w:type="spellStart"/>
      <w:r w:rsidRPr="00E72ED4">
        <w:rPr>
          <w:color w:val="000000" w:themeColor="text1"/>
          <w:szCs w:val="22"/>
          <w:lang w:val="en-GB"/>
        </w:rPr>
        <w:t>RanGAP</w:t>
      </w:r>
      <w:proofErr w:type="spellEnd"/>
      <w:r w:rsidRPr="00E72ED4">
        <w:rPr>
          <w:color w:val="000000" w:themeColor="text1"/>
          <w:szCs w:val="22"/>
          <w:lang w:val="en-GB"/>
        </w:rPr>
        <w:t xml:space="preserve"> Required for the Ran-</w:t>
      </w:r>
      <w:proofErr w:type="spellStart"/>
      <w:r w:rsidRPr="00E72ED4">
        <w:rPr>
          <w:color w:val="000000" w:themeColor="text1"/>
          <w:szCs w:val="22"/>
          <w:lang w:val="en-GB"/>
        </w:rPr>
        <w:t>RanGAP</w:t>
      </w:r>
      <w:proofErr w:type="spellEnd"/>
      <w:r w:rsidRPr="00E72ED4">
        <w:rPr>
          <w:color w:val="000000" w:themeColor="text1"/>
          <w:szCs w:val="22"/>
          <w:lang w:val="en-GB"/>
        </w:rPr>
        <w:t xml:space="preserve"> GTPase Reaction? </w:t>
      </w:r>
      <w:r w:rsidRPr="00E72ED4">
        <w:rPr>
          <w:i/>
          <w:iCs/>
          <w:color w:val="000000" w:themeColor="text1"/>
          <w:szCs w:val="22"/>
          <w:lang w:val="en-GB"/>
        </w:rPr>
        <w:t>Molecular and Cellular Biology</w:t>
      </w:r>
      <w:r w:rsidRPr="00E72ED4">
        <w:rPr>
          <w:color w:val="000000" w:themeColor="text1"/>
          <w:szCs w:val="22"/>
          <w:lang w:val="en-GB"/>
        </w:rPr>
        <w:t xml:space="preserve"> 23, 8124–8136 (2003).</w:t>
      </w:r>
    </w:p>
    <w:p w14:paraId="29A2D091" w14:textId="46FBC2E8" w:rsidR="002D02EA" w:rsidRPr="00E72ED4" w:rsidRDefault="002D02EA" w:rsidP="002D02EA">
      <w:pPr>
        <w:spacing w:line="288" w:lineRule="auto"/>
        <w:rPr>
          <w:color w:val="000000" w:themeColor="text1"/>
          <w:szCs w:val="22"/>
        </w:rPr>
      </w:pPr>
      <w:proofErr w:type="spellStart"/>
      <w:r w:rsidRPr="00E72ED4">
        <w:rPr>
          <w:color w:val="000000" w:themeColor="text1"/>
          <w:szCs w:val="22"/>
        </w:rPr>
        <w:t>Shima</w:t>
      </w:r>
      <w:proofErr w:type="spellEnd"/>
      <w:r w:rsidRPr="00E72ED4">
        <w:rPr>
          <w:color w:val="000000" w:themeColor="text1"/>
          <w:szCs w:val="22"/>
        </w:rPr>
        <w:t xml:space="preserve">, F., </w:t>
      </w:r>
      <w:proofErr w:type="spellStart"/>
      <w:r w:rsidRPr="00E72ED4">
        <w:rPr>
          <w:color w:val="000000" w:themeColor="text1"/>
          <w:szCs w:val="22"/>
        </w:rPr>
        <w:t>Ijiri</w:t>
      </w:r>
      <w:proofErr w:type="spellEnd"/>
      <w:r w:rsidRPr="00E72ED4">
        <w:rPr>
          <w:color w:val="000000" w:themeColor="text1"/>
          <w:szCs w:val="22"/>
        </w:rPr>
        <w:t xml:space="preserve">, Y., Muraoka, S., Liao, J., Ye, M., Araki, M., ... &amp; </w:t>
      </w:r>
      <w:proofErr w:type="spellStart"/>
      <w:r w:rsidRPr="00E72ED4">
        <w:rPr>
          <w:color w:val="000000" w:themeColor="text1"/>
          <w:szCs w:val="22"/>
        </w:rPr>
        <w:t>Kumasaka</w:t>
      </w:r>
      <w:proofErr w:type="spellEnd"/>
      <w:r w:rsidRPr="00E72ED4">
        <w:rPr>
          <w:color w:val="000000" w:themeColor="text1"/>
          <w:szCs w:val="22"/>
        </w:rPr>
        <w:t>, T. (2010). Structural basis for conformational dynamics of GTP-bound Ras protein. </w:t>
      </w:r>
      <w:r w:rsidRPr="00E72ED4">
        <w:rPr>
          <w:i/>
          <w:iCs/>
          <w:color w:val="000000" w:themeColor="text1"/>
          <w:szCs w:val="22"/>
        </w:rPr>
        <w:t>Journal of Biological Chemistry</w:t>
      </w:r>
      <w:r w:rsidRPr="00E72ED4">
        <w:rPr>
          <w:color w:val="000000" w:themeColor="text1"/>
          <w:szCs w:val="22"/>
        </w:rPr>
        <w:t>, </w:t>
      </w:r>
      <w:r w:rsidRPr="00E72ED4">
        <w:rPr>
          <w:i/>
          <w:iCs/>
          <w:color w:val="000000" w:themeColor="text1"/>
          <w:szCs w:val="22"/>
        </w:rPr>
        <w:t>285</w:t>
      </w:r>
      <w:r w:rsidRPr="00E72ED4">
        <w:rPr>
          <w:color w:val="000000" w:themeColor="text1"/>
          <w:szCs w:val="22"/>
        </w:rPr>
        <w:t>(29), 22696-22705.</w:t>
      </w:r>
    </w:p>
    <w:p w14:paraId="43711460" w14:textId="77777777" w:rsidR="002D02EA" w:rsidRPr="00E72ED4" w:rsidRDefault="002D02EA" w:rsidP="002D02EA">
      <w:pPr>
        <w:spacing w:line="288" w:lineRule="auto"/>
        <w:rPr>
          <w:color w:val="000000" w:themeColor="text1"/>
          <w:szCs w:val="22"/>
        </w:rPr>
      </w:pPr>
    </w:p>
    <w:sectPr w:rsidR="002D02EA" w:rsidRPr="00E72ED4" w:rsidSect="00A43B6B">
      <w:footerReference w:type="even" r:id="rId23"/>
      <w:footerReference w:type="default" r:id="rId24"/>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nja Kortemme" w:date="2020-08-28T10:44:00Z" w:initials="MOU">
    <w:p w14:paraId="736B9686" w14:textId="77777777" w:rsidR="00D40019" w:rsidRDefault="00D40019">
      <w:pPr>
        <w:pStyle w:val="CommentText"/>
      </w:pPr>
      <w:r>
        <w:rPr>
          <w:rStyle w:val="CommentReference"/>
        </w:rPr>
        <w:annotationRef/>
      </w:r>
      <w:r>
        <w:t xml:space="preserve">Some inserted Figures are a bit fuzzy (word does that when importing a pdf – </w:t>
      </w:r>
      <w:proofErr w:type="spellStart"/>
      <w:r>
        <w:t>png</w:t>
      </w:r>
      <w:proofErr w:type="spellEnd"/>
      <w:r>
        <w:t xml:space="preserve"> works better).</w:t>
      </w:r>
    </w:p>
    <w:p w14:paraId="52038C3B" w14:textId="77777777" w:rsidR="00D40019" w:rsidRDefault="00D40019">
      <w:pPr>
        <w:pStyle w:val="CommentText"/>
      </w:pPr>
    </w:p>
    <w:p w14:paraId="7CC44FF8" w14:textId="1A7D7E00" w:rsidR="00D40019" w:rsidRDefault="00D40019">
      <w:pPr>
        <w:pStyle w:val="CommentText"/>
      </w:pPr>
      <w:r>
        <w:t>They are all .</w:t>
      </w:r>
      <w:proofErr w:type="spellStart"/>
      <w:r>
        <w:t>png</w:t>
      </w:r>
      <w:proofErr w:type="spellEnd"/>
      <w:r>
        <w:t xml:space="preserve"> (300 dpi) Not sure why they are fuzzy</w:t>
      </w:r>
    </w:p>
  </w:comment>
  <w:comment w:id="1" w:author="Tanja Kortemme" w:date="2020-09-11T11:26:00Z" w:initials="TK">
    <w:p w14:paraId="5EB00BEF" w14:textId="77DF454C" w:rsidR="00E803AB" w:rsidRDefault="00E803AB">
      <w:pPr>
        <w:pStyle w:val="CommentText"/>
      </w:pPr>
      <w:r>
        <w:rPr>
          <w:rStyle w:val="CommentReference"/>
        </w:rPr>
        <w:annotationRef/>
      </w:r>
      <w:r>
        <w:t>Make higher-res for text (?)</w:t>
      </w:r>
    </w:p>
  </w:comment>
  <w:comment w:id="2" w:author="Perica, Tina" w:date="2020-09-11T21:36:00Z" w:initials="PT">
    <w:p w14:paraId="64F3DF65" w14:textId="3D74DEC3" w:rsidR="006F47F2" w:rsidRDefault="006F47F2">
      <w:pPr>
        <w:pStyle w:val="CommentText"/>
      </w:pPr>
      <w:r>
        <w:rPr>
          <w:rStyle w:val="CommentReference"/>
        </w:rPr>
        <w:annotationRef/>
      </w:r>
      <w:r>
        <w:t>OK, there was some export option from illustrator that made the text fuzzy, I changed it and I think it looks better now</w:t>
      </w:r>
    </w:p>
  </w:comment>
  <w:comment w:id="3" w:author="Tanja Kortemme" w:date="2020-08-12T15:46:00Z" w:initials="TK">
    <w:p w14:paraId="7B10A983" w14:textId="521CB503" w:rsidR="00D40019" w:rsidRDefault="00D40019" w:rsidP="007A17C4">
      <w:pPr>
        <w:pStyle w:val="CommentText"/>
      </w:pPr>
      <w:r>
        <w:rPr>
          <w:rStyle w:val="CommentReference"/>
        </w:rPr>
        <w:annotationRef/>
      </w:r>
      <w:r>
        <w:t>General checks in the end:</w:t>
      </w:r>
    </w:p>
    <w:p w14:paraId="494400CC" w14:textId="77777777" w:rsidR="00D40019" w:rsidRDefault="00D40019" w:rsidP="007A17C4">
      <w:pPr>
        <w:pStyle w:val="CommentText"/>
        <w:numPr>
          <w:ilvl w:val="0"/>
          <w:numId w:val="12"/>
        </w:numPr>
      </w:pPr>
      <w:r>
        <w:t xml:space="preserve"> Naming Convention Ran versus RAN</w:t>
      </w:r>
    </w:p>
    <w:p w14:paraId="50DF75D7" w14:textId="77777777" w:rsidR="00D40019" w:rsidRDefault="00D40019" w:rsidP="007A17C4">
      <w:pPr>
        <w:pStyle w:val="CommentText"/>
        <w:numPr>
          <w:ilvl w:val="0"/>
          <w:numId w:val="12"/>
        </w:numPr>
      </w:pPr>
      <w:r>
        <w:t xml:space="preserve"> S. cerevisiae instead of yeast</w:t>
      </w:r>
    </w:p>
    <w:p w14:paraId="27B889E1" w14:textId="77777777" w:rsidR="00D40019" w:rsidRDefault="00D40019" w:rsidP="007A17C4">
      <w:pPr>
        <w:pStyle w:val="CommentText"/>
        <w:numPr>
          <w:ilvl w:val="0"/>
          <w:numId w:val="12"/>
        </w:numPr>
      </w:pPr>
      <w:r>
        <w:t xml:space="preserve"> Double-check Figure / data numbers </w:t>
      </w:r>
    </w:p>
    <w:p w14:paraId="6D8E4F3B" w14:textId="77777777" w:rsidR="00D40019" w:rsidRDefault="00D40019" w:rsidP="007A17C4">
      <w:pPr>
        <w:pStyle w:val="CommentText"/>
        <w:numPr>
          <w:ilvl w:val="0"/>
          <w:numId w:val="12"/>
        </w:numPr>
      </w:pPr>
      <w:r>
        <w:t xml:space="preserve"> Add final MS changes and page numbers / locations</w:t>
      </w:r>
    </w:p>
    <w:p w14:paraId="12D0079E" w14:textId="62197A2E" w:rsidR="00D40019" w:rsidRDefault="00D40019" w:rsidP="0004577C">
      <w:pPr>
        <w:pStyle w:val="CommentText"/>
        <w:numPr>
          <w:ilvl w:val="0"/>
          <w:numId w:val="12"/>
        </w:numPr>
      </w:pPr>
      <w:r>
        <w:t xml:space="preserve"> Make fig refs bold</w:t>
      </w:r>
    </w:p>
    <w:p w14:paraId="24052C36" w14:textId="77777777" w:rsidR="00D40019" w:rsidRDefault="00D40019" w:rsidP="007A17C4">
      <w:pPr>
        <w:pStyle w:val="CommentText"/>
        <w:numPr>
          <w:ilvl w:val="0"/>
          <w:numId w:val="12"/>
        </w:numPr>
      </w:pPr>
      <w:r>
        <w:t>Don’t use “phenotype”</w:t>
      </w:r>
    </w:p>
    <w:p w14:paraId="006B251A" w14:textId="77777777" w:rsidR="00D40019" w:rsidRDefault="00D40019" w:rsidP="007A17C4">
      <w:pPr>
        <w:pStyle w:val="CommentText"/>
        <w:numPr>
          <w:ilvl w:val="0"/>
          <w:numId w:val="12"/>
        </w:numPr>
      </w:pPr>
      <w:r>
        <w:t>Check text colors</w:t>
      </w:r>
    </w:p>
    <w:p w14:paraId="7254DC17" w14:textId="77777777" w:rsidR="00D40019" w:rsidRDefault="00D40019" w:rsidP="002D67AE">
      <w:pPr>
        <w:pStyle w:val="CommentText"/>
      </w:pPr>
    </w:p>
    <w:p w14:paraId="6BD7A2E8" w14:textId="77777777" w:rsidR="00D40019" w:rsidRDefault="00D40019" w:rsidP="002D67AE">
      <w:pPr>
        <w:pStyle w:val="CommentText"/>
      </w:pPr>
      <w:r>
        <w:t>Tina: For some reason the naming convention is as follows:</w:t>
      </w:r>
    </w:p>
    <w:p w14:paraId="730B30F7" w14:textId="77777777" w:rsidR="00D40019" w:rsidRDefault="00D40019" w:rsidP="002D67AE">
      <w:pPr>
        <w:pStyle w:val="CommentText"/>
      </w:pPr>
      <w:r>
        <w:t>For human:</w:t>
      </w:r>
    </w:p>
    <w:p w14:paraId="30E99903" w14:textId="77777777" w:rsidR="00D40019" w:rsidRDefault="00D40019" w:rsidP="002D67AE">
      <w:pPr>
        <w:pStyle w:val="CommentText"/>
      </w:pPr>
      <w:r w:rsidRPr="002D67AE">
        <w:rPr>
          <w:i/>
          <w:iCs/>
        </w:rPr>
        <w:t>RAN</w:t>
      </w:r>
      <w:r>
        <w:rPr>
          <w:i/>
          <w:iCs/>
        </w:rPr>
        <w:t xml:space="preserve"> </w:t>
      </w:r>
      <w:r w:rsidRPr="002D67AE">
        <w:t>for gene and RAN for protein</w:t>
      </w:r>
    </w:p>
    <w:p w14:paraId="5E6D98CC" w14:textId="77777777" w:rsidR="00D40019" w:rsidRDefault="00D40019" w:rsidP="002D67AE">
      <w:pPr>
        <w:pStyle w:val="CommentText"/>
      </w:pPr>
      <w:r>
        <w:t xml:space="preserve">For S. cerevisiae it is </w:t>
      </w:r>
      <w:r w:rsidRPr="002D67AE">
        <w:rPr>
          <w:i/>
          <w:iCs/>
        </w:rPr>
        <w:t>GSP1</w:t>
      </w:r>
      <w:r>
        <w:t xml:space="preserve"> for gene, Gsp1 for protein, and </w:t>
      </w:r>
      <w:r w:rsidRPr="002D67AE">
        <w:rPr>
          <w:i/>
          <w:iCs/>
        </w:rPr>
        <w:t>gsp1-1</w:t>
      </w:r>
      <w:r>
        <w:t xml:space="preserve"> for allele (mutant strain).</w:t>
      </w:r>
    </w:p>
    <w:p w14:paraId="58F1B127" w14:textId="6BA2C507" w:rsidR="00D40019" w:rsidRDefault="00D40019" w:rsidP="002D67AE">
      <w:pPr>
        <w:pStyle w:val="CommentText"/>
      </w:pPr>
    </w:p>
  </w:comment>
  <w:comment w:id="4" w:author="Mathy, Chris" w:date="2020-09-01T11:37:00Z" w:initials="MC">
    <w:p w14:paraId="1E999CA0" w14:textId="6479ED02" w:rsidR="00D40019" w:rsidRDefault="00D40019">
      <w:pPr>
        <w:pStyle w:val="CommentText"/>
      </w:pPr>
      <w:r>
        <w:rPr>
          <w:rStyle w:val="CommentReference"/>
        </w:rPr>
        <w:annotationRef/>
      </w:r>
      <w:r>
        <w:rPr>
          <w:rStyle w:val="CommentReference"/>
        </w:rPr>
        <w:t>Is this sufficient for the fact that T34D has one biological replicate and several mutants have two biological replicates?</w:t>
      </w:r>
    </w:p>
  </w:comment>
  <w:comment w:id="5" w:author="Tanja Kortemme" w:date="2020-08-28T09:29:00Z" w:initials="MOU">
    <w:p w14:paraId="3903BE48" w14:textId="245A30B8" w:rsidR="00D40019" w:rsidRDefault="00D40019">
      <w:pPr>
        <w:pStyle w:val="CommentText"/>
      </w:pPr>
      <w:r>
        <w:rPr>
          <w:rStyle w:val="CommentReference"/>
        </w:rPr>
        <w:annotationRef/>
      </w:r>
      <w:r>
        <w:t>Correct?</w:t>
      </w:r>
    </w:p>
  </w:comment>
  <w:comment w:id="6" w:author="Tanja Kortemme" w:date="2020-08-30T13:36:00Z" w:initials="MOU">
    <w:p w14:paraId="22AEA8F3" w14:textId="14915C60" w:rsidR="00D40019" w:rsidRDefault="00D40019">
      <w:pPr>
        <w:pStyle w:val="CommentText"/>
      </w:pPr>
      <w:r>
        <w:rPr>
          <w:rStyle w:val="CommentReference"/>
        </w:rPr>
        <w:annotationRef/>
      </w:r>
      <w:proofErr w:type="gramStart"/>
      <w:r>
        <w:t>So</w:t>
      </w:r>
      <w:proofErr w:type="gramEnd"/>
      <w:r>
        <w:t xml:space="preserve"> all data here were from 3 growth experiments?</w:t>
      </w:r>
    </w:p>
  </w:comment>
  <w:comment w:id="7" w:author="Perica, Tina" w:date="2020-09-12T15:44:00Z" w:initials="PT">
    <w:p w14:paraId="283C6B26" w14:textId="2FB64BE8" w:rsidR="00B96A49" w:rsidRDefault="00B96A49">
      <w:pPr>
        <w:pStyle w:val="CommentText"/>
      </w:pPr>
      <w:r>
        <w:rPr>
          <w:rStyle w:val="CommentReference"/>
        </w:rPr>
        <w:annotationRef/>
      </w:r>
      <w:r>
        <w:t>No. Sunny grew them in batches of 12 mutants</w:t>
      </w:r>
      <w:r w:rsidR="005B778E">
        <w:t xml:space="preserve"> (in triplicate each)</w:t>
      </w:r>
      <w:r>
        <w:t xml:space="preserve"> a day. Once she finished all 56, she started them over, and did that 3 times.</w:t>
      </w:r>
      <w:r w:rsidR="005547C7">
        <w:t xml:space="preserve"> </w:t>
      </w:r>
      <w:proofErr w:type="gramStart"/>
      <w:r w:rsidR="005547C7">
        <w:t>So</w:t>
      </w:r>
      <w:proofErr w:type="gramEnd"/>
      <w:r w:rsidR="005547C7">
        <w:t xml:space="preserve"> I would remove this sentence and replace it with: </w:t>
      </w:r>
      <w:r w:rsidR="005547C7" w:rsidRPr="005547C7">
        <w:rPr>
          <w:color w:val="FF0000"/>
        </w:rPr>
        <w:t>Biological replicate indicates</w:t>
      </w:r>
      <w:r w:rsidR="00392B3D">
        <w:rPr>
          <w:color w:val="FF0000"/>
        </w:rPr>
        <w:t xml:space="preserve"> </w:t>
      </w:r>
      <w:r w:rsidR="005547C7" w:rsidRPr="005547C7">
        <w:rPr>
          <w:color w:val="FF0000"/>
        </w:rPr>
        <w:t>yeast strain</w:t>
      </w:r>
      <w:r w:rsidR="00392B3D">
        <w:rPr>
          <w:color w:val="FF0000"/>
        </w:rPr>
        <w:t xml:space="preserve"> cultures </w:t>
      </w:r>
      <w:r w:rsidR="005547C7" w:rsidRPr="005547C7">
        <w:rPr>
          <w:color w:val="FF0000"/>
        </w:rPr>
        <w:t>grown on separate day</w:t>
      </w:r>
      <w:r w:rsidR="00392B3D">
        <w:rPr>
          <w:color w:val="FF0000"/>
        </w:rPr>
        <w:t>s</w:t>
      </w:r>
      <w:r w:rsidR="005547C7">
        <w:t>. Or something like that</w:t>
      </w:r>
      <w:r w:rsidR="00027CBE">
        <w:t>. I understand that the point we are trying to make is that different mutants from each biological replicate were experiencing identical conditions, but we don’t have info on which one is actually same day, and which ones are a day apart (versus a week apart).</w:t>
      </w:r>
      <w:r w:rsidR="00614F18">
        <w:t xml:space="preserve"> In which case we can add:</w:t>
      </w:r>
    </w:p>
    <w:p w14:paraId="4AA84CA9" w14:textId="77777777" w:rsidR="00614F18" w:rsidRDefault="00614F18">
      <w:pPr>
        <w:pStyle w:val="CommentText"/>
        <w:rPr>
          <w:color w:val="FF0000"/>
        </w:rPr>
      </w:pPr>
      <w:r w:rsidRPr="00614F18">
        <w:rPr>
          <w:color w:val="FF0000"/>
        </w:rPr>
        <w:t xml:space="preserve">Biological replicates were grown sequentially: replicate 2 cultures were grown after all the replicate 1 cultures were </w:t>
      </w:r>
      <w:r w:rsidR="00566F36">
        <w:rPr>
          <w:color w:val="FF0000"/>
        </w:rPr>
        <w:t>collected and lysed</w:t>
      </w:r>
      <w:r w:rsidRPr="00614F18">
        <w:rPr>
          <w:color w:val="FF0000"/>
        </w:rPr>
        <w:t>.</w:t>
      </w:r>
    </w:p>
    <w:p w14:paraId="5799086D" w14:textId="55D162DD" w:rsidR="00CE6038" w:rsidRPr="00CE6038" w:rsidRDefault="00CE6038">
      <w:pPr>
        <w:pStyle w:val="CommentText"/>
        <w:rPr>
          <w:color w:val="000000" w:themeColor="text1"/>
        </w:rPr>
      </w:pPr>
      <w:r w:rsidRPr="00CE6038">
        <w:rPr>
          <w:color w:val="000000" w:themeColor="text1"/>
        </w:rPr>
        <w:t>I’ve added these two sentenced in red to the main manuscript file, please if you edit them here, edit them there too.</w:t>
      </w:r>
    </w:p>
  </w:comment>
  <w:comment w:id="9" w:author="Tanja Kortemme" w:date="2020-08-29T12:36:00Z" w:initials="MOU">
    <w:p w14:paraId="6CEF61E5" w14:textId="1D38762B" w:rsidR="00D40019" w:rsidRDefault="00D40019">
      <w:pPr>
        <w:pStyle w:val="CommentText"/>
      </w:pPr>
      <w:r>
        <w:rPr>
          <w:rStyle w:val="CommentReference"/>
        </w:rPr>
        <w:annotationRef/>
      </w:r>
      <w:r>
        <w:t>My changes accurate?</w:t>
      </w:r>
    </w:p>
  </w:comment>
  <w:comment w:id="10" w:author="Tanja Kortemme" w:date="2020-08-02T10:32:00Z" w:initials="MOU">
    <w:p w14:paraId="2A27F89F" w14:textId="0E617092" w:rsidR="00D40019" w:rsidRDefault="00D40019">
      <w:pPr>
        <w:pStyle w:val="CommentText"/>
      </w:pPr>
      <w:r>
        <w:rPr>
          <w:rStyle w:val="CommentReference"/>
        </w:rPr>
        <w:annotationRef/>
      </w:r>
      <w:r>
        <w:t xml:space="preserve">Change “YEAST” to a name indicating </w:t>
      </w:r>
      <w:r w:rsidRPr="003A7328">
        <w:rPr>
          <w:i/>
        </w:rPr>
        <w:t>S. cerevisiae</w:t>
      </w:r>
      <w:r>
        <w:t xml:space="preserve"> (also everywhere here and in the MS should always use </w:t>
      </w:r>
      <w:r w:rsidRPr="003A7328">
        <w:rPr>
          <w:i/>
        </w:rPr>
        <w:t>S. cerevisiae</w:t>
      </w:r>
      <w:r>
        <w:t xml:space="preserve"> instead of yeast). </w:t>
      </w:r>
    </w:p>
    <w:p w14:paraId="4B285765" w14:textId="77777777" w:rsidR="00D40019" w:rsidRDefault="00D40019">
      <w:pPr>
        <w:pStyle w:val="CommentText"/>
      </w:pPr>
    </w:p>
    <w:p w14:paraId="298A1EF7" w14:textId="35A335B0" w:rsidR="00D40019" w:rsidRDefault="00D40019">
      <w:pPr>
        <w:pStyle w:val="CommentText"/>
      </w:pPr>
      <w:r>
        <w:t xml:space="preserve">Tina: I’m using yeast in the alignment figure because those are the actual </w:t>
      </w:r>
      <w:proofErr w:type="spellStart"/>
      <w:r>
        <w:t>UniProt</w:t>
      </w:r>
      <w:proofErr w:type="spellEnd"/>
      <w:r>
        <w:t xml:space="preserve"> descriptive names for the genes (human, yeast and </w:t>
      </w:r>
      <w:proofErr w:type="spellStart"/>
      <w:r>
        <w:t>schopo</w:t>
      </w:r>
      <w:proofErr w:type="spellEnd"/>
      <w:r>
        <w:t>). I did change the caption, though.</w:t>
      </w:r>
    </w:p>
  </w:comment>
  <w:comment w:id="11" w:author="Tanja Kortemme" w:date="2020-08-27T13:56:00Z" w:initials="TK">
    <w:p w14:paraId="7671C2CC" w14:textId="735CF93C" w:rsidR="00D40019" w:rsidRDefault="00D40019">
      <w:pPr>
        <w:pStyle w:val="CommentText"/>
      </w:pPr>
      <w:r>
        <w:rPr>
          <w:rStyle w:val="CommentReference"/>
        </w:rPr>
        <w:annotationRef/>
      </w:r>
      <w:r>
        <w:t xml:space="preserve">Let’s use this – even though not right it’s at least consistent with “Gsp1” </w:t>
      </w:r>
    </w:p>
  </w:comment>
  <w:comment w:id="12" w:author="Tanja Kortemme" w:date="2020-08-27T13:58:00Z" w:initials="TK">
    <w:p w14:paraId="4F46E081" w14:textId="77777777" w:rsidR="00D40019" w:rsidRDefault="00D40019">
      <w:pPr>
        <w:pStyle w:val="CommentText"/>
      </w:pPr>
      <w:r>
        <w:rPr>
          <w:rStyle w:val="CommentReference"/>
        </w:rPr>
        <w:annotationRef/>
      </w:r>
      <w:r>
        <w:t>Can we say “actin assembly” as in the text changes below? Otherwise it could be confusing that both a) and b) perturbations are stated to affect “spindle”</w:t>
      </w:r>
    </w:p>
    <w:p w14:paraId="720DDA64" w14:textId="77777777" w:rsidR="00D40019" w:rsidRDefault="00D40019">
      <w:pPr>
        <w:pStyle w:val="CommentText"/>
      </w:pPr>
    </w:p>
    <w:p w14:paraId="67D728DA" w14:textId="77178966" w:rsidR="00D40019" w:rsidRDefault="00D40019">
      <w:pPr>
        <w:pStyle w:val="CommentText"/>
      </w:pPr>
      <w:r>
        <w:t>Tina: I noticed that but it’s not actin, it’s microtubule. That being said, I change the name of gene set from actin and polarity to actin, tubulin, and polarity (changed in EDF Fig. 10)</w:t>
      </w:r>
    </w:p>
  </w:comment>
  <w:comment w:id="13" w:author="Tanja Kortemme" w:date="2020-08-30T14:44:00Z" w:initials="MOU">
    <w:p w14:paraId="4BFF1719" w14:textId="1309AF81" w:rsidR="00D40019" w:rsidRDefault="00D40019">
      <w:pPr>
        <w:pStyle w:val="CommentText"/>
      </w:pPr>
      <w:r>
        <w:rPr>
          <w:rStyle w:val="CommentReference"/>
        </w:rPr>
        <w:annotationRef/>
      </w:r>
      <w:r>
        <w:t xml:space="preserve">This can be misleading: higher </w:t>
      </w:r>
      <w:proofErr w:type="gramStart"/>
      <w:r>
        <w:t>affinity  =</w:t>
      </w:r>
      <w:proofErr w:type="gramEnd"/>
      <w:r>
        <w:t xml:space="preserve"> lower </w:t>
      </w:r>
      <w:proofErr w:type="spellStart"/>
      <w:r>
        <w:t>Kd</w:t>
      </w:r>
      <w:proofErr w:type="spellEnd"/>
      <w:r>
        <w:t xml:space="preserve">, or higher </w:t>
      </w:r>
      <w:proofErr w:type="spellStart"/>
      <w:r>
        <w:t>Kd</w:t>
      </w:r>
      <w:proofErr w:type="spellEnd"/>
      <w:r>
        <w:t xml:space="preserve"> value which means weaker affinity, should be explicit</w:t>
      </w:r>
    </w:p>
  </w:comment>
  <w:comment w:id="14" w:author="Tanja Kortemme" w:date="2020-08-28T07:50:00Z" w:initials="MOU">
    <w:p w14:paraId="6CE0B1BC" w14:textId="28677803" w:rsidR="00D40019" w:rsidRDefault="00D40019">
      <w:pPr>
        <w:pStyle w:val="CommentText"/>
      </w:pPr>
      <w:r>
        <w:rPr>
          <w:rStyle w:val="CommentReference"/>
        </w:rPr>
        <w:annotationRef/>
      </w:r>
      <w:proofErr w:type="spellStart"/>
      <w:r>
        <w:t>Kd</w:t>
      </w:r>
      <w:proofErr w:type="spellEnd"/>
      <w:r>
        <w:t xml:space="preserve"> &lt; 10-</w:t>
      </w:r>
      <w:proofErr w:type="gramStart"/>
      <w:r>
        <w:t>9  ?</w:t>
      </w:r>
      <w:proofErr w:type="gramEnd"/>
    </w:p>
  </w:comment>
  <w:comment w:id="15" w:author="Tanja Kortemme" w:date="2020-08-28T07:50:00Z" w:initials="MOU">
    <w:p w14:paraId="434AEF3A" w14:textId="77777777" w:rsidR="00D40019" w:rsidRDefault="00D40019" w:rsidP="00606667">
      <w:pPr>
        <w:pStyle w:val="CommentText"/>
      </w:pPr>
      <w:r>
        <w:rPr>
          <w:rStyle w:val="CommentReference"/>
        </w:rPr>
        <w:annotationRef/>
      </w:r>
      <w:proofErr w:type="spellStart"/>
      <w:r>
        <w:t>Kd</w:t>
      </w:r>
      <w:proofErr w:type="spellEnd"/>
      <w:r>
        <w:t xml:space="preserve"> &lt; 10-</w:t>
      </w:r>
      <w:proofErr w:type="gramStart"/>
      <w:r>
        <w:t>9  ?</w:t>
      </w:r>
      <w:proofErr w:type="gramEnd"/>
    </w:p>
  </w:comment>
  <w:comment w:id="16" w:author="Tanja Kortemme" w:date="2020-08-30T14:45:00Z" w:initials="MOU">
    <w:p w14:paraId="759E9963" w14:textId="02B8DF01" w:rsidR="00D40019" w:rsidRDefault="00D40019">
      <w:pPr>
        <w:pStyle w:val="CommentText"/>
      </w:pPr>
      <w:r>
        <w:rPr>
          <w:rStyle w:val="CommentReference"/>
        </w:rPr>
        <w:annotationRef/>
      </w:r>
      <w:r>
        <w:t>See comment</w:t>
      </w:r>
    </w:p>
  </w:comment>
  <w:comment w:id="17" w:author="Tanja Kortemme" w:date="2020-08-28T07:50:00Z" w:initials="MOU">
    <w:p w14:paraId="51D3E6E6" w14:textId="77777777" w:rsidR="00D40019" w:rsidRDefault="00D40019" w:rsidP="00852676">
      <w:pPr>
        <w:pStyle w:val="CommentText"/>
      </w:pPr>
      <w:r>
        <w:rPr>
          <w:rStyle w:val="CommentReference"/>
        </w:rPr>
        <w:annotationRef/>
      </w:r>
      <w:proofErr w:type="spellStart"/>
      <w:r>
        <w:t>Kd</w:t>
      </w:r>
      <w:proofErr w:type="spellEnd"/>
      <w:r>
        <w:t xml:space="preserve"> &lt; 10-</w:t>
      </w:r>
      <w:proofErr w:type="gramStart"/>
      <w:r>
        <w:t>9  ?</w:t>
      </w:r>
      <w:proofErr w:type="gramEnd"/>
    </w:p>
  </w:comment>
  <w:comment w:id="18" w:author="Tanja Kortemme" w:date="2020-08-28T07:50:00Z" w:initials="MOU">
    <w:p w14:paraId="494DEAC8" w14:textId="77777777" w:rsidR="00D40019" w:rsidRDefault="00D40019" w:rsidP="00852676">
      <w:pPr>
        <w:pStyle w:val="CommentText"/>
      </w:pPr>
      <w:r>
        <w:rPr>
          <w:rStyle w:val="CommentReference"/>
        </w:rPr>
        <w:annotationRef/>
      </w:r>
      <w:proofErr w:type="spellStart"/>
      <w:r>
        <w:t>Kd</w:t>
      </w:r>
      <w:proofErr w:type="spellEnd"/>
      <w:r>
        <w:t xml:space="preserve"> &lt; 10-</w:t>
      </w:r>
      <w:proofErr w:type="gramStart"/>
      <w:r>
        <w:t>9  ?</w:t>
      </w:r>
      <w:proofErr w:type="gramEnd"/>
    </w:p>
  </w:comment>
  <w:comment w:id="19" w:author="Tanja Kortemme" w:date="2020-08-30T14:47:00Z" w:initials="MOU">
    <w:p w14:paraId="5E230629" w14:textId="77777777" w:rsidR="00D40019" w:rsidRDefault="00D40019">
      <w:pPr>
        <w:pStyle w:val="CommentText"/>
      </w:pPr>
      <w:r>
        <w:rPr>
          <w:rStyle w:val="CommentReference"/>
        </w:rPr>
        <w:annotationRef/>
      </w:r>
      <w:r>
        <w:t>Correct?</w:t>
      </w:r>
    </w:p>
    <w:p w14:paraId="3C11B242" w14:textId="17E47A0D" w:rsidR="00D40019" w:rsidRDefault="00D40019">
      <w:pPr>
        <w:pStyle w:val="CommentText"/>
      </w:pPr>
      <w:r>
        <w:t>Tina: Yes, its nicely illustrated in figure 13 of Seewald, 2003 paper</w:t>
      </w:r>
    </w:p>
  </w:comment>
  <w:comment w:id="20" w:author="Tanja Kortemme" w:date="2020-08-30T14:48:00Z" w:initials="MOU">
    <w:p w14:paraId="2FD6BBB9" w14:textId="615C25DE" w:rsidR="00D40019" w:rsidRDefault="00D40019">
      <w:pPr>
        <w:pStyle w:val="CommentText"/>
      </w:pPr>
      <w:r>
        <w:rPr>
          <w:rStyle w:val="CommentReference"/>
        </w:rPr>
        <w:annotationRef/>
      </w:r>
      <w:r>
        <w:t>Same here</w:t>
      </w:r>
    </w:p>
  </w:comment>
  <w:comment w:id="22" w:author="Tanja Kortemme" w:date="2020-08-29T13:34:00Z" w:initials="MOU">
    <w:p w14:paraId="11EC3B6C" w14:textId="77777777" w:rsidR="00D40019" w:rsidRDefault="00D40019">
      <w:pPr>
        <w:pStyle w:val="CommentText"/>
      </w:pPr>
      <w:r>
        <w:rPr>
          <w:rStyle w:val="CommentReference"/>
        </w:rPr>
        <w:annotationRef/>
      </w:r>
      <w:r>
        <w:t>Add refs to Ras conformations (?)</w:t>
      </w:r>
    </w:p>
    <w:p w14:paraId="0AC60B0F" w14:textId="251C1236" w:rsidR="00D40019" w:rsidRDefault="00D40019">
      <w:pPr>
        <w:pStyle w:val="CommentText"/>
      </w:pPr>
    </w:p>
  </w:comment>
  <w:comment w:id="23" w:author="Perica, Tina" w:date="2020-08-31T16:22:00Z" w:initials="PT">
    <w:p w14:paraId="32979F7C" w14:textId="636C3697" w:rsidR="00D40019" w:rsidRDefault="00D40019" w:rsidP="00D12E3C">
      <w:pPr>
        <w:pStyle w:val="CommentText"/>
      </w:pPr>
      <w:r>
        <w:rPr>
          <w:rStyle w:val="CommentReference"/>
        </w:rPr>
        <w:annotationRef/>
      </w:r>
      <w:r>
        <w:t>Maybe it’s a bit clumsy to dump citation on Ras here. Maybe just leave the Ras references in response to reviewer?</w:t>
      </w:r>
    </w:p>
    <w:p w14:paraId="56333BED" w14:textId="7DCE2FB6" w:rsidR="00D40019" w:rsidRDefault="00D40019">
      <w:pPr>
        <w:pStyle w:val="CommentText"/>
      </w:pPr>
    </w:p>
  </w:comment>
  <w:comment w:id="24" w:author="Tanja Kortemme" w:date="2020-08-30T15:09:00Z" w:initials="MOU">
    <w:p w14:paraId="440E8FF0" w14:textId="0E553789" w:rsidR="00D40019" w:rsidRDefault="00D40019">
      <w:pPr>
        <w:pStyle w:val="CommentText"/>
      </w:pPr>
      <w:r>
        <w:rPr>
          <w:rStyle w:val="CommentReference"/>
        </w:rPr>
        <w:annotationRef/>
      </w:r>
      <w:r>
        <w:t xml:space="preserve">Would reword caption to describe what is shown, symbols, colors </w:t>
      </w:r>
      <w:proofErr w:type="spellStart"/>
      <w:r>
        <w:t>etc</w:t>
      </w:r>
      <w:proofErr w:type="spellEnd"/>
      <w:r>
        <w:t>, (delete conclusions if also stated in the main results text)</w:t>
      </w:r>
    </w:p>
  </w:comment>
  <w:comment w:id="25" w:author="Tanja Kortemme" w:date="2020-09-11T11:47:00Z" w:initials="TK">
    <w:p w14:paraId="157B508E" w14:textId="49F8F320" w:rsidR="00702084" w:rsidRDefault="00702084">
      <w:pPr>
        <w:pStyle w:val="CommentText"/>
      </w:pPr>
      <w:r>
        <w:rPr>
          <w:rStyle w:val="CommentReference"/>
        </w:rPr>
        <w:annotationRef/>
      </w:r>
      <w:r>
        <w:t xml:space="preserve">Ah sorry, I meant keep the title but reword the </w:t>
      </w:r>
      <w:r w:rsidR="000464E2">
        <w:t>remainder of the caption text</w:t>
      </w:r>
      <w:r>
        <w:t>…</w:t>
      </w:r>
    </w:p>
  </w:comment>
  <w:comment w:id="62" w:author="Perica, Tina" w:date="2020-08-31T23:33:00Z" w:initials="PT">
    <w:p w14:paraId="4D73748B" w14:textId="42E171E2" w:rsidR="00D40019" w:rsidRDefault="00D40019">
      <w:pPr>
        <w:pStyle w:val="CommentText"/>
      </w:pPr>
      <w:r>
        <w:rPr>
          <w:rStyle w:val="CommentReference"/>
        </w:rPr>
        <w:annotationRef/>
      </w:r>
      <w:r>
        <w:t>Tanja’s accidentally deleted comment: In the MS, the original first paragraph is more general and we only get to switches in the second paragraph. Perhaps leave the first paragraph general and add a section to the second, or even an extra paragraph on switches</w:t>
      </w:r>
    </w:p>
  </w:comment>
  <w:comment w:id="64" w:author="Perica, Tina" w:date="2020-08-31T22:14:00Z" w:initials="PT">
    <w:p w14:paraId="2111E8C3" w14:textId="1C6EC4D9" w:rsidR="00D40019" w:rsidRDefault="00D40019">
      <w:pPr>
        <w:pStyle w:val="CommentText"/>
      </w:pPr>
      <w:r>
        <w:rPr>
          <w:rStyle w:val="CommentReference"/>
        </w:rPr>
        <w:annotationRef/>
      </w:r>
      <w:r>
        <w:t>Modified so it doesn’t read like a result</w:t>
      </w:r>
    </w:p>
  </w:comment>
  <w:comment w:id="70" w:author="Tanja Kortemme" w:date="2020-08-29T16:05:00Z" w:initials="MOU">
    <w:p w14:paraId="41C53DF0" w14:textId="25E8C56A" w:rsidR="00D40019" w:rsidRDefault="00D40019">
      <w:pPr>
        <w:pStyle w:val="CommentText"/>
      </w:pPr>
      <w:r>
        <w:rPr>
          <w:rStyle w:val="CommentReference"/>
        </w:rPr>
        <w:annotationRef/>
      </w:r>
      <w:r>
        <w:t>Correct?</w:t>
      </w:r>
    </w:p>
  </w:comment>
  <w:comment w:id="72" w:author="Tanja Kortemme" w:date="2020-08-28T08:42:00Z" w:initials="MOU">
    <w:p w14:paraId="24171E8D" w14:textId="068B463D" w:rsidR="00D40019" w:rsidRDefault="00D40019">
      <w:pPr>
        <w:pStyle w:val="CommentText"/>
      </w:pPr>
      <w:r>
        <w:rPr>
          <w:rStyle w:val="CommentReference"/>
        </w:rPr>
        <w:annotationRef/>
      </w:r>
      <w:r>
        <w:t xml:space="preserve">Say where </w:t>
      </w:r>
    </w:p>
  </w:comment>
  <w:comment w:id="88" w:author="Tanja Kortemme" w:date="2020-08-30T15:49:00Z" w:initials="MOU">
    <w:p w14:paraId="0E01DAC5" w14:textId="68E21D27" w:rsidR="00D40019" w:rsidRDefault="00D40019">
      <w:pPr>
        <w:pStyle w:val="CommentText"/>
      </w:pPr>
      <w:r>
        <w:rPr>
          <w:rStyle w:val="CommentReference"/>
        </w:rPr>
        <w:annotationRef/>
      </w:r>
      <w:r>
        <w:t>Could perhaps say this more nicely and convincingly…</w:t>
      </w:r>
    </w:p>
  </w:comment>
  <w:comment w:id="90" w:author="Tanja Kortemme" w:date="2020-08-10T14:58:00Z" w:initials="TK">
    <w:p w14:paraId="120B13AB" w14:textId="77777777" w:rsidR="00D40019" w:rsidRDefault="00D40019">
      <w:pPr>
        <w:pStyle w:val="CommentText"/>
      </w:pPr>
      <w:r>
        <w:rPr>
          <w:rStyle w:val="CommentReference"/>
        </w:rPr>
        <w:annotationRef/>
      </w:r>
      <w:r>
        <w:t>Perhaps we can add something to the MS to be more explicit about covering functional subgroups when choosing sets?</w:t>
      </w:r>
    </w:p>
    <w:p w14:paraId="2E3A4453" w14:textId="77777777" w:rsidR="00D40019" w:rsidRDefault="00D40019">
      <w:pPr>
        <w:pStyle w:val="CommentText"/>
      </w:pPr>
    </w:p>
    <w:p w14:paraId="613A31AA" w14:textId="77777777" w:rsidR="00D40019" w:rsidRDefault="00D40019">
      <w:pPr>
        <w:pStyle w:val="CommentText"/>
      </w:pPr>
      <w:r>
        <w:t>Tina: I did.</w:t>
      </w:r>
    </w:p>
    <w:p w14:paraId="08EE0954" w14:textId="77777777" w:rsidR="00D40019" w:rsidRDefault="00D40019">
      <w:pPr>
        <w:pStyle w:val="CommentText"/>
      </w:pPr>
    </w:p>
    <w:p w14:paraId="6E016672" w14:textId="77777777" w:rsidR="00D40019" w:rsidRDefault="00D40019">
      <w:pPr>
        <w:pStyle w:val="CommentText"/>
      </w:pPr>
      <w:r>
        <w:t>CJM: Couldn’t find this, Tina could you add the text, color-coded?</w:t>
      </w:r>
    </w:p>
    <w:p w14:paraId="68FCAB2B" w14:textId="77777777" w:rsidR="00D40019" w:rsidRDefault="00D40019">
      <w:pPr>
        <w:pStyle w:val="CommentText"/>
      </w:pPr>
    </w:p>
    <w:p w14:paraId="6ED3956F" w14:textId="1D6A8C48" w:rsidR="00D40019" w:rsidRDefault="00D40019">
      <w:pPr>
        <w:pStyle w:val="CommentText"/>
      </w:pPr>
      <w:r>
        <w:t xml:space="preserve">Tina: Oh, I meant I added it here in the rebuttal. I also added that we have the AP-MS mutant selection kind of explained in the methods. I am not sure if we should add the kinetics </w:t>
      </w:r>
      <w:proofErr w:type="gramStart"/>
      <w:r>
        <w:t>mutants</w:t>
      </w:r>
      <w:proofErr w:type="gramEnd"/>
      <w:r>
        <w:t xml:space="preserve"> “explanation” too, because it’s not really true we couldn’t load the H141 mutants at all, just not enough for NMR….</w:t>
      </w:r>
    </w:p>
  </w:comment>
  <w:comment w:id="93" w:author="Tanja Kortemme" w:date="2020-08-30T15:51:00Z" w:initials="MOU">
    <w:p w14:paraId="58730332" w14:textId="4C192E91" w:rsidR="00D40019" w:rsidRDefault="00D40019">
      <w:pPr>
        <w:pStyle w:val="CommentText"/>
      </w:pPr>
      <w:r>
        <w:rPr>
          <w:rStyle w:val="CommentReference"/>
        </w:rPr>
        <w:annotationRef/>
      </w:r>
      <w:r>
        <w:t>Combine with the red section above?</w:t>
      </w:r>
    </w:p>
  </w:comment>
  <w:comment w:id="101" w:author="Tanja Kortemme" w:date="2020-08-30T15:54:00Z" w:initials="MOU">
    <w:p w14:paraId="111EC7D9" w14:textId="4E3B3F4A" w:rsidR="00D40019" w:rsidRDefault="00D40019">
      <w:pPr>
        <w:pStyle w:val="CommentText"/>
      </w:pPr>
      <w:r>
        <w:rPr>
          <w:rStyle w:val="CommentReference"/>
        </w:rPr>
        <w:annotationRef/>
      </w:r>
      <w:r>
        <w:t>Correct?</w:t>
      </w:r>
    </w:p>
  </w:comment>
  <w:comment w:id="102" w:author="Perica, Tina" w:date="2020-08-31T23:00:00Z" w:initials="PT">
    <w:p w14:paraId="450EA589" w14:textId="75A383F5" w:rsidR="00D40019" w:rsidRDefault="00D40019">
      <w:pPr>
        <w:pStyle w:val="CommentText"/>
      </w:pPr>
      <w:r>
        <w:rPr>
          <w:rStyle w:val="CommentReference"/>
        </w:rPr>
        <w:annotationRef/>
      </w:r>
      <w:r>
        <w:t>We can’t be sure if instability of the nucleotide free state is the reason they precipitate. I guess it is. But Chris thinks we should just not say anything.</w:t>
      </w:r>
    </w:p>
  </w:comment>
  <w:comment w:id="103" w:author="Mathy, Chris" w:date="2020-09-01T11:47:00Z" w:initials="MC">
    <w:p w14:paraId="4D2C4F97" w14:textId="3D74A066" w:rsidR="00D40019" w:rsidRDefault="00D40019">
      <w:pPr>
        <w:pStyle w:val="CommentText"/>
      </w:pPr>
      <w:r>
        <w:rPr>
          <w:rStyle w:val="CommentReference"/>
        </w:rPr>
        <w:annotationRef/>
      </w:r>
      <w:r>
        <w:t>Yeah, I think we should just delete “in the nucleotide-free state”, because we can’t say for certain, and it is not essential for our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CC44FF8" w15:done="0"/>
  <w15:commentEx w15:paraId="5EB00BEF" w15:paraIdParent="7CC44FF8" w15:done="0"/>
  <w15:commentEx w15:paraId="64F3DF65" w15:paraIdParent="7CC44FF8" w15:done="0"/>
  <w15:commentEx w15:paraId="58F1B127" w15:done="0"/>
  <w15:commentEx w15:paraId="1E999CA0" w15:done="0"/>
  <w15:commentEx w15:paraId="3903BE48" w15:done="0"/>
  <w15:commentEx w15:paraId="22AEA8F3" w15:done="0"/>
  <w15:commentEx w15:paraId="5799086D" w15:paraIdParent="22AEA8F3" w15:done="0"/>
  <w15:commentEx w15:paraId="6CEF61E5" w15:done="0"/>
  <w15:commentEx w15:paraId="298A1EF7" w15:done="0"/>
  <w15:commentEx w15:paraId="7671C2CC" w15:done="0"/>
  <w15:commentEx w15:paraId="67D728DA" w15:done="0"/>
  <w15:commentEx w15:paraId="4BFF1719" w15:done="0"/>
  <w15:commentEx w15:paraId="6CE0B1BC" w15:done="0"/>
  <w15:commentEx w15:paraId="434AEF3A" w15:done="0"/>
  <w15:commentEx w15:paraId="759E9963" w15:done="0"/>
  <w15:commentEx w15:paraId="51D3E6E6" w15:done="0"/>
  <w15:commentEx w15:paraId="494DEAC8" w15:done="0"/>
  <w15:commentEx w15:paraId="3C11B242" w15:done="0"/>
  <w15:commentEx w15:paraId="2FD6BBB9" w15:done="0"/>
  <w15:commentEx w15:paraId="0AC60B0F" w15:done="0"/>
  <w15:commentEx w15:paraId="56333BED" w15:paraIdParent="0AC60B0F" w15:done="0"/>
  <w15:commentEx w15:paraId="440E8FF0" w15:done="0"/>
  <w15:commentEx w15:paraId="157B508E" w15:done="0"/>
  <w15:commentEx w15:paraId="4D73748B" w15:done="0"/>
  <w15:commentEx w15:paraId="2111E8C3" w15:done="0"/>
  <w15:commentEx w15:paraId="41C53DF0" w15:done="0"/>
  <w15:commentEx w15:paraId="24171E8D" w15:done="0"/>
  <w15:commentEx w15:paraId="0E01DAC5" w15:done="0"/>
  <w15:commentEx w15:paraId="6ED3956F" w15:done="0"/>
  <w15:commentEx w15:paraId="58730332" w15:done="0"/>
  <w15:commentEx w15:paraId="111EC7D9" w15:done="0"/>
  <w15:commentEx w15:paraId="450EA589" w15:paraIdParent="111EC7D9" w15:done="0"/>
  <w15:commentEx w15:paraId="4D2C4F97" w15:paraIdParent="111EC7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66C6E" w16cex:dateUtc="2020-09-12T04:36:00Z"/>
  <w16cex:commentExtensible w16cex:durableId="22F8B105" w16cex:dateUtc="2020-09-01T18:37:00Z"/>
  <w16cex:commentExtensible w16cex:durableId="23076B69" w16cex:dateUtc="2020-09-12T22:44:00Z"/>
  <w16cex:commentExtensible w16cex:durableId="22F7A242" w16cex:dateUtc="2020-08-31T23:22:00Z"/>
  <w16cex:commentExtensible w16cex:durableId="22F8075B" w16cex:dateUtc="2020-09-01T06:33:00Z"/>
  <w16cex:commentExtensible w16cex:durableId="22F7F4AF" w16cex:dateUtc="2020-09-01T05:14:00Z"/>
  <w16cex:commentExtensible w16cex:durableId="22F7FF84" w16cex:dateUtc="2020-09-01T06:00:00Z"/>
  <w16cex:commentExtensible w16cex:durableId="22F8B38D" w16cex:dateUtc="2020-09-01T1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CC44FF8" w16cid:durableId="22F35E96"/>
  <w16cid:commentId w16cid:paraId="5EB00BEF" w16cid:durableId="2305DD5A"/>
  <w16cid:commentId w16cid:paraId="64F3DF65" w16cid:durableId="23066C6E"/>
  <w16cid:commentId w16cid:paraId="58F1B127" w16cid:durableId="22DE8D4E"/>
  <w16cid:commentId w16cid:paraId="1E999CA0" w16cid:durableId="22F8B105"/>
  <w16cid:commentId w16cid:paraId="3903BE48" w16cid:durableId="22F34D05"/>
  <w16cid:commentId w16cid:paraId="22AEA8F3" w16cid:durableId="22F629E7"/>
  <w16cid:commentId w16cid:paraId="5799086D" w16cid:durableId="23076B69"/>
  <w16cid:commentId w16cid:paraId="6CEF61E5" w16cid:durableId="22F4CA4B"/>
  <w16cid:commentId w16cid:paraId="298A1EF7" w16cid:durableId="22D114BC"/>
  <w16cid:commentId w16cid:paraId="7671C2CC" w16cid:durableId="22F23A25"/>
  <w16cid:commentId w16cid:paraId="67D728DA" w16cid:durableId="22F23A87"/>
  <w16cid:commentId w16cid:paraId="4BFF1719" w16cid:durableId="22F639B6"/>
  <w16cid:commentId w16cid:paraId="6CE0B1BC" w16cid:durableId="22F335C7"/>
  <w16cid:commentId w16cid:paraId="434AEF3A" w16cid:durableId="22F783E5"/>
  <w16cid:commentId w16cid:paraId="759E9963" w16cid:durableId="22F63A02"/>
  <w16cid:commentId w16cid:paraId="51D3E6E6" w16cid:durableId="22F7868F"/>
  <w16cid:commentId w16cid:paraId="494DEAC8" w16cid:durableId="22F7868E"/>
  <w16cid:commentId w16cid:paraId="3C11B242" w16cid:durableId="22F63A8F"/>
  <w16cid:commentId w16cid:paraId="2FD6BBB9" w16cid:durableId="22F63AA0"/>
  <w16cid:commentId w16cid:paraId="0AC60B0F" w16cid:durableId="22F4D7E7"/>
  <w16cid:commentId w16cid:paraId="56333BED" w16cid:durableId="22F7A242"/>
  <w16cid:commentId w16cid:paraId="440E8FF0" w16cid:durableId="22F63F98"/>
  <w16cid:commentId w16cid:paraId="157B508E" w16cid:durableId="2305E25D"/>
  <w16cid:commentId w16cid:paraId="4D73748B" w16cid:durableId="22F8075B"/>
  <w16cid:commentId w16cid:paraId="2111E8C3" w16cid:durableId="22F7F4AF"/>
  <w16cid:commentId w16cid:paraId="41C53DF0" w16cid:durableId="22F4FB4A"/>
  <w16cid:commentId w16cid:paraId="24171E8D" w16cid:durableId="22F341F9"/>
  <w16cid:commentId w16cid:paraId="0E01DAC5" w16cid:durableId="22F6490A"/>
  <w16cid:commentId w16cid:paraId="6ED3956F" w16cid:durableId="22DBDF0C"/>
  <w16cid:commentId w16cid:paraId="58730332" w16cid:durableId="22F64973"/>
  <w16cid:commentId w16cid:paraId="111EC7D9" w16cid:durableId="22F64A3D"/>
  <w16cid:commentId w16cid:paraId="450EA589" w16cid:durableId="22F7FF84"/>
  <w16cid:commentId w16cid:paraId="4D2C4F97" w16cid:durableId="22F8B3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9243EB" w14:textId="77777777" w:rsidR="001D1925" w:rsidRDefault="001D1925" w:rsidP="00252FA1">
      <w:pPr>
        <w:spacing w:after="0"/>
      </w:pPr>
      <w:r>
        <w:separator/>
      </w:r>
    </w:p>
  </w:endnote>
  <w:endnote w:type="continuationSeparator" w:id="0">
    <w:p w14:paraId="4A7AC1F5" w14:textId="77777777" w:rsidR="001D1925" w:rsidRDefault="001D1925"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8647841"/>
      <w:docPartObj>
        <w:docPartGallery w:val="Page Numbers (Bottom of Page)"/>
        <w:docPartUnique/>
      </w:docPartObj>
    </w:sdtPr>
    <w:sdtEndPr>
      <w:rPr>
        <w:rStyle w:val="PageNumber"/>
      </w:rPr>
    </w:sdtEndPr>
    <w:sdtContent>
      <w:p w14:paraId="03DAE080" w14:textId="77777777" w:rsidR="00D40019" w:rsidRDefault="00D40019"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D40019" w:rsidRDefault="00D400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6995778"/>
      <w:docPartObj>
        <w:docPartGallery w:val="Page Numbers (Bottom of Page)"/>
        <w:docPartUnique/>
      </w:docPartObj>
    </w:sdtPr>
    <w:sdtEndPr>
      <w:rPr>
        <w:rStyle w:val="PageNumber"/>
      </w:rPr>
    </w:sdtEndPr>
    <w:sdtContent>
      <w:p w14:paraId="2800D502" w14:textId="77777777" w:rsidR="00D40019" w:rsidRDefault="00D40019"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D40019" w:rsidRDefault="00D40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E2C22" w14:textId="77777777" w:rsidR="001D1925" w:rsidRDefault="001D1925" w:rsidP="00252FA1">
      <w:pPr>
        <w:spacing w:after="0"/>
      </w:pPr>
      <w:r>
        <w:separator/>
      </w:r>
    </w:p>
  </w:footnote>
  <w:footnote w:type="continuationSeparator" w:id="0">
    <w:p w14:paraId="0C228DD5" w14:textId="77777777" w:rsidR="001D1925" w:rsidRDefault="001D1925"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04239"/>
    <w:multiLevelType w:val="hybridMultilevel"/>
    <w:tmpl w:val="B16E67D8"/>
    <w:lvl w:ilvl="0" w:tplc="77765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1084E"/>
    <w:multiLevelType w:val="hybridMultilevel"/>
    <w:tmpl w:val="3FB8EE84"/>
    <w:lvl w:ilvl="0" w:tplc="A058BA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C5DD5"/>
    <w:multiLevelType w:val="hybridMultilevel"/>
    <w:tmpl w:val="6B843D84"/>
    <w:lvl w:ilvl="0" w:tplc="AA4EF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35451"/>
    <w:multiLevelType w:val="hybridMultilevel"/>
    <w:tmpl w:val="A17A7512"/>
    <w:lvl w:ilvl="0" w:tplc="1124D5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037F5"/>
    <w:multiLevelType w:val="hybridMultilevel"/>
    <w:tmpl w:val="D63A13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3C7B4D"/>
    <w:multiLevelType w:val="hybridMultilevel"/>
    <w:tmpl w:val="71765A28"/>
    <w:lvl w:ilvl="0" w:tplc="763C77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521B44"/>
    <w:multiLevelType w:val="hybridMultilevel"/>
    <w:tmpl w:val="EB663E62"/>
    <w:lvl w:ilvl="0" w:tplc="C53634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4A463F"/>
    <w:multiLevelType w:val="hybridMultilevel"/>
    <w:tmpl w:val="43CA2B9C"/>
    <w:lvl w:ilvl="0" w:tplc="3AE85A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BA677B"/>
    <w:multiLevelType w:val="hybridMultilevel"/>
    <w:tmpl w:val="C2F00FC8"/>
    <w:lvl w:ilvl="0" w:tplc="41888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5"/>
  </w:num>
  <w:num w:numId="5">
    <w:abstractNumId w:val="6"/>
  </w:num>
  <w:num w:numId="6">
    <w:abstractNumId w:val="0"/>
  </w:num>
  <w:num w:numId="7">
    <w:abstractNumId w:val="11"/>
  </w:num>
  <w:num w:numId="8">
    <w:abstractNumId w:val="9"/>
  </w:num>
  <w:num w:numId="9">
    <w:abstractNumId w:val="10"/>
  </w:num>
  <w:num w:numId="10">
    <w:abstractNumId w:val="3"/>
  </w:num>
  <w:num w:numId="11">
    <w:abstractNumId w:val="4"/>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rica, Tina">
    <w15:presenceInfo w15:providerId="AD" w15:userId="S::tina.perica@ucsf.edu::7cef07b5-1827-420b-8752-64f3e64fb194"/>
  </w15:person>
  <w15:person w15:author="Mathy, Chris">
    <w15:presenceInfo w15:providerId="AD" w15:userId="S::chris.mathy@ucsf.edu::6ac1f0be-df43-4be4-9dd4-1823cf3497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0FEE"/>
    <w:rsid w:val="0000106C"/>
    <w:rsid w:val="000014BC"/>
    <w:rsid w:val="000017CE"/>
    <w:rsid w:val="00001A6E"/>
    <w:rsid w:val="00001AEC"/>
    <w:rsid w:val="00002002"/>
    <w:rsid w:val="000025B0"/>
    <w:rsid w:val="000029AD"/>
    <w:rsid w:val="00003B6B"/>
    <w:rsid w:val="00003CB1"/>
    <w:rsid w:val="000047F3"/>
    <w:rsid w:val="000048CC"/>
    <w:rsid w:val="0000490E"/>
    <w:rsid w:val="000060B0"/>
    <w:rsid w:val="00006563"/>
    <w:rsid w:val="00007407"/>
    <w:rsid w:val="000074A6"/>
    <w:rsid w:val="000078EB"/>
    <w:rsid w:val="00007E52"/>
    <w:rsid w:val="000108FB"/>
    <w:rsid w:val="00010EE0"/>
    <w:rsid w:val="000115F3"/>
    <w:rsid w:val="00011CB7"/>
    <w:rsid w:val="00011D77"/>
    <w:rsid w:val="00011EFC"/>
    <w:rsid w:val="00012FFF"/>
    <w:rsid w:val="00013190"/>
    <w:rsid w:val="000138CB"/>
    <w:rsid w:val="00013C7F"/>
    <w:rsid w:val="0001431C"/>
    <w:rsid w:val="000143A6"/>
    <w:rsid w:val="000146E0"/>
    <w:rsid w:val="000148EB"/>
    <w:rsid w:val="00014F60"/>
    <w:rsid w:val="000161B9"/>
    <w:rsid w:val="00017616"/>
    <w:rsid w:val="00017972"/>
    <w:rsid w:val="000204CC"/>
    <w:rsid w:val="00020526"/>
    <w:rsid w:val="000206DE"/>
    <w:rsid w:val="0002179D"/>
    <w:rsid w:val="00021C10"/>
    <w:rsid w:val="00022212"/>
    <w:rsid w:val="000231D8"/>
    <w:rsid w:val="000235B3"/>
    <w:rsid w:val="0002361A"/>
    <w:rsid w:val="0002400D"/>
    <w:rsid w:val="00025128"/>
    <w:rsid w:val="000252E3"/>
    <w:rsid w:val="00027CBE"/>
    <w:rsid w:val="00030408"/>
    <w:rsid w:val="00030748"/>
    <w:rsid w:val="0003091E"/>
    <w:rsid w:val="00030A2A"/>
    <w:rsid w:val="00030E51"/>
    <w:rsid w:val="00030FF4"/>
    <w:rsid w:val="00031015"/>
    <w:rsid w:val="000312DD"/>
    <w:rsid w:val="000312ED"/>
    <w:rsid w:val="00031DFD"/>
    <w:rsid w:val="00031F63"/>
    <w:rsid w:val="00032C0E"/>
    <w:rsid w:val="000331C9"/>
    <w:rsid w:val="0003376F"/>
    <w:rsid w:val="00033A87"/>
    <w:rsid w:val="00033DB9"/>
    <w:rsid w:val="00033E0A"/>
    <w:rsid w:val="000341A1"/>
    <w:rsid w:val="00035313"/>
    <w:rsid w:val="000358D9"/>
    <w:rsid w:val="00035C0A"/>
    <w:rsid w:val="0003697F"/>
    <w:rsid w:val="00037D2A"/>
    <w:rsid w:val="0004060F"/>
    <w:rsid w:val="00040C67"/>
    <w:rsid w:val="00041C85"/>
    <w:rsid w:val="00041D7A"/>
    <w:rsid w:val="00041D90"/>
    <w:rsid w:val="00042061"/>
    <w:rsid w:val="000422CA"/>
    <w:rsid w:val="00042312"/>
    <w:rsid w:val="00042A60"/>
    <w:rsid w:val="00043BFA"/>
    <w:rsid w:val="00044B5E"/>
    <w:rsid w:val="000451A3"/>
    <w:rsid w:val="00045562"/>
    <w:rsid w:val="0004577C"/>
    <w:rsid w:val="00045C30"/>
    <w:rsid w:val="00045EF3"/>
    <w:rsid w:val="000464E2"/>
    <w:rsid w:val="00046528"/>
    <w:rsid w:val="000465C9"/>
    <w:rsid w:val="000466CE"/>
    <w:rsid w:val="00046A29"/>
    <w:rsid w:val="00046F8B"/>
    <w:rsid w:val="000472F4"/>
    <w:rsid w:val="00047420"/>
    <w:rsid w:val="000476B8"/>
    <w:rsid w:val="0004781B"/>
    <w:rsid w:val="00050336"/>
    <w:rsid w:val="00052920"/>
    <w:rsid w:val="00053970"/>
    <w:rsid w:val="000542FC"/>
    <w:rsid w:val="0005456C"/>
    <w:rsid w:val="000545E0"/>
    <w:rsid w:val="000548C2"/>
    <w:rsid w:val="00054ED0"/>
    <w:rsid w:val="000550C4"/>
    <w:rsid w:val="0005516E"/>
    <w:rsid w:val="00055526"/>
    <w:rsid w:val="00055C51"/>
    <w:rsid w:val="00055DC1"/>
    <w:rsid w:val="00056D79"/>
    <w:rsid w:val="00057C91"/>
    <w:rsid w:val="00057FFD"/>
    <w:rsid w:val="00061458"/>
    <w:rsid w:val="00061AF5"/>
    <w:rsid w:val="00061B72"/>
    <w:rsid w:val="000627C1"/>
    <w:rsid w:val="00062A8B"/>
    <w:rsid w:val="0006341A"/>
    <w:rsid w:val="00064C63"/>
    <w:rsid w:val="000658E8"/>
    <w:rsid w:val="000670AC"/>
    <w:rsid w:val="00067A64"/>
    <w:rsid w:val="00067E4A"/>
    <w:rsid w:val="000703E2"/>
    <w:rsid w:val="00070485"/>
    <w:rsid w:val="000709CD"/>
    <w:rsid w:val="0007143A"/>
    <w:rsid w:val="00071868"/>
    <w:rsid w:val="0007207A"/>
    <w:rsid w:val="00072667"/>
    <w:rsid w:val="00072EC3"/>
    <w:rsid w:val="00073277"/>
    <w:rsid w:val="00073299"/>
    <w:rsid w:val="00074232"/>
    <w:rsid w:val="000749F1"/>
    <w:rsid w:val="00074F40"/>
    <w:rsid w:val="0007504B"/>
    <w:rsid w:val="00075196"/>
    <w:rsid w:val="00076020"/>
    <w:rsid w:val="00077D47"/>
    <w:rsid w:val="000800A0"/>
    <w:rsid w:val="0008045C"/>
    <w:rsid w:val="00080A2F"/>
    <w:rsid w:val="000813F5"/>
    <w:rsid w:val="000816A7"/>
    <w:rsid w:val="00082130"/>
    <w:rsid w:val="0008213A"/>
    <w:rsid w:val="00082593"/>
    <w:rsid w:val="00082A0E"/>
    <w:rsid w:val="00083308"/>
    <w:rsid w:val="00083A7E"/>
    <w:rsid w:val="00084362"/>
    <w:rsid w:val="000847A7"/>
    <w:rsid w:val="00084B36"/>
    <w:rsid w:val="0008559F"/>
    <w:rsid w:val="00085D68"/>
    <w:rsid w:val="00087226"/>
    <w:rsid w:val="00087692"/>
    <w:rsid w:val="00087AC2"/>
    <w:rsid w:val="00087BC1"/>
    <w:rsid w:val="00087F8E"/>
    <w:rsid w:val="000902B4"/>
    <w:rsid w:val="00090579"/>
    <w:rsid w:val="00091A8D"/>
    <w:rsid w:val="000937FE"/>
    <w:rsid w:val="00093BCB"/>
    <w:rsid w:val="00094DA0"/>
    <w:rsid w:val="00094DC4"/>
    <w:rsid w:val="000952E5"/>
    <w:rsid w:val="00095603"/>
    <w:rsid w:val="00095CC5"/>
    <w:rsid w:val="00096235"/>
    <w:rsid w:val="00096626"/>
    <w:rsid w:val="000970B9"/>
    <w:rsid w:val="00097757"/>
    <w:rsid w:val="000A0137"/>
    <w:rsid w:val="000A01F8"/>
    <w:rsid w:val="000A084B"/>
    <w:rsid w:val="000A118F"/>
    <w:rsid w:val="000A11F1"/>
    <w:rsid w:val="000A12F8"/>
    <w:rsid w:val="000A1330"/>
    <w:rsid w:val="000A1B5D"/>
    <w:rsid w:val="000A261B"/>
    <w:rsid w:val="000A2B34"/>
    <w:rsid w:val="000A2B9D"/>
    <w:rsid w:val="000A30F1"/>
    <w:rsid w:val="000A39AF"/>
    <w:rsid w:val="000A3F08"/>
    <w:rsid w:val="000A41AE"/>
    <w:rsid w:val="000A476B"/>
    <w:rsid w:val="000A55EE"/>
    <w:rsid w:val="000A582D"/>
    <w:rsid w:val="000A5BE0"/>
    <w:rsid w:val="000A6989"/>
    <w:rsid w:val="000A72AD"/>
    <w:rsid w:val="000A72EF"/>
    <w:rsid w:val="000A7977"/>
    <w:rsid w:val="000B06AB"/>
    <w:rsid w:val="000B0D70"/>
    <w:rsid w:val="000B203F"/>
    <w:rsid w:val="000B28E0"/>
    <w:rsid w:val="000B2EDB"/>
    <w:rsid w:val="000B2F02"/>
    <w:rsid w:val="000B31AE"/>
    <w:rsid w:val="000B3726"/>
    <w:rsid w:val="000B37A7"/>
    <w:rsid w:val="000B4238"/>
    <w:rsid w:val="000B4EB3"/>
    <w:rsid w:val="000B50A2"/>
    <w:rsid w:val="000B56B4"/>
    <w:rsid w:val="000B6182"/>
    <w:rsid w:val="000B6485"/>
    <w:rsid w:val="000B705E"/>
    <w:rsid w:val="000B7970"/>
    <w:rsid w:val="000B79BD"/>
    <w:rsid w:val="000B7D5A"/>
    <w:rsid w:val="000C02BB"/>
    <w:rsid w:val="000C0B9C"/>
    <w:rsid w:val="000C0C94"/>
    <w:rsid w:val="000C27BF"/>
    <w:rsid w:val="000C2B05"/>
    <w:rsid w:val="000C38CF"/>
    <w:rsid w:val="000C3BD0"/>
    <w:rsid w:val="000C3FBC"/>
    <w:rsid w:val="000C5145"/>
    <w:rsid w:val="000C5AE0"/>
    <w:rsid w:val="000C607C"/>
    <w:rsid w:val="000C6C6C"/>
    <w:rsid w:val="000C6E34"/>
    <w:rsid w:val="000C730B"/>
    <w:rsid w:val="000C7522"/>
    <w:rsid w:val="000C786C"/>
    <w:rsid w:val="000C7F4F"/>
    <w:rsid w:val="000C7F9F"/>
    <w:rsid w:val="000D042B"/>
    <w:rsid w:val="000D0759"/>
    <w:rsid w:val="000D0767"/>
    <w:rsid w:val="000D0BBA"/>
    <w:rsid w:val="000D0D6B"/>
    <w:rsid w:val="000D1133"/>
    <w:rsid w:val="000D1C83"/>
    <w:rsid w:val="000D1D57"/>
    <w:rsid w:val="000D1F62"/>
    <w:rsid w:val="000D2727"/>
    <w:rsid w:val="000D29D6"/>
    <w:rsid w:val="000D2A07"/>
    <w:rsid w:val="000D2B8B"/>
    <w:rsid w:val="000D2C8E"/>
    <w:rsid w:val="000D47E1"/>
    <w:rsid w:val="000D4A07"/>
    <w:rsid w:val="000D4AAD"/>
    <w:rsid w:val="000D4C12"/>
    <w:rsid w:val="000D4DD6"/>
    <w:rsid w:val="000D56DA"/>
    <w:rsid w:val="000D68E6"/>
    <w:rsid w:val="000D777A"/>
    <w:rsid w:val="000D7B49"/>
    <w:rsid w:val="000D7E12"/>
    <w:rsid w:val="000E1529"/>
    <w:rsid w:val="000E1913"/>
    <w:rsid w:val="000E1B4F"/>
    <w:rsid w:val="000E2763"/>
    <w:rsid w:val="000E2E59"/>
    <w:rsid w:val="000E34B4"/>
    <w:rsid w:val="000E49B9"/>
    <w:rsid w:val="000E4D94"/>
    <w:rsid w:val="000E51B4"/>
    <w:rsid w:val="000E5575"/>
    <w:rsid w:val="000E577F"/>
    <w:rsid w:val="000E5849"/>
    <w:rsid w:val="000E6C96"/>
    <w:rsid w:val="000E6DB1"/>
    <w:rsid w:val="000E7F36"/>
    <w:rsid w:val="000F00A7"/>
    <w:rsid w:val="000F1CAD"/>
    <w:rsid w:val="000F1F36"/>
    <w:rsid w:val="000F34BE"/>
    <w:rsid w:val="000F4805"/>
    <w:rsid w:val="000F4B23"/>
    <w:rsid w:val="000F4B86"/>
    <w:rsid w:val="000F62C4"/>
    <w:rsid w:val="000F6430"/>
    <w:rsid w:val="000F6EFE"/>
    <w:rsid w:val="000F70A5"/>
    <w:rsid w:val="000F7733"/>
    <w:rsid w:val="000F7F43"/>
    <w:rsid w:val="001006AD"/>
    <w:rsid w:val="001007E6"/>
    <w:rsid w:val="00100FEF"/>
    <w:rsid w:val="001011A4"/>
    <w:rsid w:val="001014DB"/>
    <w:rsid w:val="001019EE"/>
    <w:rsid w:val="00103274"/>
    <w:rsid w:val="0010349E"/>
    <w:rsid w:val="00103569"/>
    <w:rsid w:val="001041F2"/>
    <w:rsid w:val="00104807"/>
    <w:rsid w:val="00104BE0"/>
    <w:rsid w:val="00105236"/>
    <w:rsid w:val="00105733"/>
    <w:rsid w:val="00105CCF"/>
    <w:rsid w:val="001062F0"/>
    <w:rsid w:val="001064A9"/>
    <w:rsid w:val="00106567"/>
    <w:rsid w:val="00106589"/>
    <w:rsid w:val="00106C71"/>
    <w:rsid w:val="00106F62"/>
    <w:rsid w:val="001071A3"/>
    <w:rsid w:val="001100F5"/>
    <w:rsid w:val="00111594"/>
    <w:rsid w:val="001118D6"/>
    <w:rsid w:val="00112AC2"/>
    <w:rsid w:val="001138FE"/>
    <w:rsid w:val="001139C5"/>
    <w:rsid w:val="00113CB9"/>
    <w:rsid w:val="00113F91"/>
    <w:rsid w:val="0011466B"/>
    <w:rsid w:val="00114A56"/>
    <w:rsid w:val="00114D30"/>
    <w:rsid w:val="00114F1D"/>
    <w:rsid w:val="00115063"/>
    <w:rsid w:val="0011552C"/>
    <w:rsid w:val="00115794"/>
    <w:rsid w:val="00116A63"/>
    <w:rsid w:val="00116CFF"/>
    <w:rsid w:val="00117B34"/>
    <w:rsid w:val="00117E52"/>
    <w:rsid w:val="001200CC"/>
    <w:rsid w:val="00120ACD"/>
    <w:rsid w:val="00120DFC"/>
    <w:rsid w:val="0012140E"/>
    <w:rsid w:val="001216FA"/>
    <w:rsid w:val="0012181F"/>
    <w:rsid w:val="00121D62"/>
    <w:rsid w:val="00122812"/>
    <w:rsid w:val="001237AA"/>
    <w:rsid w:val="00123C9D"/>
    <w:rsid w:val="00124078"/>
    <w:rsid w:val="00124190"/>
    <w:rsid w:val="00124831"/>
    <w:rsid w:val="00124C42"/>
    <w:rsid w:val="00125FCF"/>
    <w:rsid w:val="00126B3A"/>
    <w:rsid w:val="00126D4B"/>
    <w:rsid w:val="001270B1"/>
    <w:rsid w:val="001276CF"/>
    <w:rsid w:val="00127CE7"/>
    <w:rsid w:val="00127E9B"/>
    <w:rsid w:val="0013001D"/>
    <w:rsid w:val="0013058D"/>
    <w:rsid w:val="0013080B"/>
    <w:rsid w:val="00130887"/>
    <w:rsid w:val="00130A0C"/>
    <w:rsid w:val="001315A3"/>
    <w:rsid w:val="00131A3F"/>
    <w:rsid w:val="00131C7A"/>
    <w:rsid w:val="00132AFE"/>
    <w:rsid w:val="00132E4B"/>
    <w:rsid w:val="00133EBF"/>
    <w:rsid w:val="001340FE"/>
    <w:rsid w:val="00134F3D"/>
    <w:rsid w:val="00135571"/>
    <w:rsid w:val="0013561C"/>
    <w:rsid w:val="00136101"/>
    <w:rsid w:val="00136344"/>
    <w:rsid w:val="001369E9"/>
    <w:rsid w:val="00136E0F"/>
    <w:rsid w:val="00137C51"/>
    <w:rsid w:val="00137DBA"/>
    <w:rsid w:val="00140387"/>
    <w:rsid w:val="001412C7"/>
    <w:rsid w:val="00141453"/>
    <w:rsid w:val="001414D2"/>
    <w:rsid w:val="00141590"/>
    <w:rsid w:val="00141EE8"/>
    <w:rsid w:val="00141FD3"/>
    <w:rsid w:val="0014265C"/>
    <w:rsid w:val="00142D40"/>
    <w:rsid w:val="001430BA"/>
    <w:rsid w:val="001432F8"/>
    <w:rsid w:val="001433BB"/>
    <w:rsid w:val="00143656"/>
    <w:rsid w:val="001449A2"/>
    <w:rsid w:val="0014526C"/>
    <w:rsid w:val="001457B4"/>
    <w:rsid w:val="00145AA3"/>
    <w:rsid w:val="00145E57"/>
    <w:rsid w:val="00146D0D"/>
    <w:rsid w:val="001474C7"/>
    <w:rsid w:val="00147C36"/>
    <w:rsid w:val="00150ED2"/>
    <w:rsid w:val="00151071"/>
    <w:rsid w:val="001511F6"/>
    <w:rsid w:val="0015170E"/>
    <w:rsid w:val="00151923"/>
    <w:rsid w:val="001520BB"/>
    <w:rsid w:val="0015401C"/>
    <w:rsid w:val="0015425E"/>
    <w:rsid w:val="0015429F"/>
    <w:rsid w:val="00154EA9"/>
    <w:rsid w:val="00156BEC"/>
    <w:rsid w:val="001571DE"/>
    <w:rsid w:val="00160495"/>
    <w:rsid w:val="00160539"/>
    <w:rsid w:val="00160B59"/>
    <w:rsid w:val="0016119C"/>
    <w:rsid w:val="00162504"/>
    <w:rsid w:val="00162AFD"/>
    <w:rsid w:val="00162BDD"/>
    <w:rsid w:val="00162DC7"/>
    <w:rsid w:val="00164AE0"/>
    <w:rsid w:val="00165812"/>
    <w:rsid w:val="00165EFE"/>
    <w:rsid w:val="001661ED"/>
    <w:rsid w:val="00166BFC"/>
    <w:rsid w:val="00167782"/>
    <w:rsid w:val="00170E2F"/>
    <w:rsid w:val="00171454"/>
    <w:rsid w:val="0017149F"/>
    <w:rsid w:val="00171532"/>
    <w:rsid w:val="00171935"/>
    <w:rsid w:val="00171DE3"/>
    <w:rsid w:val="001724F0"/>
    <w:rsid w:val="00172935"/>
    <w:rsid w:val="00172A5B"/>
    <w:rsid w:val="00172A68"/>
    <w:rsid w:val="00174237"/>
    <w:rsid w:val="00174400"/>
    <w:rsid w:val="00174875"/>
    <w:rsid w:val="00175497"/>
    <w:rsid w:val="00175646"/>
    <w:rsid w:val="00175984"/>
    <w:rsid w:val="0017613F"/>
    <w:rsid w:val="00176A3B"/>
    <w:rsid w:val="00176B0E"/>
    <w:rsid w:val="001775A7"/>
    <w:rsid w:val="00180372"/>
    <w:rsid w:val="00180FB4"/>
    <w:rsid w:val="0018123D"/>
    <w:rsid w:val="00181544"/>
    <w:rsid w:val="001819BF"/>
    <w:rsid w:val="00181CCD"/>
    <w:rsid w:val="00181E71"/>
    <w:rsid w:val="001823B1"/>
    <w:rsid w:val="00182F46"/>
    <w:rsid w:val="00183126"/>
    <w:rsid w:val="0018343C"/>
    <w:rsid w:val="00184641"/>
    <w:rsid w:val="00185BB1"/>
    <w:rsid w:val="00186134"/>
    <w:rsid w:val="001864DC"/>
    <w:rsid w:val="00186506"/>
    <w:rsid w:val="001866A4"/>
    <w:rsid w:val="00187C67"/>
    <w:rsid w:val="001905A7"/>
    <w:rsid w:val="00190F41"/>
    <w:rsid w:val="001913C0"/>
    <w:rsid w:val="001921AD"/>
    <w:rsid w:val="00192324"/>
    <w:rsid w:val="00192940"/>
    <w:rsid w:val="00193D34"/>
    <w:rsid w:val="00193E22"/>
    <w:rsid w:val="0019422F"/>
    <w:rsid w:val="00194ACC"/>
    <w:rsid w:val="00194CF1"/>
    <w:rsid w:val="001959E6"/>
    <w:rsid w:val="00195E2A"/>
    <w:rsid w:val="0019600A"/>
    <w:rsid w:val="00196056"/>
    <w:rsid w:val="00196932"/>
    <w:rsid w:val="00196FC4"/>
    <w:rsid w:val="00197624"/>
    <w:rsid w:val="00197A98"/>
    <w:rsid w:val="00197C72"/>
    <w:rsid w:val="001A018A"/>
    <w:rsid w:val="001A0D9F"/>
    <w:rsid w:val="001A15DA"/>
    <w:rsid w:val="001A1704"/>
    <w:rsid w:val="001A21DB"/>
    <w:rsid w:val="001A225C"/>
    <w:rsid w:val="001A22D3"/>
    <w:rsid w:val="001A27FB"/>
    <w:rsid w:val="001A285A"/>
    <w:rsid w:val="001A37F7"/>
    <w:rsid w:val="001A3F7B"/>
    <w:rsid w:val="001A3FD6"/>
    <w:rsid w:val="001A43A2"/>
    <w:rsid w:val="001A447D"/>
    <w:rsid w:val="001A45D7"/>
    <w:rsid w:val="001A5210"/>
    <w:rsid w:val="001A5638"/>
    <w:rsid w:val="001A577C"/>
    <w:rsid w:val="001A69E5"/>
    <w:rsid w:val="001A6E6B"/>
    <w:rsid w:val="001A6E83"/>
    <w:rsid w:val="001A7245"/>
    <w:rsid w:val="001A7FAD"/>
    <w:rsid w:val="001B000D"/>
    <w:rsid w:val="001B0448"/>
    <w:rsid w:val="001B08CA"/>
    <w:rsid w:val="001B0A5A"/>
    <w:rsid w:val="001B0E71"/>
    <w:rsid w:val="001B0ED7"/>
    <w:rsid w:val="001B1E35"/>
    <w:rsid w:val="001B3084"/>
    <w:rsid w:val="001B3BEB"/>
    <w:rsid w:val="001B492F"/>
    <w:rsid w:val="001B4977"/>
    <w:rsid w:val="001B4A75"/>
    <w:rsid w:val="001B52AC"/>
    <w:rsid w:val="001B6D33"/>
    <w:rsid w:val="001B78CE"/>
    <w:rsid w:val="001B7F8A"/>
    <w:rsid w:val="001C07C6"/>
    <w:rsid w:val="001C0914"/>
    <w:rsid w:val="001C0A02"/>
    <w:rsid w:val="001C0DF1"/>
    <w:rsid w:val="001C12B0"/>
    <w:rsid w:val="001C16D7"/>
    <w:rsid w:val="001C1BFD"/>
    <w:rsid w:val="001C1F57"/>
    <w:rsid w:val="001C24B5"/>
    <w:rsid w:val="001C2C80"/>
    <w:rsid w:val="001C39D6"/>
    <w:rsid w:val="001C42DB"/>
    <w:rsid w:val="001C4C19"/>
    <w:rsid w:val="001C4E81"/>
    <w:rsid w:val="001C52D2"/>
    <w:rsid w:val="001C556E"/>
    <w:rsid w:val="001C561B"/>
    <w:rsid w:val="001C7385"/>
    <w:rsid w:val="001C7CC8"/>
    <w:rsid w:val="001D0A9C"/>
    <w:rsid w:val="001D0E09"/>
    <w:rsid w:val="001D0FF3"/>
    <w:rsid w:val="001D10B2"/>
    <w:rsid w:val="001D13E3"/>
    <w:rsid w:val="001D1925"/>
    <w:rsid w:val="001D1A90"/>
    <w:rsid w:val="001D236C"/>
    <w:rsid w:val="001D3A7A"/>
    <w:rsid w:val="001D3D30"/>
    <w:rsid w:val="001D5096"/>
    <w:rsid w:val="001D70BD"/>
    <w:rsid w:val="001D71AC"/>
    <w:rsid w:val="001D7651"/>
    <w:rsid w:val="001D7F55"/>
    <w:rsid w:val="001E0367"/>
    <w:rsid w:val="001E12D1"/>
    <w:rsid w:val="001E1ADD"/>
    <w:rsid w:val="001E1CE1"/>
    <w:rsid w:val="001E238C"/>
    <w:rsid w:val="001E311E"/>
    <w:rsid w:val="001E3F61"/>
    <w:rsid w:val="001E4C1D"/>
    <w:rsid w:val="001E53C2"/>
    <w:rsid w:val="001E5B1E"/>
    <w:rsid w:val="001E6127"/>
    <w:rsid w:val="001E61C4"/>
    <w:rsid w:val="001E61D7"/>
    <w:rsid w:val="001E64FA"/>
    <w:rsid w:val="001E66C2"/>
    <w:rsid w:val="001E6D13"/>
    <w:rsid w:val="001E7244"/>
    <w:rsid w:val="001E7F50"/>
    <w:rsid w:val="001E7FFB"/>
    <w:rsid w:val="001F030D"/>
    <w:rsid w:val="001F0D59"/>
    <w:rsid w:val="001F0E87"/>
    <w:rsid w:val="001F1133"/>
    <w:rsid w:val="001F156F"/>
    <w:rsid w:val="001F199F"/>
    <w:rsid w:val="001F2A22"/>
    <w:rsid w:val="001F2C76"/>
    <w:rsid w:val="001F2EEE"/>
    <w:rsid w:val="001F43B6"/>
    <w:rsid w:val="001F4910"/>
    <w:rsid w:val="001F493C"/>
    <w:rsid w:val="001F5867"/>
    <w:rsid w:val="001F6060"/>
    <w:rsid w:val="001F62E3"/>
    <w:rsid w:val="001F64E8"/>
    <w:rsid w:val="001F67BD"/>
    <w:rsid w:val="001F7C4E"/>
    <w:rsid w:val="001F7F57"/>
    <w:rsid w:val="00201124"/>
    <w:rsid w:val="00201C22"/>
    <w:rsid w:val="00201E58"/>
    <w:rsid w:val="00202B2B"/>
    <w:rsid w:val="00204D60"/>
    <w:rsid w:val="002053E4"/>
    <w:rsid w:val="0020657C"/>
    <w:rsid w:val="00206D6C"/>
    <w:rsid w:val="00207053"/>
    <w:rsid w:val="002070C1"/>
    <w:rsid w:val="002072FE"/>
    <w:rsid w:val="00207416"/>
    <w:rsid w:val="00207689"/>
    <w:rsid w:val="00207DFB"/>
    <w:rsid w:val="00210E59"/>
    <w:rsid w:val="002110B8"/>
    <w:rsid w:val="002110DD"/>
    <w:rsid w:val="00211144"/>
    <w:rsid w:val="00211401"/>
    <w:rsid w:val="00211DB5"/>
    <w:rsid w:val="00211F0C"/>
    <w:rsid w:val="00212260"/>
    <w:rsid w:val="002125BD"/>
    <w:rsid w:val="00213011"/>
    <w:rsid w:val="0021399A"/>
    <w:rsid w:val="00214013"/>
    <w:rsid w:val="0021409F"/>
    <w:rsid w:val="00215019"/>
    <w:rsid w:val="00215573"/>
    <w:rsid w:val="002157EB"/>
    <w:rsid w:val="0021614A"/>
    <w:rsid w:val="00217B54"/>
    <w:rsid w:val="00220491"/>
    <w:rsid w:val="002209A5"/>
    <w:rsid w:val="00220AFA"/>
    <w:rsid w:val="002217D5"/>
    <w:rsid w:val="00222104"/>
    <w:rsid w:val="00222307"/>
    <w:rsid w:val="00222AD5"/>
    <w:rsid w:val="00222CA1"/>
    <w:rsid w:val="00222CD9"/>
    <w:rsid w:val="0022363D"/>
    <w:rsid w:val="0022485C"/>
    <w:rsid w:val="00224E39"/>
    <w:rsid w:val="0022515C"/>
    <w:rsid w:val="002255B0"/>
    <w:rsid w:val="00225AA9"/>
    <w:rsid w:val="00225DD0"/>
    <w:rsid w:val="00226FD4"/>
    <w:rsid w:val="0023040E"/>
    <w:rsid w:val="00230568"/>
    <w:rsid w:val="002305CA"/>
    <w:rsid w:val="002306AB"/>
    <w:rsid w:val="00230BF5"/>
    <w:rsid w:val="00231E6E"/>
    <w:rsid w:val="00233661"/>
    <w:rsid w:val="00233B7F"/>
    <w:rsid w:val="00233BB5"/>
    <w:rsid w:val="00233FEA"/>
    <w:rsid w:val="00234284"/>
    <w:rsid w:val="002349D0"/>
    <w:rsid w:val="0023598C"/>
    <w:rsid w:val="00235E57"/>
    <w:rsid w:val="00236B20"/>
    <w:rsid w:val="00236D1D"/>
    <w:rsid w:val="00237052"/>
    <w:rsid w:val="00237943"/>
    <w:rsid w:val="00240126"/>
    <w:rsid w:val="002404DF"/>
    <w:rsid w:val="00240BD5"/>
    <w:rsid w:val="0024105F"/>
    <w:rsid w:val="002413A2"/>
    <w:rsid w:val="00241500"/>
    <w:rsid w:val="00241D86"/>
    <w:rsid w:val="00242639"/>
    <w:rsid w:val="002434AE"/>
    <w:rsid w:val="002435EA"/>
    <w:rsid w:val="00243CB8"/>
    <w:rsid w:val="00243F57"/>
    <w:rsid w:val="002441ED"/>
    <w:rsid w:val="002442F7"/>
    <w:rsid w:val="00244999"/>
    <w:rsid w:val="00244C11"/>
    <w:rsid w:val="00244D20"/>
    <w:rsid w:val="002459A9"/>
    <w:rsid w:val="00245BC5"/>
    <w:rsid w:val="00246506"/>
    <w:rsid w:val="00246E48"/>
    <w:rsid w:val="00247E56"/>
    <w:rsid w:val="002507ED"/>
    <w:rsid w:val="00250D7B"/>
    <w:rsid w:val="00250FB5"/>
    <w:rsid w:val="00251084"/>
    <w:rsid w:val="0025210E"/>
    <w:rsid w:val="0025277C"/>
    <w:rsid w:val="002528FA"/>
    <w:rsid w:val="00252FA1"/>
    <w:rsid w:val="00253795"/>
    <w:rsid w:val="002538B3"/>
    <w:rsid w:val="00253F0B"/>
    <w:rsid w:val="00254993"/>
    <w:rsid w:val="002549AF"/>
    <w:rsid w:val="002550AF"/>
    <w:rsid w:val="00255EEA"/>
    <w:rsid w:val="00256D34"/>
    <w:rsid w:val="002574FF"/>
    <w:rsid w:val="002608A7"/>
    <w:rsid w:val="00261177"/>
    <w:rsid w:val="002613D8"/>
    <w:rsid w:val="00261681"/>
    <w:rsid w:val="0026189A"/>
    <w:rsid w:val="002624A2"/>
    <w:rsid w:val="00263797"/>
    <w:rsid w:val="00263ADD"/>
    <w:rsid w:val="002641EB"/>
    <w:rsid w:val="002644AC"/>
    <w:rsid w:val="00264C47"/>
    <w:rsid w:val="002650A5"/>
    <w:rsid w:val="0026537E"/>
    <w:rsid w:val="00265425"/>
    <w:rsid w:val="00266174"/>
    <w:rsid w:val="002663CA"/>
    <w:rsid w:val="002668A9"/>
    <w:rsid w:val="00266C03"/>
    <w:rsid w:val="00267D21"/>
    <w:rsid w:val="00267D85"/>
    <w:rsid w:val="00267E80"/>
    <w:rsid w:val="0027065C"/>
    <w:rsid w:val="00270A2D"/>
    <w:rsid w:val="00271BCD"/>
    <w:rsid w:val="00271E47"/>
    <w:rsid w:val="0027243C"/>
    <w:rsid w:val="002730BC"/>
    <w:rsid w:val="00273A8B"/>
    <w:rsid w:val="00274771"/>
    <w:rsid w:val="002747BE"/>
    <w:rsid w:val="00274AD0"/>
    <w:rsid w:val="002751DF"/>
    <w:rsid w:val="002755F1"/>
    <w:rsid w:val="0027574F"/>
    <w:rsid w:val="00275AA5"/>
    <w:rsid w:val="00275D55"/>
    <w:rsid w:val="00275E8B"/>
    <w:rsid w:val="0027607D"/>
    <w:rsid w:val="0027631C"/>
    <w:rsid w:val="0027648A"/>
    <w:rsid w:val="0027666C"/>
    <w:rsid w:val="00276700"/>
    <w:rsid w:val="00277BD6"/>
    <w:rsid w:val="00280186"/>
    <w:rsid w:val="00281899"/>
    <w:rsid w:val="00282105"/>
    <w:rsid w:val="002823BE"/>
    <w:rsid w:val="00282780"/>
    <w:rsid w:val="00282C56"/>
    <w:rsid w:val="0028302C"/>
    <w:rsid w:val="0028332F"/>
    <w:rsid w:val="00283507"/>
    <w:rsid w:val="00283721"/>
    <w:rsid w:val="00283A44"/>
    <w:rsid w:val="002841C3"/>
    <w:rsid w:val="00284A5C"/>
    <w:rsid w:val="00284D5D"/>
    <w:rsid w:val="00285778"/>
    <w:rsid w:val="00285D3B"/>
    <w:rsid w:val="00285E00"/>
    <w:rsid w:val="00285F4A"/>
    <w:rsid w:val="002864EF"/>
    <w:rsid w:val="0028685A"/>
    <w:rsid w:val="00287267"/>
    <w:rsid w:val="002876C8"/>
    <w:rsid w:val="00287A9D"/>
    <w:rsid w:val="00287F2E"/>
    <w:rsid w:val="00290A73"/>
    <w:rsid w:val="00291456"/>
    <w:rsid w:val="00291D3C"/>
    <w:rsid w:val="00291FEE"/>
    <w:rsid w:val="0029255D"/>
    <w:rsid w:val="002932DA"/>
    <w:rsid w:val="00293719"/>
    <w:rsid w:val="00295EA1"/>
    <w:rsid w:val="00295FBD"/>
    <w:rsid w:val="00296554"/>
    <w:rsid w:val="00296578"/>
    <w:rsid w:val="00296791"/>
    <w:rsid w:val="00296A60"/>
    <w:rsid w:val="00297246"/>
    <w:rsid w:val="0029766E"/>
    <w:rsid w:val="002A0A74"/>
    <w:rsid w:val="002A1355"/>
    <w:rsid w:val="002A184B"/>
    <w:rsid w:val="002A20A9"/>
    <w:rsid w:val="002A341A"/>
    <w:rsid w:val="002A3FAE"/>
    <w:rsid w:val="002A4485"/>
    <w:rsid w:val="002A452C"/>
    <w:rsid w:val="002A5452"/>
    <w:rsid w:val="002A5723"/>
    <w:rsid w:val="002A5FFA"/>
    <w:rsid w:val="002A6A91"/>
    <w:rsid w:val="002A6D44"/>
    <w:rsid w:val="002A71D8"/>
    <w:rsid w:val="002A73C4"/>
    <w:rsid w:val="002A7950"/>
    <w:rsid w:val="002A7B5F"/>
    <w:rsid w:val="002B0340"/>
    <w:rsid w:val="002B0E92"/>
    <w:rsid w:val="002B196B"/>
    <w:rsid w:val="002B1A3C"/>
    <w:rsid w:val="002B1B2C"/>
    <w:rsid w:val="002B2493"/>
    <w:rsid w:val="002B2848"/>
    <w:rsid w:val="002B29E1"/>
    <w:rsid w:val="002B2C53"/>
    <w:rsid w:val="002B2CBA"/>
    <w:rsid w:val="002B3DD9"/>
    <w:rsid w:val="002B42CC"/>
    <w:rsid w:val="002B4BDC"/>
    <w:rsid w:val="002B521A"/>
    <w:rsid w:val="002B67C3"/>
    <w:rsid w:val="002B681D"/>
    <w:rsid w:val="002B7436"/>
    <w:rsid w:val="002B75D7"/>
    <w:rsid w:val="002C0080"/>
    <w:rsid w:val="002C00A0"/>
    <w:rsid w:val="002C0969"/>
    <w:rsid w:val="002C1DBA"/>
    <w:rsid w:val="002C20A6"/>
    <w:rsid w:val="002C2396"/>
    <w:rsid w:val="002C2C79"/>
    <w:rsid w:val="002C327B"/>
    <w:rsid w:val="002C32CD"/>
    <w:rsid w:val="002C3813"/>
    <w:rsid w:val="002C38B0"/>
    <w:rsid w:val="002C3AF6"/>
    <w:rsid w:val="002C3B95"/>
    <w:rsid w:val="002C41F5"/>
    <w:rsid w:val="002C4D44"/>
    <w:rsid w:val="002C51EF"/>
    <w:rsid w:val="002C569B"/>
    <w:rsid w:val="002C6BC7"/>
    <w:rsid w:val="002C7282"/>
    <w:rsid w:val="002C74CE"/>
    <w:rsid w:val="002D02EA"/>
    <w:rsid w:val="002D06D3"/>
    <w:rsid w:val="002D1110"/>
    <w:rsid w:val="002D12BD"/>
    <w:rsid w:val="002D15D9"/>
    <w:rsid w:val="002D2862"/>
    <w:rsid w:val="002D2910"/>
    <w:rsid w:val="002D2FE7"/>
    <w:rsid w:val="002D3487"/>
    <w:rsid w:val="002D3C59"/>
    <w:rsid w:val="002D5B70"/>
    <w:rsid w:val="002D6152"/>
    <w:rsid w:val="002D67AE"/>
    <w:rsid w:val="002D67BD"/>
    <w:rsid w:val="002D6D40"/>
    <w:rsid w:val="002D7592"/>
    <w:rsid w:val="002D788A"/>
    <w:rsid w:val="002D7B9A"/>
    <w:rsid w:val="002E01B7"/>
    <w:rsid w:val="002E02E3"/>
    <w:rsid w:val="002E189F"/>
    <w:rsid w:val="002E2578"/>
    <w:rsid w:val="002E275D"/>
    <w:rsid w:val="002E2A48"/>
    <w:rsid w:val="002E4099"/>
    <w:rsid w:val="002E4B4B"/>
    <w:rsid w:val="002E4DA7"/>
    <w:rsid w:val="002E4DE5"/>
    <w:rsid w:val="002E677D"/>
    <w:rsid w:val="002E6821"/>
    <w:rsid w:val="002E6BF4"/>
    <w:rsid w:val="002E7424"/>
    <w:rsid w:val="002F046B"/>
    <w:rsid w:val="002F0CCC"/>
    <w:rsid w:val="002F119F"/>
    <w:rsid w:val="002F169F"/>
    <w:rsid w:val="002F1D0E"/>
    <w:rsid w:val="002F2A99"/>
    <w:rsid w:val="002F2C58"/>
    <w:rsid w:val="002F2EB7"/>
    <w:rsid w:val="002F2F8B"/>
    <w:rsid w:val="002F3449"/>
    <w:rsid w:val="002F3B85"/>
    <w:rsid w:val="002F3F37"/>
    <w:rsid w:val="002F4119"/>
    <w:rsid w:val="002F451B"/>
    <w:rsid w:val="002F4788"/>
    <w:rsid w:val="002F4E58"/>
    <w:rsid w:val="002F54AC"/>
    <w:rsid w:val="002F5563"/>
    <w:rsid w:val="002F5D12"/>
    <w:rsid w:val="002F6119"/>
    <w:rsid w:val="002F6993"/>
    <w:rsid w:val="002F6E64"/>
    <w:rsid w:val="002F7124"/>
    <w:rsid w:val="002F71B1"/>
    <w:rsid w:val="002F7F44"/>
    <w:rsid w:val="00300AED"/>
    <w:rsid w:val="00300E00"/>
    <w:rsid w:val="00300FBD"/>
    <w:rsid w:val="003019A2"/>
    <w:rsid w:val="00301BB4"/>
    <w:rsid w:val="003037E6"/>
    <w:rsid w:val="00303803"/>
    <w:rsid w:val="00303AA2"/>
    <w:rsid w:val="00305B3E"/>
    <w:rsid w:val="00305C5B"/>
    <w:rsid w:val="00305CA7"/>
    <w:rsid w:val="00305D93"/>
    <w:rsid w:val="00305E92"/>
    <w:rsid w:val="003067E6"/>
    <w:rsid w:val="003068C5"/>
    <w:rsid w:val="00306FF2"/>
    <w:rsid w:val="00310EFF"/>
    <w:rsid w:val="00310F97"/>
    <w:rsid w:val="00311C03"/>
    <w:rsid w:val="00312D88"/>
    <w:rsid w:val="00312F1F"/>
    <w:rsid w:val="003131CA"/>
    <w:rsid w:val="003137CA"/>
    <w:rsid w:val="00313855"/>
    <w:rsid w:val="0031400E"/>
    <w:rsid w:val="003144D0"/>
    <w:rsid w:val="00316645"/>
    <w:rsid w:val="003173A5"/>
    <w:rsid w:val="0031790D"/>
    <w:rsid w:val="00320267"/>
    <w:rsid w:val="0032086E"/>
    <w:rsid w:val="00320ED9"/>
    <w:rsid w:val="003211A6"/>
    <w:rsid w:val="00321F8E"/>
    <w:rsid w:val="00323690"/>
    <w:rsid w:val="00324505"/>
    <w:rsid w:val="00324D67"/>
    <w:rsid w:val="00324D87"/>
    <w:rsid w:val="00324DF8"/>
    <w:rsid w:val="00325A6B"/>
    <w:rsid w:val="00326386"/>
    <w:rsid w:val="00326EC0"/>
    <w:rsid w:val="00327B52"/>
    <w:rsid w:val="00327BD9"/>
    <w:rsid w:val="00327E19"/>
    <w:rsid w:val="00327EC8"/>
    <w:rsid w:val="0033014D"/>
    <w:rsid w:val="00330357"/>
    <w:rsid w:val="003311ED"/>
    <w:rsid w:val="003314ED"/>
    <w:rsid w:val="00331EA9"/>
    <w:rsid w:val="003321AD"/>
    <w:rsid w:val="00332314"/>
    <w:rsid w:val="00332C55"/>
    <w:rsid w:val="00333D51"/>
    <w:rsid w:val="00334196"/>
    <w:rsid w:val="00334959"/>
    <w:rsid w:val="00334E45"/>
    <w:rsid w:val="00335254"/>
    <w:rsid w:val="0033566E"/>
    <w:rsid w:val="0033595F"/>
    <w:rsid w:val="00335E48"/>
    <w:rsid w:val="003360E9"/>
    <w:rsid w:val="003366F2"/>
    <w:rsid w:val="0033683D"/>
    <w:rsid w:val="00336C5C"/>
    <w:rsid w:val="00336DD9"/>
    <w:rsid w:val="00337F5C"/>
    <w:rsid w:val="00340650"/>
    <w:rsid w:val="00340889"/>
    <w:rsid w:val="00340AFC"/>
    <w:rsid w:val="003410C0"/>
    <w:rsid w:val="003413E9"/>
    <w:rsid w:val="003431D9"/>
    <w:rsid w:val="00343BCC"/>
    <w:rsid w:val="00344826"/>
    <w:rsid w:val="00345001"/>
    <w:rsid w:val="0034514C"/>
    <w:rsid w:val="00345582"/>
    <w:rsid w:val="00346086"/>
    <w:rsid w:val="00346FB5"/>
    <w:rsid w:val="003472CE"/>
    <w:rsid w:val="00347908"/>
    <w:rsid w:val="00347A30"/>
    <w:rsid w:val="00347DB4"/>
    <w:rsid w:val="00350341"/>
    <w:rsid w:val="003503BF"/>
    <w:rsid w:val="00350E7B"/>
    <w:rsid w:val="00350F54"/>
    <w:rsid w:val="00351022"/>
    <w:rsid w:val="00351765"/>
    <w:rsid w:val="00351C58"/>
    <w:rsid w:val="00351EA3"/>
    <w:rsid w:val="00352738"/>
    <w:rsid w:val="00352D4E"/>
    <w:rsid w:val="0035367A"/>
    <w:rsid w:val="003540CF"/>
    <w:rsid w:val="0035530F"/>
    <w:rsid w:val="00356302"/>
    <w:rsid w:val="00356450"/>
    <w:rsid w:val="0035746D"/>
    <w:rsid w:val="00357474"/>
    <w:rsid w:val="003579B8"/>
    <w:rsid w:val="0036081B"/>
    <w:rsid w:val="003608E9"/>
    <w:rsid w:val="003611BF"/>
    <w:rsid w:val="003614D2"/>
    <w:rsid w:val="00361BCC"/>
    <w:rsid w:val="00362720"/>
    <w:rsid w:val="00363867"/>
    <w:rsid w:val="003649A2"/>
    <w:rsid w:val="00364CF2"/>
    <w:rsid w:val="00364FDA"/>
    <w:rsid w:val="003653B7"/>
    <w:rsid w:val="00365A43"/>
    <w:rsid w:val="003664F3"/>
    <w:rsid w:val="00366779"/>
    <w:rsid w:val="003668AA"/>
    <w:rsid w:val="003668BE"/>
    <w:rsid w:val="00367527"/>
    <w:rsid w:val="003677DD"/>
    <w:rsid w:val="003679E2"/>
    <w:rsid w:val="003700D2"/>
    <w:rsid w:val="003716EA"/>
    <w:rsid w:val="00371C0C"/>
    <w:rsid w:val="0037210A"/>
    <w:rsid w:val="0037244A"/>
    <w:rsid w:val="00372A27"/>
    <w:rsid w:val="00372DE8"/>
    <w:rsid w:val="00373887"/>
    <w:rsid w:val="00373D25"/>
    <w:rsid w:val="003740A1"/>
    <w:rsid w:val="0037465E"/>
    <w:rsid w:val="00374A19"/>
    <w:rsid w:val="0037522F"/>
    <w:rsid w:val="003753A6"/>
    <w:rsid w:val="00375590"/>
    <w:rsid w:val="00375919"/>
    <w:rsid w:val="00375BDA"/>
    <w:rsid w:val="003761F8"/>
    <w:rsid w:val="00377093"/>
    <w:rsid w:val="003771CF"/>
    <w:rsid w:val="003773A2"/>
    <w:rsid w:val="00377652"/>
    <w:rsid w:val="0038069C"/>
    <w:rsid w:val="00380AA0"/>
    <w:rsid w:val="00381992"/>
    <w:rsid w:val="00382707"/>
    <w:rsid w:val="00382C86"/>
    <w:rsid w:val="00382D6C"/>
    <w:rsid w:val="003839A5"/>
    <w:rsid w:val="00383FCE"/>
    <w:rsid w:val="00384709"/>
    <w:rsid w:val="00384859"/>
    <w:rsid w:val="003850A3"/>
    <w:rsid w:val="00385318"/>
    <w:rsid w:val="00385406"/>
    <w:rsid w:val="003855D3"/>
    <w:rsid w:val="00385672"/>
    <w:rsid w:val="00385965"/>
    <w:rsid w:val="003866C6"/>
    <w:rsid w:val="003866D8"/>
    <w:rsid w:val="00386714"/>
    <w:rsid w:val="003870CC"/>
    <w:rsid w:val="003877B4"/>
    <w:rsid w:val="003903CE"/>
    <w:rsid w:val="00391508"/>
    <w:rsid w:val="0039219A"/>
    <w:rsid w:val="003923D3"/>
    <w:rsid w:val="00392720"/>
    <w:rsid w:val="00392755"/>
    <w:rsid w:val="00392B3D"/>
    <w:rsid w:val="00392BDF"/>
    <w:rsid w:val="00393033"/>
    <w:rsid w:val="00393783"/>
    <w:rsid w:val="00394AA4"/>
    <w:rsid w:val="003950E5"/>
    <w:rsid w:val="003954F7"/>
    <w:rsid w:val="00396832"/>
    <w:rsid w:val="00397891"/>
    <w:rsid w:val="0039793B"/>
    <w:rsid w:val="003979B5"/>
    <w:rsid w:val="00397BB0"/>
    <w:rsid w:val="00397E59"/>
    <w:rsid w:val="00397FE2"/>
    <w:rsid w:val="003A00A5"/>
    <w:rsid w:val="003A012E"/>
    <w:rsid w:val="003A0209"/>
    <w:rsid w:val="003A08F6"/>
    <w:rsid w:val="003A09D6"/>
    <w:rsid w:val="003A1062"/>
    <w:rsid w:val="003A1A1D"/>
    <w:rsid w:val="003A1ADF"/>
    <w:rsid w:val="003A1D14"/>
    <w:rsid w:val="003A2798"/>
    <w:rsid w:val="003A27F1"/>
    <w:rsid w:val="003A35B1"/>
    <w:rsid w:val="003A3F62"/>
    <w:rsid w:val="003A41F7"/>
    <w:rsid w:val="003A461F"/>
    <w:rsid w:val="003A50B9"/>
    <w:rsid w:val="003A57A4"/>
    <w:rsid w:val="003A621B"/>
    <w:rsid w:val="003A681A"/>
    <w:rsid w:val="003A7328"/>
    <w:rsid w:val="003A73CD"/>
    <w:rsid w:val="003A761F"/>
    <w:rsid w:val="003A7A74"/>
    <w:rsid w:val="003A7F7B"/>
    <w:rsid w:val="003B0730"/>
    <w:rsid w:val="003B0D35"/>
    <w:rsid w:val="003B0FE5"/>
    <w:rsid w:val="003B12A8"/>
    <w:rsid w:val="003B162C"/>
    <w:rsid w:val="003B1856"/>
    <w:rsid w:val="003B2556"/>
    <w:rsid w:val="003B25F6"/>
    <w:rsid w:val="003B26F7"/>
    <w:rsid w:val="003B2BD3"/>
    <w:rsid w:val="003B399E"/>
    <w:rsid w:val="003B4208"/>
    <w:rsid w:val="003B44D7"/>
    <w:rsid w:val="003B4D1F"/>
    <w:rsid w:val="003B4E61"/>
    <w:rsid w:val="003B52D3"/>
    <w:rsid w:val="003B53B1"/>
    <w:rsid w:val="003B53CB"/>
    <w:rsid w:val="003B5727"/>
    <w:rsid w:val="003B5AB9"/>
    <w:rsid w:val="003B5FE0"/>
    <w:rsid w:val="003B613D"/>
    <w:rsid w:val="003B640A"/>
    <w:rsid w:val="003B68FD"/>
    <w:rsid w:val="003B7977"/>
    <w:rsid w:val="003B7B60"/>
    <w:rsid w:val="003B7F93"/>
    <w:rsid w:val="003C129A"/>
    <w:rsid w:val="003C198B"/>
    <w:rsid w:val="003C1AB7"/>
    <w:rsid w:val="003C1D94"/>
    <w:rsid w:val="003C272C"/>
    <w:rsid w:val="003C2C48"/>
    <w:rsid w:val="003C3C89"/>
    <w:rsid w:val="003C3E8A"/>
    <w:rsid w:val="003C41F2"/>
    <w:rsid w:val="003C4F36"/>
    <w:rsid w:val="003C5015"/>
    <w:rsid w:val="003C6169"/>
    <w:rsid w:val="003C629B"/>
    <w:rsid w:val="003C752E"/>
    <w:rsid w:val="003C7F93"/>
    <w:rsid w:val="003D0837"/>
    <w:rsid w:val="003D09E6"/>
    <w:rsid w:val="003D0AF8"/>
    <w:rsid w:val="003D1C2D"/>
    <w:rsid w:val="003D24C6"/>
    <w:rsid w:val="003D3335"/>
    <w:rsid w:val="003D3979"/>
    <w:rsid w:val="003D5F37"/>
    <w:rsid w:val="003D66D4"/>
    <w:rsid w:val="003D6A62"/>
    <w:rsid w:val="003D6C70"/>
    <w:rsid w:val="003D6CC7"/>
    <w:rsid w:val="003E08C7"/>
    <w:rsid w:val="003E184C"/>
    <w:rsid w:val="003E334A"/>
    <w:rsid w:val="003E5B78"/>
    <w:rsid w:val="003E5DB0"/>
    <w:rsid w:val="003E6414"/>
    <w:rsid w:val="003E6849"/>
    <w:rsid w:val="003E72BA"/>
    <w:rsid w:val="003E7454"/>
    <w:rsid w:val="003E7569"/>
    <w:rsid w:val="003E7CBC"/>
    <w:rsid w:val="003F01AC"/>
    <w:rsid w:val="003F10E5"/>
    <w:rsid w:val="003F12A3"/>
    <w:rsid w:val="003F2557"/>
    <w:rsid w:val="003F2681"/>
    <w:rsid w:val="003F2EEA"/>
    <w:rsid w:val="003F303B"/>
    <w:rsid w:val="003F35CE"/>
    <w:rsid w:val="003F36E2"/>
    <w:rsid w:val="003F3D9D"/>
    <w:rsid w:val="003F4A89"/>
    <w:rsid w:val="003F4D58"/>
    <w:rsid w:val="003F551A"/>
    <w:rsid w:val="003F5830"/>
    <w:rsid w:val="003F5A48"/>
    <w:rsid w:val="003F63DE"/>
    <w:rsid w:val="003F73FF"/>
    <w:rsid w:val="003F74F5"/>
    <w:rsid w:val="004002AF"/>
    <w:rsid w:val="00400556"/>
    <w:rsid w:val="00400580"/>
    <w:rsid w:val="004010D9"/>
    <w:rsid w:val="004015DE"/>
    <w:rsid w:val="00401F90"/>
    <w:rsid w:val="00402856"/>
    <w:rsid w:val="00402BA6"/>
    <w:rsid w:val="004037AF"/>
    <w:rsid w:val="0040388C"/>
    <w:rsid w:val="0040395E"/>
    <w:rsid w:val="00403B86"/>
    <w:rsid w:val="00404327"/>
    <w:rsid w:val="004044B4"/>
    <w:rsid w:val="004047D5"/>
    <w:rsid w:val="004056EA"/>
    <w:rsid w:val="00407166"/>
    <w:rsid w:val="0040739F"/>
    <w:rsid w:val="004079B2"/>
    <w:rsid w:val="00407EAD"/>
    <w:rsid w:val="00410158"/>
    <w:rsid w:val="0041209F"/>
    <w:rsid w:val="00412566"/>
    <w:rsid w:val="004130AB"/>
    <w:rsid w:val="004133BA"/>
    <w:rsid w:val="00413831"/>
    <w:rsid w:val="00413E98"/>
    <w:rsid w:val="00413EB1"/>
    <w:rsid w:val="00413FEA"/>
    <w:rsid w:val="00414028"/>
    <w:rsid w:val="004151B6"/>
    <w:rsid w:val="004160A1"/>
    <w:rsid w:val="00416686"/>
    <w:rsid w:val="0041676E"/>
    <w:rsid w:val="00416906"/>
    <w:rsid w:val="00416AE5"/>
    <w:rsid w:val="00416D64"/>
    <w:rsid w:val="00416F38"/>
    <w:rsid w:val="004170F5"/>
    <w:rsid w:val="00417AC4"/>
    <w:rsid w:val="00417D41"/>
    <w:rsid w:val="00420445"/>
    <w:rsid w:val="00420D5D"/>
    <w:rsid w:val="00420EF5"/>
    <w:rsid w:val="004216A4"/>
    <w:rsid w:val="00421F65"/>
    <w:rsid w:val="004220E5"/>
    <w:rsid w:val="00422173"/>
    <w:rsid w:val="00422428"/>
    <w:rsid w:val="004233AA"/>
    <w:rsid w:val="004234BA"/>
    <w:rsid w:val="00423C98"/>
    <w:rsid w:val="0042451F"/>
    <w:rsid w:val="00424AB5"/>
    <w:rsid w:val="00424B32"/>
    <w:rsid w:val="00425046"/>
    <w:rsid w:val="00425380"/>
    <w:rsid w:val="0042545D"/>
    <w:rsid w:val="00425806"/>
    <w:rsid w:val="004259BB"/>
    <w:rsid w:val="004265E1"/>
    <w:rsid w:val="004266FF"/>
    <w:rsid w:val="00426957"/>
    <w:rsid w:val="00426A76"/>
    <w:rsid w:val="00426E18"/>
    <w:rsid w:val="00426E28"/>
    <w:rsid w:val="00427819"/>
    <w:rsid w:val="004300D0"/>
    <w:rsid w:val="004300DB"/>
    <w:rsid w:val="004304D0"/>
    <w:rsid w:val="00430C83"/>
    <w:rsid w:val="00431972"/>
    <w:rsid w:val="004319D8"/>
    <w:rsid w:val="004319D9"/>
    <w:rsid w:val="00431F49"/>
    <w:rsid w:val="00432001"/>
    <w:rsid w:val="004321B2"/>
    <w:rsid w:val="00432445"/>
    <w:rsid w:val="0043289A"/>
    <w:rsid w:val="004330CE"/>
    <w:rsid w:val="00433435"/>
    <w:rsid w:val="004341F7"/>
    <w:rsid w:val="00434446"/>
    <w:rsid w:val="004345F3"/>
    <w:rsid w:val="00435247"/>
    <w:rsid w:val="0043669F"/>
    <w:rsid w:val="00436979"/>
    <w:rsid w:val="00436E60"/>
    <w:rsid w:val="00437701"/>
    <w:rsid w:val="00437730"/>
    <w:rsid w:val="00437DEF"/>
    <w:rsid w:val="00437E2B"/>
    <w:rsid w:val="00440314"/>
    <w:rsid w:val="004414D4"/>
    <w:rsid w:val="00441A8B"/>
    <w:rsid w:val="00443646"/>
    <w:rsid w:val="004439A9"/>
    <w:rsid w:val="004443AC"/>
    <w:rsid w:val="00444848"/>
    <w:rsid w:val="00445000"/>
    <w:rsid w:val="0044502D"/>
    <w:rsid w:val="00445B28"/>
    <w:rsid w:val="00445CDE"/>
    <w:rsid w:val="004461C8"/>
    <w:rsid w:val="004462CC"/>
    <w:rsid w:val="00446428"/>
    <w:rsid w:val="00447B68"/>
    <w:rsid w:val="00447D40"/>
    <w:rsid w:val="00452378"/>
    <w:rsid w:val="00452DB6"/>
    <w:rsid w:val="0045355C"/>
    <w:rsid w:val="00453DD9"/>
    <w:rsid w:val="00454F83"/>
    <w:rsid w:val="004556DB"/>
    <w:rsid w:val="00455F01"/>
    <w:rsid w:val="004563F6"/>
    <w:rsid w:val="004567DF"/>
    <w:rsid w:val="00456E5E"/>
    <w:rsid w:val="004570B9"/>
    <w:rsid w:val="004578D0"/>
    <w:rsid w:val="00457DBB"/>
    <w:rsid w:val="00460E8F"/>
    <w:rsid w:val="00461128"/>
    <w:rsid w:val="0046135E"/>
    <w:rsid w:val="00461883"/>
    <w:rsid w:val="004632C0"/>
    <w:rsid w:val="00463B81"/>
    <w:rsid w:val="00463EDF"/>
    <w:rsid w:val="004644B1"/>
    <w:rsid w:val="00464542"/>
    <w:rsid w:val="0046548A"/>
    <w:rsid w:val="00465AEF"/>
    <w:rsid w:val="004660E8"/>
    <w:rsid w:val="004661A6"/>
    <w:rsid w:val="004668BF"/>
    <w:rsid w:val="004673E7"/>
    <w:rsid w:val="00467A3B"/>
    <w:rsid w:val="00470131"/>
    <w:rsid w:val="00470E3D"/>
    <w:rsid w:val="00470E56"/>
    <w:rsid w:val="00470F36"/>
    <w:rsid w:val="00470FA3"/>
    <w:rsid w:val="004716B4"/>
    <w:rsid w:val="00472200"/>
    <w:rsid w:val="0047296A"/>
    <w:rsid w:val="00473C88"/>
    <w:rsid w:val="00473CA0"/>
    <w:rsid w:val="0047574C"/>
    <w:rsid w:val="00476141"/>
    <w:rsid w:val="00476398"/>
    <w:rsid w:val="0047645D"/>
    <w:rsid w:val="00476561"/>
    <w:rsid w:val="00477067"/>
    <w:rsid w:val="00477272"/>
    <w:rsid w:val="00477B89"/>
    <w:rsid w:val="00477DEE"/>
    <w:rsid w:val="00477EA4"/>
    <w:rsid w:val="004801F8"/>
    <w:rsid w:val="00480400"/>
    <w:rsid w:val="004804F5"/>
    <w:rsid w:val="004806AA"/>
    <w:rsid w:val="00480E3F"/>
    <w:rsid w:val="00481995"/>
    <w:rsid w:val="004826D2"/>
    <w:rsid w:val="00482B41"/>
    <w:rsid w:val="00483F34"/>
    <w:rsid w:val="00484DF8"/>
    <w:rsid w:val="00485080"/>
    <w:rsid w:val="004850A0"/>
    <w:rsid w:val="004852ED"/>
    <w:rsid w:val="00485A06"/>
    <w:rsid w:val="004874A7"/>
    <w:rsid w:val="004876FC"/>
    <w:rsid w:val="004901F6"/>
    <w:rsid w:val="004917A7"/>
    <w:rsid w:val="00492093"/>
    <w:rsid w:val="00492C00"/>
    <w:rsid w:val="0049305C"/>
    <w:rsid w:val="00493191"/>
    <w:rsid w:val="00493298"/>
    <w:rsid w:val="004938B0"/>
    <w:rsid w:val="00493C00"/>
    <w:rsid w:val="00494302"/>
    <w:rsid w:val="00494332"/>
    <w:rsid w:val="004944BF"/>
    <w:rsid w:val="00494790"/>
    <w:rsid w:val="0049551F"/>
    <w:rsid w:val="00495B27"/>
    <w:rsid w:val="004967D9"/>
    <w:rsid w:val="0049680A"/>
    <w:rsid w:val="00497DE4"/>
    <w:rsid w:val="00497FD2"/>
    <w:rsid w:val="004A0327"/>
    <w:rsid w:val="004A0740"/>
    <w:rsid w:val="004A1F44"/>
    <w:rsid w:val="004A2020"/>
    <w:rsid w:val="004A2C02"/>
    <w:rsid w:val="004A2F47"/>
    <w:rsid w:val="004A339E"/>
    <w:rsid w:val="004A39D4"/>
    <w:rsid w:val="004A3BF6"/>
    <w:rsid w:val="004A3DDF"/>
    <w:rsid w:val="004A4AF6"/>
    <w:rsid w:val="004A4BAB"/>
    <w:rsid w:val="004A4C7D"/>
    <w:rsid w:val="004A560E"/>
    <w:rsid w:val="004A5AB0"/>
    <w:rsid w:val="004A5FA9"/>
    <w:rsid w:val="004A5FEE"/>
    <w:rsid w:val="004A6E02"/>
    <w:rsid w:val="004A787D"/>
    <w:rsid w:val="004B04A1"/>
    <w:rsid w:val="004B09A2"/>
    <w:rsid w:val="004B0D32"/>
    <w:rsid w:val="004B180F"/>
    <w:rsid w:val="004B1AFF"/>
    <w:rsid w:val="004B1C39"/>
    <w:rsid w:val="004B1C86"/>
    <w:rsid w:val="004B23DA"/>
    <w:rsid w:val="004B373D"/>
    <w:rsid w:val="004B384E"/>
    <w:rsid w:val="004B5048"/>
    <w:rsid w:val="004B534D"/>
    <w:rsid w:val="004B656C"/>
    <w:rsid w:val="004B7049"/>
    <w:rsid w:val="004B7FD1"/>
    <w:rsid w:val="004C0207"/>
    <w:rsid w:val="004C0D17"/>
    <w:rsid w:val="004C0EF5"/>
    <w:rsid w:val="004C11D7"/>
    <w:rsid w:val="004C1895"/>
    <w:rsid w:val="004C193F"/>
    <w:rsid w:val="004C280E"/>
    <w:rsid w:val="004C3333"/>
    <w:rsid w:val="004C3654"/>
    <w:rsid w:val="004C3913"/>
    <w:rsid w:val="004C46E0"/>
    <w:rsid w:val="004C565C"/>
    <w:rsid w:val="004C5830"/>
    <w:rsid w:val="004C5889"/>
    <w:rsid w:val="004C6FB5"/>
    <w:rsid w:val="004C7367"/>
    <w:rsid w:val="004D0A88"/>
    <w:rsid w:val="004D1019"/>
    <w:rsid w:val="004D1855"/>
    <w:rsid w:val="004D1A85"/>
    <w:rsid w:val="004D2D1C"/>
    <w:rsid w:val="004D425D"/>
    <w:rsid w:val="004D54B6"/>
    <w:rsid w:val="004D6163"/>
    <w:rsid w:val="004D617A"/>
    <w:rsid w:val="004D679F"/>
    <w:rsid w:val="004D6C14"/>
    <w:rsid w:val="004D71D2"/>
    <w:rsid w:val="004D74B1"/>
    <w:rsid w:val="004D7A6A"/>
    <w:rsid w:val="004E0063"/>
    <w:rsid w:val="004E10B0"/>
    <w:rsid w:val="004E1B64"/>
    <w:rsid w:val="004E1CCF"/>
    <w:rsid w:val="004E1DF1"/>
    <w:rsid w:val="004E398B"/>
    <w:rsid w:val="004E3B81"/>
    <w:rsid w:val="004E3D8D"/>
    <w:rsid w:val="004E4144"/>
    <w:rsid w:val="004E5C6D"/>
    <w:rsid w:val="004E5FAE"/>
    <w:rsid w:val="004E610C"/>
    <w:rsid w:val="004E6175"/>
    <w:rsid w:val="004E6B90"/>
    <w:rsid w:val="004E7E2D"/>
    <w:rsid w:val="004E7FC7"/>
    <w:rsid w:val="004F0540"/>
    <w:rsid w:val="004F05F4"/>
    <w:rsid w:val="004F1575"/>
    <w:rsid w:val="004F1A9E"/>
    <w:rsid w:val="004F23F5"/>
    <w:rsid w:val="004F279A"/>
    <w:rsid w:val="004F2EF6"/>
    <w:rsid w:val="004F2F95"/>
    <w:rsid w:val="004F3970"/>
    <w:rsid w:val="004F3B38"/>
    <w:rsid w:val="004F4888"/>
    <w:rsid w:val="004F5AFC"/>
    <w:rsid w:val="004F5BE6"/>
    <w:rsid w:val="004F68CF"/>
    <w:rsid w:val="004F6922"/>
    <w:rsid w:val="004F7DCC"/>
    <w:rsid w:val="00500051"/>
    <w:rsid w:val="0050045E"/>
    <w:rsid w:val="00500537"/>
    <w:rsid w:val="0050056B"/>
    <w:rsid w:val="00500E26"/>
    <w:rsid w:val="00500E92"/>
    <w:rsid w:val="00500FE7"/>
    <w:rsid w:val="0050128D"/>
    <w:rsid w:val="005014D8"/>
    <w:rsid w:val="00501C0F"/>
    <w:rsid w:val="005023ED"/>
    <w:rsid w:val="00502D92"/>
    <w:rsid w:val="005030E0"/>
    <w:rsid w:val="005035FF"/>
    <w:rsid w:val="005049DC"/>
    <w:rsid w:val="005061A5"/>
    <w:rsid w:val="0050661D"/>
    <w:rsid w:val="005067A9"/>
    <w:rsid w:val="00506F28"/>
    <w:rsid w:val="005070A8"/>
    <w:rsid w:val="0050729F"/>
    <w:rsid w:val="00507504"/>
    <w:rsid w:val="005076D3"/>
    <w:rsid w:val="00507787"/>
    <w:rsid w:val="005103BC"/>
    <w:rsid w:val="0051043F"/>
    <w:rsid w:val="00510C7E"/>
    <w:rsid w:val="00510DF6"/>
    <w:rsid w:val="005120B2"/>
    <w:rsid w:val="00512140"/>
    <w:rsid w:val="00512460"/>
    <w:rsid w:val="00512C42"/>
    <w:rsid w:val="005143CB"/>
    <w:rsid w:val="00514BCF"/>
    <w:rsid w:val="00514DC8"/>
    <w:rsid w:val="00515056"/>
    <w:rsid w:val="005156D1"/>
    <w:rsid w:val="00515BA7"/>
    <w:rsid w:val="00515C35"/>
    <w:rsid w:val="0051607B"/>
    <w:rsid w:val="005167D3"/>
    <w:rsid w:val="00516B53"/>
    <w:rsid w:val="00517A1C"/>
    <w:rsid w:val="00517D51"/>
    <w:rsid w:val="00520526"/>
    <w:rsid w:val="005207D4"/>
    <w:rsid w:val="00521292"/>
    <w:rsid w:val="00521E81"/>
    <w:rsid w:val="005225B8"/>
    <w:rsid w:val="005228B8"/>
    <w:rsid w:val="00523799"/>
    <w:rsid w:val="00523EDC"/>
    <w:rsid w:val="00524140"/>
    <w:rsid w:val="0052418D"/>
    <w:rsid w:val="00524312"/>
    <w:rsid w:val="00524708"/>
    <w:rsid w:val="005247CD"/>
    <w:rsid w:val="00524835"/>
    <w:rsid w:val="005250D6"/>
    <w:rsid w:val="00525E75"/>
    <w:rsid w:val="005269DB"/>
    <w:rsid w:val="00526FE5"/>
    <w:rsid w:val="00527F64"/>
    <w:rsid w:val="00530053"/>
    <w:rsid w:val="0053074D"/>
    <w:rsid w:val="00531BFF"/>
    <w:rsid w:val="00531F08"/>
    <w:rsid w:val="00532AFC"/>
    <w:rsid w:val="00532FCC"/>
    <w:rsid w:val="005331EC"/>
    <w:rsid w:val="0053346C"/>
    <w:rsid w:val="005338DF"/>
    <w:rsid w:val="0053393B"/>
    <w:rsid w:val="00533A9B"/>
    <w:rsid w:val="00533FDC"/>
    <w:rsid w:val="0053547D"/>
    <w:rsid w:val="005357AA"/>
    <w:rsid w:val="00535AF2"/>
    <w:rsid w:val="00536BD1"/>
    <w:rsid w:val="005372E7"/>
    <w:rsid w:val="0054073A"/>
    <w:rsid w:val="005427F0"/>
    <w:rsid w:val="00542CA8"/>
    <w:rsid w:val="00543C79"/>
    <w:rsid w:val="00543CDA"/>
    <w:rsid w:val="00543EF2"/>
    <w:rsid w:val="0054421B"/>
    <w:rsid w:val="005445FE"/>
    <w:rsid w:val="00544CA3"/>
    <w:rsid w:val="00544FFB"/>
    <w:rsid w:val="00545CAF"/>
    <w:rsid w:val="005464AF"/>
    <w:rsid w:val="00546586"/>
    <w:rsid w:val="005468CA"/>
    <w:rsid w:val="00547389"/>
    <w:rsid w:val="005512D0"/>
    <w:rsid w:val="0055137D"/>
    <w:rsid w:val="0055160A"/>
    <w:rsid w:val="005518CD"/>
    <w:rsid w:val="00551DDB"/>
    <w:rsid w:val="005527CF"/>
    <w:rsid w:val="00552E9B"/>
    <w:rsid w:val="00553368"/>
    <w:rsid w:val="005547C7"/>
    <w:rsid w:val="00554AD6"/>
    <w:rsid w:val="00554FB7"/>
    <w:rsid w:val="00555072"/>
    <w:rsid w:val="0055523B"/>
    <w:rsid w:val="00555507"/>
    <w:rsid w:val="00555919"/>
    <w:rsid w:val="00555B5C"/>
    <w:rsid w:val="00555B9A"/>
    <w:rsid w:val="00555F5D"/>
    <w:rsid w:val="005563A1"/>
    <w:rsid w:val="00556416"/>
    <w:rsid w:val="00556D64"/>
    <w:rsid w:val="00557387"/>
    <w:rsid w:val="0055778C"/>
    <w:rsid w:val="005579F3"/>
    <w:rsid w:val="00560341"/>
    <w:rsid w:val="005606B5"/>
    <w:rsid w:val="005608B1"/>
    <w:rsid w:val="00560DCB"/>
    <w:rsid w:val="0056169F"/>
    <w:rsid w:val="00561815"/>
    <w:rsid w:val="00561AA5"/>
    <w:rsid w:val="00562630"/>
    <w:rsid w:val="00562975"/>
    <w:rsid w:val="00562996"/>
    <w:rsid w:val="005629F7"/>
    <w:rsid w:val="00562BDE"/>
    <w:rsid w:val="00563415"/>
    <w:rsid w:val="0056380D"/>
    <w:rsid w:val="00563C0E"/>
    <w:rsid w:val="005655F3"/>
    <w:rsid w:val="005659B4"/>
    <w:rsid w:val="00565A5A"/>
    <w:rsid w:val="00565ABF"/>
    <w:rsid w:val="00565C25"/>
    <w:rsid w:val="00566A3F"/>
    <w:rsid w:val="00566D86"/>
    <w:rsid w:val="00566F36"/>
    <w:rsid w:val="00566F6B"/>
    <w:rsid w:val="005671B8"/>
    <w:rsid w:val="00570241"/>
    <w:rsid w:val="0057033E"/>
    <w:rsid w:val="00570BD1"/>
    <w:rsid w:val="00570F56"/>
    <w:rsid w:val="005710F4"/>
    <w:rsid w:val="00571C84"/>
    <w:rsid w:val="00572024"/>
    <w:rsid w:val="00572684"/>
    <w:rsid w:val="00572CE8"/>
    <w:rsid w:val="0057309F"/>
    <w:rsid w:val="005737F1"/>
    <w:rsid w:val="00573E19"/>
    <w:rsid w:val="00573ED7"/>
    <w:rsid w:val="00574A02"/>
    <w:rsid w:val="00574D48"/>
    <w:rsid w:val="0057590E"/>
    <w:rsid w:val="005763E5"/>
    <w:rsid w:val="00576615"/>
    <w:rsid w:val="00576BFA"/>
    <w:rsid w:val="00577059"/>
    <w:rsid w:val="00577373"/>
    <w:rsid w:val="005800FA"/>
    <w:rsid w:val="00580758"/>
    <w:rsid w:val="00580F95"/>
    <w:rsid w:val="00581B55"/>
    <w:rsid w:val="00582CBA"/>
    <w:rsid w:val="0058302F"/>
    <w:rsid w:val="0058334B"/>
    <w:rsid w:val="00583432"/>
    <w:rsid w:val="005840E6"/>
    <w:rsid w:val="0058411B"/>
    <w:rsid w:val="0058426D"/>
    <w:rsid w:val="0058536B"/>
    <w:rsid w:val="00585C3E"/>
    <w:rsid w:val="00585E8C"/>
    <w:rsid w:val="00585F86"/>
    <w:rsid w:val="00586200"/>
    <w:rsid w:val="00586A35"/>
    <w:rsid w:val="00587399"/>
    <w:rsid w:val="0058778A"/>
    <w:rsid w:val="00587921"/>
    <w:rsid w:val="00590042"/>
    <w:rsid w:val="00590A1A"/>
    <w:rsid w:val="0059195D"/>
    <w:rsid w:val="00591B24"/>
    <w:rsid w:val="00591D3E"/>
    <w:rsid w:val="005921E8"/>
    <w:rsid w:val="00592831"/>
    <w:rsid w:val="0059284B"/>
    <w:rsid w:val="0059349D"/>
    <w:rsid w:val="005936FC"/>
    <w:rsid w:val="00594649"/>
    <w:rsid w:val="00594CCF"/>
    <w:rsid w:val="0059645E"/>
    <w:rsid w:val="00596630"/>
    <w:rsid w:val="0059786F"/>
    <w:rsid w:val="005A02B9"/>
    <w:rsid w:val="005A1B67"/>
    <w:rsid w:val="005A1BB5"/>
    <w:rsid w:val="005A2109"/>
    <w:rsid w:val="005A22C1"/>
    <w:rsid w:val="005A3465"/>
    <w:rsid w:val="005A3537"/>
    <w:rsid w:val="005A3814"/>
    <w:rsid w:val="005A391A"/>
    <w:rsid w:val="005A39D0"/>
    <w:rsid w:val="005A5729"/>
    <w:rsid w:val="005A5A30"/>
    <w:rsid w:val="005A5AB6"/>
    <w:rsid w:val="005A6F31"/>
    <w:rsid w:val="005A7181"/>
    <w:rsid w:val="005A78E6"/>
    <w:rsid w:val="005A7FE5"/>
    <w:rsid w:val="005B06C7"/>
    <w:rsid w:val="005B08CC"/>
    <w:rsid w:val="005B0975"/>
    <w:rsid w:val="005B113F"/>
    <w:rsid w:val="005B1360"/>
    <w:rsid w:val="005B29B6"/>
    <w:rsid w:val="005B3075"/>
    <w:rsid w:val="005B4063"/>
    <w:rsid w:val="005B4DD0"/>
    <w:rsid w:val="005B5CF2"/>
    <w:rsid w:val="005B5F15"/>
    <w:rsid w:val="005B6F21"/>
    <w:rsid w:val="005B7358"/>
    <w:rsid w:val="005B778E"/>
    <w:rsid w:val="005B7EF8"/>
    <w:rsid w:val="005C0297"/>
    <w:rsid w:val="005C04DD"/>
    <w:rsid w:val="005C1095"/>
    <w:rsid w:val="005C1694"/>
    <w:rsid w:val="005C24FA"/>
    <w:rsid w:val="005C2508"/>
    <w:rsid w:val="005C272B"/>
    <w:rsid w:val="005C2ADD"/>
    <w:rsid w:val="005C34D5"/>
    <w:rsid w:val="005C37D4"/>
    <w:rsid w:val="005C3948"/>
    <w:rsid w:val="005C3B65"/>
    <w:rsid w:val="005C545D"/>
    <w:rsid w:val="005C56D1"/>
    <w:rsid w:val="005C66C8"/>
    <w:rsid w:val="005C68D2"/>
    <w:rsid w:val="005C7428"/>
    <w:rsid w:val="005C7435"/>
    <w:rsid w:val="005C7444"/>
    <w:rsid w:val="005C74D8"/>
    <w:rsid w:val="005D0E1D"/>
    <w:rsid w:val="005D1252"/>
    <w:rsid w:val="005D1808"/>
    <w:rsid w:val="005D18CE"/>
    <w:rsid w:val="005D1D2B"/>
    <w:rsid w:val="005D1E2D"/>
    <w:rsid w:val="005D2129"/>
    <w:rsid w:val="005D2D04"/>
    <w:rsid w:val="005D3861"/>
    <w:rsid w:val="005D38E5"/>
    <w:rsid w:val="005D40F1"/>
    <w:rsid w:val="005D444E"/>
    <w:rsid w:val="005D4943"/>
    <w:rsid w:val="005D520C"/>
    <w:rsid w:val="005D5264"/>
    <w:rsid w:val="005D5DB0"/>
    <w:rsid w:val="005D6629"/>
    <w:rsid w:val="005D6AB4"/>
    <w:rsid w:val="005D6AD3"/>
    <w:rsid w:val="005D6BAC"/>
    <w:rsid w:val="005D6EBF"/>
    <w:rsid w:val="005D70B3"/>
    <w:rsid w:val="005D70BE"/>
    <w:rsid w:val="005D7319"/>
    <w:rsid w:val="005E0881"/>
    <w:rsid w:val="005E0C89"/>
    <w:rsid w:val="005E1711"/>
    <w:rsid w:val="005E1ACF"/>
    <w:rsid w:val="005E1D09"/>
    <w:rsid w:val="005E2644"/>
    <w:rsid w:val="005E28F8"/>
    <w:rsid w:val="005E32AA"/>
    <w:rsid w:val="005E3864"/>
    <w:rsid w:val="005E3BBC"/>
    <w:rsid w:val="005E48A6"/>
    <w:rsid w:val="005E4BD5"/>
    <w:rsid w:val="005E4C79"/>
    <w:rsid w:val="005E4DAD"/>
    <w:rsid w:val="005E50F0"/>
    <w:rsid w:val="005E5323"/>
    <w:rsid w:val="005E532C"/>
    <w:rsid w:val="005E5716"/>
    <w:rsid w:val="005E580C"/>
    <w:rsid w:val="005E5AC3"/>
    <w:rsid w:val="005E6E70"/>
    <w:rsid w:val="005E706B"/>
    <w:rsid w:val="005E74F3"/>
    <w:rsid w:val="005F0A7F"/>
    <w:rsid w:val="005F12A9"/>
    <w:rsid w:val="005F1664"/>
    <w:rsid w:val="005F2000"/>
    <w:rsid w:val="005F22EA"/>
    <w:rsid w:val="005F2B4A"/>
    <w:rsid w:val="005F3482"/>
    <w:rsid w:val="005F3C58"/>
    <w:rsid w:val="005F4170"/>
    <w:rsid w:val="005F55F8"/>
    <w:rsid w:val="005F699D"/>
    <w:rsid w:val="005F709E"/>
    <w:rsid w:val="005F73AE"/>
    <w:rsid w:val="005F7597"/>
    <w:rsid w:val="005F7CBC"/>
    <w:rsid w:val="0060052B"/>
    <w:rsid w:val="006007C5"/>
    <w:rsid w:val="00600FBD"/>
    <w:rsid w:val="00601677"/>
    <w:rsid w:val="006019E2"/>
    <w:rsid w:val="00601EBC"/>
    <w:rsid w:val="006022B9"/>
    <w:rsid w:val="00602444"/>
    <w:rsid w:val="0060337D"/>
    <w:rsid w:val="00603F96"/>
    <w:rsid w:val="006049D4"/>
    <w:rsid w:val="006055B8"/>
    <w:rsid w:val="00605B4D"/>
    <w:rsid w:val="00606667"/>
    <w:rsid w:val="00606867"/>
    <w:rsid w:val="00607381"/>
    <w:rsid w:val="006103F5"/>
    <w:rsid w:val="006105FA"/>
    <w:rsid w:val="00610966"/>
    <w:rsid w:val="00611E07"/>
    <w:rsid w:val="00612C45"/>
    <w:rsid w:val="00612C84"/>
    <w:rsid w:val="00612E22"/>
    <w:rsid w:val="00612EA2"/>
    <w:rsid w:val="00613391"/>
    <w:rsid w:val="006134C3"/>
    <w:rsid w:val="00613ECF"/>
    <w:rsid w:val="00613F88"/>
    <w:rsid w:val="00614F18"/>
    <w:rsid w:val="0061617B"/>
    <w:rsid w:val="00616666"/>
    <w:rsid w:val="00616849"/>
    <w:rsid w:val="00616CD3"/>
    <w:rsid w:val="00616DCE"/>
    <w:rsid w:val="00617A1C"/>
    <w:rsid w:val="00620269"/>
    <w:rsid w:val="00620930"/>
    <w:rsid w:val="00621634"/>
    <w:rsid w:val="006218A2"/>
    <w:rsid w:val="006220F8"/>
    <w:rsid w:val="00622F60"/>
    <w:rsid w:val="00623992"/>
    <w:rsid w:val="00623FB2"/>
    <w:rsid w:val="00624170"/>
    <w:rsid w:val="0062495B"/>
    <w:rsid w:val="0062495C"/>
    <w:rsid w:val="00624B58"/>
    <w:rsid w:val="00624E6C"/>
    <w:rsid w:val="00625365"/>
    <w:rsid w:val="00625DFC"/>
    <w:rsid w:val="00626141"/>
    <w:rsid w:val="006267C7"/>
    <w:rsid w:val="00627F0D"/>
    <w:rsid w:val="006303C1"/>
    <w:rsid w:val="006312B7"/>
    <w:rsid w:val="00631D19"/>
    <w:rsid w:val="0063238E"/>
    <w:rsid w:val="00632558"/>
    <w:rsid w:val="0063319B"/>
    <w:rsid w:val="00633222"/>
    <w:rsid w:val="00633AB8"/>
    <w:rsid w:val="00633B4C"/>
    <w:rsid w:val="00633BA5"/>
    <w:rsid w:val="00633CF8"/>
    <w:rsid w:val="00633DA3"/>
    <w:rsid w:val="00633DE5"/>
    <w:rsid w:val="00634382"/>
    <w:rsid w:val="00635185"/>
    <w:rsid w:val="006351A9"/>
    <w:rsid w:val="0063523A"/>
    <w:rsid w:val="00635908"/>
    <w:rsid w:val="006360A5"/>
    <w:rsid w:val="0063616D"/>
    <w:rsid w:val="006369F1"/>
    <w:rsid w:val="00636D4E"/>
    <w:rsid w:val="0064003F"/>
    <w:rsid w:val="00640161"/>
    <w:rsid w:val="00640387"/>
    <w:rsid w:val="006405C3"/>
    <w:rsid w:val="00640D51"/>
    <w:rsid w:val="00640E90"/>
    <w:rsid w:val="006413D9"/>
    <w:rsid w:val="006421CF"/>
    <w:rsid w:val="00642428"/>
    <w:rsid w:val="00642453"/>
    <w:rsid w:val="006438DA"/>
    <w:rsid w:val="00643C84"/>
    <w:rsid w:val="006442C3"/>
    <w:rsid w:val="0064431D"/>
    <w:rsid w:val="00644C4D"/>
    <w:rsid w:val="00645209"/>
    <w:rsid w:val="00646E54"/>
    <w:rsid w:val="00646FC7"/>
    <w:rsid w:val="006477D0"/>
    <w:rsid w:val="00647B6F"/>
    <w:rsid w:val="00647C70"/>
    <w:rsid w:val="00647E20"/>
    <w:rsid w:val="006506BC"/>
    <w:rsid w:val="00650BF1"/>
    <w:rsid w:val="00651203"/>
    <w:rsid w:val="0065126E"/>
    <w:rsid w:val="00651540"/>
    <w:rsid w:val="00653701"/>
    <w:rsid w:val="00653CE4"/>
    <w:rsid w:val="0065418F"/>
    <w:rsid w:val="00654897"/>
    <w:rsid w:val="00655D76"/>
    <w:rsid w:val="006565DD"/>
    <w:rsid w:val="00656B81"/>
    <w:rsid w:val="0065718B"/>
    <w:rsid w:val="006571A2"/>
    <w:rsid w:val="00657C0A"/>
    <w:rsid w:val="00657C22"/>
    <w:rsid w:val="0066032A"/>
    <w:rsid w:val="00660862"/>
    <w:rsid w:val="00661A2B"/>
    <w:rsid w:val="00662FD0"/>
    <w:rsid w:val="00663479"/>
    <w:rsid w:val="00663503"/>
    <w:rsid w:val="006644EF"/>
    <w:rsid w:val="00664E28"/>
    <w:rsid w:val="006655C3"/>
    <w:rsid w:val="00665FAA"/>
    <w:rsid w:val="0066639F"/>
    <w:rsid w:val="0066768C"/>
    <w:rsid w:val="00667889"/>
    <w:rsid w:val="0067044D"/>
    <w:rsid w:val="00670611"/>
    <w:rsid w:val="00671706"/>
    <w:rsid w:val="00671C09"/>
    <w:rsid w:val="00671EA6"/>
    <w:rsid w:val="006722D3"/>
    <w:rsid w:val="00672DC2"/>
    <w:rsid w:val="006737BE"/>
    <w:rsid w:val="00673ED5"/>
    <w:rsid w:val="00674159"/>
    <w:rsid w:val="00674292"/>
    <w:rsid w:val="00674345"/>
    <w:rsid w:val="00674AC2"/>
    <w:rsid w:val="00674E08"/>
    <w:rsid w:val="0067505B"/>
    <w:rsid w:val="00675287"/>
    <w:rsid w:val="0067558E"/>
    <w:rsid w:val="006757AC"/>
    <w:rsid w:val="006765A6"/>
    <w:rsid w:val="00676A80"/>
    <w:rsid w:val="00676AD3"/>
    <w:rsid w:val="0067702E"/>
    <w:rsid w:val="00677081"/>
    <w:rsid w:val="00677DBF"/>
    <w:rsid w:val="00677F33"/>
    <w:rsid w:val="0068000A"/>
    <w:rsid w:val="006806B8"/>
    <w:rsid w:val="00680BE6"/>
    <w:rsid w:val="006812E5"/>
    <w:rsid w:val="00681A72"/>
    <w:rsid w:val="00682165"/>
    <w:rsid w:val="006821F5"/>
    <w:rsid w:val="00682246"/>
    <w:rsid w:val="006825CF"/>
    <w:rsid w:val="006832E3"/>
    <w:rsid w:val="006834AF"/>
    <w:rsid w:val="00683876"/>
    <w:rsid w:val="00684173"/>
    <w:rsid w:val="006841B3"/>
    <w:rsid w:val="00684818"/>
    <w:rsid w:val="006849DA"/>
    <w:rsid w:val="00684CF4"/>
    <w:rsid w:val="0068531D"/>
    <w:rsid w:val="0068622B"/>
    <w:rsid w:val="0068624A"/>
    <w:rsid w:val="00686347"/>
    <w:rsid w:val="0069018C"/>
    <w:rsid w:val="00691277"/>
    <w:rsid w:val="0069128F"/>
    <w:rsid w:val="00691A12"/>
    <w:rsid w:val="00692709"/>
    <w:rsid w:val="00692E2B"/>
    <w:rsid w:val="006931DB"/>
    <w:rsid w:val="006934BD"/>
    <w:rsid w:val="0069433B"/>
    <w:rsid w:val="00694545"/>
    <w:rsid w:val="006945B9"/>
    <w:rsid w:val="006949F0"/>
    <w:rsid w:val="006955A9"/>
    <w:rsid w:val="006955EC"/>
    <w:rsid w:val="00695E5E"/>
    <w:rsid w:val="00696166"/>
    <w:rsid w:val="00696933"/>
    <w:rsid w:val="00696CB6"/>
    <w:rsid w:val="0069734A"/>
    <w:rsid w:val="006A01DF"/>
    <w:rsid w:val="006A0E34"/>
    <w:rsid w:val="006A1098"/>
    <w:rsid w:val="006A1AA6"/>
    <w:rsid w:val="006A1D5B"/>
    <w:rsid w:val="006A233A"/>
    <w:rsid w:val="006A2579"/>
    <w:rsid w:val="006A2880"/>
    <w:rsid w:val="006A2DD9"/>
    <w:rsid w:val="006A3112"/>
    <w:rsid w:val="006A33EC"/>
    <w:rsid w:val="006A369F"/>
    <w:rsid w:val="006A3BB4"/>
    <w:rsid w:val="006A4C49"/>
    <w:rsid w:val="006A4D46"/>
    <w:rsid w:val="006A4E20"/>
    <w:rsid w:val="006A4EF9"/>
    <w:rsid w:val="006A51D2"/>
    <w:rsid w:val="006A55DF"/>
    <w:rsid w:val="006A56B8"/>
    <w:rsid w:val="006A5DAD"/>
    <w:rsid w:val="006A6563"/>
    <w:rsid w:val="006A65C5"/>
    <w:rsid w:val="006A669A"/>
    <w:rsid w:val="006A67E3"/>
    <w:rsid w:val="006A6CBC"/>
    <w:rsid w:val="006A78E1"/>
    <w:rsid w:val="006A7A7A"/>
    <w:rsid w:val="006B01A8"/>
    <w:rsid w:val="006B03C2"/>
    <w:rsid w:val="006B03D6"/>
    <w:rsid w:val="006B057E"/>
    <w:rsid w:val="006B0B97"/>
    <w:rsid w:val="006B0DA6"/>
    <w:rsid w:val="006B1B77"/>
    <w:rsid w:val="006B3151"/>
    <w:rsid w:val="006B418F"/>
    <w:rsid w:val="006B4D01"/>
    <w:rsid w:val="006B6D75"/>
    <w:rsid w:val="006B6FFB"/>
    <w:rsid w:val="006B71CA"/>
    <w:rsid w:val="006B73A6"/>
    <w:rsid w:val="006B7F3D"/>
    <w:rsid w:val="006C0F0C"/>
    <w:rsid w:val="006C1387"/>
    <w:rsid w:val="006C1F62"/>
    <w:rsid w:val="006C2269"/>
    <w:rsid w:val="006C22C5"/>
    <w:rsid w:val="006C2C6C"/>
    <w:rsid w:val="006C2E5C"/>
    <w:rsid w:val="006C3B2F"/>
    <w:rsid w:val="006C48FE"/>
    <w:rsid w:val="006C4900"/>
    <w:rsid w:val="006C4DDB"/>
    <w:rsid w:val="006C5110"/>
    <w:rsid w:val="006C5240"/>
    <w:rsid w:val="006C5479"/>
    <w:rsid w:val="006C67A6"/>
    <w:rsid w:val="006C67EB"/>
    <w:rsid w:val="006C6C79"/>
    <w:rsid w:val="006C7BD2"/>
    <w:rsid w:val="006C7E9E"/>
    <w:rsid w:val="006D01E5"/>
    <w:rsid w:val="006D068F"/>
    <w:rsid w:val="006D14E0"/>
    <w:rsid w:val="006D18A4"/>
    <w:rsid w:val="006D20B4"/>
    <w:rsid w:val="006D215E"/>
    <w:rsid w:val="006D259A"/>
    <w:rsid w:val="006D259B"/>
    <w:rsid w:val="006D2738"/>
    <w:rsid w:val="006D30F1"/>
    <w:rsid w:val="006D3643"/>
    <w:rsid w:val="006D37EB"/>
    <w:rsid w:val="006D4A78"/>
    <w:rsid w:val="006D4A84"/>
    <w:rsid w:val="006D58DD"/>
    <w:rsid w:val="006D595C"/>
    <w:rsid w:val="006D66B4"/>
    <w:rsid w:val="006D74F3"/>
    <w:rsid w:val="006D7A37"/>
    <w:rsid w:val="006E079E"/>
    <w:rsid w:val="006E09B9"/>
    <w:rsid w:val="006E106C"/>
    <w:rsid w:val="006E1DF2"/>
    <w:rsid w:val="006E1F98"/>
    <w:rsid w:val="006E234D"/>
    <w:rsid w:val="006E2527"/>
    <w:rsid w:val="006E2D17"/>
    <w:rsid w:val="006E2E0D"/>
    <w:rsid w:val="006E2E47"/>
    <w:rsid w:val="006E3A2E"/>
    <w:rsid w:val="006E3CD7"/>
    <w:rsid w:val="006E535F"/>
    <w:rsid w:val="006E5E42"/>
    <w:rsid w:val="006E5F61"/>
    <w:rsid w:val="006E728D"/>
    <w:rsid w:val="006E7426"/>
    <w:rsid w:val="006F0130"/>
    <w:rsid w:val="006F04AB"/>
    <w:rsid w:val="006F0738"/>
    <w:rsid w:val="006F11F7"/>
    <w:rsid w:val="006F1E5E"/>
    <w:rsid w:val="006F3E44"/>
    <w:rsid w:val="006F40C2"/>
    <w:rsid w:val="006F424E"/>
    <w:rsid w:val="006F432F"/>
    <w:rsid w:val="006F4466"/>
    <w:rsid w:val="006F45B5"/>
    <w:rsid w:val="006F47F2"/>
    <w:rsid w:val="006F4CC8"/>
    <w:rsid w:val="006F4DC5"/>
    <w:rsid w:val="006F4FC8"/>
    <w:rsid w:val="006F59B5"/>
    <w:rsid w:val="006F5A86"/>
    <w:rsid w:val="006F5BB3"/>
    <w:rsid w:val="006F61BA"/>
    <w:rsid w:val="006F676A"/>
    <w:rsid w:val="006F6F74"/>
    <w:rsid w:val="006F7247"/>
    <w:rsid w:val="006F7260"/>
    <w:rsid w:val="006F7436"/>
    <w:rsid w:val="006F761A"/>
    <w:rsid w:val="006F7DEE"/>
    <w:rsid w:val="0070000F"/>
    <w:rsid w:val="00700BBB"/>
    <w:rsid w:val="007014F7"/>
    <w:rsid w:val="007015A3"/>
    <w:rsid w:val="00702084"/>
    <w:rsid w:val="00702DC2"/>
    <w:rsid w:val="00703008"/>
    <w:rsid w:val="00703D3F"/>
    <w:rsid w:val="00703EB6"/>
    <w:rsid w:val="00704BA3"/>
    <w:rsid w:val="00704E02"/>
    <w:rsid w:val="00704F01"/>
    <w:rsid w:val="007051D0"/>
    <w:rsid w:val="00705234"/>
    <w:rsid w:val="007069C6"/>
    <w:rsid w:val="00706F2A"/>
    <w:rsid w:val="007073AC"/>
    <w:rsid w:val="00707BCF"/>
    <w:rsid w:val="00707F93"/>
    <w:rsid w:val="0071085C"/>
    <w:rsid w:val="00710BEC"/>
    <w:rsid w:val="0071138F"/>
    <w:rsid w:val="00711616"/>
    <w:rsid w:val="00711672"/>
    <w:rsid w:val="00712383"/>
    <w:rsid w:val="00712616"/>
    <w:rsid w:val="0071278B"/>
    <w:rsid w:val="00712A6A"/>
    <w:rsid w:val="00712AF4"/>
    <w:rsid w:val="00714541"/>
    <w:rsid w:val="00714AA6"/>
    <w:rsid w:val="00714B3A"/>
    <w:rsid w:val="0071528C"/>
    <w:rsid w:val="00715340"/>
    <w:rsid w:val="00715B18"/>
    <w:rsid w:val="00715DC8"/>
    <w:rsid w:val="00715FB1"/>
    <w:rsid w:val="0071626A"/>
    <w:rsid w:val="007168CB"/>
    <w:rsid w:val="00716D5F"/>
    <w:rsid w:val="00716DE1"/>
    <w:rsid w:val="00717252"/>
    <w:rsid w:val="007173C9"/>
    <w:rsid w:val="00717966"/>
    <w:rsid w:val="00717983"/>
    <w:rsid w:val="00717F5A"/>
    <w:rsid w:val="0072061C"/>
    <w:rsid w:val="00720B57"/>
    <w:rsid w:val="00720C8F"/>
    <w:rsid w:val="00720D28"/>
    <w:rsid w:val="00721E4C"/>
    <w:rsid w:val="007220CA"/>
    <w:rsid w:val="007231F6"/>
    <w:rsid w:val="0072391D"/>
    <w:rsid w:val="00723F88"/>
    <w:rsid w:val="007240CE"/>
    <w:rsid w:val="00724263"/>
    <w:rsid w:val="00724D78"/>
    <w:rsid w:val="00724E6B"/>
    <w:rsid w:val="00725BAE"/>
    <w:rsid w:val="007266E5"/>
    <w:rsid w:val="0072752C"/>
    <w:rsid w:val="00730227"/>
    <w:rsid w:val="00730A3E"/>
    <w:rsid w:val="00731131"/>
    <w:rsid w:val="007311D7"/>
    <w:rsid w:val="00731C53"/>
    <w:rsid w:val="007324ED"/>
    <w:rsid w:val="00732CDD"/>
    <w:rsid w:val="007339C5"/>
    <w:rsid w:val="00733A01"/>
    <w:rsid w:val="00733A64"/>
    <w:rsid w:val="007341A0"/>
    <w:rsid w:val="00734481"/>
    <w:rsid w:val="00734951"/>
    <w:rsid w:val="00736809"/>
    <w:rsid w:val="00736FA5"/>
    <w:rsid w:val="007370C1"/>
    <w:rsid w:val="00737459"/>
    <w:rsid w:val="007379B3"/>
    <w:rsid w:val="00740CE9"/>
    <w:rsid w:val="007412BC"/>
    <w:rsid w:val="00741665"/>
    <w:rsid w:val="00741BEE"/>
    <w:rsid w:val="00741D35"/>
    <w:rsid w:val="00742151"/>
    <w:rsid w:val="0074229C"/>
    <w:rsid w:val="0074230E"/>
    <w:rsid w:val="0074280F"/>
    <w:rsid w:val="007434A1"/>
    <w:rsid w:val="00743605"/>
    <w:rsid w:val="00743B45"/>
    <w:rsid w:val="00743B6B"/>
    <w:rsid w:val="00743F68"/>
    <w:rsid w:val="007447D8"/>
    <w:rsid w:val="00744AC8"/>
    <w:rsid w:val="00744B42"/>
    <w:rsid w:val="00745FA6"/>
    <w:rsid w:val="00746068"/>
    <w:rsid w:val="0074694E"/>
    <w:rsid w:val="00747AA6"/>
    <w:rsid w:val="00750D4C"/>
    <w:rsid w:val="007515A6"/>
    <w:rsid w:val="00751AF1"/>
    <w:rsid w:val="00751F2C"/>
    <w:rsid w:val="00752185"/>
    <w:rsid w:val="007531C7"/>
    <w:rsid w:val="007540BE"/>
    <w:rsid w:val="007551A3"/>
    <w:rsid w:val="00755251"/>
    <w:rsid w:val="00755583"/>
    <w:rsid w:val="00755716"/>
    <w:rsid w:val="00756528"/>
    <w:rsid w:val="0076036A"/>
    <w:rsid w:val="00760A1D"/>
    <w:rsid w:val="00760BD7"/>
    <w:rsid w:val="00761BE0"/>
    <w:rsid w:val="00761D29"/>
    <w:rsid w:val="00762626"/>
    <w:rsid w:val="00762795"/>
    <w:rsid w:val="00762A31"/>
    <w:rsid w:val="00762A35"/>
    <w:rsid w:val="00762A78"/>
    <w:rsid w:val="00762CC4"/>
    <w:rsid w:val="00762CEE"/>
    <w:rsid w:val="00763250"/>
    <w:rsid w:val="0076431F"/>
    <w:rsid w:val="00764ADF"/>
    <w:rsid w:val="00764E59"/>
    <w:rsid w:val="00764FF5"/>
    <w:rsid w:val="00765D20"/>
    <w:rsid w:val="00765D76"/>
    <w:rsid w:val="00767146"/>
    <w:rsid w:val="00770A3D"/>
    <w:rsid w:val="00770BED"/>
    <w:rsid w:val="00770DB5"/>
    <w:rsid w:val="00771217"/>
    <w:rsid w:val="00771300"/>
    <w:rsid w:val="00771580"/>
    <w:rsid w:val="007719D7"/>
    <w:rsid w:val="007720B2"/>
    <w:rsid w:val="00772A59"/>
    <w:rsid w:val="00772CB5"/>
    <w:rsid w:val="007734CD"/>
    <w:rsid w:val="00773A37"/>
    <w:rsid w:val="00773D58"/>
    <w:rsid w:val="007744CE"/>
    <w:rsid w:val="00774555"/>
    <w:rsid w:val="007749B6"/>
    <w:rsid w:val="00774F42"/>
    <w:rsid w:val="00775972"/>
    <w:rsid w:val="00775D4A"/>
    <w:rsid w:val="007760AE"/>
    <w:rsid w:val="00776448"/>
    <w:rsid w:val="007767B4"/>
    <w:rsid w:val="00776926"/>
    <w:rsid w:val="007773A9"/>
    <w:rsid w:val="0077776B"/>
    <w:rsid w:val="00777B07"/>
    <w:rsid w:val="00777D5F"/>
    <w:rsid w:val="00777E14"/>
    <w:rsid w:val="0078012F"/>
    <w:rsid w:val="007806D2"/>
    <w:rsid w:val="00780BD0"/>
    <w:rsid w:val="00780D74"/>
    <w:rsid w:val="0078159C"/>
    <w:rsid w:val="007819F3"/>
    <w:rsid w:val="00782066"/>
    <w:rsid w:val="00782786"/>
    <w:rsid w:val="00782D0E"/>
    <w:rsid w:val="0078309A"/>
    <w:rsid w:val="00783D0C"/>
    <w:rsid w:val="00783D2B"/>
    <w:rsid w:val="007845B2"/>
    <w:rsid w:val="007847C9"/>
    <w:rsid w:val="00785014"/>
    <w:rsid w:val="007856BC"/>
    <w:rsid w:val="007856EF"/>
    <w:rsid w:val="0078640D"/>
    <w:rsid w:val="00786A94"/>
    <w:rsid w:val="00786E1D"/>
    <w:rsid w:val="00787054"/>
    <w:rsid w:val="007874F1"/>
    <w:rsid w:val="007875C0"/>
    <w:rsid w:val="00787BF7"/>
    <w:rsid w:val="00790100"/>
    <w:rsid w:val="0079071A"/>
    <w:rsid w:val="00790BBF"/>
    <w:rsid w:val="007914AB"/>
    <w:rsid w:val="007915A2"/>
    <w:rsid w:val="00791993"/>
    <w:rsid w:val="00791AAD"/>
    <w:rsid w:val="00791B55"/>
    <w:rsid w:val="00791F6A"/>
    <w:rsid w:val="00792581"/>
    <w:rsid w:val="00792EEC"/>
    <w:rsid w:val="00793540"/>
    <w:rsid w:val="007937EE"/>
    <w:rsid w:val="007948E8"/>
    <w:rsid w:val="00795785"/>
    <w:rsid w:val="007958AA"/>
    <w:rsid w:val="00795A02"/>
    <w:rsid w:val="00795AB5"/>
    <w:rsid w:val="00795F22"/>
    <w:rsid w:val="00796893"/>
    <w:rsid w:val="00797D46"/>
    <w:rsid w:val="00797D67"/>
    <w:rsid w:val="007A0E89"/>
    <w:rsid w:val="007A1133"/>
    <w:rsid w:val="007A17C4"/>
    <w:rsid w:val="007A198C"/>
    <w:rsid w:val="007A1D66"/>
    <w:rsid w:val="007A237A"/>
    <w:rsid w:val="007A2AF9"/>
    <w:rsid w:val="007A3071"/>
    <w:rsid w:val="007A40EB"/>
    <w:rsid w:val="007A4839"/>
    <w:rsid w:val="007A5570"/>
    <w:rsid w:val="007A5C7C"/>
    <w:rsid w:val="007A5D05"/>
    <w:rsid w:val="007A6684"/>
    <w:rsid w:val="007A6BE3"/>
    <w:rsid w:val="007A746F"/>
    <w:rsid w:val="007A7624"/>
    <w:rsid w:val="007A7ADF"/>
    <w:rsid w:val="007A7B4B"/>
    <w:rsid w:val="007B0319"/>
    <w:rsid w:val="007B1098"/>
    <w:rsid w:val="007B268E"/>
    <w:rsid w:val="007B272F"/>
    <w:rsid w:val="007B2746"/>
    <w:rsid w:val="007B2F5F"/>
    <w:rsid w:val="007B30E4"/>
    <w:rsid w:val="007B31BF"/>
    <w:rsid w:val="007B32CA"/>
    <w:rsid w:val="007B339F"/>
    <w:rsid w:val="007B36D6"/>
    <w:rsid w:val="007B376C"/>
    <w:rsid w:val="007B3872"/>
    <w:rsid w:val="007B39AA"/>
    <w:rsid w:val="007B3E27"/>
    <w:rsid w:val="007B4223"/>
    <w:rsid w:val="007B44D4"/>
    <w:rsid w:val="007B5337"/>
    <w:rsid w:val="007B5AB2"/>
    <w:rsid w:val="007B5DA2"/>
    <w:rsid w:val="007B6B82"/>
    <w:rsid w:val="007B6E52"/>
    <w:rsid w:val="007B70FC"/>
    <w:rsid w:val="007B7116"/>
    <w:rsid w:val="007B7AAD"/>
    <w:rsid w:val="007C047F"/>
    <w:rsid w:val="007C148F"/>
    <w:rsid w:val="007C14D8"/>
    <w:rsid w:val="007C15AE"/>
    <w:rsid w:val="007C1B56"/>
    <w:rsid w:val="007C214E"/>
    <w:rsid w:val="007C2DD4"/>
    <w:rsid w:val="007C378F"/>
    <w:rsid w:val="007C3B7B"/>
    <w:rsid w:val="007C5A5F"/>
    <w:rsid w:val="007C5D1D"/>
    <w:rsid w:val="007C7038"/>
    <w:rsid w:val="007C73CB"/>
    <w:rsid w:val="007D0974"/>
    <w:rsid w:val="007D0C85"/>
    <w:rsid w:val="007D0F3F"/>
    <w:rsid w:val="007D105D"/>
    <w:rsid w:val="007D1CF0"/>
    <w:rsid w:val="007D2617"/>
    <w:rsid w:val="007D26C2"/>
    <w:rsid w:val="007D300F"/>
    <w:rsid w:val="007D34FB"/>
    <w:rsid w:val="007D3863"/>
    <w:rsid w:val="007D3A10"/>
    <w:rsid w:val="007D3BB0"/>
    <w:rsid w:val="007D564D"/>
    <w:rsid w:val="007D5FC7"/>
    <w:rsid w:val="007D611D"/>
    <w:rsid w:val="007D717F"/>
    <w:rsid w:val="007D7EE7"/>
    <w:rsid w:val="007E0A4D"/>
    <w:rsid w:val="007E0B75"/>
    <w:rsid w:val="007E0EA1"/>
    <w:rsid w:val="007E10B9"/>
    <w:rsid w:val="007E1A91"/>
    <w:rsid w:val="007E25D9"/>
    <w:rsid w:val="007E2B1E"/>
    <w:rsid w:val="007E2E05"/>
    <w:rsid w:val="007E34DD"/>
    <w:rsid w:val="007E4519"/>
    <w:rsid w:val="007E517A"/>
    <w:rsid w:val="007E5AD9"/>
    <w:rsid w:val="007E6344"/>
    <w:rsid w:val="007E693B"/>
    <w:rsid w:val="007E6EDC"/>
    <w:rsid w:val="007E74D8"/>
    <w:rsid w:val="007F06D4"/>
    <w:rsid w:val="007F077D"/>
    <w:rsid w:val="007F092F"/>
    <w:rsid w:val="007F123D"/>
    <w:rsid w:val="007F186E"/>
    <w:rsid w:val="007F2633"/>
    <w:rsid w:val="007F3A28"/>
    <w:rsid w:val="007F3F23"/>
    <w:rsid w:val="007F4428"/>
    <w:rsid w:val="007F491D"/>
    <w:rsid w:val="007F53E2"/>
    <w:rsid w:val="007F54AF"/>
    <w:rsid w:val="007F54EB"/>
    <w:rsid w:val="007F5BCC"/>
    <w:rsid w:val="007F5BDA"/>
    <w:rsid w:val="007F65D3"/>
    <w:rsid w:val="007F70BF"/>
    <w:rsid w:val="007F7307"/>
    <w:rsid w:val="007F7748"/>
    <w:rsid w:val="007F7FF3"/>
    <w:rsid w:val="0080014B"/>
    <w:rsid w:val="0080046E"/>
    <w:rsid w:val="0080095E"/>
    <w:rsid w:val="00801146"/>
    <w:rsid w:val="00801A2B"/>
    <w:rsid w:val="00801C7F"/>
    <w:rsid w:val="00803351"/>
    <w:rsid w:val="0080386E"/>
    <w:rsid w:val="00803B2F"/>
    <w:rsid w:val="0080595F"/>
    <w:rsid w:val="00805D4C"/>
    <w:rsid w:val="00805E16"/>
    <w:rsid w:val="00806073"/>
    <w:rsid w:val="0080662D"/>
    <w:rsid w:val="00806B55"/>
    <w:rsid w:val="0080711D"/>
    <w:rsid w:val="00807D96"/>
    <w:rsid w:val="0081022E"/>
    <w:rsid w:val="00810640"/>
    <w:rsid w:val="00811C72"/>
    <w:rsid w:val="0081233F"/>
    <w:rsid w:val="00812409"/>
    <w:rsid w:val="00812B52"/>
    <w:rsid w:val="00813073"/>
    <w:rsid w:val="00813F7B"/>
    <w:rsid w:val="0081499A"/>
    <w:rsid w:val="008150D1"/>
    <w:rsid w:val="00815730"/>
    <w:rsid w:val="008163C7"/>
    <w:rsid w:val="008168E5"/>
    <w:rsid w:val="00817511"/>
    <w:rsid w:val="00817582"/>
    <w:rsid w:val="0081788D"/>
    <w:rsid w:val="00817AF1"/>
    <w:rsid w:val="008203AA"/>
    <w:rsid w:val="00820DD8"/>
    <w:rsid w:val="00821824"/>
    <w:rsid w:val="008219AD"/>
    <w:rsid w:val="008229C3"/>
    <w:rsid w:val="00822B27"/>
    <w:rsid w:val="00822D9F"/>
    <w:rsid w:val="008236A6"/>
    <w:rsid w:val="00823B6E"/>
    <w:rsid w:val="00823F0C"/>
    <w:rsid w:val="00824BB7"/>
    <w:rsid w:val="00825A39"/>
    <w:rsid w:val="00825FFB"/>
    <w:rsid w:val="00826BDE"/>
    <w:rsid w:val="00826ED7"/>
    <w:rsid w:val="00827832"/>
    <w:rsid w:val="00827B05"/>
    <w:rsid w:val="00827E7A"/>
    <w:rsid w:val="00830220"/>
    <w:rsid w:val="0083038F"/>
    <w:rsid w:val="0083083D"/>
    <w:rsid w:val="0083119D"/>
    <w:rsid w:val="008311D0"/>
    <w:rsid w:val="00832506"/>
    <w:rsid w:val="00832B7A"/>
    <w:rsid w:val="00832D74"/>
    <w:rsid w:val="00833224"/>
    <w:rsid w:val="00833280"/>
    <w:rsid w:val="00834681"/>
    <w:rsid w:val="008346A1"/>
    <w:rsid w:val="00834ABA"/>
    <w:rsid w:val="0083560E"/>
    <w:rsid w:val="008356B6"/>
    <w:rsid w:val="00835848"/>
    <w:rsid w:val="0083601F"/>
    <w:rsid w:val="00837B64"/>
    <w:rsid w:val="00840215"/>
    <w:rsid w:val="00840729"/>
    <w:rsid w:val="0084075C"/>
    <w:rsid w:val="00840768"/>
    <w:rsid w:val="008408AF"/>
    <w:rsid w:val="00840992"/>
    <w:rsid w:val="008409E2"/>
    <w:rsid w:val="00841447"/>
    <w:rsid w:val="0084378C"/>
    <w:rsid w:val="008437A2"/>
    <w:rsid w:val="00843B1D"/>
    <w:rsid w:val="00843ED0"/>
    <w:rsid w:val="008440EE"/>
    <w:rsid w:val="00844430"/>
    <w:rsid w:val="0084496A"/>
    <w:rsid w:val="00844AB1"/>
    <w:rsid w:val="00845054"/>
    <w:rsid w:val="0084561A"/>
    <w:rsid w:val="008467E0"/>
    <w:rsid w:val="008473C5"/>
    <w:rsid w:val="00847802"/>
    <w:rsid w:val="00847AAB"/>
    <w:rsid w:val="008504C0"/>
    <w:rsid w:val="0085198E"/>
    <w:rsid w:val="008521D1"/>
    <w:rsid w:val="0085245A"/>
    <w:rsid w:val="00852676"/>
    <w:rsid w:val="00852A2E"/>
    <w:rsid w:val="00852CA2"/>
    <w:rsid w:val="00852FC1"/>
    <w:rsid w:val="00853BE3"/>
    <w:rsid w:val="00853D0B"/>
    <w:rsid w:val="008542C5"/>
    <w:rsid w:val="008547B1"/>
    <w:rsid w:val="008569BC"/>
    <w:rsid w:val="00857447"/>
    <w:rsid w:val="00860487"/>
    <w:rsid w:val="0086048D"/>
    <w:rsid w:val="00860811"/>
    <w:rsid w:val="00860901"/>
    <w:rsid w:val="00860BE7"/>
    <w:rsid w:val="00860DC1"/>
    <w:rsid w:val="008620FA"/>
    <w:rsid w:val="00862F0A"/>
    <w:rsid w:val="008636F1"/>
    <w:rsid w:val="008639BA"/>
    <w:rsid w:val="00863A35"/>
    <w:rsid w:val="00864B8D"/>
    <w:rsid w:val="008657E4"/>
    <w:rsid w:val="0086634D"/>
    <w:rsid w:val="0086642E"/>
    <w:rsid w:val="00866B5B"/>
    <w:rsid w:val="008674C8"/>
    <w:rsid w:val="00867920"/>
    <w:rsid w:val="00867AC7"/>
    <w:rsid w:val="00867EB6"/>
    <w:rsid w:val="0087036D"/>
    <w:rsid w:val="008707D0"/>
    <w:rsid w:val="00870F3B"/>
    <w:rsid w:val="00871524"/>
    <w:rsid w:val="00871853"/>
    <w:rsid w:val="00871CD9"/>
    <w:rsid w:val="00871E6C"/>
    <w:rsid w:val="00873275"/>
    <w:rsid w:val="0087365A"/>
    <w:rsid w:val="00873F66"/>
    <w:rsid w:val="00874546"/>
    <w:rsid w:val="0087565D"/>
    <w:rsid w:val="00875F86"/>
    <w:rsid w:val="00876C76"/>
    <w:rsid w:val="008777B2"/>
    <w:rsid w:val="00877CAB"/>
    <w:rsid w:val="00877CDA"/>
    <w:rsid w:val="0088005A"/>
    <w:rsid w:val="008806AB"/>
    <w:rsid w:val="008808CB"/>
    <w:rsid w:val="00881542"/>
    <w:rsid w:val="008820B1"/>
    <w:rsid w:val="0088240D"/>
    <w:rsid w:val="00883766"/>
    <w:rsid w:val="00884859"/>
    <w:rsid w:val="008864BC"/>
    <w:rsid w:val="00887A21"/>
    <w:rsid w:val="00890DF2"/>
    <w:rsid w:val="00890E40"/>
    <w:rsid w:val="0089136A"/>
    <w:rsid w:val="00891A37"/>
    <w:rsid w:val="00891AFB"/>
    <w:rsid w:val="00891B27"/>
    <w:rsid w:val="008920F6"/>
    <w:rsid w:val="008921FD"/>
    <w:rsid w:val="008927E0"/>
    <w:rsid w:val="0089299D"/>
    <w:rsid w:val="00893A4B"/>
    <w:rsid w:val="00893B47"/>
    <w:rsid w:val="00893F45"/>
    <w:rsid w:val="0089451E"/>
    <w:rsid w:val="0089486B"/>
    <w:rsid w:val="0089556C"/>
    <w:rsid w:val="008956E5"/>
    <w:rsid w:val="00895AEB"/>
    <w:rsid w:val="00896D36"/>
    <w:rsid w:val="00897321"/>
    <w:rsid w:val="00897717"/>
    <w:rsid w:val="00897788"/>
    <w:rsid w:val="00897C86"/>
    <w:rsid w:val="008A02AF"/>
    <w:rsid w:val="008A0619"/>
    <w:rsid w:val="008A0689"/>
    <w:rsid w:val="008A09FC"/>
    <w:rsid w:val="008A1290"/>
    <w:rsid w:val="008A1F31"/>
    <w:rsid w:val="008A2350"/>
    <w:rsid w:val="008A2B75"/>
    <w:rsid w:val="008A34F1"/>
    <w:rsid w:val="008A45DA"/>
    <w:rsid w:val="008A5010"/>
    <w:rsid w:val="008A6302"/>
    <w:rsid w:val="008A695F"/>
    <w:rsid w:val="008A70A9"/>
    <w:rsid w:val="008A744B"/>
    <w:rsid w:val="008A7906"/>
    <w:rsid w:val="008B06D5"/>
    <w:rsid w:val="008B10FD"/>
    <w:rsid w:val="008B22A7"/>
    <w:rsid w:val="008B2A39"/>
    <w:rsid w:val="008B32DE"/>
    <w:rsid w:val="008B3D18"/>
    <w:rsid w:val="008B5A34"/>
    <w:rsid w:val="008B6711"/>
    <w:rsid w:val="008B6BAB"/>
    <w:rsid w:val="008B6EC4"/>
    <w:rsid w:val="008B7016"/>
    <w:rsid w:val="008B734F"/>
    <w:rsid w:val="008C04CE"/>
    <w:rsid w:val="008C04E6"/>
    <w:rsid w:val="008C0871"/>
    <w:rsid w:val="008C17DE"/>
    <w:rsid w:val="008C1ED4"/>
    <w:rsid w:val="008C2187"/>
    <w:rsid w:val="008C2ED1"/>
    <w:rsid w:val="008C34BD"/>
    <w:rsid w:val="008C398F"/>
    <w:rsid w:val="008C43F0"/>
    <w:rsid w:val="008C49A2"/>
    <w:rsid w:val="008C4C59"/>
    <w:rsid w:val="008C6414"/>
    <w:rsid w:val="008C6754"/>
    <w:rsid w:val="008C6AF0"/>
    <w:rsid w:val="008C6F9F"/>
    <w:rsid w:val="008C7270"/>
    <w:rsid w:val="008C7369"/>
    <w:rsid w:val="008C77CA"/>
    <w:rsid w:val="008D0808"/>
    <w:rsid w:val="008D0E8B"/>
    <w:rsid w:val="008D131D"/>
    <w:rsid w:val="008D2A40"/>
    <w:rsid w:val="008D2EC2"/>
    <w:rsid w:val="008D3056"/>
    <w:rsid w:val="008D30CB"/>
    <w:rsid w:val="008D3E93"/>
    <w:rsid w:val="008D5EC8"/>
    <w:rsid w:val="008D61EB"/>
    <w:rsid w:val="008D67D7"/>
    <w:rsid w:val="008D6D60"/>
    <w:rsid w:val="008D775B"/>
    <w:rsid w:val="008D7DA3"/>
    <w:rsid w:val="008D7E7D"/>
    <w:rsid w:val="008E0B17"/>
    <w:rsid w:val="008E0E4F"/>
    <w:rsid w:val="008E13B3"/>
    <w:rsid w:val="008E1622"/>
    <w:rsid w:val="008E17D4"/>
    <w:rsid w:val="008E1EAE"/>
    <w:rsid w:val="008E1ED9"/>
    <w:rsid w:val="008E1F5A"/>
    <w:rsid w:val="008E2315"/>
    <w:rsid w:val="008E25A6"/>
    <w:rsid w:val="008E3367"/>
    <w:rsid w:val="008E341C"/>
    <w:rsid w:val="008E3E3F"/>
    <w:rsid w:val="008E4A1F"/>
    <w:rsid w:val="008E5484"/>
    <w:rsid w:val="008E599F"/>
    <w:rsid w:val="008E5B87"/>
    <w:rsid w:val="008E6395"/>
    <w:rsid w:val="008E699B"/>
    <w:rsid w:val="008E6C1A"/>
    <w:rsid w:val="008E6E98"/>
    <w:rsid w:val="008E704B"/>
    <w:rsid w:val="008E752C"/>
    <w:rsid w:val="008E76AA"/>
    <w:rsid w:val="008F0691"/>
    <w:rsid w:val="008F0D15"/>
    <w:rsid w:val="008F1AA4"/>
    <w:rsid w:val="008F2221"/>
    <w:rsid w:val="008F23B7"/>
    <w:rsid w:val="008F2600"/>
    <w:rsid w:val="008F2C98"/>
    <w:rsid w:val="008F2FB7"/>
    <w:rsid w:val="008F3C8B"/>
    <w:rsid w:val="008F432E"/>
    <w:rsid w:val="008F483F"/>
    <w:rsid w:val="008F4BE8"/>
    <w:rsid w:val="008F62D6"/>
    <w:rsid w:val="008F64F0"/>
    <w:rsid w:val="008F66FB"/>
    <w:rsid w:val="008F6845"/>
    <w:rsid w:val="008F6D31"/>
    <w:rsid w:val="008F7093"/>
    <w:rsid w:val="008F71B4"/>
    <w:rsid w:val="00900653"/>
    <w:rsid w:val="009008B7"/>
    <w:rsid w:val="00900E91"/>
    <w:rsid w:val="009013A2"/>
    <w:rsid w:val="0090179C"/>
    <w:rsid w:val="009018D9"/>
    <w:rsid w:val="009019EC"/>
    <w:rsid w:val="00901A88"/>
    <w:rsid w:val="0090209F"/>
    <w:rsid w:val="009028EE"/>
    <w:rsid w:val="00902DE7"/>
    <w:rsid w:val="00903518"/>
    <w:rsid w:val="009039DA"/>
    <w:rsid w:val="00903EBA"/>
    <w:rsid w:val="00903FCD"/>
    <w:rsid w:val="0090437A"/>
    <w:rsid w:val="009045E5"/>
    <w:rsid w:val="00904742"/>
    <w:rsid w:val="00904874"/>
    <w:rsid w:val="00904B31"/>
    <w:rsid w:val="00904E3A"/>
    <w:rsid w:val="00905A24"/>
    <w:rsid w:val="00907C7D"/>
    <w:rsid w:val="00907EDC"/>
    <w:rsid w:val="009100FA"/>
    <w:rsid w:val="009102D6"/>
    <w:rsid w:val="009102E0"/>
    <w:rsid w:val="0091064A"/>
    <w:rsid w:val="00910756"/>
    <w:rsid w:val="00910BFC"/>
    <w:rsid w:val="00910F37"/>
    <w:rsid w:val="00910FA9"/>
    <w:rsid w:val="00911220"/>
    <w:rsid w:val="0091142B"/>
    <w:rsid w:val="00911B02"/>
    <w:rsid w:val="009124E7"/>
    <w:rsid w:val="0091251C"/>
    <w:rsid w:val="00912BE4"/>
    <w:rsid w:val="00912C2B"/>
    <w:rsid w:val="00913367"/>
    <w:rsid w:val="009148D2"/>
    <w:rsid w:val="009149D3"/>
    <w:rsid w:val="00914FC8"/>
    <w:rsid w:val="009155C8"/>
    <w:rsid w:val="0091566C"/>
    <w:rsid w:val="00915741"/>
    <w:rsid w:val="00915FB5"/>
    <w:rsid w:val="0091626A"/>
    <w:rsid w:val="009167D8"/>
    <w:rsid w:val="0091779A"/>
    <w:rsid w:val="00917A2E"/>
    <w:rsid w:val="00917B66"/>
    <w:rsid w:val="00917EDB"/>
    <w:rsid w:val="00920194"/>
    <w:rsid w:val="00920CF9"/>
    <w:rsid w:val="00920FAD"/>
    <w:rsid w:val="00921E77"/>
    <w:rsid w:val="009223A7"/>
    <w:rsid w:val="00923547"/>
    <w:rsid w:val="009235CA"/>
    <w:rsid w:val="009237B3"/>
    <w:rsid w:val="009239E4"/>
    <w:rsid w:val="00923B20"/>
    <w:rsid w:val="00923F81"/>
    <w:rsid w:val="009241E3"/>
    <w:rsid w:val="00924480"/>
    <w:rsid w:val="00924899"/>
    <w:rsid w:val="00924ECB"/>
    <w:rsid w:val="00924FE4"/>
    <w:rsid w:val="009259AE"/>
    <w:rsid w:val="00925C63"/>
    <w:rsid w:val="00926178"/>
    <w:rsid w:val="00927071"/>
    <w:rsid w:val="009271FB"/>
    <w:rsid w:val="0092734B"/>
    <w:rsid w:val="00927D18"/>
    <w:rsid w:val="0093038C"/>
    <w:rsid w:val="00930EBA"/>
    <w:rsid w:val="009319F6"/>
    <w:rsid w:val="00931A49"/>
    <w:rsid w:val="00931D68"/>
    <w:rsid w:val="0093230E"/>
    <w:rsid w:val="00933068"/>
    <w:rsid w:val="00933425"/>
    <w:rsid w:val="00933667"/>
    <w:rsid w:val="00934B23"/>
    <w:rsid w:val="00934C6C"/>
    <w:rsid w:val="0093582C"/>
    <w:rsid w:val="00935C4E"/>
    <w:rsid w:val="00935D53"/>
    <w:rsid w:val="00936E9A"/>
    <w:rsid w:val="009373B3"/>
    <w:rsid w:val="009375DD"/>
    <w:rsid w:val="00937CC7"/>
    <w:rsid w:val="009401F2"/>
    <w:rsid w:val="0094039A"/>
    <w:rsid w:val="009404C2"/>
    <w:rsid w:val="0094063C"/>
    <w:rsid w:val="00940648"/>
    <w:rsid w:val="00940E08"/>
    <w:rsid w:val="0094127F"/>
    <w:rsid w:val="009416E1"/>
    <w:rsid w:val="009417F9"/>
    <w:rsid w:val="0094206D"/>
    <w:rsid w:val="009427F3"/>
    <w:rsid w:val="009436CB"/>
    <w:rsid w:val="00943E17"/>
    <w:rsid w:val="00943FC4"/>
    <w:rsid w:val="009444B4"/>
    <w:rsid w:val="00945722"/>
    <w:rsid w:val="00945DD2"/>
    <w:rsid w:val="00946646"/>
    <w:rsid w:val="00946D18"/>
    <w:rsid w:val="00946F3E"/>
    <w:rsid w:val="00946FE8"/>
    <w:rsid w:val="0094720D"/>
    <w:rsid w:val="00947B33"/>
    <w:rsid w:val="00950FB5"/>
    <w:rsid w:val="00951075"/>
    <w:rsid w:val="00951410"/>
    <w:rsid w:val="00953717"/>
    <w:rsid w:val="00953D58"/>
    <w:rsid w:val="0095424A"/>
    <w:rsid w:val="009542BC"/>
    <w:rsid w:val="00954D46"/>
    <w:rsid w:val="00954FD5"/>
    <w:rsid w:val="009556A4"/>
    <w:rsid w:val="00956DAF"/>
    <w:rsid w:val="009573E9"/>
    <w:rsid w:val="00957C11"/>
    <w:rsid w:val="00960261"/>
    <w:rsid w:val="009605C7"/>
    <w:rsid w:val="009608D2"/>
    <w:rsid w:val="009614BD"/>
    <w:rsid w:val="009618E9"/>
    <w:rsid w:val="0096198B"/>
    <w:rsid w:val="00962A9F"/>
    <w:rsid w:val="00962B4E"/>
    <w:rsid w:val="00962BE0"/>
    <w:rsid w:val="00963498"/>
    <w:rsid w:val="00963618"/>
    <w:rsid w:val="009638B2"/>
    <w:rsid w:val="009652AA"/>
    <w:rsid w:val="009656B8"/>
    <w:rsid w:val="009660A1"/>
    <w:rsid w:val="0096616F"/>
    <w:rsid w:val="0096644F"/>
    <w:rsid w:val="00966831"/>
    <w:rsid w:val="00966DDB"/>
    <w:rsid w:val="0096730E"/>
    <w:rsid w:val="00967408"/>
    <w:rsid w:val="0096785A"/>
    <w:rsid w:val="00970153"/>
    <w:rsid w:val="00970735"/>
    <w:rsid w:val="00970E54"/>
    <w:rsid w:val="009718D9"/>
    <w:rsid w:val="009726DD"/>
    <w:rsid w:val="0097284B"/>
    <w:rsid w:val="009731FA"/>
    <w:rsid w:val="00973ECC"/>
    <w:rsid w:val="009741F6"/>
    <w:rsid w:val="0097460B"/>
    <w:rsid w:val="00974C00"/>
    <w:rsid w:val="00975614"/>
    <w:rsid w:val="00975745"/>
    <w:rsid w:val="00975A36"/>
    <w:rsid w:val="009765AD"/>
    <w:rsid w:val="00976D1D"/>
    <w:rsid w:val="009776D7"/>
    <w:rsid w:val="00977AFE"/>
    <w:rsid w:val="00977C18"/>
    <w:rsid w:val="00980162"/>
    <w:rsid w:val="009801B4"/>
    <w:rsid w:val="00981169"/>
    <w:rsid w:val="009818A9"/>
    <w:rsid w:val="00981BEB"/>
    <w:rsid w:val="00981E43"/>
    <w:rsid w:val="00982D6D"/>
    <w:rsid w:val="00983215"/>
    <w:rsid w:val="009834B8"/>
    <w:rsid w:val="00983CAB"/>
    <w:rsid w:val="009850FE"/>
    <w:rsid w:val="00986139"/>
    <w:rsid w:val="0098665B"/>
    <w:rsid w:val="009878C7"/>
    <w:rsid w:val="00987D9F"/>
    <w:rsid w:val="00987F2C"/>
    <w:rsid w:val="00990583"/>
    <w:rsid w:val="00991773"/>
    <w:rsid w:val="00992B59"/>
    <w:rsid w:val="0099301D"/>
    <w:rsid w:val="009938D5"/>
    <w:rsid w:val="00994617"/>
    <w:rsid w:val="0099481F"/>
    <w:rsid w:val="00994A90"/>
    <w:rsid w:val="00994C05"/>
    <w:rsid w:val="009954AB"/>
    <w:rsid w:val="009957E7"/>
    <w:rsid w:val="009A12DC"/>
    <w:rsid w:val="009A232E"/>
    <w:rsid w:val="009A2618"/>
    <w:rsid w:val="009A2BF1"/>
    <w:rsid w:val="009A46E0"/>
    <w:rsid w:val="009A4D35"/>
    <w:rsid w:val="009A5678"/>
    <w:rsid w:val="009A69D2"/>
    <w:rsid w:val="009A6AB4"/>
    <w:rsid w:val="009A7205"/>
    <w:rsid w:val="009B0800"/>
    <w:rsid w:val="009B109F"/>
    <w:rsid w:val="009B1CEB"/>
    <w:rsid w:val="009B1E02"/>
    <w:rsid w:val="009B2A95"/>
    <w:rsid w:val="009B41CE"/>
    <w:rsid w:val="009B4B00"/>
    <w:rsid w:val="009B4E47"/>
    <w:rsid w:val="009B54C0"/>
    <w:rsid w:val="009B6569"/>
    <w:rsid w:val="009B752A"/>
    <w:rsid w:val="009B790E"/>
    <w:rsid w:val="009B7C00"/>
    <w:rsid w:val="009C0B6C"/>
    <w:rsid w:val="009C0E26"/>
    <w:rsid w:val="009C0F14"/>
    <w:rsid w:val="009C0FD1"/>
    <w:rsid w:val="009C209B"/>
    <w:rsid w:val="009C279A"/>
    <w:rsid w:val="009C2ECB"/>
    <w:rsid w:val="009C3065"/>
    <w:rsid w:val="009C30B0"/>
    <w:rsid w:val="009C33C6"/>
    <w:rsid w:val="009C3AC5"/>
    <w:rsid w:val="009C3F81"/>
    <w:rsid w:val="009C5006"/>
    <w:rsid w:val="009C53C9"/>
    <w:rsid w:val="009C564F"/>
    <w:rsid w:val="009C5BF8"/>
    <w:rsid w:val="009C5C55"/>
    <w:rsid w:val="009C5E36"/>
    <w:rsid w:val="009C65EF"/>
    <w:rsid w:val="009C6722"/>
    <w:rsid w:val="009C67F4"/>
    <w:rsid w:val="009C70E2"/>
    <w:rsid w:val="009C74A5"/>
    <w:rsid w:val="009C7AFC"/>
    <w:rsid w:val="009C7D50"/>
    <w:rsid w:val="009D02B0"/>
    <w:rsid w:val="009D0509"/>
    <w:rsid w:val="009D08DB"/>
    <w:rsid w:val="009D0A6C"/>
    <w:rsid w:val="009D0E00"/>
    <w:rsid w:val="009D11A7"/>
    <w:rsid w:val="009D1878"/>
    <w:rsid w:val="009D285F"/>
    <w:rsid w:val="009D314E"/>
    <w:rsid w:val="009D40B8"/>
    <w:rsid w:val="009D41EF"/>
    <w:rsid w:val="009D6484"/>
    <w:rsid w:val="009D6489"/>
    <w:rsid w:val="009D68DB"/>
    <w:rsid w:val="009D6B16"/>
    <w:rsid w:val="009D6F31"/>
    <w:rsid w:val="009D6F69"/>
    <w:rsid w:val="009E001E"/>
    <w:rsid w:val="009E079D"/>
    <w:rsid w:val="009E0B3E"/>
    <w:rsid w:val="009E1EE1"/>
    <w:rsid w:val="009E259A"/>
    <w:rsid w:val="009E2BEF"/>
    <w:rsid w:val="009E4073"/>
    <w:rsid w:val="009E45B3"/>
    <w:rsid w:val="009E45E3"/>
    <w:rsid w:val="009E4AB3"/>
    <w:rsid w:val="009E4F23"/>
    <w:rsid w:val="009E5891"/>
    <w:rsid w:val="009E5951"/>
    <w:rsid w:val="009E5DC1"/>
    <w:rsid w:val="009E6D78"/>
    <w:rsid w:val="009E7D60"/>
    <w:rsid w:val="009E7DD9"/>
    <w:rsid w:val="009F00BA"/>
    <w:rsid w:val="009F03EB"/>
    <w:rsid w:val="009F0EE9"/>
    <w:rsid w:val="009F11BB"/>
    <w:rsid w:val="009F1AF2"/>
    <w:rsid w:val="009F2449"/>
    <w:rsid w:val="009F257D"/>
    <w:rsid w:val="009F26CF"/>
    <w:rsid w:val="009F33A2"/>
    <w:rsid w:val="009F3A33"/>
    <w:rsid w:val="009F3DD4"/>
    <w:rsid w:val="009F509D"/>
    <w:rsid w:val="009F5354"/>
    <w:rsid w:val="009F5511"/>
    <w:rsid w:val="009F5AAE"/>
    <w:rsid w:val="009F629D"/>
    <w:rsid w:val="009F6465"/>
    <w:rsid w:val="009F6A72"/>
    <w:rsid w:val="009F7702"/>
    <w:rsid w:val="009F7D41"/>
    <w:rsid w:val="00A00374"/>
    <w:rsid w:val="00A00C3E"/>
    <w:rsid w:val="00A00E1A"/>
    <w:rsid w:val="00A00F6F"/>
    <w:rsid w:val="00A01028"/>
    <w:rsid w:val="00A01226"/>
    <w:rsid w:val="00A03374"/>
    <w:rsid w:val="00A039F9"/>
    <w:rsid w:val="00A042C6"/>
    <w:rsid w:val="00A0432F"/>
    <w:rsid w:val="00A0520E"/>
    <w:rsid w:val="00A05ADE"/>
    <w:rsid w:val="00A05C4F"/>
    <w:rsid w:val="00A05E26"/>
    <w:rsid w:val="00A072B9"/>
    <w:rsid w:val="00A07814"/>
    <w:rsid w:val="00A07B0E"/>
    <w:rsid w:val="00A103E6"/>
    <w:rsid w:val="00A10DB6"/>
    <w:rsid w:val="00A11C69"/>
    <w:rsid w:val="00A123CA"/>
    <w:rsid w:val="00A1248B"/>
    <w:rsid w:val="00A12620"/>
    <w:rsid w:val="00A130D0"/>
    <w:rsid w:val="00A13295"/>
    <w:rsid w:val="00A13453"/>
    <w:rsid w:val="00A13D77"/>
    <w:rsid w:val="00A14ABC"/>
    <w:rsid w:val="00A14EFD"/>
    <w:rsid w:val="00A15BF9"/>
    <w:rsid w:val="00A160CB"/>
    <w:rsid w:val="00A16776"/>
    <w:rsid w:val="00A16827"/>
    <w:rsid w:val="00A16A37"/>
    <w:rsid w:val="00A17B7F"/>
    <w:rsid w:val="00A2061F"/>
    <w:rsid w:val="00A21053"/>
    <w:rsid w:val="00A219CC"/>
    <w:rsid w:val="00A21A13"/>
    <w:rsid w:val="00A21D06"/>
    <w:rsid w:val="00A22CD2"/>
    <w:rsid w:val="00A23346"/>
    <w:rsid w:val="00A247F5"/>
    <w:rsid w:val="00A24B1B"/>
    <w:rsid w:val="00A24EF7"/>
    <w:rsid w:val="00A2620D"/>
    <w:rsid w:val="00A27CA4"/>
    <w:rsid w:val="00A27F47"/>
    <w:rsid w:val="00A27F5D"/>
    <w:rsid w:val="00A30F48"/>
    <w:rsid w:val="00A3107A"/>
    <w:rsid w:val="00A312DE"/>
    <w:rsid w:val="00A31568"/>
    <w:rsid w:val="00A31DAE"/>
    <w:rsid w:val="00A32139"/>
    <w:rsid w:val="00A32771"/>
    <w:rsid w:val="00A3293C"/>
    <w:rsid w:val="00A32CCE"/>
    <w:rsid w:val="00A340BB"/>
    <w:rsid w:val="00A340CD"/>
    <w:rsid w:val="00A34194"/>
    <w:rsid w:val="00A348B5"/>
    <w:rsid w:val="00A348F5"/>
    <w:rsid w:val="00A34B58"/>
    <w:rsid w:val="00A3669A"/>
    <w:rsid w:val="00A36AC7"/>
    <w:rsid w:val="00A36D95"/>
    <w:rsid w:val="00A36F2C"/>
    <w:rsid w:val="00A37C75"/>
    <w:rsid w:val="00A40015"/>
    <w:rsid w:val="00A40539"/>
    <w:rsid w:val="00A4068F"/>
    <w:rsid w:val="00A40D4A"/>
    <w:rsid w:val="00A41159"/>
    <w:rsid w:val="00A41259"/>
    <w:rsid w:val="00A41506"/>
    <w:rsid w:val="00A41AD7"/>
    <w:rsid w:val="00A41F64"/>
    <w:rsid w:val="00A4219E"/>
    <w:rsid w:val="00A422DC"/>
    <w:rsid w:val="00A43B6B"/>
    <w:rsid w:val="00A43BDE"/>
    <w:rsid w:val="00A4471C"/>
    <w:rsid w:val="00A4501E"/>
    <w:rsid w:val="00A450AB"/>
    <w:rsid w:val="00A45C97"/>
    <w:rsid w:val="00A46095"/>
    <w:rsid w:val="00A4616D"/>
    <w:rsid w:val="00A46B44"/>
    <w:rsid w:val="00A47E20"/>
    <w:rsid w:val="00A500EB"/>
    <w:rsid w:val="00A50A41"/>
    <w:rsid w:val="00A50D1D"/>
    <w:rsid w:val="00A51557"/>
    <w:rsid w:val="00A528FE"/>
    <w:rsid w:val="00A52D16"/>
    <w:rsid w:val="00A53699"/>
    <w:rsid w:val="00A5404E"/>
    <w:rsid w:val="00A55412"/>
    <w:rsid w:val="00A55CBC"/>
    <w:rsid w:val="00A5692B"/>
    <w:rsid w:val="00A56BB9"/>
    <w:rsid w:val="00A56C8E"/>
    <w:rsid w:val="00A572EE"/>
    <w:rsid w:val="00A5790C"/>
    <w:rsid w:val="00A60141"/>
    <w:rsid w:val="00A604DD"/>
    <w:rsid w:val="00A606C4"/>
    <w:rsid w:val="00A61020"/>
    <w:rsid w:val="00A61DCF"/>
    <w:rsid w:val="00A62C3B"/>
    <w:rsid w:val="00A63292"/>
    <w:rsid w:val="00A644CD"/>
    <w:rsid w:val="00A64695"/>
    <w:rsid w:val="00A64D30"/>
    <w:rsid w:val="00A651D8"/>
    <w:rsid w:val="00A65D49"/>
    <w:rsid w:val="00A65EA0"/>
    <w:rsid w:val="00A66014"/>
    <w:rsid w:val="00A66096"/>
    <w:rsid w:val="00A6610C"/>
    <w:rsid w:val="00A67B3E"/>
    <w:rsid w:val="00A67DC9"/>
    <w:rsid w:val="00A70807"/>
    <w:rsid w:val="00A70B4C"/>
    <w:rsid w:val="00A71283"/>
    <w:rsid w:val="00A712D8"/>
    <w:rsid w:val="00A71E4C"/>
    <w:rsid w:val="00A7218A"/>
    <w:rsid w:val="00A72669"/>
    <w:rsid w:val="00A726B3"/>
    <w:rsid w:val="00A7311D"/>
    <w:rsid w:val="00A73462"/>
    <w:rsid w:val="00A73C87"/>
    <w:rsid w:val="00A744EC"/>
    <w:rsid w:val="00A74952"/>
    <w:rsid w:val="00A76427"/>
    <w:rsid w:val="00A76A52"/>
    <w:rsid w:val="00A76B2F"/>
    <w:rsid w:val="00A76CF3"/>
    <w:rsid w:val="00A7798E"/>
    <w:rsid w:val="00A779DF"/>
    <w:rsid w:val="00A80F6C"/>
    <w:rsid w:val="00A81749"/>
    <w:rsid w:val="00A827B5"/>
    <w:rsid w:val="00A82ABE"/>
    <w:rsid w:val="00A8304F"/>
    <w:rsid w:val="00A83299"/>
    <w:rsid w:val="00A8350D"/>
    <w:rsid w:val="00A83649"/>
    <w:rsid w:val="00A83747"/>
    <w:rsid w:val="00A8375B"/>
    <w:rsid w:val="00A83771"/>
    <w:rsid w:val="00A83D77"/>
    <w:rsid w:val="00A840DF"/>
    <w:rsid w:val="00A844F6"/>
    <w:rsid w:val="00A84601"/>
    <w:rsid w:val="00A84718"/>
    <w:rsid w:val="00A84CA0"/>
    <w:rsid w:val="00A84E58"/>
    <w:rsid w:val="00A850D7"/>
    <w:rsid w:val="00A8539B"/>
    <w:rsid w:val="00A855F1"/>
    <w:rsid w:val="00A85E27"/>
    <w:rsid w:val="00A8635D"/>
    <w:rsid w:val="00A87217"/>
    <w:rsid w:val="00A8736B"/>
    <w:rsid w:val="00A87D5B"/>
    <w:rsid w:val="00A907B4"/>
    <w:rsid w:val="00A90AF5"/>
    <w:rsid w:val="00A90CD5"/>
    <w:rsid w:val="00A90D57"/>
    <w:rsid w:val="00A90E5C"/>
    <w:rsid w:val="00A914DC"/>
    <w:rsid w:val="00A91588"/>
    <w:rsid w:val="00A924C8"/>
    <w:rsid w:val="00A924E2"/>
    <w:rsid w:val="00A9267E"/>
    <w:rsid w:val="00A92723"/>
    <w:rsid w:val="00A92C40"/>
    <w:rsid w:val="00A92C7B"/>
    <w:rsid w:val="00A92D93"/>
    <w:rsid w:val="00A937C0"/>
    <w:rsid w:val="00A93846"/>
    <w:rsid w:val="00A9391E"/>
    <w:rsid w:val="00A941E5"/>
    <w:rsid w:val="00A9440F"/>
    <w:rsid w:val="00A95A0F"/>
    <w:rsid w:val="00A96B03"/>
    <w:rsid w:val="00A96E9C"/>
    <w:rsid w:val="00A97600"/>
    <w:rsid w:val="00A97A82"/>
    <w:rsid w:val="00A97C04"/>
    <w:rsid w:val="00A97D1E"/>
    <w:rsid w:val="00AA10DF"/>
    <w:rsid w:val="00AA1378"/>
    <w:rsid w:val="00AA1EF2"/>
    <w:rsid w:val="00AA2304"/>
    <w:rsid w:val="00AA2B95"/>
    <w:rsid w:val="00AA39A4"/>
    <w:rsid w:val="00AA3C4F"/>
    <w:rsid w:val="00AA3D75"/>
    <w:rsid w:val="00AA40D9"/>
    <w:rsid w:val="00AA4B5E"/>
    <w:rsid w:val="00AA4F2C"/>
    <w:rsid w:val="00AA5736"/>
    <w:rsid w:val="00AA796A"/>
    <w:rsid w:val="00AB0FFA"/>
    <w:rsid w:val="00AB10A5"/>
    <w:rsid w:val="00AB1153"/>
    <w:rsid w:val="00AB1464"/>
    <w:rsid w:val="00AB169F"/>
    <w:rsid w:val="00AB1983"/>
    <w:rsid w:val="00AB1AF5"/>
    <w:rsid w:val="00AB4D06"/>
    <w:rsid w:val="00AB4EF3"/>
    <w:rsid w:val="00AB55C8"/>
    <w:rsid w:val="00AB631B"/>
    <w:rsid w:val="00AB6333"/>
    <w:rsid w:val="00AC005D"/>
    <w:rsid w:val="00AC04E6"/>
    <w:rsid w:val="00AC0586"/>
    <w:rsid w:val="00AC0851"/>
    <w:rsid w:val="00AC08FA"/>
    <w:rsid w:val="00AC0C04"/>
    <w:rsid w:val="00AC0CBD"/>
    <w:rsid w:val="00AC3048"/>
    <w:rsid w:val="00AC32DD"/>
    <w:rsid w:val="00AC39F7"/>
    <w:rsid w:val="00AC3A8A"/>
    <w:rsid w:val="00AC3FFE"/>
    <w:rsid w:val="00AC42A7"/>
    <w:rsid w:val="00AC538F"/>
    <w:rsid w:val="00AC5CD6"/>
    <w:rsid w:val="00AC5D04"/>
    <w:rsid w:val="00AC5E73"/>
    <w:rsid w:val="00AC642E"/>
    <w:rsid w:val="00AC65DA"/>
    <w:rsid w:val="00AC7500"/>
    <w:rsid w:val="00AC7985"/>
    <w:rsid w:val="00AC7ADE"/>
    <w:rsid w:val="00AD067C"/>
    <w:rsid w:val="00AD0A9E"/>
    <w:rsid w:val="00AD0A9F"/>
    <w:rsid w:val="00AD0B0F"/>
    <w:rsid w:val="00AD0CA6"/>
    <w:rsid w:val="00AD0EFB"/>
    <w:rsid w:val="00AD136A"/>
    <w:rsid w:val="00AD2004"/>
    <w:rsid w:val="00AD23C9"/>
    <w:rsid w:val="00AD271A"/>
    <w:rsid w:val="00AD2D13"/>
    <w:rsid w:val="00AD34CC"/>
    <w:rsid w:val="00AD44BF"/>
    <w:rsid w:val="00AD4C47"/>
    <w:rsid w:val="00AD50F3"/>
    <w:rsid w:val="00AD5391"/>
    <w:rsid w:val="00AD5A2E"/>
    <w:rsid w:val="00AD5EEC"/>
    <w:rsid w:val="00AD600D"/>
    <w:rsid w:val="00AD6430"/>
    <w:rsid w:val="00AD6656"/>
    <w:rsid w:val="00AD6731"/>
    <w:rsid w:val="00AD6B05"/>
    <w:rsid w:val="00AD769B"/>
    <w:rsid w:val="00AE0966"/>
    <w:rsid w:val="00AE0AD9"/>
    <w:rsid w:val="00AE18C1"/>
    <w:rsid w:val="00AE2335"/>
    <w:rsid w:val="00AE2890"/>
    <w:rsid w:val="00AE2B07"/>
    <w:rsid w:val="00AE2CDD"/>
    <w:rsid w:val="00AE2FFF"/>
    <w:rsid w:val="00AE34D1"/>
    <w:rsid w:val="00AE4130"/>
    <w:rsid w:val="00AE4228"/>
    <w:rsid w:val="00AE4904"/>
    <w:rsid w:val="00AE4981"/>
    <w:rsid w:val="00AE4FEE"/>
    <w:rsid w:val="00AE54F6"/>
    <w:rsid w:val="00AE5B6A"/>
    <w:rsid w:val="00AE5CD1"/>
    <w:rsid w:val="00AE68E5"/>
    <w:rsid w:val="00AE7DFD"/>
    <w:rsid w:val="00AE7FF2"/>
    <w:rsid w:val="00AF0D80"/>
    <w:rsid w:val="00AF1B2F"/>
    <w:rsid w:val="00AF1D95"/>
    <w:rsid w:val="00AF1E3E"/>
    <w:rsid w:val="00AF24F1"/>
    <w:rsid w:val="00AF2519"/>
    <w:rsid w:val="00AF33F4"/>
    <w:rsid w:val="00AF37D0"/>
    <w:rsid w:val="00AF3841"/>
    <w:rsid w:val="00AF3E34"/>
    <w:rsid w:val="00AF4FE4"/>
    <w:rsid w:val="00AF5E1B"/>
    <w:rsid w:val="00AF6060"/>
    <w:rsid w:val="00AF64E2"/>
    <w:rsid w:val="00AF6FE5"/>
    <w:rsid w:val="00B0025F"/>
    <w:rsid w:val="00B00451"/>
    <w:rsid w:val="00B0066A"/>
    <w:rsid w:val="00B009D0"/>
    <w:rsid w:val="00B00DBF"/>
    <w:rsid w:val="00B01F74"/>
    <w:rsid w:val="00B031C1"/>
    <w:rsid w:val="00B03AC8"/>
    <w:rsid w:val="00B0479C"/>
    <w:rsid w:val="00B04FF3"/>
    <w:rsid w:val="00B05837"/>
    <w:rsid w:val="00B05D2C"/>
    <w:rsid w:val="00B0641D"/>
    <w:rsid w:val="00B06A16"/>
    <w:rsid w:val="00B06CC0"/>
    <w:rsid w:val="00B06DF8"/>
    <w:rsid w:val="00B100F3"/>
    <w:rsid w:val="00B1029D"/>
    <w:rsid w:val="00B10773"/>
    <w:rsid w:val="00B11044"/>
    <w:rsid w:val="00B1125E"/>
    <w:rsid w:val="00B11EA5"/>
    <w:rsid w:val="00B12429"/>
    <w:rsid w:val="00B124A3"/>
    <w:rsid w:val="00B12A4F"/>
    <w:rsid w:val="00B133D7"/>
    <w:rsid w:val="00B13786"/>
    <w:rsid w:val="00B13D23"/>
    <w:rsid w:val="00B13D53"/>
    <w:rsid w:val="00B14243"/>
    <w:rsid w:val="00B142B2"/>
    <w:rsid w:val="00B146A9"/>
    <w:rsid w:val="00B14976"/>
    <w:rsid w:val="00B150DC"/>
    <w:rsid w:val="00B15211"/>
    <w:rsid w:val="00B158ED"/>
    <w:rsid w:val="00B162B0"/>
    <w:rsid w:val="00B16B1B"/>
    <w:rsid w:val="00B17A9A"/>
    <w:rsid w:val="00B17DE8"/>
    <w:rsid w:val="00B2057B"/>
    <w:rsid w:val="00B2095C"/>
    <w:rsid w:val="00B21964"/>
    <w:rsid w:val="00B21B1F"/>
    <w:rsid w:val="00B21BCF"/>
    <w:rsid w:val="00B220D0"/>
    <w:rsid w:val="00B2214E"/>
    <w:rsid w:val="00B22242"/>
    <w:rsid w:val="00B227DD"/>
    <w:rsid w:val="00B22FB2"/>
    <w:rsid w:val="00B2462C"/>
    <w:rsid w:val="00B255E2"/>
    <w:rsid w:val="00B25AA3"/>
    <w:rsid w:val="00B25BAC"/>
    <w:rsid w:val="00B26374"/>
    <w:rsid w:val="00B306A0"/>
    <w:rsid w:val="00B3094C"/>
    <w:rsid w:val="00B30C64"/>
    <w:rsid w:val="00B30DAE"/>
    <w:rsid w:val="00B30DCA"/>
    <w:rsid w:val="00B31295"/>
    <w:rsid w:val="00B3162A"/>
    <w:rsid w:val="00B31BE9"/>
    <w:rsid w:val="00B32391"/>
    <w:rsid w:val="00B32400"/>
    <w:rsid w:val="00B326D8"/>
    <w:rsid w:val="00B32808"/>
    <w:rsid w:val="00B33644"/>
    <w:rsid w:val="00B3419B"/>
    <w:rsid w:val="00B34D9C"/>
    <w:rsid w:val="00B34E26"/>
    <w:rsid w:val="00B3580B"/>
    <w:rsid w:val="00B35B7E"/>
    <w:rsid w:val="00B363DA"/>
    <w:rsid w:val="00B3641C"/>
    <w:rsid w:val="00B36586"/>
    <w:rsid w:val="00B3669A"/>
    <w:rsid w:val="00B36AC4"/>
    <w:rsid w:val="00B36C9D"/>
    <w:rsid w:val="00B36E1F"/>
    <w:rsid w:val="00B37050"/>
    <w:rsid w:val="00B37D7B"/>
    <w:rsid w:val="00B400A4"/>
    <w:rsid w:val="00B40A01"/>
    <w:rsid w:val="00B40A11"/>
    <w:rsid w:val="00B43095"/>
    <w:rsid w:val="00B4311E"/>
    <w:rsid w:val="00B43639"/>
    <w:rsid w:val="00B43C2D"/>
    <w:rsid w:val="00B4442A"/>
    <w:rsid w:val="00B444F5"/>
    <w:rsid w:val="00B44FE7"/>
    <w:rsid w:val="00B45D3F"/>
    <w:rsid w:val="00B45FCF"/>
    <w:rsid w:val="00B46749"/>
    <w:rsid w:val="00B4730D"/>
    <w:rsid w:val="00B47499"/>
    <w:rsid w:val="00B4796C"/>
    <w:rsid w:val="00B47C02"/>
    <w:rsid w:val="00B47C17"/>
    <w:rsid w:val="00B50855"/>
    <w:rsid w:val="00B509CC"/>
    <w:rsid w:val="00B510BD"/>
    <w:rsid w:val="00B51771"/>
    <w:rsid w:val="00B51AC4"/>
    <w:rsid w:val="00B51B57"/>
    <w:rsid w:val="00B5207B"/>
    <w:rsid w:val="00B5211C"/>
    <w:rsid w:val="00B538F0"/>
    <w:rsid w:val="00B5485C"/>
    <w:rsid w:val="00B552E5"/>
    <w:rsid w:val="00B554C4"/>
    <w:rsid w:val="00B555E7"/>
    <w:rsid w:val="00B5585B"/>
    <w:rsid w:val="00B57090"/>
    <w:rsid w:val="00B57C07"/>
    <w:rsid w:val="00B60F9C"/>
    <w:rsid w:val="00B60FB0"/>
    <w:rsid w:val="00B61EC3"/>
    <w:rsid w:val="00B62008"/>
    <w:rsid w:val="00B629AC"/>
    <w:rsid w:val="00B62C0A"/>
    <w:rsid w:val="00B62E2F"/>
    <w:rsid w:val="00B62E39"/>
    <w:rsid w:val="00B63059"/>
    <w:rsid w:val="00B63E51"/>
    <w:rsid w:val="00B6480E"/>
    <w:rsid w:val="00B6537A"/>
    <w:rsid w:val="00B65D0B"/>
    <w:rsid w:val="00B66729"/>
    <w:rsid w:val="00B66E07"/>
    <w:rsid w:val="00B67AC3"/>
    <w:rsid w:val="00B67B3F"/>
    <w:rsid w:val="00B71288"/>
    <w:rsid w:val="00B71743"/>
    <w:rsid w:val="00B728E5"/>
    <w:rsid w:val="00B735A5"/>
    <w:rsid w:val="00B735E0"/>
    <w:rsid w:val="00B738F7"/>
    <w:rsid w:val="00B73C68"/>
    <w:rsid w:val="00B73E3F"/>
    <w:rsid w:val="00B73EE7"/>
    <w:rsid w:val="00B7444D"/>
    <w:rsid w:val="00B7630C"/>
    <w:rsid w:val="00B7706B"/>
    <w:rsid w:val="00B8001E"/>
    <w:rsid w:val="00B8023B"/>
    <w:rsid w:val="00B80ECA"/>
    <w:rsid w:val="00B816CA"/>
    <w:rsid w:val="00B82AD7"/>
    <w:rsid w:val="00B83142"/>
    <w:rsid w:val="00B834AE"/>
    <w:rsid w:val="00B83790"/>
    <w:rsid w:val="00B83A18"/>
    <w:rsid w:val="00B848AE"/>
    <w:rsid w:val="00B84973"/>
    <w:rsid w:val="00B84E78"/>
    <w:rsid w:val="00B85251"/>
    <w:rsid w:val="00B86344"/>
    <w:rsid w:val="00B86B07"/>
    <w:rsid w:val="00B86C67"/>
    <w:rsid w:val="00B8704A"/>
    <w:rsid w:val="00B87057"/>
    <w:rsid w:val="00B87702"/>
    <w:rsid w:val="00B87B13"/>
    <w:rsid w:val="00B87CD8"/>
    <w:rsid w:val="00B912A0"/>
    <w:rsid w:val="00B91392"/>
    <w:rsid w:val="00B91D4C"/>
    <w:rsid w:val="00B91FBC"/>
    <w:rsid w:val="00B9284E"/>
    <w:rsid w:val="00B92E54"/>
    <w:rsid w:val="00B933B1"/>
    <w:rsid w:val="00B93445"/>
    <w:rsid w:val="00B9371D"/>
    <w:rsid w:val="00B949DF"/>
    <w:rsid w:val="00B951BE"/>
    <w:rsid w:val="00B95404"/>
    <w:rsid w:val="00B95A86"/>
    <w:rsid w:val="00B95D6E"/>
    <w:rsid w:val="00B960A0"/>
    <w:rsid w:val="00B960E7"/>
    <w:rsid w:val="00B96A49"/>
    <w:rsid w:val="00B96ACB"/>
    <w:rsid w:val="00B97423"/>
    <w:rsid w:val="00B97773"/>
    <w:rsid w:val="00BA02D5"/>
    <w:rsid w:val="00BA0DAE"/>
    <w:rsid w:val="00BA1D32"/>
    <w:rsid w:val="00BA20AB"/>
    <w:rsid w:val="00BA264B"/>
    <w:rsid w:val="00BA2A08"/>
    <w:rsid w:val="00BA3275"/>
    <w:rsid w:val="00BA3963"/>
    <w:rsid w:val="00BA3C44"/>
    <w:rsid w:val="00BA4353"/>
    <w:rsid w:val="00BA44FF"/>
    <w:rsid w:val="00BA4A85"/>
    <w:rsid w:val="00BA4E22"/>
    <w:rsid w:val="00BA5091"/>
    <w:rsid w:val="00BA56A0"/>
    <w:rsid w:val="00BA59DA"/>
    <w:rsid w:val="00BA6088"/>
    <w:rsid w:val="00BA6630"/>
    <w:rsid w:val="00BA7893"/>
    <w:rsid w:val="00BA7F6D"/>
    <w:rsid w:val="00BA7FC7"/>
    <w:rsid w:val="00BB023E"/>
    <w:rsid w:val="00BB05C0"/>
    <w:rsid w:val="00BB0D2B"/>
    <w:rsid w:val="00BB1389"/>
    <w:rsid w:val="00BB13F1"/>
    <w:rsid w:val="00BB14D5"/>
    <w:rsid w:val="00BB174C"/>
    <w:rsid w:val="00BB1C88"/>
    <w:rsid w:val="00BB29F0"/>
    <w:rsid w:val="00BB35D7"/>
    <w:rsid w:val="00BB3C7A"/>
    <w:rsid w:val="00BB462E"/>
    <w:rsid w:val="00BB491E"/>
    <w:rsid w:val="00BB5351"/>
    <w:rsid w:val="00BB6780"/>
    <w:rsid w:val="00BB7140"/>
    <w:rsid w:val="00BB7467"/>
    <w:rsid w:val="00BB7E2B"/>
    <w:rsid w:val="00BB7FCE"/>
    <w:rsid w:val="00BC0498"/>
    <w:rsid w:val="00BC1E64"/>
    <w:rsid w:val="00BC209F"/>
    <w:rsid w:val="00BC21EA"/>
    <w:rsid w:val="00BC2A26"/>
    <w:rsid w:val="00BC2B25"/>
    <w:rsid w:val="00BC2FBB"/>
    <w:rsid w:val="00BC3D63"/>
    <w:rsid w:val="00BC3FC5"/>
    <w:rsid w:val="00BC5178"/>
    <w:rsid w:val="00BC63ED"/>
    <w:rsid w:val="00BC6EB5"/>
    <w:rsid w:val="00BC757F"/>
    <w:rsid w:val="00BC78F5"/>
    <w:rsid w:val="00BD0320"/>
    <w:rsid w:val="00BD0D1B"/>
    <w:rsid w:val="00BD11CB"/>
    <w:rsid w:val="00BD1887"/>
    <w:rsid w:val="00BD1A62"/>
    <w:rsid w:val="00BD1AB4"/>
    <w:rsid w:val="00BD2854"/>
    <w:rsid w:val="00BD422B"/>
    <w:rsid w:val="00BD4A7B"/>
    <w:rsid w:val="00BD540F"/>
    <w:rsid w:val="00BD5811"/>
    <w:rsid w:val="00BD675C"/>
    <w:rsid w:val="00BD67D8"/>
    <w:rsid w:val="00BD6983"/>
    <w:rsid w:val="00BD6A9F"/>
    <w:rsid w:val="00BD6AAB"/>
    <w:rsid w:val="00BD6CDE"/>
    <w:rsid w:val="00BD6DAA"/>
    <w:rsid w:val="00BD71A1"/>
    <w:rsid w:val="00BD7784"/>
    <w:rsid w:val="00BD7883"/>
    <w:rsid w:val="00BD7F19"/>
    <w:rsid w:val="00BD7F39"/>
    <w:rsid w:val="00BE00D7"/>
    <w:rsid w:val="00BE011F"/>
    <w:rsid w:val="00BE0CCA"/>
    <w:rsid w:val="00BE1285"/>
    <w:rsid w:val="00BE19D2"/>
    <w:rsid w:val="00BE2BBE"/>
    <w:rsid w:val="00BE399B"/>
    <w:rsid w:val="00BE3BA7"/>
    <w:rsid w:val="00BE3E70"/>
    <w:rsid w:val="00BE45DB"/>
    <w:rsid w:val="00BE48C1"/>
    <w:rsid w:val="00BE496A"/>
    <w:rsid w:val="00BE4A41"/>
    <w:rsid w:val="00BE51B0"/>
    <w:rsid w:val="00BE5736"/>
    <w:rsid w:val="00BE5A74"/>
    <w:rsid w:val="00BE5D7E"/>
    <w:rsid w:val="00BE6E20"/>
    <w:rsid w:val="00BE6F27"/>
    <w:rsid w:val="00BE73EC"/>
    <w:rsid w:val="00BE74F7"/>
    <w:rsid w:val="00BE7AE0"/>
    <w:rsid w:val="00BE7C19"/>
    <w:rsid w:val="00BF0243"/>
    <w:rsid w:val="00BF05C3"/>
    <w:rsid w:val="00BF0840"/>
    <w:rsid w:val="00BF0874"/>
    <w:rsid w:val="00BF08E1"/>
    <w:rsid w:val="00BF09AF"/>
    <w:rsid w:val="00BF0AAE"/>
    <w:rsid w:val="00BF15F4"/>
    <w:rsid w:val="00BF1804"/>
    <w:rsid w:val="00BF1B56"/>
    <w:rsid w:val="00BF224D"/>
    <w:rsid w:val="00BF22B2"/>
    <w:rsid w:val="00BF29CF"/>
    <w:rsid w:val="00BF3C83"/>
    <w:rsid w:val="00BF3EFC"/>
    <w:rsid w:val="00BF3FD5"/>
    <w:rsid w:val="00BF4133"/>
    <w:rsid w:val="00BF44BC"/>
    <w:rsid w:val="00BF45C4"/>
    <w:rsid w:val="00BF4D21"/>
    <w:rsid w:val="00BF527E"/>
    <w:rsid w:val="00BF66FE"/>
    <w:rsid w:val="00BF715D"/>
    <w:rsid w:val="00BF78FB"/>
    <w:rsid w:val="00C0002F"/>
    <w:rsid w:val="00C006E2"/>
    <w:rsid w:val="00C00866"/>
    <w:rsid w:val="00C009B6"/>
    <w:rsid w:val="00C00E05"/>
    <w:rsid w:val="00C01108"/>
    <w:rsid w:val="00C01314"/>
    <w:rsid w:val="00C02301"/>
    <w:rsid w:val="00C02B8A"/>
    <w:rsid w:val="00C02FFC"/>
    <w:rsid w:val="00C04DD4"/>
    <w:rsid w:val="00C057C8"/>
    <w:rsid w:val="00C059B1"/>
    <w:rsid w:val="00C05BB4"/>
    <w:rsid w:val="00C07514"/>
    <w:rsid w:val="00C07F54"/>
    <w:rsid w:val="00C13518"/>
    <w:rsid w:val="00C13A41"/>
    <w:rsid w:val="00C13D2B"/>
    <w:rsid w:val="00C13D40"/>
    <w:rsid w:val="00C143F8"/>
    <w:rsid w:val="00C14B4A"/>
    <w:rsid w:val="00C14B9C"/>
    <w:rsid w:val="00C150FB"/>
    <w:rsid w:val="00C15B50"/>
    <w:rsid w:val="00C162DC"/>
    <w:rsid w:val="00C17FD6"/>
    <w:rsid w:val="00C20126"/>
    <w:rsid w:val="00C205A6"/>
    <w:rsid w:val="00C2158C"/>
    <w:rsid w:val="00C223E9"/>
    <w:rsid w:val="00C22E27"/>
    <w:rsid w:val="00C23668"/>
    <w:rsid w:val="00C237D5"/>
    <w:rsid w:val="00C23A84"/>
    <w:rsid w:val="00C23D61"/>
    <w:rsid w:val="00C240F9"/>
    <w:rsid w:val="00C24598"/>
    <w:rsid w:val="00C246DB"/>
    <w:rsid w:val="00C24BC1"/>
    <w:rsid w:val="00C24D3E"/>
    <w:rsid w:val="00C24DA1"/>
    <w:rsid w:val="00C26838"/>
    <w:rsid w:val="00C27099"/>
    <w:rsid w:val="00C275B6"/>
    <w:rsid w:val="00C316A9"/>
    <w:rsid w:val="00C31A34"/>
    <w:rsid w:val="00C31A3F"/>
    <w:rsid w:val="00C31AA4"/>
    <w:rsid w:val="00C31C8D"/>
    <w:rsid w:val="00C33C70"/>
    <w:rsid w:val="00C341C3"/>
    <w:rsid w:val="00C343B9"/>
    <w:rsid w:val="00C34970"/>
    <w:rsid w:val="00C34F5B"/>
    <w:rsid w:val="00C354D6"/>
    <w:rsid w:val="00C35739"/>
    <w:rsid w:val="00C35E8E"/>
    <w:rsid w:val="00C362BF"/>
    <w:rsid w:val="00C368C5"/>
    <w:rsid w:val="00C36F87"/>
    <w:rsid w:val="00C37022"/>
    <w:rsid w:val="00C3746B"/>
    <w:rsid w:val="00C378CA"/>
    <w:rsid w:val="00C37A8A"/>
    <w:rsid w:val="00C40DC5"/>
    <w:rsid w:val="00C4103C"/>
    <w:rsid w:val="00C41564"/>
    <w:rsid w:val="00C421C2"/>
    <w:rsid w:val="00C421F4"/>
    <w:rsid w:val="00C42551"/>
    <w:rsid w:val="00C43821"/>
    <w:rsid w:val="00C44D49"/>
    <w:rsid w:val="00C453D0"/>
    <w:rsid w:val="00C457DB"/>
    <w:rsid w:val="00C463B6"/>
    <w:rsid w:val="00C46977"/>
    <w:rsid w:val="00C46DFC"/>
    <w:rsid w:val="00C4761C"/>
    <w:rsid w:val="00C476E3"/>
    <w:rsid w:val="00C47EB0"/>
    <w:rsid w:val="00C50387"/>
    <w:rsid w:val="00C505AA"/>
    <w:rsid w:val="00C50F38"/>
    <w:rsid w:val="00C518EC"/>
    <w:rsid w:val="00C520AD"/>
    <w:rsid w:val="00C52F00"/>
    <w:rsid w:val="00C535F2"/>
    <w:rsid w:val="00C536D0"/>
    <w:rsid w:val="00C54685"/>
    <w:rsid w:val="00C546C7"/>
    <w:rsid w:val="00C549C4"/>
    <w:rsid w:val="00C55879"/>
    <w:rsid w:val="00C55BE1"/>
    <w:rsid w:val="00C561A1"/>
    <w:rsid w:val="00C565C0"/>
    <w:rsid w:val="00C56AE3"/>
    <w:rsid w:val="00C56B29"/>
    <w:rsid w:val="00C6068C"/>
    <w:rsid w:val="00C6082E"/>
    <w:rsid w:val="00C60FC7"/>
    <w:rsid w:val="00C61008"/>
    <w:rsid w:val="00C61142"/>
    <w:rsid w:val="00C6148E"/>
    <w:rsid w:val="00C61728"/>
    <w:rsid w:val="00C61824"/>
    <w:rsid w:val="00C61857"/>
    <w:rsid w:val="00C61DAE"/>
    <w:rsid w:val="00C63296"/>
    <w:rsid w:val="00C6390E"/>
    <w:rsid w:val="00C64D04"/>
    <w:rsid w:val="00C64D78"/>
    <w:rsid w:val="00C6577F"/>
    <w:rsid w:val="00C658A9"/>
    <w:rsid w:val="00C6615C"/>
    <w:rsid w:val="00C6637D"/>
    <w:rsid w:val="00C664B3"/>
    <w:rsid w:val="00C66D18"/>
    <w:rsid w:val="00C672CA"/>
    <w:rsid w:val="00C67AF7"/>
    <w:rsid w:val="00C70574"/>
    <w:rsid w:val="00C70E50"/>
    <w:rsid w:val="00C71C91"/>
    <w:rsid w:val="00C727FF"/>
    <w:rsid w:val="00C72D77"/>
    <w:rsid w:val="00C74260"/>
    <w:rsid w:val="00C74E4B"/>
    <w:rsid w:val="00C75B4D"/>
    <w:rsid w:val="00C76250"/>
    <w:rsid w:val="00C76C5C"/>
    <w:rsid w:val="00C76F8E"/>
    <w:rsid w:val="00C77D50"/>
    <w:rsid w:val="00C80AD5"/>
    <w:rsid w:val="00C82056"/>
    <w:rsid w:val="00C839EE"/>
    <w:rsid w:val="00C839FB"/>
    <w:rsid w:val="00C8464E"/>
    <w:rsid w:val="00C84E7C"/>
    <w:rsid w:val="00C859D5"/>
    <w:rsid w:val="00C8669C"/>
    <w:rsid w:val="00C86D15"/>
    <w:rsid w:val="00C87181"/>
    <w:rsid w:val="00C87508"/>
    <w:rsid w:val="00C902A9"/>
    <w:rsid w:val="00C90377"/>
    <w:rsid w:val="00C906D3"/>
    <w:rsid w:val="00C90937"/>
    <w:rsid w:val="00C9230F"/>
    <w:rsid w:val="00C9377E"/>
    <w:rsid w:val="00C93B67"/>
    <w:rsid w:val="00C93C2D"/>
    <w:rsid w:val="00C94A3D"/>
    <w:rsid w:val="00C94CF4"/>
    <w:rsid w:val="00C95768"/>
    <w:rsid w:val="00C9580B"/>
    <w:rsid w:val="00C95FE3"/>
    <w:rsid w:val="00C9627D"/>
    <w:rsid w:val="00C963F1"/>
    <w:rsid w:val="00C96657"/>
    <w:rsid w:val="00C9685F"/>
    <w:rsid w:val="00C9754D"/>
    <w:rsid w:val="00C9792E"/>
    <w:rsid w:val="00C97936"/>
    <w:rsid w:val="00CA031C"/>
    <w:rsid w:val="00CA048C"/>
    <w:rsid w:val="00CA052C"/>
    <w:rsid w:val="00CA10E5"/>
    <w:rsid w:val="00CA1BC9"/>
    <w:rsid w:val="00CA1D7E"/>
    <w:rsid w:val="00CA1EAF"/>
    <w:rsid w:val="00CA213C"/>
    <w:rsid w:val="00CA2274"/>
    <w:rsid w:val="00CA29E2"/>
    <w:rsid w:val="00CA3094"/>
    <w:rsid w:val="00CA321C"/>
    <w:rsid w:val="00CA351C"/>
    <w:rsid w:val="00CA3D66"/>
    <w:rsid w:val="00CA3D80"/>
    <w:rsid w:val="00CA4632"/>
    <w:rsid w:val="00CA4A3D"/>
    <w:rsid w:val="00CA4A6B"/>
    <w:rsid w:val="00CA5029"/>
    <w:rsid w:val="00CA5221"/>
    <w:rsid w:val="00CA5AEB"/>
    <w:rsid w:val="00CA681F"/>
    <w:rsid w:val="00CA6CA8"/>
    <w:rsid w:val="00CA6E3C"/>
    <w:rsid w:val="00CA7151"/>
    <w:rsid w:val="00CA7680"/>
    <w:rsid w:val="00CA7A79"/>
    <w:rsid w:val="00CB0099"/>
    <w:rsid w:val="00CB00E2"/>
    <w:rsid w:val="00CB08C2"/>
    <w:rsid w:val="00CB094C"/>
    <w:rsid w:val="00CB13D9"/>
    <w:rsid w:val="00CB1413"/>
    <w:rsid w:val="00CB165F"/>
    <w:rsid w:val="00CB2094"/>
    <w:rsid w:val="00CB268E"/>
    <w:rsid w:val="00CB3075"/>
    <w:rsid w:val="00CB3CC7"/>
    <w:rsid w:val="00CB4730"/>
    <w:rsid w:val="00CB56CF"/>
    <w:rsid w:val="00CB59D8"/>
    <w:rsid w:val="00CB5BA5"/>
    <w:rsid w:val="00CB5D7A"/>
    <w:rsid w:val="00CB6845"/>
    <w:rsid w:val="00CC11C2"/>
    <w:rsid w:val="00CC123B"/>
    <w:rsid w:val="00CC158A"/>
    <w:rsid w:val="00CC1E6F"/>
    <w:rsid w:val="00CC1F39"/>
    <w:rsid w:val="00CC2F5D"/>
    <w:rsid w:val="00CC34CC"/>
    <w:rsid w:val="00CC4DF0"/>
    <w:rsid w:val="00CC607F"/>
    <w:rsid w:val="00CC67ED"/>
    <w:rsid w:val="00CC6DE9"/>
    <w:rsid w:val="00CC7137"/>
    <w:rsid w:val="00CC7815"/>
    <w:rsid w:val="00CC7DC0"/>
    <w:rsid w:val="00CD0CEF"/>
    <w:rsid w:val="00CD18B7"/>
    <w:rsid w:val="00CD1BC9"/>
    <w:rsid w:val="00CD1ED2"/>
    <w:rsid w:val="00CD22BC"/>
    <w:rsid w:val="00CD2774"/>
    <w:rsid w:val="00CD288F"/>
    <w:rsid w:val="00CD3218"/>
    <w:rsid w:val="00CD34F4"/>
    <w:rsid w:val="00CD50A3"/>
    <w:rsid w:val="00CD5383"/>
    <w:rsid w:val="00CD5C6B"/>
    <w:rsid w:val="00CD6E90"/>
    <w:rsid w:val="00CD6FE3"/>
    <w:rsid w:val="00CE075B"/>
    <w:rsid w:val="00CE19D9"/>
    <w:rsid w:val="00CE1DAD"/>
    <w:rsid w:val="00CE1E67"/>
    <w:rsid w:val="00CE23BD"/>
    <w:rsid w:val="00CE2A61"/>
    <w:rsid w:val="00CE2B22"/>
    <w:rsid w:val="00CE2B2B"/>
    <w:rsid w:val="00CE38C4"/>
    <w:rsid w:val="00CE3A06"/>
    <w:rsid w:val="00CE3C84"/>
    <w:rsid w:val="00CE4809"/>
    <w:rsid w:val="00CE5793"/>
    <w:rsid w:val="00CE5A6D"/>
    <w:rsid w:val="00CE5AC4"/>
    <w:rsid w:val="00CE6038"/>
    <w:rsid w:val="00CE60D2"/>
    <w:rsid w:val="00CE6513"/>
    <w:rsid w:val="00CE67A0"/>
    <w:rsid w:val="00CE6825"/>
    <w:rsid w:val="00CE6B9E"/>
    <w:rsid w:val="00CE6CDC"/>
    <w:rsid w:val="00CE6CF5"/>
    <w:rsid w:val="00CE7010"/>
    <w:rsid w:val="00CE7A64"/>
    <w:rsid w:val="00CE7AA6"/>
    <w:rsid w:val="00CF0251"/>
    <w:rsid w:val="00CF0ADC"/>
    <w:rsid w:val="00CF12D3"/>
    <w:rsid w:val="00CF12FC"/>
    <w:rsid w:val="00CF1C5C"/>
    <w:rsid w:val="00CF2082"/>
    <w:rsid w:val="00CF2142"/>
    <w:rsid w:val="00CF2431"/>
    <w:rsid w:val="00CF2DD2"/>
    <w:rsid w:val="00CF3173"/>
    <w:rsid w:val="00CF3259"/>
    <w:rsid w:val="00CF33E1"/>
    <w:rsid w:val="00CF3522"/>
    <w:rsid w:val="00CF37D1"/>
    <w:rsid w:val="00CF3BF3"/>
    <w:rsid w:val="00CF4217"/>
    <w:rsid w:val="00CF4524"/>
    <w:rsid w:val="00CF457C"/>
    <w:rsid w:val="00CF4690"/>
    <w:rsid w:val="00CF4B4F"/>
    <w:rsid w:val="00CF5070"/>
    <w:rsid w:val="00CF6098"/>
    <w:rsid w:val="00CF668C"/>
    <w:rsid w:val="00CF6D11"/>
    <w:rsid w:val="00CF723E"/>
    <w:rsid w:val="00CF75C9"/>
    <w:rsid w:val="00D00766"/>
    <w:rsid w:val="00D007CF"/>
    <w:rsid w:val="00D01243"/>
    <w:rsid w:val="00D014CA"/>
    <w:rsid w:val="00D01535"/>
    <w:rsid w:val="00D021B5"/>
    <w:rsid w:val="00D0284D"/>
    <w:rsid w:val="00D02933"/>
    <w:rsid w:val="00D04256"/>
    <w:rsid w:val="00D05028"/>
    <w:rsid w:val="00D05432"/>
    <w:rsid w:val="00D05888"/>
    <w:rsid w:val="00D059D4"/>
    <w:rsid w:val="00D05A39"/>
    <w:rsid w:val="00D05C8F"/>
    <w:rsid w:val="00D0655B"/>
    <w:rsid w:val="00D067A8"/>
    <w:rsid w:val="00D06813"/>
    <w:rsid w:val="00D07039"/>
    <w:rsid w:val="00D07292"/>
    <w:rsid w:val="00D07C6A"/>
    <w:rsid w:val="00D07DC5"/>
    <w:rsid w:val="00D111E2"/>
    <w:rsid w:val="00D11EF6"/>
    <w:rsid w:val="00D11FFC"/>
    <w:rsid w:val="00D12102"/>
    <w:rsid w:val="00D128EC"/>
    <w:rsid w:val="00D12B36"/>
    <w:rsid w:val="00D12E3C"/>
    <w:rsid w:val="00D1303A"/>
    <w:rsid w:val="00D1350B"/>
    <w:rsid w:val="00D13C32"/>
    <w:rsid w:val="00D14B29"/>
    <w:rsid w:val="00D14F1B"/>
    <w:rsid w:val="00D1543B"/>
    <w:rsid w:val="00D154D1"/>
    <w:rsid w:val="00D1595D"/>
    <w:rsid w:val="00D1598A"/>
    <w:rsid w:val="00D15C9F"/>
    <w:rsid w:val="00D16F05"/>
    <w:rsid w:val="00D17087"/>
    <w:rsid w:val="00D17D45"/>
    <w:rsid w:val="00D2059C"/>
    <w:rsid w:val="00D20A5D"/>
    <w:rsid w:val="00D21229"/>
    <w:rsid w:val="00D22247"/>
    <w:rsid w:val="00D22839"/>
    <w:rsid w:val="00D239B6"/>
    <w:rsid w:val="00D24694"/>
    <w:rsid w:val="00D24EA1"/>
    <w:rsid w:val="00D252D0"/>
    <w:rsid w:val="00D25BC4"/>
    <w:rsid w:val="00D25DE9"/>
    <w:rsid w:val="00D261A4"/>
    <w:rsid w:val="00D26542"/>
    <w:rsid w:val="00D26989"/>
    <w:rsid w:val="00D2718A"/>
    <w:rsid w:val="00D273BA"/>
    <w:rsid w:val="00D27FCF"/>
    <w:rsid w:val="00D30202"/>
    <w:rsid w:val="00D3025E"/>
    <w:rsid w:val="00D30CA6"/>
    <w:rsid w:val="00D318D3"/>
    <w:rsid w:val="00D31FAA"/>
    <w:rsid w:val="00D332E5"/>
    <w:rsid w:val="00D3346B"/>
    <w:rsid w:val="00D33AC3"/>
    <w:rsid w:val="00D33B63"/>
    <w:rsid w:val="00D33D55"/>
    <w:rsid w:val="00D34512"/>
    <w:rsid w:val="00D34850"/>
    <w:rsid w:val="00D3495B"/>
    <w:rsid w:val="00D35BE2"/>
    <w:rsid w:val="00D35D57"/>
    <w:rsid w:val="00D36464"/>
    <w:rsid w:val="00D3681A"/>
    <w:rsid w:val="00D36C06"/>
    <w:rsid w:val="00D37686"/>
    <w:rsid w:val="00D40019"/>
    <w:rsid w:val="00D405BE"/>
    <w:rsid w:val="00D40AEC"/>
    <w:rsid w:val="00D419FF"/>
    <w:rsid w:val="00D425D2"/>
    <w:rsid w:val="00D425EC"/>
    <w:rsid w:val="00D42AF7"/>
    <w:rsid w:val="00D42AFB"/>
    <w:rsid w:val="00D43108"/>
    <w:rsid w:val="00D4357D"/>
    <w:rsid w:val="00D43FA7"/>
    <w:rsid w:val="00D4403B"/>
    <w:rsid w:val="00D4559E"/>
    <w:rsid w:val="00D457AC"/>
    <w:rsid w:val="00D45C55"/>
    <w:rsid w:val="00D45EBF"/>
    <w:rsid w:val="00D46765"/>
    <w:rsid w:val="00D478D0"/>
    <w:rsid w:val="00D5035A"/>
    <w:rsid w:val="00D509F7"/>
    <w:rsid w:val="00D5127C"/>
    <w:rsid w:val="00D5169A"/>
    <w:rsid w:val="00D52329"/>
    <w:rsid w:val="00D526DA"/>
    <w:rsid w:val="00D5274F"/>
    <w:rsid w:val="00D52CC5"/>
    <w:rsid w:val="00D5313D"/>
    <w:rsid w:val="00D5318D"/>
    <w:rsid w:val="00D5323A"/>
    <w:rsid w:val="00D532DB"/>
    <w:rsid w:val="00D539A8"/>
    <w:rsid w:val="00D53E99"/>
    <w:rsid w:val="00D53EE9"/>
    <w:rsid w:val="00D53F0B"/>
    <w:rsid w:val="00D54EE0"/>
    <w:rsid w:val="00D55D44"/>
    <w:rsid w:val="00D564BF"/>
    <w:rsid w:val="00D567C7"/>
    <w:rsid w:val="00D56978"/>
    <w:rsid w:val="00D56CD4"/>
    <w:rsid w:val="00D6090C"/>
    <w:rsid w:val="00D60A83"/>
    <w:rsid w:val="00D6105F"/>
    <w:rsid w:val="00D6118B"/>
    <w:rsid w:val="00D6239B"/>
    <w:rsid w:val="00D623BC"/>
    <w:rsid w:val="00D62D49"/>
    <w:rsid w:val="00D63C27"/>
    <w:rsid w:val="00D640FA"/>
    <w:rsid w:val="00D642B4"/>
    <w:rsid w:val="00D645A2"/>
    <w:rsid w:val="00D64990"/>
    <w:rsid w:val="00D65123"/>
    <w:rsid w:val="00D652EB"/>
    <w:rsid w:val="00D66008"/>
    <w:rsid w:val="00D67127"/>
    <w:rsid w:val="00D67880"/>
    <w:rsid w:val="00D7024C"/>
    <w:rsid w:val="00D703B0"/>
    <w:rsid w:val="00D706BB"/>
    <w:rsid w:val="00D70968"/>
    <w:rsid w:val="00D715B1"/>
    <w:rsid w:val="00D71917"/>
    <w:rsid w:val="00D730B0"/>
    <w:rsid w:val="00D731C2"/>
    <w:rsid w:val="00D73B77"/>
    <w:rsid w:val="00D73BF2"/>
    <w:rsid w:val="00D73F16"/>
    <w:rsid w:val="00D7447C"/>
    <w:rsid w:val="00D74C00"/>
    <w:rsid w:val="00D75182"/>
    <w:rsid w:val="00D755CF"/>
    <w:rsid w:val="00D756B1"/>
    <w:rsid w:val="00D75746"/>
    <w:rsid w:val="00D75FA9"/>
    <w:rsid w:val="00D7607F"/>
    <w:rsid w:val="00D766C2"/>
    <w:rsid w:val="00D77EA5"/>
    <w:rsid w:val="00D81459"/>
    <w:rsid w:val="00D81474"/>
    <w:rsid w:val="00D82A9F"/>
    <w:rsid w:val="00D82EDF"/>
    <w:rsid w:val="00D832A8"/>
    <w:rsid w:val="00D837A0"/>
    <w:rsid w:val="00D84797"/>
    <w:rsid w:val="00D847F0"/>
    <w:rsid w:val="00D848F8"/>
    <w:rsid w:val="00D84B1C"/>
    <w:rsid w:val="00D84CA4"/>
    <w:rsid w:val="00D850B3"/>
    <w:rsid w:val="00D85DD8"/>
    <w:rsid w:val="00D86575"/>
    <w:rsid w:val="00D86678"/>
    <w:rsid w:val="00D876A5"/>
    <w:rsid w:val="00D87878"/>
    <w:rsid w:val="00D907E9"/>
    <w:rsid w:val="00D90B49"/>
    <w:rsid w:val="00D90D7E"/>
    <w:rsid w:val="00D90F85"/>
    <w:rsid w:val="00D91796"/>
    <w:rsid w:val="00D91ACB"/>
    <w:rsid w:val="00D92216"/>
    <w:rsid w:val="00D92893"/>
    <w:rsid w:val="00D92EA8"/>
    <w:rsid w:val="00D9310D"/>
    <w:rsid w:val="00D951DA"/>
    <w:rsid w:val="00D95BC6"/>
    <w:rsid w:val="00D96182"/>
    <w:rsid w:val="00D961D8"/>
    <w:rsid w:val="00D9791F"/>
    <w:rsid w:val="00D97FDE"/>
    <w:rsid w:val="00DA0E94"/>
    <w:rsid w:val="00DA23F6"/>
    <w:rsid w:val="00DA24FB"/>
    <w:rsid w:val="00DA2C3A"/>
    <w:rsid w:val="00DA350A"/>
    <w:rsid w:val="00DA3964"/>
    <w:rsid w:val="00DA3C76"/>
    <w:rsid w:val="00DA3EFC"/>
    <w:rsid w:val="00DA50D4"/>
    <w:rsid w:val="00DA5CBB"/>
    <w:rsid w:val="00DA63E6"/>
    <w:rsid w:val="00DA68D3"/>
    <w:rsid w:val="00DA6A0F"/>
    <w:rsid w:val="00DA6B3A"/>
    <w:rsid w:val="00DA702B"/>
    <w:rsid w:val="00DA761D"/>
    <w:rsid w:val="00DA7ED6"/>
    <w:rsid w:val="00DB0845"/>
    <w:rsid w:val="00DB1066"/>
    <w:rsid w:val="00DB111B"/>
    <w:rsid w:val="00DB1695"/>
    <w:rsid w:val="00DB1701"/>
    <w:rsid w:val="00DB18F7"/>
    <w:rsid w:val="00DB1CC6"/>
    <w:rsid w:val="00DB29B4"/>
    <w:rsid w:val="00DB3E7C"/>
    <w:rsid w:val="00DB4610"/>
    <w:rsid w:val="00DB4B0D"/>
    <w:rsid w:val="00DB556D"/>
    <w:rsid w:val="00DB5965"/>
    <w:rsid w:val="00DB5C18"/>
    <w:rsid w:val="00DB5C5C"/>
    <w:rsid w:val="00DB6646"/>
    <w:rsid w:val="00DB6ADB"/>
    <w:rsid w:val="00DB75BF"/>
    <w:rsid w:val="00DB7925"/>
    <w:rsid w:val="00DC0579"/>
    <w:rsid w:val="00DC0C44"/>
    <w:rsid w:val="00DC0C89"/>
    <w:rsid w:val="00DC1236"/>
    <w:rsid w:val="00DC15E2"/>
    <w:rsid w:val="00DC2F0F"/>
    <w:rsid w:val="00DC35A0"/>
    <w:rsid w:val="00DC3A8D"/>
    <w:rsid w:val="00DC3BB5"/>
    <w:rsid w:val="00DC4167"/>
    <w:rsid w:val="00DC5129"/>
    <w:rsid w:val="00DC769D"/>
    <w:rsid w:val="00DC787B"/>
    <w:rsid w:val="00DD02FB"/>
    <w:rsid w:val="00DD0E4D"/>
    <w:rsid w:val="00DD0EF5"/>
    <w:rsid w:val="00DD1583"/>
    <w:rsid w:val="00DD1931"/>
    <w:rsid w:val="00DD223A"/>
    <w:rsid w:val="00DD38A3"/>
    <w:rsid w:val="00DD3D1D"/>
    <w:rsid w:val="00DD3E34"/>
    <w:rsid w:val="00DD4A0F"/>
    <w:rsid w:val="00DD4E72"/>
    <w:rsid w:val="00DD56B5"/>
    <w:rsid w:val="00DD5F75"/>
    <w:rsid w:val="00DD6528"/>
    <w:rsid w:val="00DD676E"/>
    <w:rsid w:val="00DD6FCE"/>
    <w:rsid w:val="00DD78DB"/>
    <w:rsid w:val="00DD7BFD"/>
    <w:rsid w:val="00DE006F"/>
    <w:rsid w:val="00DE06A3"/>
    <w:rsid w:val="00DE1507"/>
    <w:rsid w:val="00DE1D91"/>
    <w:rsid w:val="00DE1F9B"/>
    <w:rsid w:val="00DE2568"/>
    <w:rsid w:val="00DE3412"/>
    <w:rsid w:val="00DE384C"/>
    <w:rsid w:val="00DE47F2"/>
    <w:rsid w:val="00DE4CE9"/>
    <w:rsid w:val="00DE4CF2"/>
    <w:rsid w:val="00DE524A"/>
    <w:rsid w:val="00DE537F"/>
    <w:rsid w:val="00DE5A2C"/>
    <w:rsid w:val="00DE6521"/>
    <w:rsid w:val="00DE6696"/>
    <w:rsid w:val="00DE6CE9"/>
    <w:rsid w:val="00DE7927"/>
    <w:rsid w:val="00DE7AC7"/>
    <w:rsid w:val="00DF08A8"/>
    <w:rsid w:val="00DF0EBE"/>
    <w:rsid w:val="00DF13A8"/>
    <w:rsid w:val="00DF214E"/>
    <w:rsid w:val="00DF22E8"/>
    <w:rsid w:val="00DF28E3"/>
    <w:rsid w:val="00DF2B2F"/>
    <w:rsid w:val="00DF4985"/>
    <w:rsid w:val="00DF5731"/>
    <w:rsid w:val="00DF5E9B"/>
    <w:rsid w:val="00DF651D"/>
    <w:rsid w:val="00DF6E44"/>
    <w:rsid w:val="00DF7532"/>
    <w:rsid w:val="00E011CD"/>
    <w:rsid w:val="00E014FC"/>
    <w:rsid w:val="00E01F79"/>
    <w:rsid w:val="00E0243F"/>
    <w:rsid w:val="00E02954"/>
    <w:rsid w:val="00E02D6F"/>
    <w:rsid w:val="00E03373"/>
    <w:rsid w:val="00E03477"/>
    <w:rsid w:val="00E034CA"/>
    <w:rsid w:val="00E03F07"/>
    <w:rsid w:val="00E047C6"/>
    <w:rsid w:val="00E06BEA"/>
    <w:rsid w:val="00E06C09"/>
    <w:rsid w:val="00E06EE0"/>
    <w:rsid w:val="00E07748"/>
    <w:rsid w:val="00E077FD"/>
    <w:rsid w:val="00E1086C"/>
    <w:rsid w:val="00E11359"/>
    <w:rsid w:val="00E113EF"/>
    <w:rsid w:val="00E119B9"/>
    <w:rsid w:val="00E11CFA"/>
    <w:rsid w:val="00E11FC2"/>
    <w:rsid w:val="00E1220B"/>
    <w:rsid w:val="00E12A79"/>
    <w:rsid w:val="00E12D3D"/>
    <w:rsid w:val="00E1351D"/>
    <w:rsid w:val="00E13DD8"/>
    <w:rsid w:val="00E14568"/>
    <w:rsid w:val="00E14AC2"/>
    <w:rsid w:val="00E14B3C"/>
    <w:rsid w:val="00E14FEE"/>
    <w:rsid w:val="00E151F2"/>
    <w:rsid w:val="00E15FE9"/>
    <w:rsid w:val="00E1649B"/>
    <w:rsid w:val="00E169E6"/>
    <w:rsid w:val="00E16EDB"/>
    <w:rsid w:val="00E1775A"/>
    <w:rsid w:val="00E17771"/>
    <w:rsid w:val="00E17D47"/>
    <w:rsid w:val="00E204A1"/>
    <w:rsid w:val="00E20FA7"/>
    <w:rsid w:val="00E22DAE"/>
    <w:rsid w:val="00E23177"/>
    <w:rsid w:val="00E2332D"/>
    <w:rsid w:val="00E24948"/>
    <w:rsid w:val="00E24995"/>
    <w:rsid w:val="00E2512B"/>
    <w:rsid w:val="00E2764F"/>
    <w:rsid w:val="00E2780B"/>
    <w:rsid w:val="00E278A3"/>
    <w:rsid w:val="00E27B91"/>
    <w:rsid w:val="00E30367"/>
    <w:rsid w:val="00E30480"/>
    <w:rsid w:val="00E30CBE"/>
    <w:rsid w:val="00E33851"/>
    <w:rsid w:val="00E348D6"/>
    <w:rsid w:val="00E34F31"/>
    <w:rsid w:val="00E3551B"/>
    <w:rsid w:val="00E36667"/>
    <w:rsid w:val="00E36A4D"/>
    <w:rsid w:val="00E374B5"/>
    <w:rsid w:val="00E37B05"/>
    <w:rsid w:val="00E37C77"/>
    <w:rsid w:val="00E40051"/>
    <w:rsid w:val="00E409D8"/>
    <w:rsid w:val="00E40F8A"/>
    <w:rsid w:val="00E414DF"/>
    <w:rsid w:val="00E41BEF"/>
    <w:rsid w:val="00E41F40"/>
    <w:rsid w:val="00E4210F"/>
    <w:rsid w:val="00E425E9"/>
    <w:rsid w:val="00E42724"/>
    <w:rsid w:val="00E42824"/>
    <w:rsid w:val="00E43979"/>
    <w:rsid w:val="00E43F42"/>
    <w:rsid w:val="00E43FD8"/>
    <w:rsid w:val="00E45900"/>
    <w:rsid w:val="00E459B3"/>
    <w:rsid w:val="00E45B94"/>
    <w:rsid w:val="00E469DE"/>
    <w:rsid w:val="00E47589"/>
    <w:rsid w:val="00E500A2"/>
    <w:rsid w:val="00E501DB"/>
    <w:rsid w:val="00E50246"/>
    <w:rsid w:val="00E505BC"/>
    <w:rsid w:val="00E50B62"/>
    <w:rsid w:val="00E51AFA"/>
    <w:rsid w:val="00E5249F"/>
    <w:rsid w:val="00E5270D"/>
    <w:rsid w:val="00E52918"/>
    <w:rsid w:val="00E52C8E"/>
    <w:rsid w:val="00E533FD"/>
    <w:rsid w:val="00E53DC6"/>
    <w:rsid w:val="00E551D7"/>
    <w:rsid w:val="00E553F5"/>
    <w:rsid w:val="00E55B2A"/>
    <w:rsid w:val="00E560E1"/>
    <w:rsid w:val="00E56574"/>
    <w:rsid w:val="00E60BF2"/>
    <w:rsid w:val="00E61407"/>
    <w:rsid w:val="00E6146E"/>
    <w:rsid w:val="00E61784"/>
    <w:rsid w:val="00E61B68"/>
    <w:rsid w:val="00E6206C"/>
    <w:rsid w:val="00E62BCB"/>
    <w:rsid w:val="00E63919"/>
    <w:rsid w:val="00E640C0"/>
    <w:rsid w:val="00E6441C"/>
    <w:rsid w:val="00E648DF"/>
    <w:rsid w:val="00E649C1"/>
    <w:rsid w:val="00E64FEE"/>
    <w:rsid w:val="00E653E6"/>
    <w:rsid w:val="00E65699"/>
    <w:rsid w:val="00E65824"/>
    <w:rsid w:val="00E65E01"/>
    <w:rsid w:val="00E66119"/>
    <w:rsid w:val="00E6722E"/>
    <w:rsid w:val="00E70C1F"/>
    <w:rsid w:val="00E70E98"/>
    <w:rsid w:val="00E716EE"/>
    <w:rsid w:val="00E71F1A"/>
    <w:rsid w:val="00E72ED4"/>
    <w:rsid w:val="00E7325A"/>
    <w:rsid w:val="00E7413A"/>
    <w:rsid w:val="00E74769"/>
    <w:rsid w:val="00E74A0D"/>
    <w:rsid w:val="00E74C56"/>
    <w:rsid w:val="00E74EA1"/>
    <w:rsid w:val="00E75BF8"/>
    <w:rsid w:val="00E75C24"/>
    <w:rsid w:val="00E75D68"/>
    <w:rsid w:val="00E7647D"/>
    <w:rsid w:val="00E76A4E"/>
    <w:rsid w:val="00E76D17"/>
    <w:rsid w:val="00E76D96"/>
    <w:rsid w:val="00E77036"/>
    <w:rsid w:val="00E773BA"/>
    <w:rsid w:val="00E77742"/>
    <w:rsid w:val="00E77852"/>
    <w:rsid w:val="00E802EC"/>
    <w:rsid w:val="00E803AB"/>
    <w:rsid w:val="00E806CC"/>
    <w:rsid w:val="00E80B3B"/>
    <w:rsid w:val="00E8114C"/>
    <w:rsid w:val="00E8282D"/>
    <w:rsid w:val="00E82FE8"/>
    <w:rsid w:val="00E83967"/>
    <w:rsid w:val="00E84715"/>
    <w:rsid w:val="00E84D8E"/>
    <w:rsid w:val="00E85540"/>
    <w:rsid w:val="00E85595"/>
    <w:rsid w:val="00E85681"/>
    <w:rsid w:val="00E866A0"/>
    <w:rsid w:val="00E86F9B"/>
    <w:rsid w:val="00E87A65"/>
    <w:rsid w:val="00E87AE6"/>
    <w:rsid w:val="00E87E0C"/>
    <w:rsid w:val="00E87FFD"/>
    <w:rsid w:val="00E907D0"/>
    <w:rsid w:val="00E910AF"/>
    <w:rsid w:val="00E91F65"/>
    <w:rsid w:val="00E9252C"/>
    <w:rsid w:val="00E92D72"/>
    <w:rsid w:val="00E92E0B"/>
    <w:rsid w:val="00E92EB2"/>
    <w:rsid w:val="00E93D6C"/>
    <w:rsid w:val="00E93DEE"/>
    <w:rsid w:val="00E9414D"/>
    <w:rsid w:val="00E9418E"/>
    <w:rsid w:val="00E94846"/>
    <w:rsid w:val="00E94B66"/>
    <w:rsid w:val="00E955FE"/>
    <w:rsid w:val="00E95810"/>
    <w:rsid w:val="00E95855"/>
    <w:rsid w:val="00E95887"/>
    <w:rsid w:val="00E95992"/>
    <w:rsid w:val="00E962BE"/>
    <w:rsid w:val="00E965FE"/>
    <w:rsid w:val="00E967D2"/>
    <w:rsid w:val="00E968EA"/>
    <w:rsid w:val="00E96EDE"/>
    <w:rsid w:val="00E976F7"/>
    <w:rsid w:val="00E97835"/>
    <w:rsid w:val="00E97B21"/>
    <w:rsid w:val="00EA01D6"/>
    <w:rsid w:val="00EA09A4"/>
    <w:rsid w:val="00EA1015"/>
    <w:rsid w:val="00EA1107"/>
    <w:rsid w:val="00EA1907"/>
    <w:rsid w:val="00EA19CB"/>
    <w:rsid w:val="00EA1B00"/>
    <w:rsid w:val="00EA2354"/>
    <w:rsid w:val="00EA344F"/>
    <w:rsid w:val="00EA35B7"/>
    <w:rsid w:val="00EA37D1"/>
    <w:rsid w:val="00EA3EE6"/>
    <w:rsid w:val="00EA3F35"/>
    <w:rsid w:val="00EA435A"/>
    <w:rsid w:val="00EA49CE"/>
    <w:rsid w:val="00EA53A3"/>
    <w:rsid w:val="00EA5D21"/>
    <w:rsid w:val="00EA5FF2"/>
    <w:rsid w:val="00EA600B"/>
    <w:rsid w:val="00EA6292"/>
    <w:rsid w:val="00EA6F1C"/>
    <w:rsid w:val="00EA71E6"/>
    <w:rsid w:val="00EA7D62"/>
    <w:rsid w:val="00EB01E4"/>
    <w:rsid w:val="00EB0F43"/>
    <w:rsid w:val="00EB1C2A"/>
    <w:rsid w:val="00EB26EF"/>
    <w:rsid w:val="00EB2D1F"/>
    <w:rsid w:val="00EB31EE"/>
    <w:rsid w:val="00EB38E7"/>
    <w:rsid w:val="00EB3F67"/>
    <w:rsid w:val="00EB4322"/>
    <w:rsid w:val="00EB456E"/>
    <w:rsid w:val="00EB4A5A"/>
    <w:rsid w:val="00EB568C"/>
    <w:rsid w:val="00EB5C24"/>
    <w:rsid w:val="00EB621D"/>
    <w:rsid w:val="00EB68D8"/>
    <w:rsid w:val="00EB788A"/>
    <w:rsid w:val="00EB78FA"/>
    <w:rsid w:val="00EB7C81"/>
    <w:rsid w:val="00EB7F47"/>
    <w:rsid w:val="00EC0561"/>
    <w:rsid w:val="00EC0744"/>
    <w:rsid w:val="00EC0C51"/>
    <w:rsid w:val="00EC0ED8"/>
    <w:rsid w:val="00EC12D6"/>
    <w:rsid w:val="00EC174D"/>
    <w:rsid w:val="00EC17EC"/>
    <w:rsid w:val="00EC2256"/>
    <w:rsid w:val="00EC30A1"/>
    <w:rsid w:val="00EC320D"/>
    <w:rsid w:val="00EC470E"/>
    <w:rsid w:val="00EC4B6C"/>
    <w:rsid w:val="00EC4B94"/>
    <w:rsid w:val="00EC4E4B"/>
    <w:rsid w:val="00EC5FCF"/>
    <w:rsid w:val="00EC67F9"/>
    <w:rsid w:val="00EC6D10"/>
    <w:rsid w:val="00EC6D20"/>
    <w:rsid w:val="00EC7DDB"/>
    <w:rsid w:val="00EC7F4F"/>
    <w:rsid w:val="00ED09D9"/>
    <w:rsid w:val="00ED0C98"/>
    <w:rsid w:val="00ED1395"/>
    <w:rsid w:val="00ED17E6"/>
    <w:rsid w:val="00ED1937"/>
    <w:rsid w:val="00ED212C"/>
    <w:rsid w:val="00ED2331"/>
    <w:rsid w:val="00ED271D"/>
    <w:rsid w:val="00ED2867"/>
    <w:rsid w:val="00ED2E51"/>
    <w:rsid w:val="00ED3F17"/>
    <w:rsid w:val="00ED3FE5"/>
    <w:rsid w:val="00ED4A90"/>
    <w:rsid w:val="00ED4C4E"/>
    <w:rsid w:val="00ED4CF7"/>
    <w:rsid w:val="00ED50B0"/>
    <w:rsid w:val="00ED6BC3"/>
    <w:rsid w:val="00ED7FA6"/>
    <w:rsid w:val="00EE016B"/>
    <w:rsid w:val="00EE074D"/>
    <w:rsid w:val="00EE08A8"/>
    <w:rsid w:val="00EE1090"/>
    <w:rsid w:val="00EE16F8"/>
    <w:rsid w:val="00EE1929"/>
    <w:rsid w:val="00EE1E50"/>
    <w:rsid w:val="00EE22CC"/>
    <w:rsid w:val="00EE308F"/>
    <w:rsid w:val="00EE30A6"/>
    <w:rsid w:val="00EE337A"/>
    <w:rsid w:val="00EE39F0"/>
    <w:rsid w:val="00EE4343"/>
    <w:rsid w:val="00EE4B3C"/>
    <w:rsid w:val="00EE6043"/>
    <w:rsid w:val="00EE6496"/>
    <w:rsid w:val="00EE67E8"/>
    <w:rsid w:val="00EE74DF"/>
    <w:rsid w:val="00EE7D6A"/>
    <w:rsid w:val="00EE7DDF"/>
    <w:rsid w:val="00EF1B35"/>
    <w:rsid w:val="00EF2450"/>
    <w:rsid w:val="00EF2753"/>
    <w:rsid w:val="00EF31B3"/>
    <w:rsid w:val="00EF3DF0"/>
    <w:rsid w:val="00EF3E15"/>
    <w:rsid w:val="00EF41BD"/>
    <w:rsid w:val="00EF4B30"/>
    <w:rsid w:val="00EF5C03"/>
    <w:rsid w:val="00EF5F92"/>
    <w:rsid w:val="00EF6281"/>
    <w:rsid w:val="00EF63B5"/>
    <w:rsid w:val="00EF6A21"/>
    <w:rsid w:val="00EF6F04"/>
    <w:rsid w:val="00EF7E2E"/>
    <w:rsid w:val="00F002FE"/>
    <w:rsid w:val="00F0145C"/>
    <w:rsid w:val="00F018A4"/>
    <w:rsid w:val="00F0219B"/>
    <w:rsid w:val="00F03429"/>
    <w:rsid w:val="00F037C3"/>
    <w:rsid w:val="00F03D30"/>
    <w:rsid w:val="00F04291"/>
    <w:rsid w:val="00F046BF"/>
    <w:rsid w:val="00F05AD3"/>
    <w:rsid w:val="00F07D0D"/>
    <w:rsid w:val="00F106D4"/>
    <w:rsid w:val="00F10AA1"/>
    <w:rsid w:val="00F10B4F"/>
    <w:rsid w:val="00F10B9D"/>
    <w:rsid w:val="00F10FF3"/>
    <w:rsid w:val="00F10FF8"/>
    <w:rsid w:val="00F11F58"/>
    <w:rsid w:val="00F12623"/>
    <w:rsid w:val="00F1290A"/>
    <w:rsid w:val="00F14176"/>
    <w:rsid w:val="00F14227"/>
    <w:rsid w:val="00F148A5"/>
    <w:rsid w:val="00F14CCE"/>
    <w:rsid w:val="00F14DE6"/>
    <w:rsid w:val="00F15BCE"/>
    <w:rsid w:val="00F15DC0"/>
    <w:rsid w:val="00F16A6D"/>
    <w:rsid w:val="00F16FF0"/>
    <w:rsid w:val="00F17BAA"/>
    <w:rsid w:val="00F20180"/>
    <w:rsid w:val="00F20216"/>
    <w:rsid w:val="00F20261"/>
    <w:rsid w:val="00F206AD"/>
    <w:rsid w:val="00F20AA3"/>
    <w:rsid w:val="00F2133C"/>
    <w:rsid w:val="00F2151F"/>
    <w:rsid w:val="00F21C65"/>
    <w:rsid w:val="00F226BB"/>
    <w:rsid w:val="00F22DFE"/>
    <w:rsid w:val="00F23C16"/>
    <w:rsid w:val="00F240D7"/>
    <w:rsid w:val="00F24103"/>
    <w:rsid w:val="00F241B6"/>
    <w:rsid w:val="00F24A06"/>
    <w:rsid w:val="00F253A2"/>
    <w:rsid w:val="00F25C4C"/>
    <w:rsid w:val="00F261E9"/>
    <w:rsid w:val="00F2684D"/>
    <w:rsid w:val="00F26A06"/>
    <w:rsid w:val="00F27BBF"/>
    <w:rsid w:val="00F27C2D"/>
    <w:rsid w:val="00F30DE8"/>
    <w:rsid w:val="00F30E4B"/>
    <w:rsid w:val="00F30F70"/>
    <w:rsid w:val="00F31C71"/>
    <w:rsid w:val="00F31CC5"/>
    <w:rsid w:val="00F323FA"/>
    <w:rsid w:val="00F324F1"/>
    <w:rsid w:val="00F32ACE"/>
    <w:rsid w:val="00F331D5"/>
    <w:rsid w:val="00F3394A"/>
    <w:rsid w:val="00F33A32"/>
    <w:rsid w:val="00F33E99"/>
    <w:rsid w:val="00F343E9"/>
    <w:rsid w:val="00F3467A"/>
    <w:rsid w:val="00F346DF"/>
    <w:rsid w:val="00F34893"/>
    <w:rsid w:val="00F34D3B"/>
    <w:rsid w:val="00F34EB3"/>
    <w:rsid w:val="00F35EBB"/>
    <w:rsid w:val="00F3613E"/>
    <w:rsid w:val="00F363DF"/>
    <w:rsid w:val="00F37AFE"/>
    <w:rsid w:val="00F37FFB"/>
    <w:rsid w:val="00F40DCF"/>
    <w:rsid w:val="00F4271A"/>
    <w:rsid w:val="00F427F4"/>
    <w:rsid w:val="00F4282F"/>
    <w:rsid w:val="00F42BB1"/>
    <w:rsid w:val="00F43149"/>
    <w:rsid w:val="00F4317C"/>
    <w:rsid w:val="00F437A3"/>
    <w:rsid w:val="00F44268"/>
    <w:rsid w:val="00F45E8F"/>
    <w:rsid w:val="00F45F8D"/>
    <w:rsid w:val="00F4786E"/>
    <w:rsid w:val="00F47A69"/>
    <w:rsid w:val="00F47A8E"/>
    <w:rsid w:val="00F505CE"/>
    <w:rsid w:val="00F5067E"/>
    <w:rsid w:val="00F508B8"/>
    <w:rsid w:val="00F50E78"/>
    <w:rsid w:val="00F51645"/>
    <w:rsid w:val="00F518FE"/>
    <w:rsid w:val="00F521DB"/>
    <w:rsid w:val="00F521ED"/>
    <w:rsid w:val="00F521FE"/>
    <w:rsid w:val="00F5238E"/>
    <w:rsid w:val="00F523E4"/>
    <w:rsid w:val="00F53AE3"/>
    <w:rsid w:val="00F54985"/>
    <w:rsid w:val="00F54AAB"/>
    <w:rsid w:val="00F54DB2"/>
    <w:rsid w:val="00F563C8"/>
    <w:rsid w:val="00F563E4"/>
    <w:rsid w:val="00F5651A"/>
    <w:rsid w:val="00F56863"/>
    <w:rsid w:val="00F56D4F"/>
    <w:rsid w:val="00F56F22"/>
    <w:rsid w:val="00F5714F"/>
    <w:rsid w:val="00F57643"/>
    <w:rsid w:val="00F578DD"/>
    <w:rsid w:val="00F60B1F"/>
    <w:rsid w:val="00F6112E"/>
    <w:rsid w:val="00F612C0"/>
    <w:rsid w:val="00F61631"/>
    <w:rsid w:val="00F61862"/>
    <w:rsid w:val="00F624F3"/>
    <w:rsid w:val="00F63C40"/>
    <w:rsid w:val="00F64537"/>
    <w:rsid w:val="00F649B4"/>
    <w:rsid w:val="00F64D98"/>
    <w:rsid w:val="00F65312"/>
    <w:rsid w:val="00F654EC"/>
    <w:rsid w:val="00F65C9F"/>
    <w:rsid w:val="00F661E6"/>
    <w:rsid w:val="00F664F1"/>
    <w:rsid w:val="00F666DF"/>
    <w:rsid w:val="00F668A2"/>
    <w:rsid w:val="00F66F55"/>
    <w:rsid w:val="00F67602"/>
    <w:rsid w:val="00F67606"/>
    <w:rsid w:val="00F6771B"/>
    <w:rsid w:val="00F67D5C"/>
    <w:rsid w:val="00F7032D"/>
    <w:rsid w:val="00F7054E"/>
    <w:rsid w:val="00F7070B"/>
    <w:rsid w:val="00F70BA1"/>
    <w:rsid w:val="00F70C5C"/>
    <w:rsid w:val="00F70F33"/>
    <w:rsid w:val="00F71329"/>
    <w:rsid w:val="00F713EC"/>
    <w:rsid w:val="00F72830"/>
    <w:rsid w:val="00F728C4"/>
    <w:rsid w:val="00F72A4D"/>
    <w:rsid w:val="00F7420A"/>
    <w:rsid w:val="00F74371"/>
    <w:rsid w:val="00F74859"/>
    <w:rsid w:val="00F74C6B"/>
    <w:rsid w:val="00F74E92"/>
    <w:rsid w:val="00F75181"/>
    <w:rsid w:val="00F7622B"/>
    <w:rsid w:val="00F7664B"/>
    <w:rsid w:val="00F76F78"/>
    <w:rsid w:val="00F771BE"/>
    <w:rsid w:val="00F77DAC"/>
    <w:rsid w:val="00F81591"/>
    <w:rsid w:val="00F816C4"/>
    <w:rsid w:val="00F826BA"/>
    <w:rsid w:val="00F82B3B"/>
    <w:rsid w:val="00F82C31"/>
    <w:rsid w:val="00F83056"/>
    <w:rsid w:val="00F830B9"/>
    <w:rsid w:val="00F830F0"/>
    <w:rsid w:val="00F8388B"/>
    <w:rsid w:val="00F84482"/>
    <w:rsid w:val="00F846E6"/>
    <w:rsid w:val="00F84711"/>
    <w:rsid w:val="00F84C40"/>
    <w:rsid w:val="00F85811"/>
    <w:rsid w:val="00F8597A"/>
    <w:rsid w:val="00F870AE"/>
    <w:rsid w:val="00F87A90"/>
    <w:rsid w:val="00F87BC0"/>
    <w:rsid w:val="00F90107"/>
    <w:rsid w:val="00F90307"/>
    <w:rsid w:val="00F90402"/>
    <w:rsid w:val="00F907FE"/>
    <w:rsid w:val="00F912A1"/>
    <w:rsid w:val="00F91CCC"/>
    <w:rsid w:val="00F920CE"/>
    <w:rsid w:val="00F92D04"/>
    <w:rsid w:val="00F92D7B"/>
    <w:rsid w:val="00F93545"/>
    <w:rsid w:val="00F939C5"/>
    <w:rsid w:val="00F93CFE"/>
    <w:rsid w:val="00F95B4E"/>
    <w:rsid w:val="00F95F13"/>
    <w:rsid w:val="00F960CD"/>
    <w:rsid w:val="00F96BD5"/>
    <w:rsid w:val="00F9737E"/>
    <w:rsid w:val="00F97E82"/>
    <w:rsid w:val="00FA022A"/>
    <w:rsid w:val="00FA07FF"/>
    <w:rsid w:val="00FA08BA"/>
    <w:rsid w:val="00FA20A4"/>
    <w:rsid w:val="00FA282E"/>
    <w:rsid w:val="00FA2AD4"/>
    <w:rsid w:val="00FA339F"/>
    <w:rsid w:val="00FA3D34"/>
    <w:rsid w:val="00FA3E2B"/>
    <w:rsid w:val="00FA3E94"/>
    <w:rsid w:val="00FA4117"/>
    <w:rsid w:val="00FA466A"/>
    <w:rsid w:val="00FA4A23"/>
    <w:rsid w:val="00FA5CA3"/>
    <w:rsid w:val="00FA5FAA"/>
    <w:rsid w:val="00FA6635"/>
    <w:rsid w:val="00FA71C0"/>
    <w:rsid w:val="00FA7949"/>
    <w:rsid w:val="00FA7A55"/>
    <w:rsid w:val="00FA7CAE"/>
    <w:rsid w:val="00FA7E5E"/>
    <w:rsid w:val="00FB0505"/>
    <w:rsid w:val="00FB0A9F"/>
    <w:rsid w:val="00FB0EF8"/>
    <w:rsid w:val="00FB0F3A"/>
    <w:rsid w:val="00FB1183"/>
    <w:rsid w:val="00FB13C0"/>
    <w:rsid w:val="00FB14CB"/>
    <w:rsid w:val="00FB16CA"/>
    <w:rsid w:val="00FB1C62"/>
    <w:rsid w:val="00FB2339"/>
    <w:rsid w:val="00FB2432"/>
    <w:rsid w:val="00FB2DF9"/>
    <w:rsid w:val="00FB3107"/>
    <w:rsid w:val="00FB370B"/>
    <w:rsid w:val="00FB3938"/>
    <w:rsid w:val="00FB3ADE"/>
    <w:rsid w:val="00FB4179"/>
    <w:rsid w:val="00FB45E4"/>
    <w:rsid w:val="00FB47B1"/>
    <w:rsid w:val="00FB4B5D"/>
    <w:rsid w:val="00FB635D"/>
    <w:rsid w:val="00FB64BB"/>
    <w:rsid w:val="00FB686F"/>
    <w:rsid w:val="00FB6C25"/>
    <w:rsid w:val="00FB6D29"/>
    <w:rsid w:val="00FB7567"/>
    <w:rsid w:val="00FB7735"/>
    <w:rsid w:val="00FB7AFB"/>
    <w:rsid w:val="00FB7B01"/>
    <w:rsid w:val="00FB7EF9"/>
    <w:rsid w:val="00FC0365"/>
    <w:rsid w:val="00FC0432"/>
    <w:rsid w:val="00FC08B4"/>
    <w:rsid w:val="00FC0D01"/>
    <w:rsid w:val="00FC3068"/>
    <w:rsid w:val="00FC30F5"/>
    <w:rsid w:val="00FC31EC"/>
    <w:rsid w:val="00FC5C14"/>
    <w:rsid w:val="00FC5CC5"/>
    <w:rsid w:val="00FC6023"/>
    <w:rsid w:val="00FC650F"/>
    <w:rsid w:val="00FC7583"/>
    <w:rsid w:val="00FD1360"/>
    <w:rsid w:val="00FD1E3E"/>
    <w:rsid w:val="00FD1E7C"/>
    <w:rsid w:val="00FD2751"/>
    <w:rsid w:val="00FD2BB1"/>
    <w:rsid w:val="00FD316F"/>
    <w:rsid w:val="00FD3C62"/>
    <w:rsid w:val="00FD42B4"/>
    <w:rsid w:val="00FD44F2"/>
    <w:rsid w:val="00FD4997"/>
    <w:rsid w:val="00FD4A41"/>
    <w:rsid w:val="00FD563B"/>
    <w:rsid w:val="00FD56AD"/>
    <w:rsid w:val="00FD5BCB"/>
    <w:rsid w:val="00FD5D5A"/>
    <w:rsid w:val="00FD662C"/>
    <w:rsid w:val="00FD6998"/>
    <w:rsid w:val="00FD708A"/>
    <w:rsid w:val="00FD7194"/>
    <w:rsid w:val="00FD73AB"/>
    <w:rsid w:val="00FD75AC"/>
    <w:rsid w:val="00FD7BD9"/>
    <w:rsid w:val="00FD7CAA"/>
    <w:rsid w:val="00FD7CEF"/>
    <w:rsid w:val="00FD7DE0"/>
    <w:rsid w:val="00FD7DE1"/>
    <w:rsid w:val="00FE1771"/>
    <w:rsid w:val="00FE17A0"/>
    <w:rsid w:val="00FE29C1"/>
    <w:rsid w:val="00FE2E2B"/>
    <w:rsid w:val="00FE33B6"/>
    <w:rsid w:val="00FE37C1"/>
    <w:rsid w:val="00FE3881"/>
    <w:rsid w:val="00FE3A3C"/>
    <w:rsid w:val="00FE40D8"/>
    <w:rsid w:val="00FE41D1"/>
    <w:rsid w:val="00FE4443"/>
    <w:rsid w:val="00FE4954"/>
    <w:rsid w:val="00FE4C29"/>
    <w:rsid w:val="00FE4E44"/>
    <w:rsid w:val="00FE4EAD"/>
    <w:rsid w:val="00FE5455"/>
    <w:rsid w:val="00FE5D79"/>
    <w:rsid w:val="00FE67BD"/>
    <w:rsid w:val="00FE778E"/>
    <w:rsid w:val="00FF0871"/>
    <w:rsid w:val="00FF10AF"/>
    <w:rsid w:val="00FF1587"/>
    <w:rsid w:val="00FF27D4"/>
    <w:rsid w:val="00FF29B2"/>
    <w:rsid w:val="00FF2A81"/>
    <w:rsid w:val="00FF2C4F"/>
    <w:rsid w:val="00FF2F70"/>
    <w:rsid w:val="00FF300A"/>
    <w:rsid w:val="00FF414B"/>
    <w:rsid w:val="00FF4515"/>
    <w:rsid w:val="00FF4AFB"/>
    <w:rsid w:val="00FF5987"/>
    <w:rsid w:val="00FF667A"/>
    <w:rsid w:val="00FF70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55A1461A-7329-8E4C-8953-D8F549DF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paragraph" w:styleId="Heading4">
    <w:name w:val="heading 4"/>
    <w:basedOn w:val="Normal"/>
    <w:next w:val="Normal"/>
    <w:link w:val="Heading4Char"/>
    <w:uiPriority w:val="9"/>
    <w:semiHidden/>
    <w:unhideWhenUsed/>
    <w:qFormat/>
    <w:rsid w:val="00E955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unhideWhenUsed/>
    <w:rsid w:val="004C565C"/>
    <w:rPr>
      <w:sz w:val="20"/>
      <w:szCs w:val="20"/>
    </w:rPr>
  </w:style>
  <w:style w:type="character" w:customStyle="1" w:styleId="CommentTextChar">
    <w:name w:val="Comment Text Char"/>
    <w:basedOn w:val="DefaultParagraphFont"/>
    <w:link w:val="CommentText"/>
    <w:uiPriority w:val="99"/>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 w:type="paragraph" w:styleId="Revision">
    <w:name w:val="Revision"/>
    <w:hidden/>
    <w:uiPriority w:val="99"/>
    <w:semiHidden/>
    <w:rsid w:val="00D703B0"/>
    <w:rPr>
      <w:rFonts w:ascii="Times New Roman" w:hAnsi="Times New Roman"/>
      <w:sz w:val="22"/>
    </w:rPr>
  </w:style>
  <w:style w:type="character" w:customStyle="1" w:styleId="Heading4Char">
    <w:name w:val="Heading 4 Char"/>
    <w:basedOn w:val="DefaultParagraphFont"/>
    <w:link w:val="Heading4"/>
    <w:uiPriority w:val="9"/>
    <w:semiHidden/>
    <w:rsid w:val="00E955FE"/>
    <w:rPr>
      <w:rFonts w:asciiTheme="majorHAnsi" w:eastAsiaTheme="majorEastAsia" w:hAnsiTheme="majorHAnsi" w:cstheme="majorBidi"/>
      <w:i/>
      <w:iCs/>
      <w:color w:val="2F5496"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538615381">
      <w:bodyDiv w:val="1"/>
      <w:marLeft w:val="0"/>
      <w:marRight w:val="0"/>
      <w:marTop w:val="0"/>
      <w:marBottom w:val="0"/>
      <w:divBdr>
        <w:top w:val="none" w:sz="0" w:space="0" w:color="auto"/>
        <w:left w:val="none" w:sz="0" w:space="0" w:color="auto"/>
        <w:bottom w:val="none" w:sz="0" w:space="0" w:color="auto"/>
        <w:right w:val="none" w:sz="0" w:space="0" w:color="auto"/>
      </w:divBdr>
      <w:divsChild>
        <w:div w:id="1506742893">
          <w:marLeft w:val="0"/>
          <w:marRight w:val="0"/>
          <w:marTop w:val="0"/>
          <w:marBottom w:val="0"/>
          <w:divBdr>
            <w:top w:val="none" w:sz="0" w:space="0" w:color="auto"/>
            <w:left w:val="none" w:sz="0" w:space="0" w:color="auto"/>
            <w:bottom w:val="none" w:sz="0" w:space="0" w:color="auto"/>
            <w:right w:val="none" w:sz="0" w:space="0" w:color="auto"/>
          </w:divBdr>
          <w:divsChild>
            <w:div w:id="1323242339">
              <w:marLeft w:val="0"/>
              <w:marRight w:val="0"/>
              <w:marTop w:val="0"/>
              <w:marBottom w:val="0"/>
              <w:divBdr>
                <w:top w:val="none" w:sz="0" w:space="0" w:color="auto"/>
                <w:left w:val="none" w:sz="0" w:space="0" w:color="auto"/>
                <w:bottom w:val="none" w:sz="0" w:space="0" w:color="auto"/>
                <w:right w:val="none" w:sz="0" w:space="0" w:color="auto"/>
              </w:divBdr>
              <w:divsChild>
                <w:div w:id="8341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622350694">
          <w:marLeft w:val="0"/>
          <w:marRight w:val="0"/>
          <w:marTop w:val="0"/>
          <w:marBottom w:val="0"/>
          <w:divBdr>
            <w:top w:val="none" w:sz="0" w:space="0" w:color="auto"/>
            <w:left w:val="none" w:sz="0" w:space="0" w:color="auto"/>
            <w:bottom w:val="none" w:sz="0" w:space="0" w:color="auto"/>
            <w:right w:val="none" w:sz="0" w:space="0" w:color="auto"/>
          </w:divBdr>
        </w:div>
        <w:div w:id="1483035882">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B9614-E1E8-2749-81E1-D28EF5747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28</Pages>
  <Words>13732</Words>
  <Characters>78278</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45</cp:revision>
  <cp:lastPrinted>2020-08-30T21:07:00Z</cp:lastPrinted>
  <dcterms:created xsi:type="dcterms:W3CDTF">2020-09-11T18:21:00Z</dcterms:created>
  <dcterms:modified xsi:type="dcterms:W3CDTF">2020-09-12T22:55:00Z</dcterms:modified>
</cp:coreProperties>
</file>